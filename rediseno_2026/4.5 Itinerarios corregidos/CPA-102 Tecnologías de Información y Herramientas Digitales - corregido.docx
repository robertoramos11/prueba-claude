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A2867" w14:textId="4A6531D2" w:rsidR="00C1428B" w:rsidRDefault="00000000">
      <w:pPr>
        <w:spacing w:after="60"/>
      </w:pPr>
      <w:r>
        <w:rPr>
          <w:i/>
          <w:iCs/>
        </w:rPr>
        <w:t>Nivel: Licenciatura en Contaduría Pública</w:t>
      </w:r>
    </w:p>
    <w:p w14:paraId="332CD827" w14:textId="77777777" w:rsidR="00C1428B" w:rsidRDefault="00000000">
      <w:pPr>
        <w:spacing w:after="60"/>
        <w:jc w:val="center"/>
      </w:pPr>
      <w:r>
        <w:rPr>
          <w:b/>
          <w:bCs/>
        </w:rPr>
        <w:t>PRIMER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C1428B" w14:paraId="29223280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D16C0" w14:textId="77777777" w:rsidR="00C1428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EA1A3" w14:textId="77777777" w:rsidR="00C1428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BB48C" w14:textId="77777777" w:rsidR="00C1428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A1987" w14:textId="77777777" w:rsidR="00C1428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C1428B" w14:paraId="684AC19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825E7" w14:textId="77777777" w:rsidR="00C1428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Herramientas Digitales en la Contaduría Pública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2DAC0" w14:textId="77777777" w:rsidR="00C1428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CPA-102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EA454" w14:textId="77777777" w:rsidR="00C1428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Información Financiera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32DA4" w14:textId="77777777" w:rsidR="00C1428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AE, CPF o PSA</w:t>
            </w:r>
          </w:p>
        </w:tc>
      </w:tr>
      <w:tr w:rsidR="00C1428B" w14:paraId="05C3A6B8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2D0D3" w14:textId="77777777" w:rsidR="00C1428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1DCE1" w14:textId="77777777" w:rsidR="00C1428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C1428B" w14:paraId="53A42D40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F8170" w14:textId="77777777" w:rsidR="00C1428B" w:rsidRPr="00BE117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5800D" w14:textId="77777777" w:rsidR="00C1428B" w:rsidRPr="00BE117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E4ED0" w14:textId="77777777" w:rsidR="00C1428B" w:rsidRPr="00BE117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23E1C" w14:textId="77777777" w:rsidR="00C1428B" w:rsidRPr="00BE117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562A7" w14:textId="77777777" w:rsidR="00C1428B" w:rsidRPr="00BE117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6A07F" w14:textId="77777777" w:rsidR="00C1428B" w:rsidRPr="00BE117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7FD7C" w14:textId="7AD27E66" w:rsidR="00C1428B" w:rsidRDefault="00563A3F">
            <w:pPr>
              <w:spacing w:before="20" w:after="20"/>
              <w:jc w:val="center"/>
            </w:pPr>
            <w:r>
              <w:t>6</w:t>
            </w:r>
          </w:p>
        </w:tc>
      </w:tr>
      <w:tr w:rsidR="00C1428B" w14:paraId="1A732764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8DAB9" w14:textId="012FD825" w:rsidR="00C1428B" w:rsidRPr="00BE117B" w:rsidRDefault="00563A3F">
            <w:pPr>
              <w:spacing w:before="20" w:after="20"/>
              <w:jc w:val="center"/>
            </w:pPr>
            <w:r>
              <w:t>80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BC951" w14:textId="0C80A468" w:rsidR="00C1428B" w:rsidRPr="00BE117B" w:rsidRDefault="00563A3F">
            <w:pPr>
              <w:spacing w:before="20" w:after="20"/>
              <w:jc w:val="center"/>
            </w:pPr>
            <w:r>
              <w:t>10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707AA" w14:textId="4B66844F" w:rsidR="00C1428B" w:rsidRPr="00BE117B" w:rsidRDefault="00563A3F">
            <w:pPr>
              <w:spacing w:before="20" w:after="20"/>
              <w:jc w:val="center"/>
            </w:pPr>
            <w:r>
              <w:t>10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DB311" w14:textId="7EF113DC" w:rsidR="00C1428B" w:rsidRPr="00BE117B" w:rsidRDefault="00563A3F">
            <w:pPr>
              <w:spacing w:before="20" w:after="20"/>
              <w:jc w:val="center"/>
            </w:pPr>
            <w:r>
              <w:t>10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B5064" w14:textId="1DC1A462" w:rsidR="00C1428B" w:rsidRPr="00BE117B" w:rsidRDefault="00563A3F">
            <w:pPr>
              <w:spacing w:before="20" w:after="20"/>
              <w:jc w:val="center"/>
            </w:pPr>
            <w:r>
              <w:t>10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7F587" w14:textId="6AA298F2" w:rsidR="00C1428B" w:rsidRPr="00BE117B" w:rsidRDefault="00563A3F">
            <w:pPr>
              <w:spacing w:before="20" w:after="20"/>
              <w:jc w:val="center"/>
            </w:pPr>
            <w:r>
              <w:t>120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32DDB" w14:textId="77777777" w:rsidR="00C1428B" w:rsidRPr="00BE117B" w:rsidRDefault="00C1428B"/>
        </w:tc>
      </w:tr>
      <w:tr w:rsidR="00C1428B" w14:paraId="74EF79E6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AF255" w14:textId="77777777" w:rsidR="00C1428B" w:rsidRPr="00BE117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C1428B" w14:paraId="6628D15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45049" w14:textId="63F36359" w:rsidR="00C1428B" w:rsidRDefault="00000000">
            <w:pPr>
              <w:spacing w:before="20" w:after="20"/>
              <w:jc w:val="center"/>
            </w:pPr>
            <w:r>
              <w:rPr>
                <w:sz w:val="21"/>
                <w:szCs w:val="21"/>
              </w:rPr>
              <w:t xml:space="preserve">Elabora información útil y </w:t>
            </w:r>
            <w:r w:rsidRPr="00946659">
              <w:rPr>
                <w:sz w:val="21"/>
                <w:szCs w:val="21"/>
              </w:rPr>
              <w:t>oportuna de una enti</w:t>
            </w:r>
            <w:r w:rsidR="00946659" w:rsidRPr="00946659">
              <w:rPr>
                <w:sz w:val="21"/>
                <w:szCs w:val="21"/>
              </w:rPr>
              <w:t>dad</w:t>
            </w:r>
            <w:r>
              <w:rPr>
                <w:sz w:val="21"/>
                <w:szCs w:val="21"/>
              </w:rPr>
              <w:t xml:space="preserve">, basada en algoritmos con estructuras de control en la solución de problemas, con orden, precisión, confidencialidad y actitud investigativa, utilizando herramientas digitales y colaborativas,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hojas de cálculo contable - financieras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hojas de cálculo contable-financieras</w:t>
              </w:r>
            </w:ins>
            <w:r>
              <w:rPr>
                <w:sz w:val="21"/>
                <w:szCs w:val="21"/>
              </w:rPr>
              <w:t xml:space="preserve">, tecnologías de la información y la inteligencia artificial generativa, automatizando procesos contables. </w:t>
            </w:r>
          </w:p>
        </w:tc>
      </w:tr>
      <w:tr w:rsidR="00C1428B" w14:paraId="3AC0483B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4DC9D" w14:textId="77777777" w:rsidR="00C1428B" w:rsidRPr="00B26234" w:rsidRDefault="00000000">
            <w:pPr>
              <w:spacing w:before="20" w:after="20"/>
              <w:jc w:val="both"/>
            </w:pPr>
            <w:r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>
              <w:rPr>
                <w:sz w:val="21"/>
                <w:szCs w:val="21"/>
              </w:rPr>
              <w:t>Diseña algoritmos con estructuras de control, aplicando los conceptos fundamentales de la informática y relacionando los sistemas de información con la gestión contable.</w:t>
            </w:r>
          </w:p>
        </w:tc>
      </w:tr>
      <w:tr w:rsidR="00C1428B" w14:paraId="674FE8A3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FC710" w14:textId="77777777" w:rsidR="00C1428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4A386" w14:textId="77777777" w:rsidR="00C1428B" w:rsidRPr="00B26234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24F7A" w14:textId="77777777" w:rsidR="00C1428B" w:rsidRPr="00B26234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C1428B" w14:paraId="64426FFA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CB5F0" w14:textId="77777777" w:rsidR="00C1428B" w:rsidRDefault="00000000">
            <w:pPr>
              <w:spacing w:before="20" w:after="20"/>
            </w:pPr>
            <w:r>
              <w:rPr>
                <w:sz w:val="21"/>
                <w:szCs w:val="21"/>
              </w:rPr>
              <w:t>1. Explica los conceptos fundamentales de la informática y la arquitectura básica de insumo-proceso-producto.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CBAA3" w14:textId="77777777" w:rsidR="00C1428B" w:rsidRPr="00B26234" w:rsidRDefault="00000000">
            <w:pPr>
              <w:spacing w:before="20" w:after="20"/>
            </w:pPr>
            <w:r>
              <w:rPr>
                <w:sz w:val="21"/>
                <w:szCs w:val="21"/>
              </w:rPr>
              <w:t xml:space="preserve">1.1 Expone ante el curso la importancia de la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gestión de datos, información, procesos de negocio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gestión de datos, información y procesos de negocio</w:t>
              </w:r>
            </w:ins>
            <w:r>
              <w:rPr>
                <w:sz w:val="21"/>
                <w:szCs w:val="21"/>
              </w:rPr>
              <w:t xml:space="preserve">.  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0E232" w14:textId="77777777" w:rsidR="00C1428B" w:rsidRPr="00B26234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Producto 1: </w:t>
            </w:r>
            <w:r>
              <w:rPr>
                <w:sz w:val="21"/>
                <w:szCs w:val="21"/>
              </w:rPr>
              <w:t>Glosario de conceptos fundamentales de informática y sistemas de información.</w:t>
            </w:r>
          </w:p>
        </w:tc>
      </w:tr>
      <w:tr w:rsidR="00C1428B" w14:paraId="5C1B118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EC586" w14:textId="77777777" w:rsidR="00C1428B" w:rsidRDefault="00C1428B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CA19D" w14:textId="77777777" w:rsidR="00C1428B" w:rsidRDefault="00000000">
            <w:pPr>
              <w:spacing w:before="20" w:after="20"/>
            </w:pPr>
            <w:r>
              <w:rPr>
                <w:sz w:val="21"/>
                <w:szCs w:val="21"/>
              </w:rPr>
              <w:t>1.2 Identifica en el laboratorio de computación los componentes de hardware y software de un equipo.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0C825" w14:textId="77777777" w:rsidR="00C1428B" w:rsidRDefault="00000000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Producto 2: </w:t>
            </w:r>
            <w:r>
              <w:rPr>
                <w:sz w:val="21"/>
                <w:szCs w:val="21"/>
              </w:rPr>
              <w:t>Ficha técnica de un equipo de cómputo.</w:t>
            </w:r>
          </w:p>
        </w:tc>
      </w:tr>
      <w:tr w:rsidR="00C1428B" w14:paraId="418F06F9" w14:textId="77777777">
        <w:trPr>
          <w:cantSplit/>
        </w:trPr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D2D76" w14:textId="77777777" w:rsidR="00C1428B" w:rsidRPr="004F7430" w:rsidRDefault="00000000">
            <w:pPr>
              <w:spacing w:before="20" w:after="20"/>
            </w:pPr>
            <w:r>
              <w:rPr>
                <w:sz w:val="21"/>
                <w:szCs w:val="21"/>
              </w:rPr>
              <w:t>2. Diseña algoritmos con estructuras de control secuenciales, condicionales y repetitivas, clasificando sus datos, operadores, constantes y variables.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5B62B" w14:textId="77777777" w:rsidR="003F08B4" w:rsidRDefault="00000000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2.1 Clasifica tipos de datos, operadores y variables de un problema </w:t>
            </w:r>
          </w:p>
          <w:p w14:paraId="536A9990" w14:textId="77777777" w:rsidR="00C1428B" w:rsidRDefault="003F08B4">
            <w:pPr>
              <w:spacing w:before="20" w:after="20"/>
            </w:pPr>
            <w:r>
              <w:rPr>
                <w:sz w:val="21"/>
                <w:szCs w:val="21"/>
              </w:rPr>
              <w:t>2.2 Resuelve en aula ejercicios de diseño de algoritmos con estructuras de control adecuadas.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21296" w14:textId="77777777" w:rsidR="00C1428B" w:rsidRDefault="00000000">
            <w:pPr>
              <w:spacing w:before="20" w:after="2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Producto 3: </w:t>
            </w:r>
            <w:r>
              <w:rPr>
                <w:sz w:val="21"/>
                <w:szCs w:val="21"/>
              </w:rPr>
              <w:t>Diagramas de flujo, pseudocódigo aplicando estructuras de control.</w:t>
            </w:r>
          </w:p>
          <w:p w14:paraId="6DDFE632" w14:textId="77777777" w:rsidR="003F08B4" w:rsidRDefault="003F08B4">
            <w:pPr>
              <w:spacing w:before="20" w:after="20"/>
            </w:pPr>
            <w:r>
              <w:rPr>
                <w:b/>
                <w:bCs/>
                <w:sz w:val="21"/>
                <w:szCs w:val="21"/>
              </w:rPr>
              <w:t xml:space="preserve">Producto 4: </w:t>
            </w:r>
            <w:r>
              <w:rPr>
                <w:sz w:val="21"/>
                <w:szCs w:val="21"/>
              </w:rPr>
              <w:t>Uso de herramientas computacionales.</w:t>
            </w:r>
          </w:p>
        </w:tc>
      </w:tr>
      <w:tr w:rsidR="00C1428B" w14:paraId="779DC06B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B4D35" w14:textId="77777777" w:rsidR="00C1428B" w:rsidRDefault="00000000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C1428B" w:rsidRPr="00946659" w14:paraId="6CBC0AE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BC4B9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6F726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0BA45615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71EF9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C1428B" w:rsidRPr="00946659" w14:paraId="6518083B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B0E99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Tema 1: Conceptos y consideraciones fundamentales</w:t>
            </w:r>
          </w:p>
          <w:p w14:paraId="2E6BAC92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Tema 2: Introducción a la programación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81E39" w14:textId="77777777" w:rsidR="00C1428B" w:rsidRPr="00946659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46659">
              <w:rPr>
                <w:sz w:val="21"/>
                <w:szCs w:val="21"/>
              </w:rPr>
              <w:t>Informática, sistemas informáticos y la computadora como herramientas de procesamiento de datos. (C)</w:t>
            </w:r>
          </w:p>
          <w:p w14:paraId="5F3C71F5" w14:textId="77777777" w:rsidR="00C1428B" w:rsidRPr="00946659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46659">
              <w:rPr>
                <w:sz w:val="21"/>
                <w:szCs w:val="21"/>
              </w:rPr>
              <w:t>Hardware y software: concepto y clasificación. (C)</w:t>
            </w:r>
          </w:p>
          <w:p w14:paraId="2CECAA95" w14:textId="77777777" w:rsidR="00C1428B" w:rsidRPr="00946659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46659">
              <w:rPr>
                <w:sz w:val="21"/>
                <w:szCs w:val="21"/>
              </w:rPr>
              <w:t>Arquitectura de entrada, proceso y salida de un sistema informático. (C)</w:t>
            </w:r>
          </w:p>
          <w:p w14:paraId="0E58E329" w14:textId="77777777" w:rsidR="00C1428B" w:rsidRPr="00946659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46659">
              <w:rPr>
                <w:sz w:val="21"/>
                <w:szCs w:val="21"/>
              </w:rPr>
              <w:t>Datos, información y sistema de información: concepto y diferencias. (C)</w:t>
            </w:r>
          </w:p>
          <w:p w14:paraId="030F44E2" w14:textId="77777777" w:rsidR="00C1428B" w:rsidRPr="00946659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46659">
              <w:rPr>
                <w:sz w:val="21"/>
                <w:szCs w:val="21"/>
              </w:rPr>
              <w:t>Tecnologías de la información e importancia de la informática en la contabilidad. (C)</w:t>
            </w:r>
          </w:p>
          <w:p w14:paraId="7BD25349" w14:textId="77777777" w:rsidR="00C1428B" w:rsidRPr="00946659" w:rsidRDefault="008213D5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46659">
              <w:rPr>
                <w:sz w:val="21"/>
                <w:szCs w:val="21"/>
              </w:rPr>
              <w:t>Importancia de la confidencialidad, integridad y disponibilidad de los datos. (C)</w:t>
            </w:r>
          </w:p>
          <w:p w14:paraId="4ED218C6" w14:textId="77777777" w:rsidR="00C1428B" w:rsidRPr="00946659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46659">
              <w:rPr>
                <w:sz w:val="21"/>
                <w:szCs w:val="21"/>
              </w:rPr>
              <w:lastRenderedPageBreak/>
              <w:t>Algoritmos: concepto, características y representación. (C, P)</w:t>
            </w:r>
          </w:p>
          <w:p w14:paraId="6D0D3B12" w14:textId="77777777" w:rsidR="00C1428B" w:rsidRPr="00946659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46659">
              <w:rPr>
                <w:sz w:val="21"/>
                <w:szCs w:val="21"/>
              </w:rPr>
              <w:t>Tipos de datos, operadores, constantes y variables. (C, P)</w:t>
            </w:r>
          </w:p>
          <w:p w14:paraId="2FA004E5" w14:textId="77777777" w:rsidR="00C1428B" w:rsidRPr="00946659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946659">
              <w:rPr>
                <w:sz w:val="21"/>
                <w:szCs w:val="21"/>
              </w:rPr>
              <w:t>Estructuras de control secuenciales, condicionales y repetitivas para la programación de macros. (C, 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899A3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lastRenderedPageBreak/>
              <w:t>Nociones de sistemas de numeración binario y hexadecimal.</w:t>
            </w:r>
          </w:p>
          <w:p w14:paraId="7E5AD0E3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Nociones de lógica proposicional y de tablas de verdad.</w:t>
            </w:r>
          </w:p>
          <w:p w14:paraId="7D0C8A06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Nociones de sistemas operativos y de gestión de archivos.</w:t>
            </w:r>
          </w:p>
        </w:tc>
      </w:tr>
      <w:tr w:rsidR="00C1428B" w:rsidRPr="00946659" w14:paraId="427787E9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0A99B" w14:textId="77777777" w:rsidR="00C1428B" w:rsidRPr="00946659" w:rsidRDefault="00000000">
            <w:pPr>
              <w:spacing w:before="20" w:after="20"/>
              <w:jc w:val="both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2: </w:t>
            </w:r>
            <w:r w:rsidRPr="00946659">
              <w:rPr>
                <w:sz w:val="21"/>
                <w:szCs w:val="21"/>
              </w:rPr>
              <w:t>Genera documentos en hojas de cálculo y bases de datos con herramientas digitales y colaborativas, automatizando procesos contables con macros y estructurando bases de datos relacionales para la gestión de información de una entidad.</w:t>
            </w:r>
          </w:p>
        </w:tc>
      </w:tr>
      <w:tr w:rsidR="00C1428B" w:rsidRPr="00946659" w14:paraId="5727FC27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5BEFF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D362C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340170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C1428B" w:rsidRPr="00946659" w14:paraId="588B0D43" w14:textId="77777777">
        <w:trPr>
          <w:cantSplit/>
        </w:trPr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15589" w14:textId="77777777" w:rsidR="00C1428B" w:rsidRPr="00946659" w:rsidRDefault="00000000" w:rsidP="007B4382">
            <w:pPr>
              <w:pStyle w:val="Prrafodelista"/>
              <w:numPr>
                <w:ilvl w:val="0"/>
                <w:numId w:val="6"/>
              </w:num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Automatiza procesos contables </w:t>
            </w: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con fórmulas, tablas dinámicas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con fórmulas y tablas dinámicas</w:t>
              </w:r>
            </w:ins>
          </w:p>
          <w:p w14:paraId="323B3BCB" w14:textId="77777777" w:rsidR="007B4382" w:rsidRPr="00946659" w:rsidRDefault="007B4382" w:rsidP="007B4382">
            <w:pPr>
              <w:pStyle w:val="Prrafodelista"/>
              <w:numPr>
                <w:ilvl w:val="0"/>
                <w:numId w:val="6"/>
              </w:numPr>
              <w:spacing w:before="20" w:after="20"/>
            </w:pPr>
            <w:r w:rsidRPr="00946659">
              <w:rPr>
                <w:sz w:val="21"/>
                <w:szCs w:val="21"/>
              </w:rPr>
              <w:t>Automatiza procesos contables con macros.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1981D" w14:textId="77777777" w:rsidR="007B4382" w:rsidRPr="00946659" w:rsidRDefault="00000000" w:rsidP="007B4382">
            <w:pPr>
              <w:pStyle w:val="Prrafodelista"/>
              <w:numPr>
                <w:ilvl w:val="1"/>
                <w:numId w:val="7"/>
              </w:numPr>
              <w:spacing w:before="20" w:after="20"/>
              <w:rPr>
                <w:sz w:val="21"/>
                <w:szCs w:val="21"/>
              </w:rPr>
            </w:pPr>
            <w:r w:rsidRPr="00946659">
              <w:rPr>
                <w:sz w:val="21"/>
                <w:szCs w:val="21"/>
              </w:rPr>
              <w:t>Automatiza en el laboratorio de cómputo una planilla contable con fórmulas.</w:t>
            </w:r>
          </w:p>
          <w:p w14:paraId="11E56150" w14:textId="77777777" w:rsidR="00C1428B" w:rsidRPr="00946659" w:rsidRDefault="007B4382" w:rsidP="007B4382">
            <w:pPr>
              <w:pStyle w:val="Prrafodelista"/>
              <w:numPr>
                <w:ilvl w:val="1"/>
                <w:numId w:val="7"/>
              </w:numPr>
              <w:spacing w:before="20" w:after="20"/>
              <w:rPr>
                <w:sz w:val="21"/>
                <w:szCs w:val="21"/>
              </w:rPr>
            </w:pPr>
            <w:r w:rsidRPr="00946659">
              <w:rPr>
                <w:sz w:val="21"/>
                <w:szCs w:val="21"/>
              </w:rPr>
              <w:t>Automatiza en el laboratorio de cómputo una planilla contable con tablas dinámicas.</w:t>
            </w:r>
          </w:p>
          <w:p w14:paraId="27D2E632" w14:textId="77777777" w:rsidR="00A92245" w:rsidRPr="00946659" w:rsidRDefault="007B4382" w:rsidP="007B4382">
            <w:pPr>
              <w:pStyle w:val="Prrafodelista"/>
              <w:numPr>
                <w:ilvl w:val="1"/>
                <w:numId w:val="6"/>
              </w:numPr>
              <w:spacing w:before="20" w:after="20"/>
              <w:ind w:left="410" w:hanging="410"/>
              <w:rPr>
                <w:sz w:val="21"/>
                <w:szCs w:val="21"/>
              </w:rPr>
            </w:pPr>
            <w:r w:rsidRPr="00946659">
              <w:rPr>
                <w:sz w:val="21"/>
                <w:szCs w:val="21"/>
              </w:rPr>
              <w:t>Automatiza procesos contables con macros.</w:t>
            </w:r>
          </w:p>
          <w:p w14:paraId="60D5E57A" w14:textId="77777777" w:rsidR="007B4382" w:rsidRPr="00946659" w:rsidRDefault="007B4382" w:rsidP="007B4382">
            <w:pPr>
              <w:pStyle w:val="Prrafodelista"/>
              <w:numPr>
                <w:ilvl w:val="1"/>
                <w:numId w:val="6"/>
              </w:numPr>
              <w:spacing w:before="20" w:after="20"/>
              <w:ind w:left="410" w:hanging="426"/>
            </w:pPr>
            <w:r w:rsidRPr="00946659">
              <w:t>Construye bases de datos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166F2" w14:textId="77777777" w:rsidR="00C1428B" w:rsidRPr="00946659" w:rsidRDefault="00000000">
            <w:pPr>
              <w:spacing w:before="20" w:after="20"/>
              <w:rPr>
                <w:sz w:val="21"/>
                <w:szCs w:val="21"/>
              </w:rPr>
            </w:pPr>
            <w:r w:rsidRPr="00946659">
              <w:rPr>
                <w:b/>
                <w:bCs/>
                <w:sz w:val="21"/>
                <w:szCs w:val="21"/>
              </w:rPr>
              <w:t xml:space="preserve">Producto 5: </w:t>
            </w:r>
            <w:r w:rsidRPr="00946659">
              <w:rPr>
                <w:sz w:val="21"/>
                <w:szCs w:val="21"/>
              </w:rPr>
              <w:t>Cuadro de mando en Excel con fórmulas financieras</w:t>
            </w:r>
          </w:p>
          <w:p w14:paraId="6466FB6C" w14:textId="77777777" w:rsidR="007B4382" w:rsidRPr="00946659" w:rsidRDefault="007B4382" w:rsidP="007B4382">
            <w:pPr>
              <w:spacing w:before="20" w:after="20"/>
              <w:rPr>
                <w:sz w:val="21"/>
                <w:szCs w:val="21"/>
              </w:rPr>
            </w:pPr>
            <w:r w:rsidRPr="00946659">
              <w:rPr>
                <w:b/>
                <w:bCs/>
                <w:sz w:val="21"/>
                <w:szCs w:val="21"/>
              </w:rPr>
              <w:t xml:space="preserve">Producto 6: </w:t>
            </w:r>
            <w:r w:rsidRPr="00946659">
              <w:rPr>
                <w:sz w:val="21"/>
                <w:szCs w:val="21"/>
              </w:rPr>
              <w:t>Cuadro de mando en Excel con tablas dinámicas</w:t>
            </w:r>
          </w:p>
          <w:p w14:paraId="5DC85033" w14:textId="77777777" w:rsidR="00F4059D" w:rsidRPr="00946659" w:rsidRDefault="00F4059D" w:rsidP="00F4059D">
            <w:pPr>
              <w:spacing w:before="20" w:after="20"/>
              <w:rPr>
                <w:sz w:val="21"/>
                <w:szCs w:val="21"/>
              </w:rPr>
            </w:pPr>
            <w:r w:rsidRPr="00946659">
              <w:rPr>
                <w:b/>
                <w:bCs/>
                <w:sz w:val="21"/>
                <w:szCs w:val="21"/>
              </w:rPr>
              <w:t xml:space="preserve">Producto 7: </w:t>
            </w:r>
            <w:r w:rsidRPr="00946659">
              <w:rPr>
                <w:sz w:val="21"/>
                <w:szCs w:val="21"/>
              </w:rPr>
              <w:t>Cuadro de mando en Excel con macros.</w:t>
            </w:r>
          </w:p>
          <w:p w14:paraId="68B998EE" w14:textId="77777777" w:rsidR="00F4059D" w:rsidRPr="00946659" w:rsidRDefault="00F4059D" w:rsidP="00F4059D">
            <w:pPr>
              <w:spacing w:before="20" w:after="20"/>
              <w:rPr>
                <w:sz w:val="21"/>
                <w:szCs w:val="21"/>
              </w:rPr>
            </w:pPr>
            <w:r w:rsidRPr="00946659">
              <w:rPr>
                <w:b/>
                <w:bCs/>
                <w:sz w:val="21"/>
                <w:szCs w:val="21"/>
              </w:rPr>
              <w:t xml:space="preserve">Producto 8: </w:t>
            </w:r>
            <w:r w:rsidRPr="00946659">
              <w:rPr>
                <w:sz w:val="21"/>
                <w:szCs w:val="21"/>
              </w:rPr>
              <w:t>Cuadro de mando en Excel con bases de datos.</w:t>
            </w:r>
          </w:p>
          <w:p w14:paraId="332CCB96" w14:textId="77777777" w:rsidR="00A92245" w:rsidRPr="00946659" w:rsidRDefault="00A92245">
            <w:pPr>
              <w:spacing w:before="20" w:after="20"/>
            </w:pPr>
          </w:p>
        </w:tc>
      </w:tr>
      <w:tr w:rsidR="00C1428B" w:rsidRPr="00946659" w14:paraId="396FFA78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8A006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C1428B" w:rsidRPr="00946659" w14:paraId="0FDA479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8A3D7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22534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48BA1B46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52F0A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C1428B" w:rsidRPr="00946659" w14:paraId="761E0A3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9EF42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Tema 3: Microsoft Excel</w:t>
            </w:r>
          </w:p>
          <w:p w14:paraId="665C8AAB" w14:textId="77777777" w:rsidR="00C1428B" w:rsidRPr="00946659" w:rsidRDefault="00000000">
            <w:pPr>
              <w:spacing w:before="20" w:after="20"/>
              <w:rPr>
                <w:sz w:val="21"/>
                <w:szCs w:val="21"/>
              </w:rPr>
            </w:pPr>
            <w:r w:rsidRPr="00946659">
              <w:rPr>
                <w:sz w:val="21"/>
                <w:szCs w:val="21"/>
              </w:rPr>
              <w:t>Tema 4: Gestor de bases de datos</w:t>
            </w:r>
          </w:p>
          <w:p w14:paraId="0740BE35" w14:textId="77777777" w:rsidR="00D13351" w:rsidRPr="00946659" w:rsidRDefault="00D13351" w:rsidP="00D13351">
            <w:pPr>
              <w:spacing w:before="20" w:after="20"/>
              <w:rPr>
                <w:sz w:val="21"/>
                <w:szCs w:val="21"/>
              </w:rPr>
            </w:pPr>
            <w:r w:rsidRPr="00946659">
              <w:rPr>
                <w:sz w:val="21"/>
                <w:szCs w:val="21"/>
              </w:rPr>
              <w:t>Tema 5: Fundamentos de modelos y herramientas de inteligencia artificial</w:t>
            </w:r>
          </w:p>
          <w:p w14:paraId="59CDA2F0" w14:textId="77777777" w:rsidR="00D13351" w:rsidRPr="00946659" w:rsidRDefault="00D13351">
            <w:pPr>
              <w:spacing w:before="20" w:after="20"/>
              <w:rPr>
                <w:sz w:val="21"/>
                <w:szCs w:val="21"/>
              </w:rPr>
            </w:pPr>
          </w:p>
          <w:p w14:paraId="40F0A70E" w14:textId="77777777" w:rsidR="007D07B4" w:rsidRPr="00946659" w:rsidRDefault="007D07B4">
            <w:pPr>
              <w:spacing w:before="20" w:after="20"/>
            </w:pP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5A411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46659">
              <w:rPr>
                <w:sz w:val="21"/>
                <w:szCs w:val="21"/>
              </w:rPr>
              <w:t>Entorno de trabajo y operaciones básicas de Microsoft Excel. (P, T)</w:t>
            </w:r>
          </w:p>
          <w:p w14:paraId="69B4142A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46659">
              <w:rPr>
                <w:sz w:val="21"/>
                <w:szCs w:val="21"/>
              </w:rPr>
              <w:t>Fórmulas, funciones básicas y funciones avanzadas: funciones condicionales y funciones de búsqueda y referencia. (P, T)</w:t>
            </w:r>
          </w:p>
          <w:p w14:paraId="3C766FFE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46659">
              <w:rPr>
                <w:sz w:val="21"/>
                <w:szCs w:val="21"/>
              </w:rPr>
              <w:t>Auditoría de fórmulas y creación de nombres. (P, T)</w:t>
            </w:r>
          </w:p>
          <w:p w14:paraId="26B329DC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46659">
              <w:rPr>
                <w:sz w:val="21"/>
                <w:szCs w:val="21"/>
              </w:rPr>
              <w:t>Tablas: ventajas, referencias, filtros, filtros con criterios y ordenación. (C, P, T)</w:t>
            </w:r>
          </w:p>
          <w:p w14:paraId="42599472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46659">
              <w:rPr>
                <w:sz w:val="21"/>
                <w:szCs w:val="21"/>
              </w:rPr>
              <w:t>Gráficos, tablas dinámicas y gráficos dinámicos. (P, T)</w:t>
            </w:r>
          </w:p>
          <w:p w14:paraId="01A0A3BF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46659">
              <w:rPr>
                <w:sz w:val="21"/>
                <w:szCs w:val="21"/>
              </w:rPr>
              <w:t>Filtros avanzados de datos en tablas, segmentación de datos, validaciones, cuadros de mando y formularios. (P, T)</w:t>
            </w:r>
          </w:p>
          <w:p w14:paraId="0AB6910F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46659">
              <w:rPr>
                <w:sz w:val="21"/>
                <w:szCs w:val="21"/>
              </w:rPr>
              <w:t>Base de datos: funciones de base de datos. (P, T)</w:t>
            </w:r>
          </w:p>
          <w:p w14:paraId="18E7A88C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46659">
              <w:rPr>
                <w:sz w:val="21"/>
                <w:szCs w:val="21"/>
              </w:rPr>
              <w:t>Macros: introducción, creación, ficha programador-desarrollador, controles, objetos, automatización de macros y tablas dinámicas con macros. (C, P, T)</w:t>
            </w:r>
          </w:p>
          <w:p w14:paraId="0A39B567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46659">
              <w:rPr>
                <w:sz w:val="21"/>
                <w:szCs w:val="21"/>
              </w:rPr>
              <w:t>Editor de Visual Basic para macros: variables, tipos de datos, constantes, objetos, propiedades, funciones, funciones lógicas y gestión de procedimientos repetitivos. (C, P, T)</w:t>
            </w:r>
          </w:p>
          <w:p w14:paraId="62F0E487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46659">
              <w:rPr>
                <w:sz w:val="21"/>
                <w:szCs w:val="21"/>
              </w:rPr>
              <w:t xml:space="preserve">Hojas de cálculo financieras: funciones financieras, modelos de proyección y análisis </w:t>
            </w:r>
            <w:r w:rsidRPr="00946659">
              <w:rPr>
                <w:sz w:val="21"/>
                <w:szCs w:val="21"/>
              </w:rPr>
              <w:lastRenderedPageBreak/>
              <w:t>de escenarios para la toma de decisiones. (P, T)</w:t>
            </w:r>
          </w:p>
          <w:p w14:paraId="4E7C08C3" w14:textId="77777777" w:rsidR="00C1428B" w:rsidRPr="00946659" w:rsidRDefault="00A44981" w:rsidP="00D1335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46659">
              <w:rPr>
                <w:sz w:val="21"/>
                <w:szCs w:val="21"/>
              </w:rPr>
              <w:t>Introducción al análisis de datos: Power Pivot y Power Query. (P, T)</w:t>
            </w:r>
          </w:p>
          <w:p w14:paraId="076910C9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46659">
              <w:rPr>
                <w:sz w:val="21"/>
                <w:szCs w:val="21"/>
              </w:rPr>
              <w:t>Bases de datos: conceptos, tipos, modelo relacional, sistemas gestores de bases de datos e introducción al lenguaje SQL. (C, P, T)</w:t>
            </w:r>
          </w:p>
          <w:p w14:paraId="64B5B0BB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46659">
              <w:rPr>
                <w:sz w:val="21"/>
                <w:szCs w:val="21"/>
              </w:rPr>
              <w:t>Creación y diseño de tablas: tipo de dato, relación entre tablas, clave primaria, clave ajena e integridad referencial. (C, P, T)</w:t>
            </w:r>
          </w:p>
          <w:p w14:paraId="2949DB3D" w14:textId="77777777" w:rsidR="00C1428B" w:rsidRPr="00946659" w:rsidRDefault="00000000" w:rsidP="00D1335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46659">
              <w:rPr>
                <w:sz w:val="21"/>
                <w:szCs w:val="21"/>
              </w:rPr>
              <w:t>Consultas: diseño y ejecución, comandos básicos de SQL. (P, T)</w:t>
            </w:r>
          </w:p>
          <w:p w14:paraId="116C7CD1" w14:textId="77777777" w:rsidR="00D13351" w:rsidRPr="00946659" w:rsidRDefault="00D13351" w:rsidP="00D1335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46659">
              <w:rPr>
                <w:sz w:val="21"/>
                <w:szCs w:val="21"/>
              </w:rPr>
              <w:t>Inteligencia artificial generativa aplicada a la contabilidad. (C)</w:t>
            </w:r>
          </w:p>
          <w:p w14:paraId="09FD269C" w14:textId="77777777" w:rsidR="00D13351" w:rsidRPr="00946659" w:rsidRDefault="00D13351" w:rsidP="00D13351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946659">
              <w:rPr>
                <w:sz w:val="21"/>
                <w:szCs w:val="21"/>
              </w:rPr>
              <w:t>Uso y aplicación de herramientas de inteligencia artificial aplicadas a la contabilidad. (P, T)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EE97D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lastRenderedPageBreak/>
              <w:t>Nociones de diseño visual: tipografía, color y composición.</w:t>
            </w:r>
          </w:p>
          <w:p w14:paraId="6A1050CD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Técnicas de digitación y uso de atajos de teclado.</w:t>
            </w:r>
          </w:p>
          <w:p w14:paraId="0EF8B400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Nociones de software libre y de suites ofimáticas alternativas.</w:t>
            </w:r>
          </w:p>
        </w:tc>
      </w:tr>
      <w:tr w:rsidR="00C1428B" w:rsidRPr="00946659" w14:paraId="7220D716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AABE1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C1428B" w:rsidRPr="00946659" w14:paraId="7F5DC0A4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86D09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BF0D3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2A08D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B-Learning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60927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A0564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C1428B" w:rsidRPr="00946659" w14:paraId="2A6FABB5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44266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sz w:val="21"/>
                <w:szCs w:val="21"/>
              </w:rPr>
              <w:t>Resolución guiada de algoritmos y diagramas de flujo.</w:t>
            </w:r>
          </w:p>
          <w:p w14:paraId="00640F69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sz w:val="21"/>
                <w:szCs w:val="21"/>
              </w:rPr>
              <w:t>Demostración en el laboratorio de cómputo de fórmulas, tablas dinámicas y macros.</w:t>
            </w:r>
          </w:p>
          <w:p w14:paraId="19AFE625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sz w:val="21"/>
                <w:szCs w:val="21"/>
              </w:rPr>
              <w:t>Preguntas de comprensión sobre bases de datos relacionales y lenguaje SQL.</w:t>
            </w:r>
          </w:p>
          <w:p w14:paraId="0C1CD95C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sz w:val="21"/>
                <w:szCs w:val="21"/>
              </w:rPr>
              <w:t>Análisis de casos de uso de la inteligencia artificial generativa en tareas contables.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B5DF1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sz w:val="21"/>
                <w:szCs w:val="21"/>
              </w:rPr>
              <w:t>Práctica individual de ejercicios de fórmulas y funciones de Excel al cierre de cada tema.</w:t>
            </w:r>
          </w:p>
          <w:p w14:paraId="19DFC971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sz w:val="21"/>
                <w:szCs w:val="21"/>
              </w:rPr>
              <w:t>Lectura de manuales y documentación oficial de las herramientas ofimáticas.</w:t>
            </w:r>
          </w:p>
          <w:p w14:paraId="393FA667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sz w:val="21"/>
                <w:szCs w:val="21"/>
              </w:rPr>
              <w:t>Elaboración progresiva de un proyecto integrador con procesador de texto, presentador, hoja de cálculo y base de datos.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F99A7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sz w:val="21"/>
                <w:szCs w:val="21"/>
              </w:rPr>
              <w:t>Cuestionarios de comprensión sobre conceptos de informática y tecnologías emergentes en la plataforma Moodle UMSA.</w:t>
            </w:r>
          </w:p>
          <w:p w14:paraId="72168C82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sz w:val="21"/>
                <w:szCs w:val="21"/>
              </w:rPr>
              <w:t>Foros de consulta sobre el uso de macros y Visual Basic.</w:t>
            </w:r>
          </w:p>
          <w:p w14:paraId="66194632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sz w:val="21"/>
                <w:szCs w:val="21"/>
              </w:rPr>
              <w:t>Videotutoriales de manejo de tablas dinámicas, bases de datos y Power BI.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6C673" w14:textId="77777777" w:rsidR="00C1428B" w:rsidRPr="00946659" w:rsidRDefault="00000000">
            <w:pPr>
              <w:spacing w:before="20" w:after="20"/>
              <w:jc w:val="center"/>
            </w:pPr>
            <w:r>
              <w:rPr>
                <w:sz w:val="21"/>
                <w:szCs w:val="21"/>
              </w:rPr>
              <w:t xml:space="preserve">Resolución colaborativa de casos </w:t>
            </w:r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con fórmulas, tablas dinámicas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con fórmulas y tablas dinámicas</w:t>
              </w:r>
            </w:ins>
            <w:r>
              <w:rPr>
                <w:sz w:val="21"/>
                <w:szCs w:val="21"/>
              </w:rPr>
              <w:t xml:space="preserve"> y macros.</w:t>
            </w:r>
          </w:p>
          <w:p w14:paraId="03182543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sz w:val="21"/>
                <w:szCs w:val="21"/>
              </w:rPr>
              <w:t>Elaboración guiada de una base de datos relacional en Access.</w:t>
            </w:r>
          </w:p>
          <w:p w14:paraId="505A3C01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sz w:val="21"/>
                <w:szCs w:val="21"/>
              </w:rPr>
              <w:t>Diseño en equipo de una presentación y un documento institucional con las herramientas ofimáticas.</w:t>
            </w:r>
          </w:p>
          <w:p w14:paraId="30BCC2D7" w14:textId="77777777" w:rsidR="00C1428B" w:rsidRPr="00946659" w:rsidRDefault="00C1428B">
            <w:pPr>
              <w:spacing w:before="20" w:after="20"/>
              <w:jc w:val="center"/>
            </w:pP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B7FBB" w14:textId="77777777" w:rsidR="00B67DB9" w:rsidRPr="00946659" w:rsidRDefault="00000000" w:rsidP="00B67DB9">
            <w:pPr>
              <w:spacing w:before="20" w:after="20"/>
              <w:jc w:val="center"/>
            </w:pPr>
            <w:r w:rsidRPr="00946659">
              <w:rPr>
                <w:sz w:val="21"/>
                <w:szCs w:val="21"/>
              </w:rPr>
              <w:t>Investigación sobre la aplicación de la inteligencia artificial y el Big Data en la contabilidad</w:t>
            </w:r>
          </w:p>
          <w:p w14:paraId="06B009AB" w14:textId="77777777" w:rsidR="00C1428B" w:rsidRPr="00946659" w:rsidRDefault="00C1428B">
            <w:pPr>
              <w:spacing w:before="20" w:after="20"/>
              <w:jc w:val="center"/>
            </w:pPr>
          </w:p>
        </w:tc>
      </w:tr>
      <w:tr w:rsidR="00C1428B" w:rsidRPr="00946659" w14:paraId="574F0838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AF647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6CC1F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Aprendizaje basado en problemas con casos contables resueltos con herramientas informáticas.</w:t>
            </w:r>
          </w:p>
          <w:p w14:paraId="14B1A24C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Resolución guiada de ejercicios en orden de dificultad creciente, de las operaciones básicas a las macros.</w:t>
            </w:r>
          </w:p>
          <w:p w14:paraId="7DABF9B3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Proyecto integrador que recorre la hoja de cálculo y la base de datos.</w:t>
            </w:r>
          </w:p>
          <w:p w14:paraId="49973BCB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Estudio de casos de aplicación de tecnologías emergentes en la contabilidad y las finanzas.</w:t>
            </w:r>
          </w:p>
          <w:p w14:paraId="49DDA6A6" w14:textId="77777777" w:rsidR="00C1428B" w:rsidRPr="00946659" w:rsidRDefault="00000000" w:rsidP="00D13351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Trabajo colaborativo en equipos para el diseño de bases de datos.</w:t>
            </w:r>
          </w:p>
        </w:tc>
      </w:tr>
      <w:tr w:rsidR="00C1428B" w:rsidRPr="00946659" w14:paraId="747BB8B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B24FD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6ACD0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Plataforma Moodle UMSA.</w:t>
            </w:r>
          </w:p>
          <w:p w14:paraId="3EE09C87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Paquete de Microsoft Office y editor de Visual Basic.</w:t>
            </w:r>
          </w:p>
          <w:p w14:paraId="49E1AF59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Guías de ejercicios y casos elaborados por la cátedra.</w:t>
            </w:r>
          </w:p>
          <w:p w14:paraId="7210CE08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Equipos de cómputo del laboratorio de la Carrera.</w:t>
            </w:r>
          </w:p>
          <w:p w14:paraId="09BD0DE8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Manuales y sitios web especializados en informática y tecnologías de la información.</w:t>
            </w:r>
          </w:p>
          <w:p w14:paraId="34CB40A5" w14:textId="77777777" w:rsidR="00C1428B" w:rsidRPr="00946659" w:rsidRDefault="000B228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lastRenderedPageBreak/>
              <w:t>Uso de herramientas digitales colaborativas.</w:t>
            </w:r>
          </w:p>
        </w:tc>
      </w:tr>
      <w:tr w:rsidR="00C1428B" w:rsidRPr="00946659" w14:paraId="488DDC23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AC004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lastRenderedPageBreak/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52A74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Evaluación diagnóstica: identificación de los saberes previos de informática al inicio de la asignatura.</w:t>
            </w:r>
          </w:p>
          <w:p w14:paraId="214A652E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Evaluación formativa: preguntas de comprensión y desarrollo de ejercicios prácticos en laboratorio, con retroalimentación continua.</w:t>
            </w:r>
          </w:p>
          <w:p w14:paraId="3E1862AA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Evaluación sumativa: controles de lectura, evaluación de casos prácticos, trabajos de investigación y desarrollo, exámenes parciales y examen final.</w:t>
            </w:r>
          </w:p>
        </w:tc>
      </w:tr>
      <w:tr w:rsidR="00C1428B" w:rsidRPr="00946659" w14:paraId="579C1217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31664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EAE7A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Nota mínima de aprobación: 51/100.</w:t>
            </w:r>
          </w:p>
          <w:p w14:paraId="23386859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4607D2B5" w14:textId="77777777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352B4252" w14:textId="513312BB" w:rsidR="00C1428B" w:rsidRPr="00946659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946659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C1428B" w:rsidRPr="00946659" w14:paraId="1692B751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ECF14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AFA1F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946659">
              <w:rPr>
                <w:sz w:val="21"/>
                <w:szCs w:val="21"/>
              </w:rPr>
              <w:t>Glosario de conceptos de informática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A5884" w14:textId="2F62679A" w:rsidR="00C1428B" w:rsidRPr="00946659" w:rsidRDefault="00946659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8</w:t>
            </w:r>
            <w:r w:rsidRPr="00946659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C1428B" w:rsidRPr="00946659" w14:paraId="5DE5FCD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F5F8B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1050E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BAE59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C5203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33A71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C1428B" w:rsidRPr="00946659" w14:paraId="4D4AAE7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53EA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D1E5D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Precisión conceptual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28DE8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Las definiciones son erróneas.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AD8FF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Define correctamente cada concepto.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36EB3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Ilustra cada concepto con un ejemplo contable.</w:t>
            </w:r>
          </w:p>
        </w:tc>
      </w:tr>
      <w:tr w:rsidR="00C1428B" w:rsidRPr="00946659" w14:paraId="6757A7D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7C46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0703B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Cobertura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E695D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Omite conceptos clave.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CFE22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Incluye hardware, software, dato, información y sistema de información.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E4707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Relaciona los conceptos entre sí.</w:t>
            </w:r>
          </w:p>
        </w:tc>
      </w:tr>
      <w:tr w:rsidR="00C1428B" w:rsidRPr="00946659" w14:paraId="3421A73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BEB3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3A4B4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Seguridad de los datos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278C4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No menciona la seguridad.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FB5D9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Describe la confidencialidad, la integridad y la disponibilidad.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FF39C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Propone medidas de seguridad para los datos contables.</w:t>
            </w:r>
          </w:p>
        </w:tc>
      </w:tr>
      <w:tr w:rsidR="00C1428B" w:rsidRPr="00946659" w14:paraId="714A8AA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82F5D" w14:textId="77777777" w:rsidR="00C1428B" w:rsidRPr="00946659" w:rsidRDefault="00C1428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DC279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946659">
              <w:rPr>
                <w:sz w:val="21"/>
                <w:szCs w:val="21"/>
              </w:rPr>
              <w:t>Ficha técnica de un equipo de cómputo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A84EF" w14:textId="7CF0C881" w:rsidR="00C1428B" w:rsidRPr="00946659" w:rsidRDefault="00946659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8</w:t>
            </w:r>
            <w:r w:rsidRPr="00946659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C1428B" w:rsidRPr="00946659" w14:paraId="6B5514F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633F5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4319F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05EA8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C07DB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63893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C1428B" w:rsidRPr="00946659" w14:paraId="4171373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28FCA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3119F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Componentes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7E769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Omite componentes.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5A1A6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Identifica los dispositivos de entrada, proceso y salida y el software instalado.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75CD6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Explica la función de cada componente en el trabajo contable.</w:t>
            </w:r>
          </w:p>
        </w:tc>
      </w:tr>
      <w:tr w:rsidR="00C1428B" w:rsidRPr="00946659" w14:paraId="3072631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FF8AC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3A119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Riesgos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801EA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No identifica riesgos.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E52F0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Identifica los riesgos de seguridad del equipo.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08E5D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Prioriza los riesgos según su efecto en la información.</w:t>
            </w:r>
          </w:p>
        </w:tc>
      </w:tr>
      <w:tr w:rsidR="00C1428B" w:rsidRPr="00946659" w14:paraId="208AE5F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F88D9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1C879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Controles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4830E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No propone controles.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4734C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Propone controles básicos de seguridad.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801D3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Verifica la aplicación de los controles en el equipo.</w:t>
            </w:r>
          </w:p>
        </w:tc>
      </w:tr>
      <w:tr w:rsidR="00C1428B" w:rsidRPr="00946659" w14:paraId="7E8B61B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577FF" w14:textId="77777777" w:rsidR="00C1428B" w:rsidRPr="00946659" w:rsidRDefault="00C1428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932BF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946659">
              <w:rPr>
                <w:sz w:val="21"/>
                <w:szCs w:val="21"/>
              </w:rPr>
              <w:t>Diagrama de flujo de un algoritmo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CC3AC" w14:textId="53C2EDB8" w:rsidR="00C1428B" w:rsidRPr="00946659" w:rsidRDefault="00946659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8</w:t>
            </w:r>
            <w:r w:rsidRPr="00946659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C1428B" w:rsidRPr="00946659" w14:paraId="106DA19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A212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363AE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3ED91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DA7F8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1BC32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C1428B" w:rsidRPr="00946659" w14:paraId="79B5D78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D902C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0D228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Lógica del algoritmo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B3122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El algoritmo no resuelve el problema.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8AEB4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El algoritmo resuelve el problema planteado.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328ED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Optimiza el número de pasos.</w:t>
            </w:r>
          </w:p>
        </w:tc>
      </w:tr>
      <w:tr w:rsidR="00C1428B" w:rsidRPr="00946659" w14:paraId="4CCB0DC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12B0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8DB74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Estructuras de control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7D21A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Usa estructuras inadecuadas.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3E492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Aplica estructuras secuenciales, condicionales y repetitivas.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48690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Justifica la estructura elegida.</w:t>
            </w:r>
          </w:p>
        </w:tc>
      </w:tr>
      <w:tr w:rsidR="00C1428B" w:rsidRPr="00946659" w14:paraId="173B5A6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BEEAC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0077D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Simbología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C196F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Usa símbolos incorrectos.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874B1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Usa la simbología del diagrama de flujo.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17B12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El diagrama es legible y ordenado.</w:t>
            </w:r>
          </w:p>
        </w:tc>
      </w:tr>
      <w:tr w:rsidR="00C1428B" w:rsidRPr="00946659" w14:paraId="59501AA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7D45E" w14:textId="77777777" w:rsidR="00C1428B" w:rsidRPr="00946659" w:rsidRDefault="00C1428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B07C4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946659">
              <w:rPr>
                <w:sz w:val="21"/>
                <w:szCs w:val="21"/>
              </w:rPr>
              <w:t>Práctico de tipos de datos y variables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5E070" w14:textId="7B2AE1FD" w:rsidR="00C1428B" w:rsidRPr="00946659" w:rsidRDefault="00946659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8</w:t>
            </w:r>
            <w:r w:rsidRPr="00946659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C1428B" w:rsidRPr="00946659" w14:paraId="1E39F95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B5D12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E64AA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8A19B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C7499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201C0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C1428B" w:rsidRPr="00946659" w14:paraId="1EAE1C5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6417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C9122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Tipos de datos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8A9D4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Asigna tipos incorrectos.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81A1D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Asigna el tipo correcto a cada dato.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E73D2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Explica el efecto del tipo en el cálculo.</w:t>
            </w:r>
          </w:p>
        </w:tc>
      </w:tr>
      <w:tr w:rsidR="00C1428B" w:rsidRPr="00946659" w14:paraId="25DF931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2731A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66E15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Operadores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9F9F7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Confunde operadores.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74682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Usa operadores aritméticos, relacionales y lógicos.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8B188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Resuelve la prioridad de los operadores.</w:t>
            </w:r>
          </w:p>
        </w:tc>
      </w:tr>
      <w:tr w:rsidR="00C1428B" w:rsidRPr="00946659" w14:paraId="1F1CC6B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B77CF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0037B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28A3B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La participación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DDFB6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C20A2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El equipo verifica de forma cruzada sus resultados.</w:t>
            </w:r>
          </w:p>
        </w:tc>
      </w:tr>
      <w:tr w:rsidR="00C1428B" w:rsidRPr="00946659" w14:paraId="313823B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F0DA1" w14:textId="77777777" w:rsidR="00C1428B" w:rsidRPr="00946659" w:rsidRDefault="00C1428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A9C1A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946659">
              <w:rPr>
                <w:sz w:val="21"/>
                <w:szCs w:val="21"/>
              </w:rPr>
              <w:t>Cuadro de mando en Excel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35748" w14:textId="6873DA23" w:rsidR="00C1428B" w:rsidRPr="00946659" w:rsidRDefault="00946659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20</w:t>
            </w:r>
            <w:r w:rsidRPr="00946659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C1428B" w:rsidRPr="00946659" w14:paraId="1A7D06C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F3D62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2B5E3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8A4C5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61B91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C6935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C1428B" w:rsidRPr="00946659" w14:paraId="3D67D34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A9334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E1C96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Fórmulas y funciones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B9981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Las fórmulas tienen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CE32C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Usa funciones condicionales y de búsqueda correctamente.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3EBC0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Audita las fórmulas y usa nombres de rango.</w:t>
            </w:r>
          </w:p>
        </w:tc>
      </w:tr>
      <w:tr w:rsidR="00C1428B" w:rsidRPr="00946659" w14:paraId="5D6EBBB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14347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ED7A1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Tablas y gráficos dinámicos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3175A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No usa tablas dinámicas.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3A5B2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Resume la información con tablas y gráficos dinámicos.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87AE1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Aplica segmentación de datos y validaciones.</w:t>
            </w:r>
          </w:p>
        </w:tc>
      </w:tr>
      <w:tr w:rsidR="00C1428B" w:rsidRPr="00946659" w14:paraId="4542069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43B3D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180A2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Macros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088DC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La macro no funciona.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F611A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La macro automatiza la tarea repetitiva.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CDB9F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La macro maneja errores y es reutilizable.</w:t>
            </w:r>
          </w:p>
        </w:tc>
      </w:tr>
      <w:tr w:rsidR="00C1428B" w:rsidRPr="00946659" w14:paraId="357C29D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32EDE" w14:textId="77777777" w:rsidR="00C1428B" w:rsidRPr="00946659" w:rsidRDefault="00C1428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9AF9F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946659">
              <w:rPr>
                <w:sz w:val="21"/>
                <w:szCs w:val="21"/>
              </w:rPr>
              <w:t>Cuadro de mando en Excel con tablas dinámicas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350B6" w14:textId="460A47DF" w:rsidR="00C1428B" w:rsidRPr="00946659" w:rsidRDefault="00946659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21</w:t>
            </w:r>
            <w:r w:rsidRPr="00946659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C1428B" w:rsidRPr="00946659" w14:paraId="08DA8AB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CE647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B2A34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EE2D5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0EC55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74263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C1428B" w:rsidRPr="00946659" w14:paraId="0C877D4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82B2E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D4CFE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Diseño de tablas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F787A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Las tablas tienen limitaciones dinámicas.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DAFC0" w14:textId="77777777" w:rsidR="00C1428B" w:rsidRPr="00946659" w:rsidRDefault="00000000">
            <w:pPr>
              <w:spacing w:before="20" w:after="20"/>
            </w:pPr>
            <w:del w:id="9009" w:author="Comisión de revisión 4.5" w:date="2026-10-13T00:00:00Z">
              <w:r>
                <w:rPr>
                  <w:sz w:val="21"/>
                  <w:szCs w:val="21"/>
                </w:rPr>
                <w:delText xml:space="preserve">Define atajos basados en el uso de teclado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</w:rPr>
                <w:t xml:space="preserve">Define atajos basados en el uso del teclado</w:t>
              </w:r>
            </w:ins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BFA8A" w14:textId="77777777" w:rsidR="00C1428B" w:rsidRPr="00946659" w:rsidRDefault="00BF3D1E">
            <w:pPr>
              <w:spacing w:before="20" w:after="20"/>
            </w:pPr>
            <w:r w:rsidRPr="00946659">
              <w:rPr>
                <w:sz w:val="21"/>
                <w:szCs w:val="21"/>
              </w:rPr>
              <w:t>Explica la tabla dinámica cruzada.</w:t>
            </w:r>
          </w:p>
        </w:tc>
      </w:tr>
      <w:tr w:rsidR="00C1428B" w:rsidRPr="00946659" w14:paraId="7AC29A0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D5A5E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0989E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Gráficos dinámicos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BE8C0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Los gráficos no reflejan la tabla dinámica.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CD143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Construye gráficos dinámicos coherentes con los datos resumidos.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4C410" w14:textId="77777777" w:rsidR="00C1428B" w:rsidRPr="00946659" w:rsidRDefault="00BF3D1E">
            <w:pPr>
              <w:spacing w:before="20" w:after="20"/>
            </w:pPr>
            <w:r w:rsidRPr="00946659">
              <w:rPr>
                <w:sz w:val="21"/>
                <w:szCs w:val="21"/>
              </w:rPr>
              <w:t>Elige el tipo de gráfico según el mensaje que comunica.</w:t>
            </w:r>
          </w:p>
        </w:tc>
      </w:tr>
      <w:tr w:rsidR="00C1428B" w:rsidRPr="00946659" w14:paraId="49126CE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B5D34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34DF5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Presentación del cuadro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2A770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El cuadro es desordenado y no permite interpretar.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E620F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El cuadro presenta los indicadores de forma clara.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4A248" w14:textId="77777777" w:rsidR="00C1428B" w:rsidRPr="00946659" w:rsidRDefault="00BF3D1E">
            <w:pPr>
              <w:spacing w:before="20" w:after="20"/>
            </w:pPr>
            <w:r w:rsidRPr="00946659">
              <w:rPr>
                <w:sz w:val="21"/>
                <w:szCs w:val="21"/>
              </w:rPr>
              <w:t>Sustenta ante el curso las conclusiones del cuadro con objetividad.</w:t>
            </w:r>
          </w:p>
        </w:tc>
      </w:tr>
      <w:tr w:rsidR="00C1428B" w:rsidRPr="00946659" w14:paraId="793EF4B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90ECB" w14:textId="77777777" w:rsidR="00C1428B" w:rsidRPr="00946659" w:rsidRDefault="00C1428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96E05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946659">
              <w:rPr>
                <w:sz w:val="21"/>
                <w:szCs w:val="21"/>
              </w:rPr>
              <w:t>Cuadro de mando en Excel con macros.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E7B5A" w14:textId="5D82D7C8" w:rsidR="00C1428B" w:rsidRPr="00946659" w:rsidRDefault="00946659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18</w:t>
            </w:r>
            <w:r w:rsidR="00973CF8" w:rsidRPr="00946659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C1428B" w:rsidRPr="00946659" w14:paraId="220CBEF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4768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06314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5F1AD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5338B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73018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C1428B" w:rsidRPr="00946659" w14:paraId="3FF3CED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6F70D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08816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Descripción de la macro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19014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La descripción es errónea.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1322C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Describe la macro y su funcionamiento básico.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E92D5" w14:textId="77777777" w:rsidR="00C1428B" w:rsidRPr="00946659" w:rsidRDefault="00BF3D1E">
            <w:pPr>
              <w:spacing w:before="20" w:after="20"/>
            </w:pPr>
            <w:r w:rsidRPr="00946659">
              <w:rPr>
                <w:sz w:val="21"/>
                <w:szCs w:val="21"/>
              </w:rPr>
              <w:t>Usa opciones de programación en macros.</w:t>
            </w:r>
          </w:p>
        </w:tc>
      </w:tr>
      <w:tr w:rsidR="00C1428B" w:rsidRPr="00946659" w14:paraId="63B003F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09AA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68664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Automatización de tareas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E76AE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La macro no ejecuta la tarea repetitiva.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BCE93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La macro automatiza la tarea repetitiva con el editor de Visual Basic.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09D51" w14:textId="77777777" w:rsidR="00C1428B" w:rsidRPr="00946659" w:rsidRDefault="00BF3D1E">
            <w:pPr>
              <w:spacing w:before="20" w:after="20"/>
            </w:pPr>
            <w:r w:rsidRPr="00946659">
              <w:rPr>
                <w:sz w:val="21"/>
                <w:szCs w:val="21"/>
              </w:rPr>
              <w:t>La macro maneja errores y es reutilizable.</w:t>
            </w:r>
          </w:p>
        </w:tc>
      </w:tr>
      <w:tr w:rsidR="00C1428B" w:rsidRPr="00946659" w14:paraId="7D84408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41462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ED9A8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Controles y objetos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0C4CB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No usa controles ni objetos.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A7384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Asigna la macro a un control del cuadro de mando.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E6BA5" w14:textId="77777777" w:rsidR="00C1428B" w:rsidRPr="00946659" w:rsidRDefault="00BF3D1E">
            <w:pPr>
              <w:spacing w:before="20" w:after="20"/>
            </w:pPr>
            <w:r w:rsidRPr="00946659">
              <w:rPr>
                <w:sz w:val="21"/>
                <w:szCs w:val="21"/>
              </w:rPr>
              <w:t>Integra la macro con tablas dinámicas que se actualizan.</w:t>
            </w:r>
          </w:p>
        </w:tc>
      </w:tr>
      <w:tr w:rsidR="00C1428B" w:rsidRPr="00946659" w14:paraId="6F56654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B6B1B" w14:textId="77777777" w:rsidR="00C1428B" w:rsidRPr="00946659" w:rsidRDefault="00C1428B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8C759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946659">
              <w:rPr>
                <w:sz w:val="21"/>
                <w:szCs w:val="21"/>
              </w:rPr>
              <w:t>Cuadro de mando en Excel con bases de datos.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46153" w14:textId="77777777" w:rsidR="00C1428B" w:rsidRPr="00946659" w:rsidRDefault="00973CF8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9%</w:t>
            </w:r>
          </w:p>
        </w:tc>
      </w:tr>
      <w:tr w:rsidR="00C1428B" w:rsidRPr="00946659" w14:paraId="6500853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80A24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9ED81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95350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E222A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19A11" w14:textId="77777777" w:rsidR="00C1428B" w:rsidRPr="00946659" w:rsidRDefault="00000000">
            <w:pPr>
              <w:spacing w:before="20" w:after="20"/>
              <w:jc w:val="center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C1428B" w:rsidRPr="00946659" w14:paraId="3520039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2B54A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1C7D3" w14:textId="77777777" w:rsidR="00C1428B" w:rsidRPr="00946659" w:rsidRDefault="000C5B68">
            <w:pPr>
              <w:spacing w:before="20" w:after="20"/>
            </w:pPr>
            <w:r w:rsidRPr="00946659">
              <w:rPr>
                <w:sz w:val="21"/>
                <w:szCs w:val="21"/>
              </w:rPr>
              <w:t>Diseño de la base de datos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BD1BA" w14:textId="77777777" w:rsidR="00C1428B" w:rsidRPr="00946659" w:rsidRDefault="000C5B68">
            <w:pPr>
              <w:spacing w:before="20" w:after="20"/>
            </w:pPr>
            <w:r w:rsidRPr="00946659">
              <w:rPr>
                <w:sz w:val="21"/>
                <w:szCs w:val="21"/>
              </w:rPr>
              <w:t>El proceso de diseño no es adecuado.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9B1E0" w14:textId="77777777" w:rsidR="00C1428B" w:rsidRPr="00946659" w:rsidRDefault="00000000">
            <w:pPr>
              <w:spacing w:before="20" w:after="20"/>
            </w:pPr>
            <w:del w:id="9011" w:author="Comisión de revisión 4.5" w:date="2026-10-13T00:00:00Z">
              <w:r>
                <w:rPr>
                  <w:sz w:val="21"/>
                  <w:szCs w:val="21"/>
                </w:rPr>
                <w:delText xml:space="preserve">Formula modelo conceptual y lógico</w:delText>
              </w:r>
            </w:del>
            <w:ins w:id="9012" w:author="Comisión de revisión 4.5" w:date="2026-10-13T00:00:00Z">
              <w:r>
                <w:rPr>
                  <w:sz w:val="21"/>
                  <w:szCs w:val="21"/>
                </w:rPr>
                <w:t xml:space="preserve">Formula el modelo conceptual y lógico</w:t>
              </w:r>
            </w:ins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9A808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Mejora modelado de base de datos.</w:t>
            </w:r>
          </w:p>
        </w:tc>
      </w:tr>
      <w:tr w:rsidR="00C1428B" w:rsidRPr="00946659" w14:paraId="4E7B5B8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672AD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A20E0" w14:textId="77777777" w:rsidR="00C1428B" w:rsidRPr="00946659" w:rsidRDefault="000C5B68">
            <w:pPr>
              <w:spacing w:before="20" w:after="20"/>
            </w:pPr>
            <w:r w:rsidRPr="00946659">
              <w:rPr>
                <w:sz w:val="21"/>
                <w:szCs w:val="21"/>
              </w:rPr>
              <w:t>Tablas y relaciones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C1CE7" w14:textId="77777777" w:rsidR="00C1428B" w:rsidRPr="00946659" w:rsidRDefault="000C5B68">
            <w:pPr>
              <w:spacing w:before="20" w:after="20"/>
            </w:pPr>
            <w:r w:rsidRPr="00946659">
              <w:rPr>
                <w:sz w:val="21"/>
                <w:szCs w:val="21"/>
              </w:rPr>
              <w:t>Las tablas no se relacionan.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D7021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Define claves primarias, claves ajenas e integridad referencial.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39440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Justifica las relaciones entre las tablas.</w:t>
            </w:r>
          </w:p>
        </w:tc>
      </w:tr>
      <w:tr w:rsidR="00C1428B" w:rsidRPr="00946659" w14:paraId="7365010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322AE" w14:textId="77777777" w:rsidR="00C1428B" w:rsidRPr="00946659" w:rsidRDefault="00C1428B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668D7" w14:textId="77777777" w:rsidR="00C1428B" w:rsidRPr="00946659" w:rsidRDefault="000C5B68">
            <w:pPr>
              <w:spacing w:before="20" w:after="20"/>
            </w:pPr>
            <w:r w:rsidRPr="00946659">
              <w:rPr>
                <w:sz w:val="21"/>
                <w:szCs w:val="21"/>
              </w:rPr>
              <w:t>Consultas SQL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0F539" w14:textId="77777777" w:rsidR="00C1428B" w:rsidRPr="00946659" w:rsidRDefault="000C5B68">
            <w:pPr>
              <w:spacing w:before="20" w:after="20"/>
            </w:pPr>
            <w:r w:rsidRPr="00946659">
              <w:rPr>
                <w:sz w:val="21"/>
                <w:szCs w:val="21"/>
              </w:rPr>
              <w:t>Las consultas devuelven datos erróneos.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C3B96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Ejecuta consultas con comandos básicos de SQL.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6C5F4" w14:textId="77777777" w:rsidR="00C1428B" w:rsidRPr="00946659" w:rsidRDefault="00000000">
            <w:pPr>
              <w:spacing w:before="20" w:after="20"/>
            </w:pPr>
            <w:r w:rsidRPr="00946659">
              <w:rPr>
                <w:sz w:val="21"/>
                <w:szCs w:val="21"/>
              </w:rPr>
              <w:t>Verifica los resultados de las consultas con los datos de origen.</w:t>
            </w:r>
          </w:p>
        </w:tc>
      </w:tr>
      <w:tr w:rsidR="00C1428B" w:rsidRPr="00946659" w14:paraId="0C2229B3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525CA" w14:textId="77777777" w:rsidR="00C1428B" w:rsidRPr="00946659" w:rsidRDefault="00000000">
            <w:pPr>
              <w:spacing w:before="20" w:after="20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65E76B5B" w14:textId="77777777" w:rsidR="00C1428B" w:rsidRPr="00946659" w:rsidRDefault="00000000">
            <w:pPr>
              <w:spacing w:before="10" w:after="10"/>
              <w:ind w:left="360" w:hanging="360"/>
              <w:rPr>
                <w:lang w:val="en-US"/>
              </w:rPr>
            </w:pPr>
            <w:r w:rsidRPr="00946659">
              <w:rPr>
                <w:sz w:val="21"/>
                <w:szCs w:val="21"/>
              </w:rPr>
              <w:t xml:space="preserve">De Miguel, A., Piattini, M. y Marcos, E. (1999). </w:t>
            </w:r>
            <w:r w:rsidRPr="00946659">
              <w:rPr>
                <w:i/>
                <w:iCs/>
                <w:sz w:val="21"/>
                <w:szCs w:val="21"/>
              </w:rPr>
              <w:t>Diseño de bases de datos relacionales</w:t>
            </w:r>
            <w:r w:rsidRPr="00946659">
              <w:rPr>
                <w:sz w:val="21"/>
                <w:szCs w:val="21"/>
              </w:rPr>
              <w:t xml:space="preserve">. </w:t>
            </w:r>
            <w:r w:rsidRPr="00946659">
              <w:rPr>
                <w:sz w:val="21"/>
                <w:szCs w:val="21"/>
                <w:lang w:val="en-US"/>
              </w:rPr>
              <w:t>Madrid: RA-MA.</w:t>
            </w:r>
          </w:p>
          <w:p w14:paraId="7A0E6C01" w14:textId="77777777" w:rsidR="00973F89" w:rsidRPr="00946659" w:rsidRDefault="00973F89" w:rsidP="00973F89">
            <w:pPr>
              <w:spacing w:before="10" w:after="10"/>
              <w:ind w:left="360" w:hanging="360"/>
              <w:rPr>
                <w:lang w:val="en-US"/>
              </w:rPr>
            </w:pPr>
            <w:r w:rsidRPr="00946659">
              <w:rPr>
                <w:lang w:val="en-US"/>
              </w:rPr>
              <w:t xml:space="preserve">Dyczkowska, J. (Ed.). (2024). </w:t>
            </w:r>
            <w:r w:rsidRPr="00946659">
              <w:rPr>
                <w:i/>
                <w:iCs/>
                <w:lang w:val="en-US"/>
              </w:rPr>
              <w:t>Human versus Machine: Accounting, Auditing and Education in the Era of Artificial Intelligence</w:t>
            </w:r>
            <w:r w:rsidRPr="00946659">
              <w:rPr>
                <w:lang w:val="en-US"/>
              </w:rPr>
              <w:t>. Breslavia: Publishing House of Wroclaw University of Economics and Business.</w:t>
            </w:r>
          </w:p>
          <w:p w14:paraId="16525C6D" w14:textId="77777777" w:rsidR="00C1428B" w:rsidRPr="00946659" w:rsidRDefault="00000000">
            <w:pPr>
              <w:spacing w:before="10" w:after="10"/>
              <w:ind w:left="360" w:hanging="360"/>
            </w:pPr>
            <w:r w:rsidRPr="00946659">
              <w:rPr>
                <w:sz w:val="21"/>
                <w:szCs w:val="21"/>
              </w:rPr>
              <w:t xml:space="preserve">Laudon, K. C. y Laudon, J. P. (2016). </w:t>
            </w:r>
            <w:r w:rsidRPr="00946659">
              <w:rPr>
                <w:i/>
                <w:iCs/>
                <w:sz w:val="21"/>
                <w:szCs w:val="21"/>
              </w:rPr>
              <w:t>Sistemas de información gerencial</w:t>
            </w:r>
            <w:r w:rsidRPr="00946659">
              <w:rPr>
                <w:sz w:val="21"/>
                <w:szCs w:val="21"/>
              </w:rPr>
              <w:t>. 14a. edición. México D.F.: Pearson.</w:t>
            </w:r>
          </w:p>
          <w:p w14:paraId="70B07106" w14:textId="77777777" w:rsidR="00C1428B" w:rsidRPr="00946659" w:rsidRDefault="00000000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r w:rsidRPr="00946659">
              <w:rPr>
                <w:sz w:val="21"/>
                <w:szCs w:val="21"/>
              </w:rPr>
              <w:t xml:space="preserve">Mayes, T. y Shank, T. (s.f.). </w:t>
            </w:r>
            <w:r w:rsidRPr="00946659">
              <w:rPr>
                <w:i/>
                <w:iCs/>
                <w:sz w:val="21"/>
                <w:szCs w:val="21"/>
              </w:rPr>
              <w:t>Análisis financiero con Microsoft Excel</w:t>
            </w:r>
            <w:r w:rsidRPr="00946659">
              <w:rPr>
                <w:sz w:val="21"/>
                <w:szCs w:val="21"/>
              </w:rPr>
              <w:t>. 5ta. edición.</w:t>
            </w:r>
          </w:p>
          <w:p w14:paraId="3BECF28F" w14:textId="77777777" w:rsidR="00973F89" w:rsidRPr="00946659" w:rsidRDefault="00973F89">
            <w:pPr>
              <w:spacing w:before="10" w:after="10"/>
              <w:ind w:left="360" w:hanging="360"/>
              <w:rPr>
                <w:lang w:val="en-US"/>
              </w:rPr>
            </w:pPr>
            <w:r w:rsidRPr="00946659">
              <w:t xml:space="preserve">Russell, S., &amp; Norvig, P. (2024). </w:t>
            </w:r>
            <w:r w:rsidRPr="00946659">
              <w:rPr>
                <w:i/>
                <w:iCs/>
              </w:rPr>
              <w:t>Inteligencia Artificial: Un Enfoque Moderno</w:t>
            </w:r>
            <w:r w:rsidRPr="00946659">
              <w:t xml:space="preserve"> (4ª ed.). </w:t>
            </w:r>
            <w:r w:rsidRPr="00946659">
              <w:rPr>
                <w:lang w:val="en-US"/>
              </w:rPr>
              <w:t>Madrid: Pearson Educación.</w:t>
            </w:r>
          </w:p>
        </w:tc>
      </w:tr>
      <w:tr w:rsidR="00C1428B" w14:paraId="7A7EA547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67206" w14:textId="77777777" w:rsidR="00C1428B" w:rsidRPr="00946659" w:rsidRDefault="00000000">
            <w:pPr>
              <w:spacing w:before="20" w:after="20"/>
            </w:pPr>
            <w:r w:rsidRPr="00946659"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14:paraId="2D711A49" w14:textId="77777777" w:rsidR="00C1428B" w:rsidRPr="00946659" w:rsidRDefault="00000000">
            <w:pPr>
              <w:spacing w:before="10" w:after="10"/>
              <w:ind w:left="360" w:hanging="360"/>
            </w:pPr>
            <w:r w:rsidRPr="00946659">
              <w:rPr>
                <w:sz w:val="21"/>
                <w:szCs w:val="21"/>
              </w:rPr>
              <w:t xml:space="preserve">Alcande, E., García, M. y Peñuelas, S. (s.f.). </w:t>
            </w:r>
            <w:r w:rsidRPr="00946659">
              <w:rPr>
                <w:i/>
                <w:iCs/>
                <w:sz w:val="21"/>
                <w:szCs w:val="21"/>
              </w:rPr>
              <w:t>Informática básica</w:t>
            </w:r>
            <w:r w:rsidRPr="00946659">
              <w:rPr>
                <w:sz w:val="21"/>
                <w:szCs w:val="21"/>
              </w:rPr>
              <w:t>.</w:t>
            </w:r>
          </w:p>
          <w:p w14:paraId="670A2EA5" w14:textId="77777777" w:rsidR="00C1428B" w:rsidRPr="00946659" w:rsidRDefault="00000000">
            <w:pPr>
              <w:spacing w:before="10" w:after="10"/>
              <w:ind w:left="360" w:hanging="360"/>
            </w:pPr>
            <w:r w:rsidRPr="00946659">
              <w:rPr>
                <w:sz w:val="21"/>
                <w:szCs w:val="21"/>
              </w:rPr>
              <w:t xml:space="preserve">Consejo de Normas Internacionales de Ética para Contadores, IESBA (2023). </w:t>
            </w:r>
            <w:r w:rsidRPr="00946659">
              <w:rPr>
                <w:i/>
                <w:iCs/>
                <w:sz w:val="21"/>
                <w:szCs w:val="21"/>
              </w:rPr>
              <w:t>Manual del Código Internacional de Ética para Contadores Profesionales</w:t>
            </w:r>
            <w:r w:rsidRPr="00946659">
              <w:rPr>
                <w:sz w:val="21"/>
                <w:szCs w:val="21"/>
              </w:rPr>
              <w:t>. Nueva York: Federación Internacional de Contadores, IFAC.</w:t>
            </w:r>
          </w:p>
          <w:p w14:paraId="0CAC5EC4" w14:textId="77777777" w:rsidR="00C1428B" w:rsidRPr="00946659" w:rsidRDefault="00000000">
            <w:pPr>
              <w:spacing w:before="10" w:after="10"/>
              <w:ind w:left="360" w:hanging="360"/>
            </w:pPr>
            <w:r w:rsidRPr="00946659">
              <w:rPr>
                <w:sz w:val="21"/>
                <w:szCs w:val="21"/>
              </w:rPr>
              <w:t xml:space="preserve">Pérez, D. J. (s.f.). </w:t>
            </w:r>
            <w:r w:rsidRPr="00946659">
              <w:rPr>
                <w:i/>
                <w:iCs/>
                <w:sz w:val="21"/>
                <w:szCs w:val="21"/>
              </w:rPr>
              <w:t>Terminología informática actualizada</w:t>
            </w:r>
            <w:r w:rsidRPr="00946659">
              <w:rPr>
                <w:sz w:val="21"/>
                <w:szCs w:val="21"/>
              </w:rPr>
              <w:t>.</w:t>
            </w:r>
          </w:p>
          <w:p w14:paraId="4BBC2B1E" w14:textId="77777777" w:rsidR="00C1428B" w:rsidRPr="00946659" w:rsidRDefault="00000000">
            <w:pPr>
              <w:spacing w:before="10" w:after="10"/>
              <w:ind w:left="360" w:hanging="360"/>
            </w:pPr>
            <w:r w:rsidRPr="00946659">
              <w:rPr>
                <w:sz w:val="21"/>
                <w:szCs w:val="21"/>
              </w:rPr>
              <w:t>Sitios web especializados en informática y tecnologías de la información.</w:t>
            </w:r>
          </w:p>
          <w:p w14:paraId="0CCEF44B" w14:textId="77777777" w:rsidR="00C1428B" w:rsidRDefault="00973F89">
            <w:pPr>
              <w:spacing w:before="10" w:after="10"/>
              <w:ind w:left="360" w:hanging="360"/>
            </w:pPr>
            <w:r w:rsidRPr="00946659">
              <w:rPr>
                <w:b/>
                <w:bCs/>
                <w:sz w:val="21"/>
                <w:szCs w:val="21"/>
              </w:rPr>
              <w:t>UNESCO.</w:t>
            </w:r>
            <w:r w:rsidRPr="00946659">
              <w:rPr>
                <w:sz w:val="21"/>
                <w:szCs w:val="21"/>
              </w:rPr>
              <w:t xml:space="preserve"> (2025). </w:t>
            </w:r>
            <w:hyperlink r:id="rId7" w:tgtFrame="_blank" w:history="1">
              <w:r w:rsidRPr="00946659">
                <w:rPr>
                  <w:rStyle w:val="Hipervnculo"/>
                  <w:i/>
                  <w:iCs/>
                  <w:color w:val="auto"/>
                  <w:sz w:val="21"/>
                  <w:szCs w:val="21"/>
                  <w:u w:val="none"/>
                </w:rPr>
                <w:t>Marco de competencias para estudiantes en materia de IA</w:t>
              </w:r>
            </w:hyperlink>
          </w:p>
        </w:tc>
      </w:tr>
    </w:tbl>
    <w:p w14:paraId="6797924C" w14:textId="77777777" w:rsidR="00F854D2" w:rsidRDefault="00F854D2"/>
    <w:sectPr w:rsidR="00F854D2">
      <w:footerReference w:type="default" r:id="rId8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2F048" w14:textId="77777777" w:rsidR="004A0F10" w:rsidRDefault="004A0F10">
      <w:r>
        <w:separator/>
      </w:r>
    </w:p>
  </w:endnote>
  <w:endnote w:type="continuationSeparator" w:id="0">
    <w:p w14:paraId="5B5FBBAA" w14:textId="77777777" w:rsidR="004A0F10" w:rsidRDefault="004A0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E566F" w14:textId="77777777" w:rsidR="00C1428B" w:rsidRDefault="00000000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3E0B3E">
      <w:rPr>
        <w:b/>
        <w:bCs/>
        <w:i/>
        <w:iCs/>
        <w:noProof/>
        <w:sz w:val="20"/>
        <w:szCs w:val="20"/>
      </w:rPr>
      <w:t>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82A98" w14:textId="77777777" w:rsidR="004A0F10" w:rsidRDefault="004A0F10">
      <w:r>
        <w:separator/>
      </w:r>
    </w:p>
  </w:footnote>
  <w:footnote w:type="continuationSeparator" w:id="0">
    <w:p w14:paraId="0BC4F954" w14:textId="77777777" w:rsidR="004A0F10" w:rsidRDefault="004A0F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4214C"/>
    <w:multiLevelType w:val="multilevel"/>
    <w:tmpl w:val="C24692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40886F80"/>
    <w:multiLevelType w:val="hybridMultilevel"/>
    <w:tmpl w:val="903A763C"/>
    <w:lvl w:ilvl="0" w:tplc="7348FC08">
      <w:start w:val="1"/>
      <w:numFmt w:val="decimal"/>
      <w:lvlText w:val="%1."/>
      <w:lvlJc w:val="left"/>
      <w:pPr>
        <w:ind w:left="400" w:hanging="380"/>
      </w:pPr>
    </w:lvl>
    <w:lvl w:ilvl="1" w:tplc="432EBEFA">
      <w:numFmt w:val="decimal"/>
      <w:lvlText w:val=""/>
      <w:lvlJc w:val="left"/>
    </w:lvl>
    <w:lvl w:ilvl="2" w:tplc="219CB79A">
      <w:numFmt w:val="decimal"/>
      <w:lvlText w:val=""/>
      <w:lvlJc w:val="left"/>
    </w:lvl>
    <w:lvl w:ilvl="3" w:tplc="3A702862">
      <w:numFmt w:val="decimal"/>
      <w:lvlText w:val=""/>
      <w:lvlJc w:val="left"/>
    </w:lvl>
    <w:lvl w:ilvl="4" w:tplc="9FAC3158">
      <w:numFmt w:val="decimal"/>
      <w:lvlText w:val=""/>
      <w:lvlJc w:val="left"/>
    </w:lvl>
    <w:lvl w:ilvl="5" w:tplc="69C040B0">
      <w:numFmt w:val="decimal"/>
      <w:lvlText w:val=""/>
      <w:lvlJc w:val="left"/>
    </w:lvl>
    <w:lvl w:ilvl="6" w:tplc="FEBABCD6">
      <w:numFmt w:val="decimal"/>
      <w:lvlText w:val=""/>
      <w:lvlJc w:val="left"/>
    </w:lvl>
    <w:lvl w:ilvl="7" w:tplc="E5CEAADC">
      <w:numFmt w:val="decimal"/>
      <w:lvlText w:val=""/>
      <w:lvlJc w:val="left"/>
    </w:lvl>
    <w:lvl w:ilvl="8" w:tplc="4A368062">
      <w:numFmt w:val="decimal"/>
      <w:lvlText w:val=""/>
      <w:lvlJc w:val="left"/>
    </w:lvl>
  </w:abstractNum>
  <w:abstractNum w:abstractNumId="2" w15:restartNumberingAfterBreak="0">
    <w:nsid w:val="42D1064C"/>
    <w:multiLevelType w:val="hybridMultilevel"/>
    <w:tmpl w:val="8FBA5DB4"/>
    <w:lvl w:ilvl="0" w:tplc="57E45A94">
      <w:start w:val="1"/>
      <w:numFmt w:val="bullet"/>
      <w:lvlText w:val="•"/>
      <w:lvlJc w:val="left"/>
      <w:pPr>
        <w:ind w:left="260" w:hanging="220"/>
      </w:pPr>
    </w:lvl>
    <w:lvl w:ilvl="1" w:tplc="3AAE8974">
      <w:numFmt w:val="decimal"/>
      <w:lvlText w:val=""/>
      <w:lvlJc w:val="left"/>
    </w:lvl>
    <w:lvl w:ilvl="2" w:tplc="883262B4">
      <w:numFmt w:val="decimal"/>
      <w:lvlText w:val=""/>
      <w:lvlJc w:val="left"/>
    </w:lvl>
    <w:lvl w:ilvl="3" w:tplc="2042FA4C">
      <w:numFmt w:val="decimal"/>
      <w:lvlText w:val=""/>
      <w:lvlJc w:val="left"/>
    </w:lvl>
    <w:lvl w:ilvl="4" w:tplc="E974B830">
      <w:numFmt w:val="decimal"/>
      <w:lvlText w:val=""/>
      <w:lvlJc w:val="left"/>
    </w:lvl>
    <w:lvl w:ilvl="5" w:tplc="923EC542">
      <w:numFmt w:val="decimal"/>
      <w:lvlText w:val=""/>
      <w:lvlJc w:val="left"/>
    </w:lvl>
    <w:lvl w:ilvl="6" w:tplc="170C943E">
      <w:numFmt w:val="decimal"/>
      <w:lvlText w:val=""/>
      <w:lvlJc w:val="left"/>
    </w:lvl>
    <w:lvl w:ilvl="7" w:tplc="AE1E5920">
      <w:numFmt w:val="decimal"/>
      <w:lvlText w:val=""/>
      <w:lvlJc w:val="left"/>
    </w:lvl>
    <w:lvl w:ilvl="8" w:tplc="A5089AEE">
      <w:numFmt w:val="decimal"/>
      <w:lvlText w:val=""/>
      <w:lvlJc w:val="left"/>
    </w:lvl>
  </w:abstractNum>
  <w:abstractNum w:abstractNumId="3" w15:restartNumberingAfterBreak="0">
    <w:nsid w:val="474E3C82"/>
    <w:multiLevelType w:val="hybridMultilevel"/>
    <w:tmpl w:val="935E0966"/>
    <w:lvl w:ilvl="0" w:tplc="FEFE24F4">
      <w:start w:val="1"/>
      <w:numFmt w:val="bullet"/>
      <w:lvlText w:val="●"/>
      <w:lvlJc w:val="left"/>
      <w:pPr>
        <w:ind w:left="720" w:hanging="360"/>
      </w:pPr>
    </w:lvl>
    <w:lvl w:ilvl="1" w:tplc="079A1B46">
      <w:start w:val="1"/>
      <w:numFmt w:val="bullet"/>
      <w:lvlText w:val="○"/>
      <w:lvlJc w:val="left"/>
      <w:pPr>
        <w:ind w:left="1440" w:hanging="360"/>
      </w:pPr>
    </w:lvl>
    <w:lvl w:ilvl="2" w:tplc="C51C5A90">
      <w:start w:val="1"/>
      <w:numFmt w:val="bullet"/>
      <w:lvlText w:val="■"/>
      <w:lvlJc w:val="left"/>
      <w:pPr>
        <w:ind w:left="2160" w:hanging="360"/>
      </w:pPr>
    </w:lvl>
    <w:lvl w:ilvl="3" w:tplc="B5589182">
      <w:start w:val="1"/>
      <w:numFmt w:val="bullet"/>
      <w:lvlText w:val="●"/>
      <w:lvlJc w:val="left"/>
      <w:pPr>
        <w:ind w:left="2880" w:hanging="360"/>
      </w:pPr>
    </w:lvl>
    <w:lvl w:ilvl="4" w:tplc="A2A6293C">
      <w:start w:val="1"/>
      <w:numFmt w:val="bullet"/>
      <w:lvlText w:val="○"/>
      <w:lvlJc w:val="left"/>
      <w:pPr>
        <w:ind w:left="3600" w:hanging="360"/>
      </w:pPr>
    </w:lvl>
    <w:lvl w:ilvl="5" w:tplc="2C7E4648">
      <w:start w:val="1"/>
      <w:numFmt w:val="bullet"/>
      <w:lvlText w:val="■"/>
      <w:lvlJc w:val="left"/>
      <w:pPr>
        <w:ind w:left="4320" w:hanging="360"/>
      </w:pPr>
    </w:lvl>
    <w:lvl w:ilvl="6" w:tplc="C8FACDC4">
      <w:start w:val="1"/>
      <w:numFmt w:val="bullet"/>
      <w:lvlText w:val="●"/>
      <w:lvlJc w:val="left"/>
      <w:pPr>
        <w:ind w:left="5040" w:hanging="360"/>
      </w:pPr>
    </w:lvl>
    <w:lvl w:ilvl="7" w:tplc="5254F76E">
      <w:start w:val="1"/>
      <w:numFmt w:val="bullet"/>
      <w:lvlText w:val="●"/>
      <w:lvlJc w:val="left"/>
      <w:pPr>
        <w:ind w:left="5760" w:hanging="360"/>
      </w:pPr>
    </w:lvl>
    <w:lvl w:ilvl="8" w:tplc="C8A2A31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FC775A8"/>
    <w:multiLevelType w:val="multilevel"/>
    <w:tmpl w:val="E88035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97032282">
    <w:abstractNumId w:val="3"/>
    <w:lvlOverride w:ilvl="0">
      <w:startOverride w:val="1"/>
    </w:lvlOverride>
  </w:num>
  <w:num w:numId="2" w16cid:durableId="1351833837">
    <w:abstractNumId w:val="1"/>
    <w:lvlOverride w:ilvl="0">
      <w:startOverride w:val="1"/>
    </w:lvlOverride>
  </w:num>
  <w:num w:numId="3" w16cid:durableId="737752454">
    <w:abstractNumId w:val="2"/>
    <w:lvlOverride w:ilvl="0">
      <w:startOverride w:val="1"/>
    </w:lvlOverride>
  </w:num>
  <w:num w:numId="4" w16cid:durableId="1969241400">
    <w:abstractNumId w:val="1"/>
    <w:lvlOverride w:ilvl="0">
      <w:startOverride w:val="1"/>
    </w:lvlOverride>
  </w:num>
  <w:num w:numId="5" w16cid:durableId="1786461530">
    <w:abstractNumId w:val="1"/>
    <w:lvlOverride w:ilvl="0">
      <w:startOverride w:val="1"/>
    </w:lvlOverride>
  </w:num>
  <w:num w:numId="6" w16cid:durableId="1131898051">
    <w:abstractNumId w:val="0"/>
  </w:num>
  <w:num w:numId="7" w16cid:durableId="15175719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28B"/>
    <w:rsid w:val="00085E45"/>
    <w:rsid w:val="000B2280"/>
    <w:rsid w:val="000C5B68"/>
    <w:rsid w:val="00157B70"/>
    <w:rsid w:val="0023134A"/>
    <w:rsid w:val="00256CBF"/>
    <w:rsid w:val="00260E7F"/>
    <w:rsid w:val="002971AB"/>
    <w:rsid w:val="0034759B"/>
    <w:rsid w:val="003C595B"/>
    <w:rsid w:val="003E0B3E"/>
    <w:rsid w:val="003F08B4"/>
    <w:rsid w:val="004A0F10"/>
    <w:rsid w:val="004F7430"/>
    <w:rsid w:val="00507A57"/>
    <w:rsid w:val="005301BD"/>
    <w:rsid w:val="00563A3F"/>
    <w:rsid w:val="005863A2"/>
    <w:rsid w:val="007B4382"/>
    <w:rsid w:val="007D07B4"/>
    <w:rsid w:val="008213D5"/>
    <w:rsid w:val="008A7CCF"/>
    <w:rsid w:val="00946659"/>
    <w:rsid w:val="00973CF8"/>
    <w:rsid w:val="00973F89"/>
    <w:rsid w:val="009D0AC4"/>
    <w:rsid w:val="00A02970"/>
    <w:rsid w:val="00A074B8"/>
    <w:rsid w:val="00A44981"/>
    <w:rsid w:val="00A92245"/>
    <w:rsid w:val="00AB3E82"/>
    <w:rsid w:val="00B26234"/>
    <w:rsid w:val="00B40E63"/>
    <w:rsid w:val="00B67DB9"/>
    <w:rsid w:val="00B8540B"/>
    <w:rsid w:val="00BE117B"/>
    <w:rsid w:val="00BF3D1E"/>
    <w:rsid w:val="00C1428B"/>
    <w:rsid w:val="00C44D06"/>
    <w:rsid w:val="00CD0FA2"/>
    <w:rsid w:val="00CF0349"/>
    <w:rsid w:val="00D13351"/>
    <w:rsid w:val="00D80529"/>
    <w:rsid w:val="00F4059D"/>
    <w:rsid w:val="00F854D2"/>
    <w:rsid w:val="00FA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236F1"/>
  <w15:docId w15:val="{62D04D51-30C3-4074-9169-29A16CE5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8A7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unesdoc.unesco.org/ark:/48223/pf00003938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2243</Words>
  <Characters>12340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Jheferson Zambrana Barrionuevo</cp:lastModifiedBy>
  <cp:revision>3</cp:revision>
  <dcterms:created xsi:type="dcterms:W3CDTF">2026-10-12T23:06:00Z</dcterms:created>
  <dcterms:modified xsi:type="dcterms:W3CDTF">2026-10-12T23:10:00Z</dcterms:modified>
</cp:coreProperties>
</file>
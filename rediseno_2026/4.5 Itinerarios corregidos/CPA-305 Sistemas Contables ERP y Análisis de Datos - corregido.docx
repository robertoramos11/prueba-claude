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03761" w14:textId="77777777" w:rsidR="0038469A" w:rsidRPr="0046646D" w:rsidRDefault="00000000">
      <w:pPr>
        <w:spacing w:after="60"/>
      </w:pPr>
      <w:r w:rsidRPr="0046646D">
        <w:rPr>
          <w:i/>
          <w:iCs/>
        </w:rPr>
        <w:t>Nivel: Licenciatura en Contaduría Pública</w:t>
      </w:r>
    </w:p>
    <w:p w14:paraId="1B69541D" w14:textId="77777777" w:rsidR="0038469A" w:rsidRPr="0046646D" w:rsidRDefault="00000000">
      <w:pPr>
        <w:spacing w:after="60"/>
        <w:jc w:val="center"/>
      </w:pPr>
      <w:r w:rsidRPr="0046646D">
        <w:rPr>
          <w:b/>
          <w:bCs/>
        </w:rPr>
        <w:t>TERCER AÑO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5"/>
        <w:gridCol w:w="415"/>
        <w:gridCol w:w="415"/>
        <w:gridCol w:w="415"/>
        <w:gridCol w:w="830"/>
        <w:gridCol w:w="415"/>
        <w:gridCol w:w="415"/>
        <w:gridCol w:w="830"/>
        <w:gridCol w:w="830"/>
        <w:gridCol w:w="415"/>
        <w:gridCol w:w="415"/>
        <w:gridCol w:w="415"/>
        <w:gridCol w:w="415"/>
        <w:gridCol w:w="415"/>
        <w:gridCol w:w="415"/>
        <w:gridCol w:w="1660"/>
      </w:tblGrid>
      <w:tr w:rsidR="0038469A" w:rsidRPr="0046646D" w14:paraId="0778DAEA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CA824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B2B1E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20705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44507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38469A" w:rsidRPr="0046646D" w14:paraId="2CD5A249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2ED6B" w14:textId="73417575" w:rsidR="0038469A" w:rsidRPr="0046646D" w:rsidRDefault="001A028D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Tecnologías</w:t>
            </w:r>
            <w:r w:rsidR="005E3B67" w:rsidRPr="0046646D">
              <w:rPr>
                <w:b/>
                <w:bCs/>
                <w:i/>
                <w:iCs/>
                <w:sz w:val="21"/>
                <w:szCs w:val="21"/>
              </w:rPr>
              <w:t xml:space="preserve"> contables</w:t>
            </w:r>
            <w:r w:rsidRPr="0046646D">
              <w:rPr>
                <w:b/>
                <w:bCs/>
                <w:i/>
                <w:iCs/>
                <w:sz w:val="21"/>
                <w:szCs w:val="21"/>
              </w:rPr>
              <w:t xml:space="preserve"> </w:t>
            </w:r>
            <w:r w:rsidR="005E3B67" w:rsidRPr="0046646D">
              <w:rPr>
                <w:b/>
                <w:bCs/>
                <w:i/>
                <w:iCs/>
                <w:sz w:val="21"/>
                <w:szCs w:val="21"/>
              </w:rPr>
              <w:t>Automatizadas</w:t>
            </w:r>
            <w:r w:rsidRPr="0046646D">
              <w:rPr>
                <w:b/>
                <w:bCs/>
                <w:i/>
                <w:iCs/>
                <w:sz w:val="21"/>
                <w:szCs w:val="21"/>
              </w:rPr>
              <w:t xml:space="preserve"> 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AF45E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CPA-305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D9377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Información Financiera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1F037C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CPA-102, CPA-201, CPA-202, CPA-203</w:t>
            </w:r>
          </w:p>
        </w:tc>
      </w:tr>
      <w:tr w:rsidR="0038469A" w:rsidRPr="0046646D" w14:paraId="6705EDE1" w14:textId="77777777">
        <w:tc>
          <w:tcPr>
            <w:tcW w:w="747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F9620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EF07AA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Créditos</w:t>
            </w:r>
          </w:p>
        </w:tc>
      </w:tr>
      <w:tr w:rsidR="0038469A" w:rsidRPr="0046646D" w14:paraId="5905FE4E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3CADF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HP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AA9B4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HAA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D05F4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HTG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7A37E2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HIP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EC333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HE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535D29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49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9BB5F" w14:textId="57DEE9B8" w:rsidR="0038469A" w:rsidRPr="0046646D" w:rsidRDefault="00FB44ED">
            <w:pPr>
              <w:spacing w:before="20" w:after="20"/>
              <w:jc w:val="center"/>
            </w:pPr>
            <w:r>
              <w:t>12</w:t>
            </w:r>
          </w:p>
        </w:tc>
      </w:tr>
      <w:tr w:rsidR="0038469A" w:rsidRPr="0046646D" w14:paraId="5CC75FC4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9EB86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sz w:val="21"/>
                <w:szCs w:val="21"/>
              </w:rPr>
              <w:t>160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D50D0" w14:textId="3069AD7A" w:rsidR="0038469A" w:rsidRPr="0046646D" w:rsidRDefault="00FB44ED">
            <w:pPr>
              <w:spacing w:before="20" w:after="20"/>
              <w:jc w:val="center"/>
            </w:pPr>
            <w:r>
              <w:t>20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A2334D" w14:textId="1F0A21C8" w:rsidR="0038469A" w:rsidRPr="0046646D" w:rsidRDefault="00FB44ED">
            <w:pPr>
              <w:spacing w:before="20" w:after="20"/>
              <w:jc w:val="center"/>
            </w:pPr>
            <w:r>
              <w:t>20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96CEA4" w14:textId="49CCB39B" w:rsidR="0038469A" w:rsidRPr="0046646D" w:rsidRDefault="00FB44ED">
            <w:pPr>
              <w:spacing w:before="20" w:after="20"/>
              <w:jc w:val="center"/>
            </w:pPr>
            <w:r>
              <w:t>20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822FDD" w14:textId="7241843F" w:rsidR="0038469A" w:rsidRPr="0046646D" w:rsidRDefault="00FB44ED">
            <w:pPr>
              <w:spacing w:before="20" w:after="20"/>
              <w:jc w:val="center"/>
            </w:pPr>
            <w:r>
              <w:t>20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2F34B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sz w:val="21"/>
                <w:szCs w:val="21"/>
              </w:rPr>
              <w:t>240</w:t>
            </w:r>
          </w:p>
        </w:tc>
        <w:tc>
          <w:tcPr>
            <w:tcW w:w="249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C856D" w14:textId="77777777" w:rsidR="0038469A" w:rsidRPr="0046646D" w:rsidRDefault="0038469A"/>
        </w:tc>
      </w:tr>
      <w:tr w:rsidR="0038469A" w:rsidRPr="0046646D" w14:paraId="2BEEBC7C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1D2BE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Unidad de Competencia</w:t>
            </w:r>
          </w:p>
        </w:tc>
      </w:tr>
      <w:tr w:rsidR="0038469A" w:rsidRPr="0046646D" w14:paraId="1FF26D41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1A563" w14:textId="2D1EBC84" w:rsidR="0038469A" w:rsidRPr="0046646D" w:rsidRDefault="00F55C93">
            <w:pPr>
              <w:spacing w:before="20" w:after="20"/>
              <w:jc w:val="center"/>
            </w:pPr>
            <w:r w:rsidRPr="0046646D">
              <w:rPr>
                <w:sz w:val="21"/>
                <w:szCs w:val="21"/>
              </w:rPr>
              <w:t>Conoce, selecciona y aplica de manera práctica las herramientas tecnológicas especializadas relacionadas con la contaduría pública —incluyendo sistemas de gestión contable, administración de inventarios, activos fijos, gestión de personal, puntos de venta (POS)</w:t>
            </w:r>
            <w:r>
              <w:rPr>
                <w:sz w:val="21"/>
                <w:szCs w:val="21"/>
              </w:rPr>
              <w:t xml:space="preserve">, </w:t>
            </w:r>
            <w:del w:id="9001" w:author="Comisión de revisión 4.5" w:date="2026-10-13T00:00:00Z">
              <w:r>
                <w:rPr>
                  <w:sz w:val="21"/>
                  <w:szCs w:val="21"/>
                </w:rPr>
                <w:delText xml:space="preserve">aplicaciones tributarios</w:delText>
              </w:r>
            </w:del>
            <w:ins w:id="9002" w:author="Comisión de revisión 4.5" w:date="2026-10-13T00:00:00Z">
              <w:r>
                <w:rPr>
                  <w:sz w:val="21"/>
                  <w:szCs w:val="21"/>
                </w:rPr>
                <w:t xml:space="preserve">aplicaciones tributarias</w:t>
              </w:r>
            </w:ins>
            <w:r w:rsidRPr="0046646D">
              <w:rPr>
                <w:sz w:val="21"/>
                <w:szCs w:val="21"/>
              </w:rPr>
              <w:t xml:space="preserve"> y plataformas de análisis de datos— para optimizar los procesos financieros y apoyar la toma de decisiones estratégicas en las organizaciones.</w:t>
            </w:r>
          </w:p>
        </w:tc>
      </w:tr>
      <w:tr w:rsidR="0038469A" w:rsidRPr="0046646D" w14:paraId="2E825B58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6297C" w14:textId="54F9F766" w:rsidR="0038469A" w:rsidRPr="0046646D" w:rsidRDefault="00000000">
            <w:pPr>
              <w:spacing w:before="20" w:after="20"/>
              <w:jc w:val="both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Elemento de competencia 1</w:t>
            </w:r>
            <w:r w:rsidR="005E7E2D" w:rsidRPr="0046646D">
              <w:t xml:space="preserve"> Opera </w:t>
            </w:r>
            <w:r w:rsidR="005E7E2D" w:rsidRPr="0046646D">
              <w:rPr>
                <w:b/>
                <w:bCs/>
                <w:i/>
                <w:iCs/>
                <w:sz w:val="21"/>
                <w:szCs w:val="21"/>
              </w:rPr>
              <w:t>Sistemas de Gestión Contable y Financiera</w:t>
            </w:r>
            <w:r w:rsidR="005E3B67" w:rsidRPr="0046646D">
              <w:rPr>
                <w:b/>
                <w:bCs/>
                <w:i/>
                <w:iCs/>
                <w:sz w:val="21"/>
                <w:szCs w:val="21"/>
              </w:rPr>
              <w:t xml:space="preserve"> para la toma de decisiones</w:t>
            </w:r>
          </w:p>
        </w:tc>
      </w:tr>
      <w:tr w:rsidR="0038469A" w:rsidRPr="0046646D" w14:paraId="51E04552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70044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D22939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84633F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38469A" w:rsidRPr="0046646D" w14:paraId="75442F42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04809" w14:textId="2657C110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 xml:space="preserve">1. </w:t>
            </w:r>
            <w:del w:id="9003" w:author="Comisión de revisión 4.5" w:date="2026-10-13T00:00:00Z">
              <w:r>
                <w:rPr>
                  <w:sz w:val="21"/>
                  <w:szCs w:val="21"/>
                </w:rPr>
                <w:delText xml:space="preserve">Revisa, selecciona sistemas contables</w:delText>
              </w:r>
            </w:del>
            <w:ins w:id="9004" w:author="Comisión de revisión 4.5" w:date="2026-10-13T00:00:00Z">
              <w:r>
                <w:rPr>
                  <w:sz w:val="21"/>
                  <w:szCs w:val="21"/>
                </w:rPr>
                <w:t xml:space="preserve">Revisa y selecciona sistemas contables</w:t>
              </w:r>
            </w:ins>
            <w:r>
              <w:rPr>
                <w:sz w:val="21"/>
                <w:szCs w:val="21"/>
              </w:rPr>
              <w:t xml:space="preserve"> de escritorio y en la nube para operarlos, establecien</w:t>
            </w:r>
            <w:r w:rsidR="009A6856" w:rsidRPr="0046646D">
              <w:rPr>
                <w:sz w:val="21"/>
                <w:szCs w:val="21"/>
              </w:rPr>
              <w:t>do</w:t>
            </w:r>
            <w:r w:rsidR="001A028D" w:rsidRPr="0046646D">
              <w:rPr>
                <w:sz w:val="21"/>
                <w:szCs w:val="21"/>
              </w:rPr>
              <w:t xml:space="preserve"> las principales bondades de los sistemas seleccionados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854AB" w14:textId="34BA0196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1.1 Instala y configura un sistema contable de escritorio con una nueva empresa y una nueva gestión.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84DDF8" w14:textId="41D54D86" w:rsidR="0038469A" w:rsidRPr="0046646D" w:rsidRDefault="00000000">
            <w:pPr>
              <w:spacing w:before="20" w:after="20"/>
            </w:pPr>
            <w:r w:rsidRPr="0046646D">
              <w:rPr>
                <w:b/>
                <w:bCs/>
                <w:sz w:val="21"/>
                <w:szCs w:val="21"/>
              </w:rPr>
              <w:t xml:space="preserve">Producto 1: </w:t>
            </w:r>
            <w:r w:rsidRPr="0046646D">
              <w:rPr>
                <w:sz w:val="21"/>
                <w:szCs w:val="21"/>
              </w:rPr>
              <w:t xml:space="preserve">Sistema contable </w:t>
            </w:r>
            <w:r w:rsidR="00CB271C" w:rsidRPr="0046646D">
              <w:rPr>
                <w:sz w:val="21"/>
                <w:szCs w:val="21"/>
              </w:rPr>
              <w:t xml:space="preserve">instalado y </w:t>
            </w:r>
            <w:r w:rsidRPr="0046646D">
              <w:rPr>
                <w:sz w:val="21"/>
                <w:szCs w:val="21"/>
              </w:rPr>
              <w:t xml:space="preserve">configurado </w:t>
            </w:r>
          </w:p>
        </w:tc>
      </w:tr>
      <w:tr w:rsidR="0038469A" w:rsidRPr="0046646D" w14:paraId="712AF47A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5F1B5" w14:textId="77777777" w:rsidR="0038469A" w:rsidRPr="0046646D" w:rsidRDefault="0038469A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69AF9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1.2 Registra en aula los comprobantes de ingreso, egreso y traspaso de un caso y emite los mayores y el balance de comprobación.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423B6" w14:textId="03AFC713" w:rsidR="0038469A" w:rsidRPr="0046646D" w:rsidRDefault="00000000">
            <w:pPr>
              <w:spacing w:before="20" w:after="20"/>
            </w:pPr>
            <w:r w:rsidRPr="0046646D">
              <w:rPr>
                <w:b/>
                <w:bCs/>
                <w:sz w:val="21"/>
                <w:szCs w:val="21"/>
              </w:rPr>
              <w:t xml:space="preserve">Producto 2: </w:t>
            </w:r>
            <w:r w:rsidR="00CB271C" w:rsidRPr="0046646D">
              <w:rPr>
                <w:sz w:val="21"/>
                <w:szCs w:val="21"/>
              </w:rPr>
              <w:t>Plan de cuentas</w:t>
            </w:r>
            <w:r w:rsidR="00CB271C" w:rsidRPr="0046646D">
              <w:rPr>
                <w:b/>
                <w:bCs/>
                <w:sz w:val="21"/>
                <w:szCs w:val="21"/>
              </w:rPr>
              <w:t xml:space="preserve">, </w:t>
            </w:r>
            <w:r w:rsidRPr="0046646D">
              <w:rPr>
                <w:sz w:val="21"/>
                <w:szCs w:val="21"/>
              </w:rPr>
              <w:t xml:space="preserve">Libro diario, mayores y balance de comprobación </w:t>
            </w:r>
            <w:r w:rsidR="00833BA4" w:rsidRPr="0046646D">
              <w:rPr>
                <w:sz w:val="21"/>
                <w:szCs w:val="21"/>
              </w:rPr>
              <w:t>generados</w:t>
            </w:r>
            <w:r w:rsidRPr="0046646D">
              <w:rPr>
                <w:sz w:val="21"/>
                <w:szCs w:val="21"/>
              </w:rPr>
              <w:t xml:space="preserve"> por el sistema</w:t>
            </w:r>
            <w:r w:rsidR="00833BA4" w:rsidRPr="0046646D">
              <w:rPr>
                <w:sz w:val="21"/>
                <w:szCs w:val="21"/>
              </w:rPr>
              <w:t xml:space="preserve"> contable.</w:t>
            </w:r>
          </w:p>
        </w:tc>
      </w:tr>
      <w:tr w:rsidR="0038469A" w:rsidRPr="0046646D" w14:paraId="37089132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1D3CD" w14:textId="6A0C646E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 xml:space="preserve">2. Genera </w:t>
            </w:r>
            <w:r w:rsidR="001A028D" w:rsidRPr="0046646D">
              <w:rPr>
                <w:sz w:val="21"/>
                <w:szCs w:val="21"/>
              </w:rPr>
              <w:t>reportes de</w:t>
            </w:r>
            <w:r w:rsidRPr="0046646D">
              <w:rPr>
                <w:sz w:val="21"/>
                <w:szCs w:val="21"/>
              </w:rPr>
              <w:t xml:space="preserve"> estados financieros y los registros de compras y ventas en un sistema contable de escritorio y en la nube, evaluando los riesgos </w:t>
            </w:r>
            <w:r w:rsidR="00EE280C" w:rsidRPr="0046646D">
              <w:rPr>
                <w:sz w:val="21"/>
                <w:szCs w:val="21"/>
              </w:rPr>
              <w:t xml:space="preserve">relacionados con la </w:t>
            </w:r>
            <w:r w:rsidRPr="0046646D">
              <w:rPr>
                <w:sz w:val="21"/>
                <w:szCs w:val="21"/>
              </w:rPr>
              <w:t>seguridad de la información.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570D1B" w14:textId="6B59A938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2.1 Genera los reportes de estados financieros</w:t>
            </w:r>
            <w:r w:rsidR="00AB4A8B" w:rsidRPr="0046646D">
              <w:rPr>
                <w:sz w:val="21"/>
                <w:szCs w:val="21"/>
              </w:rPr>
              <w:t xml:space="preserve"> y </w:t>
            </w:r>
            <w:r w:rsidR="0085368F" w:rsidRPr="0046646D">
              <w:rPr>
                <w:sz w:val="21"/>
                <w:szCs w:val="21"/>
              </w:rPr>
              <w:t>estados de cuenta.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9E900A" w14:textId="064FFBA5" w:rsidR="0038469A" w:rsidRPr="0046646D" w:rsidRDefault="00000000">
            <w:pPr>
              <w:spacing w:before="20" w:after="20"/>
            </w:pPr>
            <w:r w:rsidRPr="0046646D">
              <w:rPr>
                <w:b/>
                <w:bCs/>
                <w:sz w:val="21"/>
                <w:szCs w:val="21"/>
              </w:rPr>
              <w:t xml:space="preserve">Producto 3: </w:t>
            </w:r>
            <w:r w:rsidRPr="0046646D">
              <w:rPr>
                <w:sz w:val="21"/>
                <w:szCs w:val="21"/>
              </w:rPr>
              <w:t>Reportes de estados financieros</w:t>
            </w:r>
          </w:p>
        </w:tc>
      </w:tr>
      <w:tr w:rsidR="0038469A" w:rsidRPr="0046646D" w14:paraId="6AA5C5ED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70287" w14:textId="77777777" w:rsidR="0038469A" w:rsidRPr="0046646D" w:rsidRDefault="0038469A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8ED4E" w14:textId="2466E3E3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 xml:space="preserve">2.2 Compara un sistema contable de escritorio y uno en la nube según </w:t>
            </w:r>
            <w:r w:rsidR="009F1D4C" w:rsidRPr="0046646D">
              <w:rPr>
                <w:sz w:val="21"/>
                <w:szCs w:val="21"/>
              </w:rPr>
              <w:t xml:space="preserve">los costos de implementación, </w:t>
            </w:r>
            <w:r w:rsidR="005A6989" w:rsidRPr="0046646D">
              <w:rPr>
                <w:sz w:val="21"/>
                <w:szCs w:val="21"/>
              </w:rPr>
              <w:t>amigabi</w:t>
            </w:r>
            <w:r w:rsidR="00CB271C" w:rsidRPr="0046646D">
              <w:rPr>
                <w:sz w:val="21"/>
                <w:szCs w:val="21"/>
              </w:rPr>
              <w:t>l</w:t>
            </w:r>
            <w:r w:rsidR="005A6989" w:rsidRPr="0046646D">
              <w:rPr>
                <w:sz w:val="21"/>
                <w:szCs w:val="21"/>
              </w:rPr>
              <w:t>idad, pertinencia y seguridad.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49144" w14:textId="77777777" w:rsidR="0038469A" w:rsidRPr="0046646D" w:rsidRDefault="00000000">
            <w:pPr>
              <w:spacing w:before="20" w:after="20"/>
            </w:pPr>
            <w:r w:rsidRPr="0046646D">
              <w:rPr>
                <w:b/>
                <w:bCs/>
                <w:sz w:val="21"/>
                <w:szCs w:val="21"/>
              </w:rPr>
              <w:t xml:space="preserve">Producto 4: </w:t>
            </w:r>
            <w:r w:rsidRPr="0046646D">
              <w:rPr>
                <w:sz w:val="21"/>
                <w:szCs w:val="21"/>
              </w:rPr>
              <w:t>Cuadro comparativo entre un sistema contable de escritorio y un sistema contable en la nube.</w:t>
            </w:r>
          </w:p>
        </w:tc>
      </w:tr>
      <w:tr w:rsidR="0038469A" w:rsidRPr="0046646D" w14:paraId="46F7B305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A70856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38469A" w:rsidRPr="0046646D" w14:paraId="180EA96A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B9053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C7AE6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12038C9E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652AE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38469A" w:rsidRPr="0046646D" w14:paraId="0B69B3F3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616F0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Tema 1: Sistemas Contables de Escritorio</w:t>
            </w:r>
          </w:p>
          <w:p w14:paraId="042A96FC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Tema 2: Sistemas Contables en la Nube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EF1F3" w14:textId="501C44C7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6646D">
              <w:rPr>
                <w:sz w:val="21"/>
                <w:szCs w:val="21"/>
              </w:rPr>
              <w:t>Introducción e instalación del software del sistema contable</w:t>
            </w:r>
            <w:r w:rsidR="00833BA4" w:rsidRPr="0046646D">
              <w:rPr>
                <w:sz w:val="21"/>
                <w:szCs w:val="21"/>
              </w:rPr>
              <w:t xml:space="preserve"> de escritorio</w:t>
            </w:r>
            <w:r>
              <w:rPr>
                <w:sz w:val="21"/>
                <w:szCs w:val="21"/>
              </w:rPr>
              <w:t xml:space="preserve">; adición de una nueva empresa, </w:t>
            </w:r>
            <w:del w:id="9005" w:author="Comisión de revisión 4.5" w:date="2026-10-13T00:00:00Z">
              <w:r>
                <w:rPr>
                  <w:sz w:val="21"/>
                  <w:szCs w:val="21"/>
                </w:rPr>
                <w:delText xml:space="preserve">de una nueva gestión</w:delText>
              </w:r>
              <w:r>
                <w:rPr>
                  <w:sz w:val="21"/>
                  <w:szCs w:val="21"/>
                </w:rPr>
                <w:delText xml:space="preserve">,</w:delText>
              </w:r>
              <w:r>
                <w:rPr>
                  <w:sz w:val="21"/>
                  <w:szCs w:val="21"/>
                </w:rPr>
                <w:delText xml:space="preserve"> (C, T)</w:delText>
              </w:r>
            </w:del>
            <w:ins w:id="9006" w:author="Comisión de revisión 4.5" w:date="2026-10-13T00:00:00Z">
              <w:r>
                <w:rPr>
                  <w:sz w:val="21"/>
                  <w:szCs w:val="21"/>
                </w:rPr>
                <w:t xml:space="preserve">de una nueva gestión. (C, T)</w:t>
              </w:r>
            </w:ins>
          </w:p>
          <w:p w14:paraId="19C4DE28" w14:textId="77777777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6646D">
              <w:rPr>
                <w:sz w:val="21"/>
                <w:szCs w:val="21"/>
              </w:rPr>
              <w:t>Importación de variaciones cambiarias y análisis de los sistemas contables computarizados de escritorio; marco normativo. (C, T)</w:t>
            </w:r>
          </w:p>
          <w:p w14:paraId="308B6725" w14:textId="77777777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6646D">
              <w:rPr>
                <w:sz w:val="21"/>
                <w:szCs w:val="21"/>
              </w:rPr>
              <w:t>Plan de cuentas y libro diario con los comprobantes de traspaso, ingreso y egreso. (C)</w:t>
            </w:r>
          </w:p>
          <w:p w14:paraId="6F00BC46" w14:textId="77777777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6646D">
              <w:rPr>
                <w:sz w:val="21"/>
                <w:szCs w:val="21"/>
              </w:rPr>
              <w:lastRenderedPageBreak/>
              <w:t>Mayores analíticos y esquemáticos, y balance de comprobación de sumas y saldos. (C)</w:t>
            </w:r>
          </w:p>
          <w:p w14:paraId="0A43AE5D" w14:textId="77777777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6646D">
              <w:rPr>
                <w:sz w:val="21"/>
                <w:szCs w:val="21"/>
              </w:rPr>
              <w:t>Reportes de los estados financieros y registros de compra y venta del IVA. (P)</w:t>
            </w:r>
          </w:p>
          <w:p w14:paraId="6184CCAC" w14:textId="77777777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6646D">
              <w:rPr>
                <w:sz w:val="21"/>
                <w:szCs w:val="21"/>
              </w:rPr>
              <w:t>Flujo de caja, presupuestos, y análisis y proyección de estados financieros. (C)</w:t>
            </w:r>
          </w:p>
          <w:p w14:paraId="3EACC6BD" w14:textId="77777777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6646D">
              <w:rPr>
                <w:sz w:val="21"/>
                <w:szCs w:val="21"/>
              </w:rPr>
              <w:t>Importación y exportación de datos; respaldo y recuperación de la información (</w:t>
            </w:r>
            <w:proofErr w:type="spellStart"/>
            <w:r w:rsidRPr="0046646D">
              <w:rPr>
                <w:sz w:val="21"/>
                <w:szCs w:val="21"/>
              </w:rPr>
              <w:t>backup</w:t>
            </w:r>
            <w:proofErr w:type="spellEnd"/>
            <w:r w:rsidRPr="0046646D">
              <w:rPr>
                <w:sz w:val="21"/>
                <w:szCs w:val="21"/>
              </w:rPr>
              <w:t>). (C)</w:t>
            </w:r>
          </w:p>
          <w:p w14:paraId="05511BDA" w14:textId="77777777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6646D">
              <w:rPr>
                <w:sz w:val="21"/>
                <w:szCs w:val="21"/>
              </w:rPr>
              <w:t>Políticas de respaldo y plan de continuidad: periodicidad, custodia externa y pruebas de restauración. (P)</w:t>
            </w:r>
          </w:p>
          <w:p w14:paraId="13A62FD9" w14:textId="77777777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6646D">
              <w:rPr>
                <w:sz w:val="21"/>
                <w:szCs w:val="21"/>
              </w:rPr>
              <w:t>Aplicaciones prácticas del sistema contable de escritorio. (C, T)</w:t>
            </w:r>
          </w:p>
          <w:p w14:paraId="69864D67" w14:textId="77777777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6646D">
              <w:rPr>
                <w:sz w:val="21"/>
                <w:szCs w:val="21"/>
              </w:rPr>
              <w:t xml:space="preserve">Fundamentos de computación en la nube y virtualización; diferencias entre los ambientes tradicionales y los ambientes </w:t>
            </w:r>
            <w:proofErr w:type="spellStart"/>
            <w:r w:rsidRPr="0046646D">
              <w:rPr>
                <w:sz w:val="21"/>
                <w:szCs w:val="21"/>
              </w:rPr>
              <w:t>cloud</w:t>
            </w:r>
            <w:proofErr w:type="spellEnd"/>
            <w:r w:rsidRPr="0046646D">
              <w:rPr>
                <w:sz w:val="21"/>
                <w:szCs w:val="21"/>
              </w:rPr>
              <w:t>. (C, T)</w:t>
            </w:r>
          </w:p>
          <w:p w14:paraId="605463C0" w14:textId="77777777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6646D">
              <w:rPr>
                <w:sz w:val="21"/>
                <w:szCs w:val="21"/>
              </w:rPr>
              <w:t xml:space="preserve">Contabilidad colaborativa y plataformas </w:t>
            </w:r>
            <w:proofErr w:type="spellStart"/>
            <w:r w:rsidRPr="0046646D">
              <w:rPr>
                <w:sz w:val="21"/>
                <w:szCs w:val="21"/>
              </w:rPr>
              <w:t>cloud</w:t>
            </w:r>
            <w:proofErr w:type="spellEnd"/>
            <w:r w:rsidRPr="0046646D">
              <w:rPr>
                <w:sz w:val="21"/>
                <w:szCs w:val="21"/>
              </w:rPr>
              <w:t>. (C, T)</w:t>
            </w:r>
          </w:p>
          <w:p w14:paraId="208395D8" w14:textId="77777777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6646D">
              <w:rPr>
                <w:sz w:val="21"/>
                <w:szCs w:val="21"/>
              </w:rPr>
              <w:t>Software contable en la nube y sus aplicaciones prácticas. (C, T)</w:t>
            </w:r>
          </w:p>
          <w:p w14:paraId="731831D1" w14:textId="6A01C0D2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6646D">
              <w:rPr>
                <w:sz w:val="21"/>
                <w:szCs w:val="21"/>
              </w:rPr>
              <w:t>Criterios de selección de sistema</w:t>
            </w:r>
            <w:r w:rsidR="00DC6212" w:rsidRPr="0046646D">
              <w:rPr>
                <w:sz w:val="21"/>
                <w:szCs w:val="21"/>
              </w:rPr>
              <w:t>s</w:t>
            </w:r>
            <w:r w:rsidRPr="0046646D">
              <w:rPr>
                <w:sz w:val="21"/>
                <w:szCs w:val="21"/>
              </w:rPr>
              <w:t xml:space="preserve"> contable</w:t>
            </w:r>
            <w:r w:rsidR="00DC6212" w:rsidRPr="0046646D">
              <w:rPr>
                <w:sz w:val="21"/>
                <w:szCs w:val="21"/>
              </w:rPr>
              <w:t>s</w:t>
            </w:r>
            <w:r w:rsidRPr="0046646D">
              <w:rPr>
                <w:sz w:val="21"/>
                <w:szCs w:val="21"/>
              </w:rPr>
              <w:t xml:space="preserve">: soporte, interoperabilidad, costo total y </w:t>
            </w:r>
            <w:r w:rsidR="003519FA" w:rsidRPr="0046646D">
              <w:rPr>
                <w:sz w:val="21"/>
                <w:szCs w:val="21"/>
              </w:rPr>
              <w:t>sostenibilidad</w:t>
            </w:r>
            <w:r w:rsidRPr="0046646D">
              <w:rPr>
                <w:sz w:val="21"/>
                <w:szCs w:val="21"/>
              </w:rPr>
              <w:t xml:space="preserve"> del servicio. (C, T)</w:t>
            </w:r>
          </w:p>
          <w:p w14:paraId="023C2188" w14:textId="7B05B1C1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6646D">
              <w:rPr>
                <w:sz w:val="21"/>
                <w:szCs w:val="21"/>
              </w:rPr>
              <w:t>Seguridad de la información en los sistemas contables: accesos por usuario, perfiles, y confidencialidad de los datos. (C, A, T)</w:t>
            </w:r>
          </w:p>
          <w:p w14:paraId="57DF0298" w14:textId="0228656A" w:rsidR="0038469A" w:rsidRPr="0046646D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46646D">
              <w:rPr>
                <w:sz w:val="21"/>
                <w:szCs w:val="21"/>
              </w:rPr>
              <w:t xml:space="preserve">Terminología de sistemas en inglés: </w:t>
            </w:r>
            <w:proofErr w:type="spellStart"/>
            <w:r w:rsidRPr="0046646D">
              <w:rPr>
                <w:sz w:val="21"/>
                <w:szCs w:val="21"/>
              </w:rPr>
              <w:t>cloud</w:t>
            </w:r>
            <w:proofErr w:type="spellEnd"/>
            <w:r w:rsidRPr="0046646D">
              <w:rPr>
                <w:sz w:val="21"/>
                <w:szCs w:val="21"/>
              </w:rPr>
              <w:t xml:space="preserve"> </w:t>
            </w:r>
            <w:proofErr w:type="spellStart"/>
            <w:r w:rsidRPr="0046646D">
              <w:rPr>
                <w:sz w:val="21"/>
                <w:szCs w:val="21"/>
              </w:rPr>
              <w:t>computing</w:t>
            </w:r>
            <w:proofErr w:type="spellEnd"/>
            <w:r w:rsidRPr="0046646D">
              <w:rPr>
                <w:sz w:val="21"/>
                <w:szCs w:val="21"/>
              </w:rPr>
              <w:t xml:space="preserve">, </w:t>
            </w:r>
            <w:proofErr w:type="spellStart"/>
            <w:r w:rsidRPr="0046646D">
              <w:rPr>
                <w:sz w:val="21"/>
                <w:szCs w:val="21"/>
              </w:rPr>
              <w:t>backup</w:t>
            </w:r>
            <w:proofErr w:type="spellEnd"/>
            <w:r w:rsidRPr="0046646D">
              <w:rPr>
                <w:sz w:val="21"/>
                <w:szCs w:val="21"/>
              </w:rPr>
              <w:t xml:space="preserve">, </w:t>
            </w:r>
            <w:proofErr w:type="spellStart"/>
            <w:r w:rsidRPr="0046646D">
              <w:rPr>
                <w:sz w:val="21"/>
                <w:szCs w:val="21"/>
              </w:rPr>
              <w:t>dashboard</w:t>
            </w:r>
            <w:proofErr w:type="spellEnd"/>
            <w:r w:rsidR="007965D7" w:rsidRPr="0046646D">
              <w:rPr>
                <w:sz w:val="21"/>
                <w:szCs w:val="21"/>
              </w:rPr>
              <w:t>.</w:t>
            </w:r>
            <w:r w:rsidRPr="0046646D">
              <w:rPr>
                <w:sz w:val="21"/>
                <w:szCs w:val="21"/>
              </w:rPr>
              <w:t xml:space="preserve">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37729" w14:textId="4855EAB9" w:rsidR="0038469A" w:rsidRPr="0046646D" w:rsidRDefault="00C87C7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lastRenderedPageBreak/>
              <w:t>Instalación de softwar</w:t>
            </w:r>
            <w:r w:rsidR="008A0EE9" w:rsidRPr="0046646D">
              <w:rPr>
                <w:sz w:val="21"/>
                <w:szCs w:val="21"/>
              </w:rPr>
              <w:t>e</w:t>
            </w:r>
            <w:r w:rsidRPr="0046646D">
              <w:rPr>
                <w:sz w:val="21"/>
                <w:szCs w:val="21"/>
              </w:rPr>
              <w:t xml:space="preserve">, configuración </w:t>
            </w:r>
            <w:r w:rsidR="008A0EE9" w:rsidRPr="0046646D">
              <w:rPr>
                <w:sz w:val="21"/>
                <w:szCs w:val="21"/>
              </w:rPr>
              <w:t xml:space="preserve">y operación </w:t>
            </w:r>
            <w:r w:rsidRPr="0046646D">
              <w:rPr>
                <w:sz w:val="21"/>
                <w:szCs w:val="21"/>
              </w:rPr>
              <w:t>de</w:t>
            </w:r>
            <w:r w:rsidR="008A0EE9" w:rsidRPr="0046646D">
              <w:rPr>
                <w:sz w:val="21"/>
                <w:szCs w:val="21"/>
              </w:rPr>
              <w:t>l sistema contable</w:t>
            </w:r>
            <w:r w:rsidR="00916FF0" w:rsidRPr="0046646D">
              <w:rPr>
                <w:sz w:val="21"/>
                <w:szCs w:val="21"/>
              </w:rPr>
              <w:t xml:space="preserve"> de escritorio.</w:t>
            </w:r>
          </w:p>
          <w:p w14:paraId="54C52C2E" w14:textId="77777777" w:rsidR="00A41766" w:rsidRPr="0046646D" w:rsidRDefault="00A41766" w:rsidP="00A41766">
            <w:pPr>
              <w:spacing w:before="10" w:after="10"/>
              <w:ind w:left="40"/>
            </w:pPr>
          </w:p>
          <w:p w14:paraId="65AF26A0" w14:textId="7E47FDE7" w:rsidR="0038469A" w:rsidRPr="0046646D" w:rsidRDefault="00B34D0F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t>Formas de uso de los sistemas en la nube</w:t>
            </w:r>
            <w:r w:rsidR="00FC7D44" w:rsidRPr="0046646D">
              <w:rPr>
                <w:sz w:val="21"/>
                <w:szCs w:val="21"/>
              </w:rPr>
              <w:t xml:space="preserve"> en la web</w:t>
            </w:r>
          </w:p>
        </w:tc>
      </w:tr>
      <w:tr w:rsidR="0038469A" w:rsidRPr="0046646D" w14:paraId="54A45891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9335D" w14:textId="6D76A906" w:rsidR="0038469A" w:rsidRPr="0046646D" w:rsidRDefault="00000000">
            <w:pPr>
              <w:spacing w:before="20" w:after="20"/>
              <w:jc w:val="both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2: </w:t>
            </w:r>
            <w:r w:rsidR="002A149A" w:rsidRPr="0046646D">
              <w:rPr>
                <w:sz w:val="21"/>
                <w:szCs w:val="21"/>
              </w:rPr>
              <w:t>Administra y gestiona sistemas automatizados de activos fijos</w:t>
            </w:r>
          </w:p>
        </w:tc>
      </w:tr>
      <w:tr w:rsidR="0038469A" w:rsidRPr="0046646D" w14:paraId="7CCFFEA3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68E2A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E8B2C9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F6E1D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38469A" w:rsidRPr="0046646D" w14:paraId="04D5B670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8A495" w14:textId="7EFBB699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 xml:space="preserve">1. Registra el ingreso, la modificación, la transferencia y la baja de los activos fijos en un sistema automatizado, </w:t>
            </w:r>
            <w:r w:rsidR="00B01351" w:rsidRPr="0046646D">
              <w:rPr>
                <w:sz w:val="21"/>
                <w:szCs w:val="21"/>
              </w:rPr>
              <w:t>manteniendo</w:t>
            </w:r>
            <w:r w:rsidRPr="0046646D">
              <w:rPr>
                <w:sz w:val="21"/>
                <w:szCs w:val="21"/>
              </w:rPr>
              <w:t xml:space="preserve"> su información física y valorada.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EBB3A" w14:textId="38B29250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 xml:space="preserve">1.1 Registra la incorporación, la transferencia y la baja de los activos fijos </w:t>
            </w:r>
            <w:r w:rsidR="00F532F6" w:rsidRPr="0046646D">
              <w:rPr>
                <w:sz w:val="21"/>
                <w:szCs w:val="21"/>
              </w:rPr>
              <w:t>mediante</w:t>
            </w:r>
            <w:r w:rsidRPr="0046646D">
              <w:rPr>
                <w:sz w:val="21"/>
                <w:szCs w:val="21"/>
              </w:rPr>
              <w:t xml:space="preserve"> caso práctico.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16467" w14:textId="77777777" w:rsidR="0038469A" w:rsidRPr="0046646D" w:rsidRDefault="00000000">
            <w:pPr>
              <w:spacing w:before="20" w:after="20"/>
            </w:pPr>
            <w:r w:rsidRPr="0046646D">
              <w:rPr>
                <w:b/>
                <w:bCs/>
                <w:sz w:val="21"/>
                <w:szCs w:val="21"/>
              </w:rPr>
              <w:t xml:space="preserve">Producto 5: </w:t>
            </w:r>
            <w:r w:rsidRPr="0046646D">
              <w:rPr>
                <w:sz w:val="21"/>
                <w:szCs w:val="21"/>
              </w:rPr>
              <w:t>Ficha de incorporación de un activo fijo con su información física y valorada.</w:t>
            </w:r>
          </w:p>
        </w:tc>
      </w:tr>
      <w:tr w:rsidR="0038469A" w:rsidRPr="0046646D" w14:paraId="34A63BC4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49346" w14:textId="77777777" w:rsidR="0038469A" w:rsidRPr="0046646D" w:rsidRDefault="0038469A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29AD4" w14:textId="434697EE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 xml:space="preserve">1.2 </w:t>
            </w:r>
            <w:r w:rsidR="00603CF8" w:rsidRPr="0046646D">
              <w:rPr>
                <w:sz w:val="21"/>
                <w:szCs w:val="21"/>
              </w:rPr>
              <w:t>Toma</w:t>
            </w:r>
            <w:r w:rsidR="00782826" w:rsidRPr="0046646D">
              <w:rPr>
                <w:sz w:val="21"/>
                <w:szCs w:val="21"/>
              </w:rPr>
              <w:t xml:space="preserve"> </w:t>
            </w:r>
            <w:proofErr w:type="gramStart"/>
            <w:r w:rsidR="00782826" w:rsidRPr="0046646D">
              <w:rPr>
                <w:sz w:val="21"/>
                <w:szCs w:val="21"/>
              </w:rPr>
              <w:t xml:space="preserve">de </w:t>
            </w:r>
            <w:r w:rsidRPr="0046646D">
              <w:rPr>
                <w:sz w:val="21"/>
                <w:szCs w:val="21"/>
              </w:rPr>
              <w:t xml:space="preserve"> inventario</w:t>
            </w:r>
            <w:proofErr w:type="gramEnd"/>
            <w:r w:rsidRPr="0046646D">
              <w:rPr>
                <w:sz w:val="21"/>
                <w:szCs w:val="21"/>
              </w:rPr>
              <w:t xml:space="preserve"> físico de activos fijos </w:t>
            </w:r>
            <w:r w:rsidR="00782826" w:rsidRPr="0046646D">
              <w:rPr>
                <w:sz w:val="21"/>
                <w:szCs w:val="21"/>
              </w:rPr>
              <w:t>mediante</w:t>
            </w:r>
            <w:r w:rsidRPr="0046646D">
              <w:rPr>
                <w:sz w:val="21"/>
                <w:szCs w:val="21"/>
              </w:rPr>
              <w:t xml:space="preserve"> códigos QR </w:t>
            </w:r>
            <w:r w:rsidR="00782826" w:rsidRPr="0046646D">
              <w:rPr>
                <w:sz w:val="21"/>
                <w:szCs w:val="21"/>
              </w:rPr>
              <w:t xml:space="preserve">o códigos de barra </w:t>
            </w:r>
            <w:r w:rsidR="00EC1E7B" w:rsidRPr="0046646D">
              <w:rPr>
                <w:sz w:val="21"/>
                <w:szCs w:val="21"/>
              </w:rPr>
              <w:t>más</w:t>
            </w:r>
            <w:r w:rsidR="00DA5304" w:rsidRPr="0046646D">
              <w:rPr>
                <w:sz w:val="21"/>
                <w:szCs w:val="21"/>
              </w:rPr>
              <w:t xml:space="preserve"> los estados de los activos</w:t>
            </w:r>
            <w:r w:rsidR="00EC1E7B" w:rsidRPr="0046646D">
              <w:rPr>
                <w:sz w:val="21"/>
                <w:szCs w:val="21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A8BE9" w14:textId="4D490D3D" w:rsidR="0038469A" w:rsidRPr="0046646D" w:rsidRDefault="00000000">
            <w:pPr>
              <w:spacing w:before="20" w:after="20"/>
            </w:pPr>
            <w:r w:rsidRPr="0046646D">
              <w:rPr>
                <w:b/>
                <w:bCs/>
                <w:sz w:val="21"/>
                <w:szCs w:val="21"/>
              </w:rPr>
              <w:t xml:space="preserve">Producto 6: </w:t>
            </w:r>
            <w:r w:rsidRPr="0046646D">
              <w:rPr>
                <w:sz w:val="21"/>
                <w:szCs w:val="21"/>
              </w:rPr>
              <w:t xml:space="preserve">Acta de conciliación del inventario físico de activos fijos con </w:t>
            </w:r>
            <w:r w:rsidR="005A7F35" w:rsidRPr="0046646D">
              <w:rPr>
                <w:sz w:val="21"/>
                <w:szCs w:val="21"/>
              </w:rPr>
              <w:t>los registros del</w:t>
            </w:r>
            <w:r w:rsidRPr="0046646D">
              <w:rPr>
                <w:sz w:val="21"/>
                <w:szCs w:val="21"/>
              </w:rPr>
              <w:t xml:space="preserve"> sistema.</w:t>
            </w:r>
          </w:p>
        </w:tc>
      </w:tr>
      <w:tr w:rsidR="0038469A" w:rsidRPr="0046646D" w14:paraId="2401A3ED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FAB0A" w14:textId="0B20FA7D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 xml:space="preserve">2. Calcula la actualización, la depreciación y </w:t>
            </w:r>
            <w:r w:rsidR="007E6816" w:rsidRPr="0046646D">
              <w:rPr>
                <w:sz w:val="21"/>
                <w:szCs w:val="21"/>
              </w:rPr>
              <w:t>registra el</w:t>
            </w:r>
            <w:r>
              <w:rPr>
                <w:sz w:val="21"/>
                <w:szCs w:val="21"/>
              </w:rPr>
              <w:t xml:space="preserve"> revalúo de los activos fijos en el sistema, parametrizando sus vidas útiles conforme a la </w:t>
            </w:r>
            <w:del w:id="9007" w:author="Comisión de revisión 4.5" w:date="2026-10-13T00:00:00Z">
              <w:r>
                <w:rPr>
                  <w:sz w:val="21"/>
                  <w:szCs w:val="21"/>
                </w:rPr>
                <w:delText xml:space="preserve">normativa</w:delText>
              </w:r>
              <w:r>
                <w:rPr>
                  <w:sz w:val="21"/>
                  <w:szCs w:val="21"/>
                </w:rPr>
                <w:delText xml:space="preserve"> contable </w:delText>
              </w:r>
              <w:r>
                <w:rPr>
                  <w:sz w:val="21"/>
                  <w:szCs w:val="21"/>
                </w:rPr>
                <w:delText xml:space="preserve">y </w:delText>
              </w:r>
              <w:r>
                <w:rPr>
                  <w:sz w:val="21"/>
                  <w:szCs w:val="21"/>
                </w:rPr>
                <w:delText xml:space="preserve"> tributaria</w:delText>
              </w:r>
            </w:del>
            <w:ins w:id="9008" w:author="Comisión de revisión 4.5" w:date="2026-10-13T00:00:00Z">
              <w:r>
                <w:rPr>
                  <w:sz w:val="21"/>
                  <w:szCs w:val="21"/>
                </w:rPr>
                <w:t xml:space="preserve">normativa contable y tributaria</w:t>
              </w:r>
            </w:ins>
            <w:proofErr w:type="gramStart"/>
            <w:proofErr w:type="gramEnd"/>
            <w:r w:rsidRPr="0046646D">
              <w:rPr>
                <w:sz w:val="21"/>
                <w:szCs w:val="21"/>
              </w:rPr>
              <w:t xml:space="preserve"> y </w:t>
            </w:r>
            <w:r w:rsidR="00EA4F89" w:rsidRPr="0046646D">
              <w:rPr>
                <w:sz w:val="21"/>
                <w:szCs w:val="21"/>
              </w:rPr>
              <w:t>sus respectivas</w:t>
            </w:r>
            <w:r w:rsidRPr="0046646D">
              <w:rPr>
                <w:sz w:val="21"/>
                <w:szCs w:val="21"/>
              </w:rPr>
              <w:t xml:space="preserve"> política</w:t>
            </w:r>
            <w:r w:rsidR="00EA4F89" w:rsidRPr="0046646D">
              <w:rPr>
                <w:sz w:val="21"/>
                <w:szCs w:val="21"/>
              </w:rPr>
              <w:t>s</w:t>
            </w:r>
            <w:r w:rsidRPr="0046646D">
              <w:rPr>
                <w:sz w:val="21"/>
                <w:szCs w:val="21"/>
              </w:rPr>
              <w:t xml:space="preserve"> contable</w:t>
            </w:r>
            <w:r w:rsidR="00EA4F89" w:rsidRPr="0046646D">
              <w:rPr>
                <w:sz w:val="21"/>
                <w:szCs w:val="21"/>
              </w:rPr>
              <w:t>s</w:t>
            </w:r>
            <w:r w:rsidRPr="0046646D">
              <w:rPr>
                <w:sz w:val="21"/>
                <w:szCs w:val="21"/>
              </w:rPr>
              <w:t>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617A7E" w14:textId="4A55780F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 xml:space="preserve">2.1 </w:t>
            </w:r>
            <w:r w:rsidR="000A2DC8" w:rsidRPr="0046646D">
              <w:rPr>
                <w:sz w:val="21"/>
                <w:szCs w:val="21"/>
              </w:rPr>
              <w:t>Configura</w:t>
            </w:r>
            <w:r w:rsidRPr="0046646D">
              <w:rPr>
                <w:sz w:val="21"/>
                <w:szCs w:val="21"/>
              </w:rPr>
              <w:t xml:space="preserve"> </w:t>
            </w:r>
            <w:r w:rsidR="009F6960" w:rsidRPr="0046646D">
              <w:rPr>
                <w:sz w:val="21"/>
                <w:szCs w:val="21"/>
              </w:rPr>
              <w:t xml:space="preserve">en el sistema de </w:t>
            </w:r>
            <w:proofErr w:type="gramStart"/>
            <w:r w:rsidR="009F6960" w:rsidRPr="0046646D">
              <w:rPr>
                <w:sz w:val="21"/>
                <w:szCs w:val="21"/>
              </w:rPr>
              <w:t xml:space="preserve">activos </w:t>
            </w:r>
            <w:r w:rsidRPr="0046646D">
              <w:rPr>
                <w:sz w:val="21"/>
                <w:szCs w:val="21"/>
              </w:rPr>
              <w:t xml:space="preserve"> las</w:t>
            </w:r>
            <w:proofErr w:type="gramEnd"/>
            <w:r w:rsidRPr="0046646D">
              <w:rPr>
                <w:sz w:val="21"/>
                <w:szCs w:val="21"/>
              </w:rPr>
              <w:t xml:space="preserve"> vidas útiles y los coeficientes de depreciación </w:t>
            </w:r>
            <w:r w:rsidR="004114C7" w:rsidRPr="0046646D">
              <w:rPr>
                <w:sz w:val="21"/>
                <w:szCs w:val="21"/>
              </w:rPr>
              <w:t>de acuerdo a políticas</w:t>
            </w:r>
            <w:r w:rsidR="000E0F51" w:rsidRPr="0046646D">
              <w:rPr>
                <w:sz w:val="21"/>
                <w:szCs w:val="21"/>
              </w:rPr>
              <w:t xml:space="preserve"> contables.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52823" w14:textId="77777777" w:rsidR="0038469A" w:rsidRPr="0046646D" w:rsidRDefault="00000000">
            <w:pPr>
              <w:spacing w:before="20" w:after="20"/>
            </w:pPr>
            <w:r w:rsidRPr="0046646D">
              <w:rPr>
                <w:b/>
                <w:bCs/>
                <w:sz w:val="21"/>
                <w:szCs w:val="21"/>
              </w:rPr>
              <w:t xml:space="preserve">Producto 7: </w:t>
            </w:r>
            <w:r w:rsidRPr="0046646D">
              <w:rPr>
                <w:sz w:val="21"/>
                <w:szCs w:val="21"/>
              </w:rPr>
              <w:t>Tabla de parámetros de vidas útiles y coeficientes de depreciación.</w:t>
            </w:r>
          </w:p>
        </w:tc>
      </w:tr>
      <w:tr w:rsidR="0038469A" w:rsidRPr="0046646D" w14:paraId="004D1FFA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A9370" w14:textId="77777777" w:rsidR="0038469A" w:rsidRPr="0046646D" w:rsidRDefault="0038469A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70F72" w14:textId="59B6A37E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2.2 Calcula la</w:t>
            </w:r>
            <w:r w:rsidR="00E12942" w:rsidRPr="0046646D">
              <w:rPr>
                <w:sz w:val="21"/>
                <w:szCs w:val="21"/>
              </w:rPr>
              <w:t xml:space="preserve"> actualización, </w:t>
            </w:r>
            <w:r w:rsidRPr="0046646D">
              <w:rPr>
                <w:sz w:val="21"/>
                <w:szCs w:val="21"/>
              </w:rPr>
              <w:t>depreciación y el revalúo de un activo fijo y genera reportes del sistema.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867A5" w14:textId="22681ABA" w:rsidR="0038469A" w:rsidRPr="0046646D" w:rsidRDefault="00000000">
            <w:pPr>
              <w:spacing w:before="20" w:after="20"/>
            </w:pPr>
            <w:r w:rsidRPr="0046646D">
              <w:rPr>
                <w:b/>
                <w:bCs/>
                <w:sz w:val="21"/>
                <w:szCs w:val="21"/>
              </w:rPr>
              <w:t xml:space="preserve">Producto 8: </w:t>
            </w:r>
            <w:r w:rsidRPr="0046646D">
              <w:rPr>
                <w:sz w:val="21"/>
                <w:szCs w:val="21"/>
              </w:rPr>
              <w:t xml:space="preserve">Reportes de </w:t>
            </w:r>
            <w:r w:rsidR="00215C70" w:rsidRPr="0046646D">
              <w:rPr>
                <w:sz w:val="21"/>
                <w:szCs w:val="21"/>
              </w:rPr>
              <w:t xml:space="preserve">activos por categoría, </w:t>
            </w:r>
            <w:r w:rsidRPr="0046646D">
              <w:rPr>
                <w:sz w:val="21"/>
                <w:szCs w:val="21"/>
              </w:rPr>
              <w:t>depreciació</w:t>
            </w:r>
            <w:r w:rsidR="004B2E84" w:rsidRPr="0046646D">
              <w:rPr>
                <w:sz w:val="21"/>
                <w:szCs w:val="21"/>
              </w:rPr>
              <w:t>n y actualización.</w:t>
            </w:r>
          </w:p>
        </w:tc>
      </w:tr>
      <w:tr w:rsidR="0038469A" w:rsidRPr="0046646D" w14:paraId="3D737D79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0770A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38469A" w:rsidRPr="0046646D" w14:paraId="6BA28F97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14DB9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2F5F9D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2173E6B9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671521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38469A" w:rsidRPr="0046646D" w14:paraId="48664D08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B96C1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lastRenderedPageBreak/>
              <w:t>Tema 3: Sistema de Activos Fijos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3508A" w14:textId="4F55BDE0" w:rsidR="0038469A" w:rsidRPr="0046646D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6646D">
              <w:rPr>
                <w:sz w:val="21"/>
                <w:szCs w:val="21"/>
              </w:rPr>
              <w:t>Instalación del software de activos fijos; adición de una nueva empresa, de una nueva gestión. (C, T)</w:t>
            </w:r>
          </w:p>
          <w:p w14:paraId="60B5A396" w14:textId="77777777" w:rsidR="0038469A" w:rsidRPr="0046646D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6646D">
              <w:rPr>
                <w:sz w:val="21"/>
                <w:szCs w:val="21"/>
              </w:rPr>
              <w:t>Registro y control de activos fijos; tablas básicas e incorporación del activo fijo. (P)</w:t>
            </w:r>
          </w:p>
          <w:p w14:paraId="3351893C" w14:textId="77777777" w:rsidR="0038469A" w:rsidRPr="0046646D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6646D">
              <w:rPr>
                <w:sz w:val="21"/>
                <w:szCs w:val="21"/>
              </w:rPr>
              <w:t>Información física y valorada, e ingreso y entrega del activo fijo. (C)</w:t>
            </w:r>
          </w:p>
          <w:p w14:paraId="5A0A912C" w14:textId="77777777" w:rsidR="0038469A" w:rsidRPr="0046646D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6646D">
              <w:rPr>
                <w:sz w:val="21"/>
                <w:szCs w:val="21"/>
              </w:rPr>
              <w:t>Modificación y transferencia del activo fijo. (C)</w:t>
            </w:r>
          </w:p>
          <w:p w14:paraId="62701EAC" w14:textId="77777777" w:rsidR="0038469A" w:rsidRPr="0046646D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6646D">
              <w:rPr>
                <w:sz w:val="21"/>
                <w:szCs w:val="21"/>
              </w:rPr>
              <w:t>Baja y revalúo de activos fijos. (C)</w:t>
            </w:r>
          </w:p>
          <w:p w14:paraId="02559696" w14:textId="77777777" w:rsidR="0038469A" w:rsidRPr="0046646D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6646D">
              <w:rPr>
                <w:sz w:val="21"/>
                <w:szCs w:val="21"/>
              </w:rPr>
              <w:t>Actualización y depreciación de activos fijos. (C)</w:t>
            </w:r>
          </w:p>
          <w:p w14:paraId="287EB3C3" w14:textId="45866C64" w:rsidR="0038469A" w:rsidRPr="0046646D" w:rsidRDefault="004E3539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6646D">
              <w:rPr>
                <w:sz w:val="21"/>
                <w:szCs w:val="21"/>
              </w:rPr>
              <w:t>Configuración de las vidas útiles y de los coeficientes de depreciación del sistema conforme a la normativa tributaria y a la política contable de la empresa. (C)</w:t>
            </w:r>
          </w:p>
          <w:p w14:paraId="1FC30D52" w14:textId="77777777" w:rsidR="0038469A" w:rsidRPr="0046646D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6646D">
              <w:rPr>
                <w:sz w:val="21"/>
                <w:szCs w:val="21"/>
              </w:rPr>
              <w:t>Reportes de activos fijos. (C)</w:t>
            </w:r>
          </w:p>
          <w:p w14:paraId="18E2C63A" w14:textId="0674388E" w:rsidR="0038469A" w:rsidRPr="0046646D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6646D">
              <w:rPr>
                <w:sz w:val="21"/>
                <w:szCs w:val="21"/>
              </w:rPr>
              <w:t>Inventario físico de activos fijos con lectura de códigos de barras o QR y conciliación con los saldos del sistema. (P)</w:t>
            </w:r>
          </w:p>
          <w:p w14:paraId="4EDB64D4" w14:textId="77777777" w:rsidR="0038469A" w:rsidRPr="0046646D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6646D">
              <w:rPr>
                <w:sz w:val="21"/>
                <w:szCs w:val="21"/>
              </w:rPr>
              <w:t>Respaldo y recuperación de la información (</w:t>
            </w:r>
            <w:proofErr w:type="spellStart"/>
            <w:r w:rsidRPr="0046646D">
              <w:rPr>
                <w:sz w:val="21"/>
                <w:szCs w:val="21"/>
              </w:rPr>
              <w:t>backup</w:t>
            </w:r>
            <w:proofErr w:type="spellEnd"/>
            <w:r w:rsidRPr="0046646D">
              <w:rPr>
                <w:sz w:val="21"/>
                <w:szCs w:val="21"/>
              </w:rPr>
              <w:t>); importación y exportación de datos. (C)</w:t>
            </w:r>
          </w:p>
          <w:p w14:paraId="51B7F6FA" w14:textId="77777777" w:rsidR="0038469A" w:rsidRPr="0046646D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6646D">
              <w:rPr>
                <w:sz w:val="21"/>
                <w:szCs w:val="21"/>
              </w:rPr>
              <w:t>Aplicaciones prácticas del sistema de activos fijos. (C)</w:t>
            </w:r>
          </w:p>
          <w:p w14:paraId="198AA61F" w14:textId="77777777" w:rsidR="0038469A" w:rsidRPr="0046646D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46646D">
              <w:rPr>
                <w:sz w:val="21"/>
                <w:szCs w:val="21"/>
              </w:rPr>
              <w:t>Control interno de activos fijos: asignación de responsables, autorización de altas y bajas, y seguimiento de los bienes en arrendamiento o comodato. (P)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3A9CE" w14:textId="09650A29" w:rsidR="0038469A" w:rsidRPr="0046646D" w:rsidRDefault="00C32234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t>Uso de lectoras de códigos de barras y de etiquetas QR para el control de bienes.</w:t>
            </w:r>
          </w:p>
        </w:tc>
      </w:tr>
      <w:tr w:rsidR="0038469A" w:rsidRPr="0046646D" w14:paraId="54D5DD7A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5F5DD" w14:textId="28FF9171" w:rsidR="0038469A" w:rsidRPr="0046646D" w:rsidRDefault="00000000">
            <w:pPr>
              <w:spacing w:before="20" w:after="20"/>
              <w:jc w:val="both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Elemento de competencia 3</w:t>
            </w:r>
            <w:r w:rsidR="001A028D" w:rsidRPr="0046646D">
              <w:t xml:space="preserve"> </w:t>
            </w:r>
            <w:r w:rsidR="002A149A" w:rsidRPr="0046646D">
              <w:t>Administra</w:t>
            </w:r>
            <w:r w:rsidR="001A028D" w:rsidRPr="0046646D">
              <w:t xml:space="preserve"> </w:t>
            </w:r>
            <w:r w:rsidR="002A149A" w:rsidRPr="0046646D">
              <w:t xml:space="preserve">y gestiona </w:t>
            </w:r>
            <w:r w:rsidR="001A028D" w:rsidRPr="0046646D">
              <w:t xml:space="preserve">sistemas </w:t>
            </w:r>
            <w:r w:rsidR="002A149A" w:rsidRPr="0046646D">
              <w:t xml:space="preserve">automatizados </w:t>
            </w:r>
            <w:r>
              <w:t xml:space="preserve">de </w:t>
            </w:r>
            <w:del w:id="9009" w:author="Comisión de revisión 4.5" w:date="2026-10-13T00:00:00Z">
              <w:r>
                <w:delText xml:space="preserve">Inventarios y Control de </w:delText>
              </w:r>
              <w:r>
                <w:delText xml:space="preserve">tomas  Físicas</w:delText>
              </w:r>
            </w:del>
            <w:ins w:id="9010" w:author="Comisión de revisión 4.5" w:date="2026-10-13T00:00:00Z">
              <w:r>
                <w:t xml:space="preserve">inventarios y control de tomas físicas</w:t>
              </w:r>
            </w:ins>
            <w:proofErr w:type="gramStart"/>
            <w:proofErr w:type="gramEnd"/>
            <w:r w:rsidR="001A028D" w:rsidRPr="0046646D">
              <w:t xml:space="preserve"> y su correlación en el manejo de dichos sistemas</w:t>
            </w:r>
          </w:p>
        </w:tc>
      </w:tr>
      <w:tr w:rsidR="0038469A" w:rsidRPr="0046646D" w14:paraId="206A22BE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9E6205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32557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C7E68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38469A" w:rsidRPr="0046646D" w14:paraId="37A90D85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38707" w14:textId="1BBCC900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 xml:space="preserve">1. </w:t>
            </w:r>
            <w:del w:id="9011" w:author="Comisión de revisión 4.5" w:date="2026-10-13T00:00:00Z">
              <w:r>
                <w:rPr>
                  <w:sz w:val="21"/>
                  <w:szCs w:val="21"/>
                </w:rPr>
                <w:delText xml:space="preserve">Selecciona, identifica sistemas para el r</w:delText>
              </w:r>
              <w:r>
                <w:rPr>
                  <w:sz w:val="21"/>
                  <w:szCs w:val="21"/>
                </w:rPr>
                <w:delText xml:space="preserve">egistra las entradas</w:delText>
              </w:r>
            </w:del>
            <w:ins w:id="9012" w:author="Comisión de revisión 4.5" w:date="2026-10-13T00:00:00Z">
              <w:r>
                <w:rPr>
                  <w:sz w:val="21"/>
                  <w:szCs w:val="21"/>
                </w:rPr>
                <w:t xml:space="preserve">Selecciona e identifica sistemas para registrar las entradas</w:t>
              </w:r>
            </w:ins>
            <w:r>
              <w:rPr>
                <w:sz w:val="21"/>
                <w:szCs w:val="21"/>
              </w:rPr>
              <w:t xml:space="preserve">, salidas y traspasos de almacén en un sistema de inventarios, valuando las existencias conforme a la NIC 2 y al método parametrizado.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FCD44" w14:textId="06E6CAD2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1.1 Codifica y parametriza los productos de un caso práctico en el sistema de inventarios.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28C9B" w14:textId="77777777" w:rsidR="0038469A" w:rsidRPr="0046646D" w:rsidRDefault="00000000">
            <w:pPr>
              <w:spacing w:before="20" w:after="20"/>
            </w:pPr>
            <w:r w:rsidRPr="0046646D">
              <w:rPr>
                <w:b/>
                <w:bCs/>
                <w:sz w:val="21"/>
                <w:szCs w:val="21"/>
              </w:rPr>
              <w:t xml:space="preserve">Producto 9: </w:t>
            </w:r>
            <w:r w:rsidRPr="0046646D">
              <w:rPr>
                <w:sz w:val="21"/>
                <w:szCs w:val="21"/>
              </w:rPr>
              <w:t>Catálogo de productos codificado y parametrizado en el sistema.</w:t>
            </w:r>
          </w:p>
        </w:tc>
      </w:tr>
      <w:tr w:rsidR="0038469A" w:rsidRPr="0046646D" w14:paraId="57EC503D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880C7" w14:textId="77777777" w:rsidR="0038469A" w:rsidRPr="0046646D" w:rsidRDefault="0038469A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14DDA" w14:textId="2515937A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 xml:space="preserve">1.2 Registra las entradas, salidas y traspasos de almacén de un caso </w:t>
            </w:r>
            <w:r w:rsidR="009757BB" w:rsidRPr="0046646D">
              <w:rPr>
                <w:sz w:val="21"/>
                <w:szCs w:val="21"/>
              </w:rPr>
              <w:t xml:space="preserve">práctico </w:t>
            </w:r>
            <w:r>
              <w:rPr>
                <w:sz w:val="21"/>
                <w:szCs w:val="21"/>
              </w:rPr>
              <w:t xml:space="preserve">y </w:t>
            </w:r>
            <w:del w:id="9013" w:author="Comisión de revisión 4.5" w:date="2026-10-13T00:00:00Z">
              <w:r>
                <w:rPr>
                  <w:sz w:val="21"/>
                  <w:szCs w:val="21"/>
                </w:rPr>
                <w:delText xml:space="preserve">emite el </w:delText>
              </w:r>
              <w:r>
                <w:rPr>
                  <w:sz w:val="21"/>
                  <w:szCs w:val="21"/>
                </w:rPr>
                <w:delText xml:space="preserve">kardex</w:delText>
              </w:r>
              <w:r>
                <w:rPr>
                  <w:sz w:val="21"/>
                  <w:szCs w:val="21"/>
                </w:rPr>
                <w:delText xml:space="preserve"> físico valorado</w:delText>
              </w:r>
            </w:del>
            <w:ins w:id="9014" w:author="Comisión de revisión 4.5" w:date="2026-10-13T00:00:00Z">
              <w:r>
                <w:rPr>
                  <w:sz w:val="21"/>
                  <w:szCs w:val="21"/>
                </w:rPr>
                <w:t xml:space="preserve">emite el kárdex físico valorado</w:t>
              </w:r>
            </w:ins>
            <w:r>
              <w:rPr>
                <w:sz w:val="21"/>
                <w:szCs w:val="21"/>
              </w:rPr>
              <w:t xml:space="preserve">.</w:t>
            </w:r>
            <w:proofErr w:type="spellStart"/>
            <w:proofErr w:type="spellEnd"/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46BE7" w14:textId="77777777" w:rsidR="0038469A" w:rsidRPr="0046646D" w:rsidRDefault="00000000">
            <w:pPr>
              <w:spacing w:before="20" w:after="20"/>
            </w:pPr>
            <w:r w:rsidRPr="0046646D">
              <w:rPr>
                <w:b/>
                <w:bCs/>
                <w:sz w:val="21"/>
                <w:szCs w:val="21"/>
              </w:rPr>
              <w:t xml:space="preserve">Producto 10: </w:t>
            </w:r>
            <w:r w:rsidRPr="0046646D">
              <w:rPr>
                <w:sz w:val="21"/>
                <w:szCs w:val="21"/>
              </w:rPr>
              <w:t>Kardex físico valorado con su método de valuación.</w:t>
            </w:r>
          </w:p>
        </w:tc>
      </w:tr>
      <w:tr w:rsidR="0038469A" w:rsidRPr="0046646D" w14:paraId="27C5FFFB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F0D67" w14:textId="4DCCD745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2. Integra el sistema de punto de venta con la facturación en línea y con el inventario, generando los reportes de clientes, proveedores y saldos</w:t>
            </w:r>
            <w:r w:rsidR="001A028D" w:rsidRPr="0046646D">
              <w:rPr>
                <w:sz w:val="21"/>
                <w:szCs w:val="21"/>
              </w:rPr>
              <w:t xml:space="preserve"> e informes de rotación de inventarios en forma individualizada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1E8B4" w14:textId="1B3B1E6E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 xml:space="preserve">2.1 Configura un </w:t>
            </w:r>
            <w:r w:rsidR="00382D2F" w:rsidRPr="0046646D">
              <w:rPr>
                <w:sz w:val="21"/>
                <w:szCs w:val="21"/>
              </w:rPr>
              <w:t xml:space="preserve">sistema de </w:t>
            </w:r>
            <w:r w:rsidRPr="0046646D">
              <w:rPr>
                <w:sz w:val="21"/>
                <w:szCs w:val="21"/>
              </w:rPr>
              <w:t>punto de venta integrado de inventarios</w:t>
            </w:r>
            <w:r w:rsidR="00486151" w:rsidRPr="0046646D">
              <w:rPr>
                <w:sz w:val="21"/>
                <w:szCs w:val="21"/>
              </w:rPr>
              <w:t xml:space="preserve">, clientes y proveedores, </w:t>
            </w:r>
            <w:r w:rsidRPr="0046646D">
              <w:rPr>
                <w:sz w:val="21"/>
                <w:szCs w:val="21"/>
              </w:rPr>
              <w:t>con la facturación en línea.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93BC0" w14:textId="0424C80B" w:rsidR="0038469A" w:rsidRPr="0046646D" w:rsidRDefault="00000000">
            <w:pPr>
              <w:spacing w:before="20" w:after="20"/>
            </w:pPr>
            <w:r w:rsidRPr="0046646D">
              <w:rPr>
                <w:b/>
                <w:bCs/>
                <w:sz w:val="21"/>
                <w:szCs w:val="21"/>
              </w:rPr>
              <w:t xml:space="preserve">Producto 11: </w:t>
            </w:r>
            <w:r w:rsidR="009558DF" w:rsidRPr="0046646D">
              <w:rPr>
                <w:sz w:val="21"/>
                <w:szCs w:val="21"/>
              </w:rPr>
              <w:t xml:space="preserve">Sistema de </w:t>
            </w:r>
            <w:r w:rsidR="00FF3EF4" w:rsidRPr="0046646D">
              <w:rPr>
                <w:sz w:val="21"/>
                <w:szCs w:val="21"/>
              </w:rPr>
              <w:t>p</w:t>
            </w:r>
            <w:r w:rsidRPr="0046646D">
              <w:rPr>
                <w:sz w:val="21"/>
                <w:szCs w:val="21"/>
              </w:rPr>
              <w:t xml:space="preserve">unto de venta configurado e integrado con </w:t>
            </w:r>
            <w:r w:rsidR="009757BB" w:rsidRPr="0046646D">
              <w:rPr>
                <w:sz w:val="21"/>
                <w:szCs w:val="21"/>
              </w:rPr>
              <w:t xml:space="preserve">clientes, proveedores, </w:t>
            </w:r>
            <w:r w:rsidRPr="0046646D">
              <w:rPr>
                <w:sz w:val="21"/>
                <w:szCs w:val="21"/>
              </w:rPr>
              <w:t>inventarios y facturación.</w:t>
            </w:r>
          </w:p>
        </w:tc>
      </w:tr>
      <w:tr w:rsidR="0038469A" w:rsidRPr="0046646D" w14:paraId="02C6ABC4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A01BE" w14:textId="77777777" w:rsidR="0038469A" w:rsidRPr="0046646D" w:rsidRDefault="0038469A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1D3C1" w14:textId="22D35240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2.2 Co</w:t>
            </w:r>
            <w:r w:rsidR="00486151" w:rsidRPr="0046646D">
              <w:rPr>
                <w:sz w:val="21"/>
                <w:szCs w:val="21"/>
              </w:rPr>
              <w:t>noce la</w:t>
            </w:r>
            <w:r w:rsidRPr="0046646D">
              <w:rPr>
                <w:sz w:val="21"/>
                <w:szCs w:val="21"/>
              </w:rPr>
              <w:t xml:space="preserve"> toma física de inventarios </w:t>
            </w:r>
            <w:r w:rsidR="00775DE0" w:rsidRPr="0046646D">
              <w:rPr>
                <w:sz w:val="21"/>
                <w:szCs w:val="21"/>
              </w:rPr>
              <w:t xml:space="preserve">y su comparación </w:t>
            </w:r>
            <w:r w:rsidRPr="0046646D">
              <w:rPr>
                <w:sz w:val="21"/>
                <w:szCs w:val="21"/>
              </w:rPr>
              <w:t xml:space="preserve">con el </w:t>
            </w:r>
            <w:proofErr w:type="spellStart"/>
            <w:r w:rsidRPr="0046646D">
              <w:rPr>
                <w:sz w:val="21"/>
                <w:szCs w:val="21"/>
              </w:rPr>
              <w:t>kardex</w:t>
            </w:r>
            <w:proofErr w:type="spellEnd"/>
            <w:r w:rsidRPr="0046646D">
              <w:rPr>
                <w:sz w:val="21"/>
                <w:szCs w:val="21"/>
              </w:rPr>
              <w:t xml:space="preserve"> del sistema y explica el tratamiento de las diferencias.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56528" w14:textId="2E761C34" w:rsidR="0038469A" w:rsidRPr="0046646D" w:rsidRDefault="00000000">
            <w:pPr>
              <w:spacing w:before="20" w:after="20"/>
            </w:pPr>
            <w:r w:rsidRPr="0046646D">
              <w:rPr>
                <w:b/>
                <w:bCs/>
                <w:sz w:val="21"/>
                <w:szCs w:val="21"/>
              </w:rPr>
              <w:t xml:space="preserve">Producto 12: </w:t>
            </w:r>
            <w:r w:rsidRPr="0046646D">
              <w:rPr>
                <w:sz w:val="21"/>
                <w:szCs w:val="21"/>
              </w:rPr>
              <w:t xml:space="preserve">Reporte de conciliación de la toma física con el </w:t>
            </w:r>
            <w:r w:rsidR="00FF3EF4" w:rsidRPr="0046646D">
              <w:rPr>
                <w:sz w:val="21"/>
                <w:szCs w:val="21"/>
              </w:rPr>
              <w:t>Kardex del sistema.</w:t>
            </w:r>
          </w:p>
        </w:tc>
      </w:tr>
      <w:tr w:rsidR="0038469A" w:rsidRPr="0046646D" w14:paraId="28482706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837FA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38469A" w:rsidRPr="0046646D" w14:paraId="2B8DDF42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DDA4F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lastRenderedPageBreak/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CED53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54A98741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6BD6E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38469A" w:rsidRPr="0046646D" w14:paraId="45689757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AA696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Tema 4: Sistema de Inventarios de Escritorio</w:t>
            </w:r>
          </w:p>
          <w:p w14:paraId="1F95D0DD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Tema 5: Sistema de Inventarios en la Nube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A783D" w14:textId="121AF69C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>
              <w:rPr>
                <w:sz w:val="21"/>
                <w:szCs w:val="21"/>
              </w:rPr>
              <w:t xml:space="preserve">Instalación del software de inventarios; adición de una nueva empresa, </w:t>
            </w:r>
            <w:del w:id="9015" w:author="Comisión de revisión 4.5" w:date="2026-10-13T00:00:00Z">
              <w:r>
                <w:rPr>
                  <w:sz w:val="21"/>
                  <w:szCs w:val="21"/>
                </w:rPr>
                <w:delText xml:space="preserve">de una nueva gestión (C, T)</w:delText>
              </w:r>
            </w:del>
            <w:ins w:id="9016" w:author="Comisión de revisión 4.5" w:date="2026-10-13T00:00:00Z">
              <w:r>
                <w:rPr>
                  <w:sz w:val="21"/>
                  <w:szCs w:val="21"/>
                </w:rPr>
                <w:t xml:space="preserve">de una nueva gestión. (C, T)</w:t>
              </w:r>
            </w:ins>
          </w:p>
          <w:p w14:paraId="6263A0B6" w14:textId="77777777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6646D">
              <w:rPr>
                <w:sz w:val="21"/>
                <w:szCs w:val="21"/>
              </w:rPr>
              <w:t>Codificación con código QR y parametrización del sistema de inventarios. (C)</w:t>
            </w:r>
          </w:p>
          <w:p w14:paraId="23195D2E" w14:textId="77777777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6646D">
              <w:rPr>
                <w:sz w:val="21"/>
                <w:szCs w:val="21"/>
              </w:rPr>
              <w:t>Entradas, salidas y traspasos de almacén; modificación de entradas y salidas. (P)</w:t>
            </w:r>
          </w:p>
          <w:p w14:paraId="1F18793E" w14:textId="77777777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6646D">
              <w:rPr>
                <w:sz w:val="21"/>
                <w:szCs w:val="21"/>
              </w:rPr>
              <w:t>Ventas y costo de ventas; adición, modificación y eliminación de ítems o productos. (C)</w:t>
            </w:r>
          </w:p>
          <w:p w14:paraId="08EFF699" w14:textId="77777777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6646D">
              <w:rPr>
                <w:sz w:val="21"/>
                <w:szCs w:val="21"/>
              </w:rPr>
              <w:t>Adición, edición y reporte de clientes y proveedores. (C)</w:t>
            </w:r>
          </w:p>
          <w:p w14:paraId="78D41276" w14:textId="77777777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6646D">
              <w:rPr>
                <w:sz w:val="21"/>
                <w:szCs w:val="21"/>
              </w:rPr>
              <w:t>Métodos de valuación de inventarios. (C)</w:t>
            </w:r>
          </w:p>
          <w:p w14:paraId="7AD5329F" w14:textId="4BF007B5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6646D">
              <w:rPr>
                <w:sz w:val="21"/>
                <w:szCs w:val="21"/>
              </w:rPr>
              <w:t xml:space="preserve">Medición de los inventarios conforme a la </w:t>
            </w:r>
            <w:r w:rsidR="0059656A" w:rsidRPr="0046646D">
              <w:rPr>
                <w:sz w:val="21"/>
                <w:szCs w:val="21"/>
              </w:rPr>
              <w:t xml:space="preserve">norma contable boliviana y </w:t>
            </w:r>
            <w:r w:rsidRPr="0046646D">
              <w:rPr>
                <w:sz w:val="21"/>
                <w:szCs w:val="21"/>
              </w:rPr>
              <w:t>NIC 2 y su correspondencia con el método parametrizado en el sistema. (P)</w:t>
            </w:r>
          </w:p>
          <w:p w14:paraId="60040468" w14:textId="77777777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6646D">
              <w:rPr>
                <w:sz w:val="21"/>
                <w:szCs w:val="21"/>
              </w:rPr>
              <w:t xml:space="preserve">Reporte de productos, reporte diario de entradas y salidas, y reporte de </w:t>
            </w:r>
            <w:proofErr w:type="spellStart"/>
            <w:r w:rsidRPr="0046646D">
              <w:rPr>
                <w:sz w:val="21"/>
                <w:szCs w:val="21"/>
              </w:rPr>
              <w:t>kardex</w:t>
            </w:r>
            <w:proofErr w:type="spellEnd"/>
            <w:r w:rsidRPr="0046646D">
              <w:rPr>
                <w:sz w:val="21"/>
                <w:szCs w:val="21"/>
              </w:rPr>
              <w:t xml:space="preserve"> físico valorado. (C)</w:t>
            </w:r>
          </w:p>
          <w:p w14:paraId="1529F35C" w14:textId="77777777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6646D">
              <w:rPr>
                <w:sz w:val="21"/>
                <w:szCs w:val="21"/>
              </w:rPr>
              <w:t>Reporte general de salidas y entradas, reporte de clientes y proveedores, y reporte de consulta de saldos. (C)</w:t>
            </w:r>
          </w:p>
          <w:p w14:paraId="0569C147" w14:textId="77777777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6646D">
              <w:rPr>
                <w:sz w:val="21"/>
                <w:szCs w:val="21"/>
              </w:rPr>
              <w:t>Actualización de inventarios; importación y exportación de datos; respaldo y recuperación de la información (</w:t>
            </w:r>
            <w:proofErr w:type="spellStart"/>
            <w:r w:rsidRPr="0046646D">
              <w:rPr>
                <w:sz w:val="21"/>
                <w:szCs w:val="21"/>
              </w:rPr>
              <w:t>backup</w:t>
            </w:r>
            <w:proofErr w:type="spellEnd"/>
            <w:r w:rsidRPr="0046646D">
              <w:rPr>
                <w:sz w:val="21"/>
                <w:szCs w:val="21"/>
              </w:rPr>
              <w:t>). (C)</w:t>
            </w:r>
          </w:p>
          <w:p w14:paraId="452884C1" w14:textId="77777777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6646D">
              <w:rPr>
                <w:sz w:val="21"/>
                <w:szCs w:val="21"/>
              </w:rPr>
              <w:t>Configuración y principales características del software de inventarios en la nube; sistemas de inventarios colaborativos. (C, T)</w:t>
            </w:r>
          </w:p>
          <w:p w14:paraId="3E79B049" w14:textId="678678F3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6646D">
              <w:rPr>
                <w:sz w:val="21"/>
                <w:szCs w:val="21"/>
              </w:rPr>
              <w:t>Habilitación de usuarios, seguridad y generación de reportes del sistema de inventarios en la nube. (C)</w:t>
            </w:r>
          </w:p>
          <w:p w14:paraId="5D6CC7FE" w14:textId="77777777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6646D">
              <w:rPr>
                <w:sz w:val="21"/>
                <w:szCs w:val="21"/>
              </w:rPr>
              <w:t>Sistema de puntos de venta: selección de aplicaciones, configuración e ingreso de datos. (C)</w:t>
            </w:r>
          </w:p>
          <w:p w14:paraId="3141558F" w14:textId="77777777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6646D">
              <w:rPr>
                <w:sz w:val="21"/>
                <w:szCs w:val="21"/>
              </w:rPr>
              <w:t>Integración de los sistemas de facturación e inventarios; habilitación de usuarios y sistemas de seguridad del punto de venta. (C)</w:t>
            </w:r>
          </w:p>
          <w:p w14:paraId="327C1336" w14:textId="77777777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6646D">
              <w:rPr>
                <w:sz w:val="21"/>
                <w:szCs w:val="21"/>
              </w:rPr>
              <w:t>Modalidades del Sistema de Facturación boliviano: electrónica en línea, computarizada en línea y portal web en línea; código de autorización y código QR de la factura. (C, T)</w:t>
            </w:r>
          </w:p>
          <w:p w14:paraId="5CF9C44D" w14:textId="044C17F2" w:rsidR="0038469A" w:rsidRPr="0046646D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46646D">
              <w:rPr>
                <w:sz w:val="21"/>
                <w:szCs w:val="21"/>
              </w:rPr>
              <w:t xml:space="preserve">Control interno de inventarios: toma física </w:t>
            </w:r>
            <w:r w:rsidR="00C22279" w:rsidRPr="0046646D">
              <w:rPr>
                <w:sz w:val="21"/>
                <w:szCs w:val="21"/>
              </w:rPr>
              <w:t>permanente por muestreo</w:t>
            </w:r>
            <w:r w:rsidRPr="0046646D">
              <w:rPr>
                <w:sz w:val="21"/>
                <w:szCs w:val="21"/>
              </w:rPr>
              <w:t xml:space="preserve">, conciliación con el </w:t>
            </w:r>
            <w:proofErr w:type="spellStart"/>
            <w:r w:rsidRPr="0046646D">
              <w:rPr>
                <w:sz w:val="21"/>
                <w:szCs w:val="21"/>
              </w:rPr>
              <w:t>kardex</w:t>
            </w:r>
            <w:proofErr w:type="spellEnd"/>
            <w:r w:rsidRPr="0046646D">
              <w:rPr>
                <w:sz w:val="21"/>
                <w:szCs w:val="21"/>
              </w:rPr>
              <w:t xml:space="preserve"> y tratamiento de las diferencias. (P)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C94F6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t>Nociones de configuración de impresoras térmicas y lectores de punto de venta.</w:t>
            </w:r>
          </w:p>
          <w:p w14:paraId="331B9D26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t>Nociones de codificación de productos con el estándar internacional GS1.</w:t>
            </w:r>
          </w:p>
        </w:tc>
      </w:tr>
      <w:tr w:rsidR="0038469A" w:rsidRPr="0046646D" w14:paraId="2CB0F77D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2CAF5" w14:textId="51C9F40E" w:rsidR="0038469A" w:rsidRPr="0046646D" w:rsidRDefault="00000000">
            <w:pPr>
              <w:spacing w:before="20" w:after="20"/>
              <w:jc w:val="both"/>
            </w:pPr>
            <w:r w:rsidRPr="0046646D">
              <w:rPr>
                <w:b/>
                <w:bCs/>
                <w:i/>
                <w:iCs/>
                <w:color w:val="EE0000"/>
                <w:sz w:val="21"/>
                <w:szCs w:val="21"/>
              </w:rPr>
              <w:t xml:space="preserve">Elemento de competencia 4: </w:t>
            </w:r>
            <w:r>
              <w:rPr>
                <w:color w:val="EE0000"/>
                <w:sz w:val="21"/>
                <w:szCs w:val="21"/>
              </w:rPr>
              <w:t xml:space="preserve">Administra y gestiona sistemas automatizados de </w:t>
            </w:r>
            <w:del w:id="9017" w:author="Comisión de revisión 4.5" w:date="2026-10-13T00:00:00Z">
              <w:r>
                <w:rPr>
                  <w:color w:val="EE0000"/>
                  <w:sz w:val="21"/>
                  <w:szCs w:val="21"/>
                </w:rPr>
                <w:delText xml:space="preserve">recursos humamos</w:delText>
              </w:r>
            </w:del>
            <w:ins w:id="9018" w:author="Comisión de revisión 4.5" w:date="2026-10-13T00:00:00Z">
              <w:r>
                <w:rPr>
                  <w:color w:val="EE0000"/>
                  <w:sz w:val="21"/>
                  <w:szCs w:val="21"/>
                </w:rPr>
                <w:t xml:space="preserve">recursos humanos</w:t>
              </w:r>
            </w:ins>
            <w:r>
              <w:rPr>
                <w:color w:val="EE0000"/>
                <w:sz w:val="21"/>
                <w:szCs w:val="21"/>
              </w:rPr>
              <w:t xml:space="preserve">, planillas de sueldos, tributarias y seguridad social.</w:t>
            </w:r>
          </w:p>
        </w:tc>
      </w:tr>
      <w:tr w:rsidR="0038469A" w:rsidRPr="0046646D" w14:paraId="7073A1EB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35220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255B1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E2665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38469A" w:rsidRPr="0046646D" w14:paraId="51D165BC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79B2D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lastRenderedPageBreak/>
              <w:t>1. Elabora la planilla de sueldos y salarios en un sistema automatizado, registrando los descuentos y calculando las cotizaciones y los aportes laborales y patronales.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A8C8EA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1.1 Parametriza en el laboratorio de cómputo los empleados, los aportes y el bono de antigüedad en el sistema de planillas.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0A25B" w14:textId="77777777" w:rsidR="0038469A" w:rsidRPr="0046646D" w:rsidRDefault="00000000">
            <w:pPr>
              <w:spacing w:before="20" w:after="20"/>
            </w:pPr>
            <w:r w:rsidRPr="0046646D">
              <w:rPr>
                <w:b/>
                <w:bCs/>
                <w:sz w:val="21"/>
                <w:szCs w:val="21"/>
              </w:rPr>
              <w:t xml:space="preserve">Producto 13: </w:t>
            </w:r>
            <w:r w:rsidRPr="0046646D">
              <w:rPr>
                <w:sz w:val="21"/>
                <w:szCs w:val="21"/>
              </w:rPr>
              <w:t>Registro de empleados parametrizado en el sistema de planillas.</w:t>
            </w:r>
          </w:p>
        </w:tc>
      </w:tr>
      <w:tr w:rsidR="0038469A" w:rsidRPr="0046646D" w14:paraId="26595D89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8AD9E" w14:textId="77777777" w:rsidR="0038469A" w:rsidRPr="0046646D" w:rsidRDefault="0038469A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697BD0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1.2 Registra en aula la planilla mensual de un caso con anticipos, descuentos y aportes, y efectúa su cierre.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BFA63D" w14:textId="77777777" w:rsidR="0038469A" w:rsidRPr="0046646D" w:rsidRDefault="00000000">
            <w:pPr>
              <w:spacing w:before="20" w:after="20"/>
            </w:pPr>
            <w:r w:rsidRPr="0046646D">
              <w:rPr>
                <w:b/>
                <w:bCs/>
                <w:sz w:val="21"/>
                <w:szCs w:val="21"/>
              </w:rPr>
              <w:t xml:space="preserve">Producto 14: </w:t>
            </w:r>
            <w:r w:rsidRPr="0046646D">
              <w:rPr>
                <w:sz w:val="21"/>
                <w:szCs w:val="21"/>
              </w:rPr>
              <w:t>Planilla mensual de sueldos y salarios con su cierre.</w:t>
            </w:r>
          </w:p>
        </w:tc>
      </w:tr>
      <w:tr w:rsidR="0038469A" w:rsidRPr="0046646D" w14:paraId="6F20873E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60F7C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2. Genera los reportes tributarios, patronales y de beneficios sociales de la planilla, verificando su consistencia con la normativa laboral y de seguridad social.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6CE328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2.1 Genera en equipo los reportes de aportes laborales, de planilla tributaria y de planilla patronal de un caso.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370F0" w14:textId="77777777" w:rsidR="0038469A" w:rsidRPr="0046646D" w:rsidRDefault="00000000">
            <w:pPr>
              <w:spacing w:before="20" w:after="20"/>
            </w:pPr>
            <w:r w:rsidRPr="0046646D">
              <w:rPr>
                <w:b/>
                <w:bCs/>
                <w:sz w:val="21"/>
                <w:szCs w:val="21"/>
              </w:rPr>
              <w:t xml:space="preserve">Producto 15: </w:t>
            </w:r>
            <w:r w:rsidRPr="0046646D">
              <w:rPr>
                <w:sz w:val="21"/>
                <w:szCs w:val="21"/>
              </w:rPr>
              <w:t>Reportes de planilla tributaria, de aportes laborales y patronal.</w:t>
            </w:r>
          </w:p>
        </w:tc>
      </w:tr>
      <w:tr w:rsidR="0038469A" w:rsidRPr="0046646D" w14:paraId="552C5456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150A1" w14:textId="77777777" w:rsidR="0038469A" w:rsidRPr="0046646D" w:rsidRDefault="0038469A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F1B1D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2.2 Emite ante el curso las papeletas de pago de un caso desde un software de planillas en la nube.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FED39" w14:textId="77777777" w:rsidR="0038469A" w:rsidRPr="0046646D" w:rsidRDefault="00000000">
            <w:pPr>
              <w:spacing w:before="20" w:after="20"/>
            </w:pPr>
            <w:r w:rsidRPr="0046646D">
              <w:rPr>
                <w:b/>
                <w:bCs/>
                <w:sz w:val="21"/>
                <w:szCs w:val="21"/>
              </w:rPr>
              <w:t xml:space="preserve">Producto 16: </w:t>
            </w:r>
            <w:r w:rsidRPr="0046646D">
              <w:rPr>
                <w:sz w:val="21"/>
                <w:szCs w:val="21"/>
              </w:rPr>
              <w:t>Papeletas de pago de los empleados de un caso práctico.</w:t>
            </w:r>
          </w:p>
        </w:tc>
      </w:tr>
      <w:tr w:rsidR="0038469A" w:rsidRPr="0046646D" w14:paraId="0AA012F0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C3CAA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38469A" w:rsidRPr="0046646D" w14:paraId="52496676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03381C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C697B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2DB76F53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367C3F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38469A" w:rsidRPr="0046646D" w14:paraId="70264448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C9428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Tema 6: Sistema de Planillas de Escritorio</w:t>
            </w:r>
          </w:p>
          <w:p w14:paraId="62FCB3D2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Tema 7: Software de Planilla de Sueldos y Salarios en la Nube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B71B5" w14:textId="77777777" w:rsidR="0038469A" w:rsidRPr="0046646D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6646D">
              <w:rPr>
                <w:sz w:val="21"/>
                <w:szCs w:val="21"/>
              </w:rPr>
              <w:t>Instalación del software de planilla de sueldos; adición de una nueva empresa, administración de empleados y de una nueva gestión. (C, T)</w:t>
            </w:r>
          </w:p>
          <w:p w14:paraId="6795EE3D" w14:textId="77777777" w:rsidR="0038469A" w:rsidRPr="0046646D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6646D">
              <w:rPr>
                <w:sz w:val="21"/>
                <w:szCs w:val="21"/>
              </w:rPr>
              <w:t>Codificación y parametrización del sistema de planillas; adición, modificación y baja de empleados. (C)</w:t>
            </w:r>
          </w:p>
          <w:p w14:paraId="7DE190EB" w14:textId="77777777" w:rsidR="0038469A" w:rsidRPr="0046646D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6646D">
              <w:rPr>
                <w:sz w:val="21"/>
                <w:szCs w:val="21"/>
              </w:rPr>
              <w:t>Registro de datos de anticipos, deudas y otros descuentos; bono de antigüedad. (P)</w:t>
            </w:r>
          </w:p>
          <w:p w14:paraId="518183C0" w14:textId="77777777" w:rsidR="0038469A" w:rsidRPr="0046646D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6646D">
              <w:rPr>
                <w:sz w:val="21"/>
                <w:szCs w:val="21"/>
              </w:rPr>
              <w:t>Cotizaciones y aportes laborales y patronales; saldo a favor del fisco o del dependiente. (C)</w:t>
            </w:r>
          </w:p>
          <w:p w14:paraId="70A84AAB" w14:textId="77777777" w:rsidR="0038469A" w:rsidRPr="0046646D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6646D">
              <w:rPr>
                <w:sz w:val="21"/>
                <w:szCs w:val="21"/>
              </w:rPr>
              <w:t>Parametrización de los aportes a la Gestora Pública de la Seguridad Social de Largo Plazo y a la caja de salud, y del salario mínimo nacional vigente. (C)</w:t>
            </w:r>
          </w:p>
          <w:p w14:paraId="03456DDF" w14:textId="77777777" w:rsidR="0038469A" w:rsidRPr="0046646D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6646D">
              <w:rPr>
                <w:sz w:val="21"/>
                <w:szCs w:val="21"/>
              </w:rPr>
              <w:t>Cierre mensual de planillas y reporte de consulta de saldos. (C)</w:t>
            </w:r>
          </w:p>
          <w:p w14:paraId="1994BF48" w14:textId="77777777" w:rsidR="0038469A" w:rsidRPr="0046646D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6646D">
              <w:rPr>
                <w:sz w:val="21"/>
                <w:szCs w:val="21"/>
              </w:rPr>
              <w:t>Reporte de planilla de aportes laborales, reporte de planilla tributaria y reporte de planilla patronal y beneficios sociales. (C)</w:t>
            </w:r>
          </w:p>
          <w:p w14:paraId="7A7AFAA2" w14:textId="77777777" w:rsidR="0038469A" w:rsidRPr="0046646D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6646D">
              <w:rPr>
                <w:sz w:val="21"/>
                <w:szCs w:val="21"/>
              </w:rPr>
              <w:t>Reporte de papeletas de pago; importación y exportación de datos; respaldo y recuperación de la información (</w:t>
            </w:r>
            <w:proofErr w:type="spellStart"/>
            <w:r w:rsidRPr="0046646D">
              <w:rPr>
                <w:sz w:val="21"/>
                <w:szCs w:val="21"/>
              </w:rPr>
              <w:t>backup</w:t>
            </w:r>
            <w:proofErr w:type="spellEnd"/>
            <w:r w:rsidRPr="0046646D">
              <w:rPr>
                <w:sz w:val="21"/>
                <w:szCs w:val="21"/>
              </w:rPr>
              <w:t>). (C)</w:t>
            </w:r>
          </w:p>
          <w:p w14:paraId="5AEE02A6" w14:textId="77777777" w:rsidR="0038469A" w:rsidRPr="0046646D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6646D">
              <w:rPr>
                <w:sz w:val="21"/>
                <w:szCs w:val="21"/>
              </w:rPr>
              <w:t>Principales características y configuración del software de planilla de sueldos y salarios en la nube. (C, T)</w:t>
            </w:r>
          </w:p>
          <w:p w14:paraId="77E8866C" w14:textId="77777777" w:rsidR="0038469A" w:rsidRPr="0046646D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6646D">
              <w:rPr>
                <w:sz w:val="21"/>
                <w:szCs w:val="21"/>
              </w:rPr>
              <w:t>Parámetros para la selección del sistema en la nube y alimentación del sistema. (C)</w:t>
            </w:r>
          </w:p>
          <w:p w14:paraId="2E79E18F" w14:textId="77777777" w:rsidR="0038469A" w:rsidRPr="0046646D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6646D">
              <w:rPr>
                <w:sz w:val="21"/>
                <w:szCs w:val="21"/>
              </w:rPr>
              <w:t>Sistema colaborativo e integración con las normas laborales y tributarias vigentes. (C)</w:t>
            </w:r>
          </w:p>
          <w:p w14:paraId="14CEFC66" w14:textId="77777777" w:rsidR="0038469A" w:rsidRPr="0046646D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6646D">
              <w:rPr>
                <w:sz w:val="21"/>
                <w:szCs w:val="21"/>
              </w:rPr>
              <w:t>Actualización del sistema ante los cambios del salario mínimo, de las alícuotas de aportes y del Régimen Complementario al IVA. (C)</w:t>
            </w:r>
          </w:p>
          <w:p w14:paraId="63B5998A" w14:textId="77777777" w:rsidR="0038469A" w:rsidRPr="0046646D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6646D">
              <w:rPr>
                <w:sz w:val="21"/>
                <w:szCs w:val="21"/>
              </w:rPr>
              <w:lastRenderedPageBreak/>
              <w:t>Generación de reportes y aplicación práctica del sistema de planillas en la nube. (P)</w:t>
            </w:r>
          </w:p>
          <w:p w14:paraId="48D01DB9" w14:textId="77777777" w:rsidR="0038469A" w:rsidRPr="0046646D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</w:pPr>
            <w:r w:rsidRPr="0046646D">
              <w:rPr>
                <w:sz w:val="21"/>
                <w:szCs w:val="21"/>
              </w:rPr>
              <w:t>Confidencialidad de los datos de los trabajadores en el sistema de planillas: perfiles de acceso y resguardo de la información salarial. (C, A)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10CD5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lastRenderedPageBreak/>
              <w:t>Nociones de los formatos de archivo de carga masiva de planillas en los portales de aportes.</w:t>
            </w:r>
          </w:p>
        </w:tc>
      </w:tr>
      <w:tr w:rsidR="0038469A" w:rsidRPr="0046646D" w14:paraId="03CF6E9F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67692" w14:textId="5B23C31B" w:rsidR="0038469A" w:rsidRPr="0046646D" w:rsidRDefault="00000000">
            <w:pPr>
              <w:spacing w:before="20" w:after="20"/>
              <w:jc w:val="both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5: </w:t>
            </w:r>
            <w:r w:rsidRPr="0046646D">
              <w:rPr>
                <w:sz w:val="21"/>
                <w:szCs w:val="21"/>
              </w:rPr>
              <w:t xml:space="preserve">Utiliza las herramientas </w:t>
            </w:r>
            <w:r w:rsidR="00527AB1" w:rsidRPr="0046646D">
              <w:rPr>
                <w:sz w:val="21"/>
                <w:szCs w:val="21"/>
              </w:rPr>
              <w:t>tecnológicas del</w:t>
            </w:r>
            <w:r w:rsidRPr="0046646D">
              <w:rPr>
                <w:sz w:val="21"/>
                <w:szCs w:val="21"/>
              </w:rPr>
              <w:t xml:space="preserve"> Servicio de Impuestos Nacionales para </w:t>
            </w:r>
            <w:r w:rsidR="00527AB1" w:rsidRPr="0046646D">
              <w:rPr>
                <w:sz w:val="21"/>
                <w:szCs w:val="21"/>
              </w:rPr>
              <w:t xml:space="preserve">cumplir con </w:t>
            </w:r>
            <w:r w:rsidR="007D0E61" w:rsidRPr="0046646D">
              <w:rPr>
                <w:sz w:val="21"/>
                <w:szCs w:val="21"/>
              </w:rPr>
              <w:t>las obligaciones tributarias</w:t>
            </w:r>
            <w:r w:rsidR="00527AB1" w:rsidRPr="0046646D">
              <w:rPr>
                <w:sz w:val="21"/>
                <w:szCs w:val="21"/>
              </w:rPr>
              <w:t xml:space="preserve"> con </w:t>
            </w:r>
            <w:r w:rsidR="00C772BB" w:rsidRPr="0046646D">
              <w:rPr>
                <w:sz w:val="21"/>
                <w:szCs w:val="21"/>
              </w:rPr>
              <w:t xml:space="preserve">énfasis en </w:t>
            </w:r>
            <w:r w:rsidR="00527AB1" w:rsidRPr="0046646D">
              <w:rPr>
                <w:sz w:val="21"/>
                <w:szCs w:val="21"/>
              </w:rPr>
              <w:t xml:space="preserve">la presentación de estados </w:t>
            </w:r>
            <w:r w:rsidR="00E34D8C" w:rsidRPr="0046646D">
              <w:rPr>
                <w:sz w:val="21"/>
                <w:szCs w:val="21"/>
              </w:rPr>
              <w:t>financieros</w:t>
            </w:r>
            <w:r w:rsidR="00527AB1" w:rsidRPr="0046646D">
              <w:rPr>
                <w:sz w:val="21"/>
                <w:szCs w:val="21"/>
              </w:rPr>
              <w:t>.</w:t>
            </w:r>
          </w:p>
        </w:tc>
      </w:tr>
      <w:tr w:rsidR="0038469A" w:rsidRPr="0046646D" w14:paraId="4D982946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38A5A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F6834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D4DA2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38469A" w:rsidRPr="0046646D" w14:paraId="35267BF4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45212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1. Llena los estados financieros y sus anexos en el SIAT Formulario 605, verificando los datos del contador, del representante legal y del auditor.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D6F1B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1.1 Llena en el laboratorio de cómputo los estados financieros y los anexos de inventarios y de activos fijos de un caso en el SIAT Formulario 605.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C2E3B" w14:textId="77777777" w:rsidR="0038469A" w:rsidRPr="0046646D" w:rsidRDefault="00000000">
            <w:pPr>
              <w:spacing w:before="20" w:after="20"/>
            </w:pPr>
            <w:r w:rsidRPr="0046646D">
              <w:rPr>
                <w:b/>
                <w:bCs/>
                <w:sz w:val="21"/>
                <w:szCs w:val="21"/>
              </w:rPr>
              <w:t xml:space="preserve">Producto 17: </w:t>
            </w:r>
            <w:r w:rsidRPr="0046646D">
              <w:rPr>
                <w:sz w:val="21"/>
                <w:szCs w:val="21"/>
              </w:rPr>
              <w:t>Estados financieros y anexos llenados en el SIAT Formulario 605.</w:t>
            </w:r>
          </w:p>
        </w:tc>
      </w:tr>
      <w:tr w:rsidR="0038469A" w:rsidRPr="0046646D" w14:paraId="3963FAB1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E1669" w14:textId="77777777" w:rsidR="0038469A" w:rsidRPr="0046646D" w:rsidRDefault="0038469A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5E7AA9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1.2 Verifica en equipo la consistencia entre el Formulario 605 y los reportes del sistema contable de la empresa con tablas dinámicas.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467EE" w14:textId="77777777" w:rsidR="0038469A" w:rsidRPr="0046646D" w:rsidRDefault="00000000">
            <w:pPr>
              <w:spacing w:before="20" w:after="20"/>
            </w:pPr>
            <w:r w:rsidRPr="0046646D">
              <w:rPr>
                <w:b/>
                <w:bCs/>
                <w:sz w:val="21"/>
                <w:szCs w:val="21"/>
              </w:rPr>
              <w:t xml:space="preserve">Producto 18: </w:t>
            </w:r>
            <w:r w:rsidRPr="0046646D">
              <w:rPr>
                <w:sz w:val="21"/>
                <w:szCs w:val="21"/>
              </w:rPr>
              <w:t>Hoja de verificación de consistencia entre el Formulario 605 y el sistema contable.</w:t>
            </w:r>
          </w:p>
        </w:tc>
      </w:tr>
      <w:tr w:rsidR="0038469A" w:rsidRPr="0046646D" w14:paraId="67D287A5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51AFD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2. Valida los registros de compras y ventas en el SIAT RCV y consolida la planilla tributaria en el SIAT Planillas, corrigiendo los errores de registro y de consolidación.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928B6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2.1 Valida en aula los registros de compras y ventas de un caso en el SIAT RCV y los concilia con las facturas emitidas.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BAEEC" w14:textId="77777777" w:rsidR="0038469A" w:rsidRPr="0046646D" w:rsidRDefault="00000000">
            <w:pPr>
              <w:spacing w:before="20" w:after="20"/>
            </w:pPr>
            <w:r w:rsidRPr="0046646D">
              <w:rPr>
                <w:b/>
                <w:bCs/>
                <w:sz w:val="21"/>
                <w:szCs w:val="21"/>
              </w:rPr>
              <w:t xml:space="preserve">Producto 19: </w:t>
            </w:r>
            <w:r w:rsidRPr="0046646D">
              <w:rPr>
                <w:sz w:val="21"/>
                <w:szCs w:val="21"/>
              </w:rPr>
              <w:t>Registro validado de compras y ventas con su conciliación.</w:t>
            </w:r>
          </w:p>
        </w:tc>
      </w:tr>
      <w:tr w:rsidR="0038469A" w:rsidRPr="0046646D" w14:paraId="53BAAD1F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AC512" w14:textId="77777777" w:rsidR="0038469A" w:rsidRPr="0046646D" w:rsidRDefault="0038469A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70E3E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2.2 Consolida en equipo la planilla tributaria en el Formulario 110 y el Formulario 608 y genera los certificados de retiro.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A3E08" w14:textId="77777777" w:rsidR="0038469A" w:rsidRPr="0046646D" w:rsidRDefault="00000000">
            <w:pPr>
              <w:spacing w:before="20" w:after="20"/>
            </w:pPr>
            <w:r w:rsidRPr="0046646D">
              <w:rPr>
                <w:b/>
                <w:bCs/>
                <w:sz w:val="21"/>
                <w:szCs w:val="21"/>
              </w:rPr>
              <w:t xml:space="preserve">Producto 20: </w:t>
            </w:r>
            <w:r w:rsidRPr="0046646D">
              <w:rPr>
                <w:sz w:val="21"/>
                <w:szCs w:val="21"/>
              </w:rPr>
              <w:t>Planilla consolidada y certificados generados en el SIAT Planillas.</w:t>
            </w:r>
          </w:p>
        </w:tc>
      </w:tr>
      <w:tr w:rsidR="0038469A" w:rsidRPr="0046646D" w14:paraId="29FE4139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04D9D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38469A" w:rsidRPr="0046646D" w14:paraId="72A9AD28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190299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567B8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34E8EA44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0062C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38469A" w:rsidRPr="0046646D" w14:paraId="24786914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4DC4D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Tema 8: SIAT en Línea</w:t>
            </w:r>
          </w:p>
          <w:p w14:paraId="22647115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Tema 9: SIAT Estados Financieros Formulario 605</w:t>
            </w:r>
          </w:p>
          <w:p w14:paraId="0252F6E5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Tema 10: SIAT RCV</w:t>
            </w:r>
          </w:p>
          <w:p w14:paraId="43D64E83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Tema 11: SIAT Planillas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ECE96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46646D">
              <w:rPr>
                <w:sz w:val="21"/>
                <w:szCs w:val="21"/>
              </w:rPr>
              <w:t>SIAT en línea: formas de ingreso y datos necesarios para el ingreso al sistema. (C, T)</w:t>
            </w:r>
          </w:p>
          <w:p w14:paraId="7498168C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46646D">
              <w:rPr>
                <w:sz w:val="21"/>
                <w:szCs w:val="21"/>
              </w:rPr>
              <w:t>Opciones disponibles en el SIAT en línea e información relevante que debe conocer todo contador público al respecto. (C, T)</w:t>
            </w:r>
          </w:p>
          <w:p w14:paraId="09A5F2B2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46646D">
              <w:rPr>
                <w:sz w:val="21"/>
                <w:szCs w:val="21"/>
              </w:rPr>
              <w:t>Pruebas con equipos para el ingreso al SIAT en línea. (P, T)</w:t>
            </w:r>
          </w:p>
          <w:p w14:paraId="3E5C57A1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46646D">
              <w:rPr>
                <w:sz w:val="21"/>
                <w:szCs w:val="21"/>
              </w:rPr>
              <w:t>SIAT Estados Financieros: apertura de empresa e importancia del ingreso de datos del contador, del representante legal, de las fechas de registro y del auditor. (P, T)</w:t>
            </w:r>
          </w:p>
          <w:p w14:paraId="779A8178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46646D">
              <w:rPr>
                <w:sz w:val="21"/>
                <w:szCs w:val="21"/>
              </w:rPr>
              <w:t>Presentación digital de los estados financieros y de la información tributaria complementaria, y obligación del dictamen de auditoría externa según el nivel de ingresos del contribuyente. (P, T)</w:t>
            </w:r>
          </w:p>
          <w:p w14:paraId="7D65CB75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46646D">
              <w:rPr>
                <w:sz w:val="21"/>
                <w:szCs w:val="21"/>
              </w:rPr>
              <w:t>Tipo de opinión y llenado de los estados financieros en el SIAT Formulario 605. (C, T)</w:t>
            </w:r>
          </w:p>
          <w:p w14:paraId="453B32E0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46646D">
              <w:rPr>
                <w:sz w:val="21"/>
                <w:szCs w:val="21"/>
              </w:rPr>
              <w:lastRenderedPageBreak/>
              <w:t>Llenado del anexo de inventarios y aspectos que se deben cuidar en su llenado. (C)</w:t>
            </w:r>
          </w:p>
          <w:p w14:paraId="0B1BA075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46646D">
              <w:rPr>
                <w:sz w:val="21"/>
                <w:szCs w:val="21"/>
              </w:rPr>
              <w:t>Llenado del anexo de activos fijos y aspectos que se deben cuidar en su llenado. (C)</w:t>
            </w:r>
          </w:p>
          <w:p w14:paraId="3DE75D41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46646D">
              <w:rPr>
                <w:sz w:val="21"/>
                <w:szCs w:val="21"/>
              </w:rPr>
              <w:t>SIAT RCV: validación de ventas y compras, y tratamiento de registros manuales y automáticos. (P, T)</w:t>
            </w:r>
          </w:p>
          <w:p w14:paraId="6FF15BA7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46646D">
              <w:rPr>
                <w:sz w:val="21"/>
                <w:szCs w:val="21"/>
              </w:rPr>
              <w:t>Importancia de los periodos de registro y consolidación en el SIAT RCV. (P, T)</w:t>
            </w:r>
          </w:p>
          <w:p w14:paraId="19561C18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46646D">
              <w:rPr>
                <w:sz w:val="21"/>
                <w:szCs w:val="21"/>
              </w:rPr>
              <w:t>Conciliación del registro de compras y ventas con los libros del sistema contable y con las facturas emitidas en línea. (P, T)</w:t>
            </w:r>
          </w:p>
          <w:p w14:paraId="1780731A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46646D">
              <w:rPr>
                <w:sz w:val="21"/>
                <w:szCs w:val="21"/>
              </w:rPr>
              <w:t>Corrección de errores y presentación de los registros del SIAT RCV. (P, T)</w:t>
            </w:r>
          </w:p>
          <w:p w14:paraId="35CC70A2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46646D">
              <w:rPr>
                <w:sz w:val="21"/>
                <w:szCs w:val="21"/>
              </w:rPr>
              <w:t>SIAT Planillas: personalización y generación de códigos para dependientes. (C, T)</w:t>
            </w:r>
          </w:p>
          <w:p w14:paraId="7F09B590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46646D">
              <w:rPr>
                <w:sz w:val="21"/>
                <w:szCs w:val="21"/>
              </w:rPr>
              <w:t>Formulario 110 y consolidación para el Formulario 608. (C)</w:t>
            </w:r>
          </w:p>
          <w:p w14:paraId="328756CA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46646D">
              <w:rPr>
                <w:sz w:val="21"/>
                <w:szCs w:val="21"/>
              </w:rPr>
              <w:t>Generación de certificados en caso de retiro y traslación de saldos a favor en el SIAT Planillas. (C, T)</w:t>
            </w:r>
          </w:p>
          <w:p w14:paraId="0D19586E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46646D">
              <w:rPr>
                <w:sz w:val="21"/>
                <w:szCs w:val="21"/>
              </w:rPr>
              <w:t>Corrección de errores y recepción digital de los formularios 110. (C, T)</w:t>
            </w:r>
          </w:p>
          <w:p w14:paraId="20622DA8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46646D">
              <w:rPr>
                <w:sz w:val="21"/>
                <w:szCs w:val="21"/>
              </w:rPr>
              <w:t>Remisión al Servicio de Impuestos Nacionales de la planilla consolidada. (C)</w:t>
            </w:r>
          </w:p>
          <w:p w14:paraId="717E5A9F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46646D">
              <w:rPr>
                <w:sz w:val="21"/>
                <w:szCs w:val="21"/>
              </w:rPr>
              <w:t>Analítica de datos aplicada a la información contable y tributaria: tablas dinámicas y tableros de control para la revisión de consistencia. (C, T)</w:t>
            </w:r>
          </w:p>
          <w:p w14:paraId="176788BD" w14:textId="77777777" w:rsidR="0038469A" w:rsidRPr="0046646D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46646D">
              <w:rPr>
                <w:sz w:val="21"/>
                <w:szCs w:val="21"/>
              </w:rPr>
              <w:t>Ética y responsabilidad profesional del contador público en la información declarada ante la Administración Tributaria. (C, A)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5819D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lastRenderedPageBreak/>
              <w:t>Nociones de los requisitos técnicos del equipo y del navegador para el acceso al SIAT.</w:t>
            </w:r>
          </w:p>
          <w:p w14:paraId="5A7A64C3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t>Nociones de custodia de credenciales y contraseñas de acceso del contribuyente.</w:t>
            </w:r>
          </w:p>
        </w:tc>
      </w:tr>
      <w:tr w:rsidR="0038469A" w:rsidRPr="0046646D" w14:paraId="47E8E40D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F91CB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Actividades</w:t>
            </w:r>
          </w:p>
        </w:tc>
      </w:tr>
      <w:tr w:rsidR="0038469A" w:rsidRPr="0046646D" w14:paraId="40E0FAEE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18F41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En clase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6183DC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Autónomas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C6132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B-</w:t>
            </w:r>
            <w:proofErr w:type="spellStart"/>
            <w:r w:rsidRPr="0046646D">
              <w:rPr>
                <w:b/>
                <w:bCs/>
                <w:i/>
                <w:iCs/>
                <w:sz w:val="21"/>
                <w:szCs w:val="21"/>
              </w:rPr>
              <w:t>Learning</w:t>
            </w:r>
            <w:proofErr w:type="spellEnd"/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F97F93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Taller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FFE06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Investigación/Práctica</w:t>
            </w:r>
          </w:p>
        </w:tc>
      </w:tr>
      <w:tr w:rsidR="0038469A" w:rsidRPr="0046646D" w14:paraId="0B261350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752A2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sz w:val="21"/>
                <w:szCs w:val="21"/>
              </w:rPr>
              <w:t>Demostración en el laboratorio de la instalación y configuración de cada sistema automatizado.</w:t>
            </w:r>
          </w:p>
          <w:p w14:paraId="3DF9BFFB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sz w:val="21"/>
                <w:szCs w:val="21"/>
              </w:rPr>
              <w:t>Resolución guiada del registro de un caso integral en el sistema contable y en sus módulos.</w:t>
            </w:r>
          </w:p>
          <w:p w14:paraId="3146E3B1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sz w:val="21"/>
                <w:szCs w:val="21"/>
              </w:rPr>
              <w:t>Demostración del llenado del Formulario 605 y de la validación del RCV en el SIAT.</w:t>
            </w:r>
          </w:p>
          <w:p w14:paraId="0799B92C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sz w:val="21"/>
                <w:szCs w:val="21"/>
              </w:rPr>
              <w:t xml:space="preserve">Análisis de los errores frecuentes de registro </w:t>
            </w:r>
            <w:r w:rsidRPr="0046646D">
              <w:rPr>
                <w:sz w:val="21"/>
                <w:szCs w:val="21"/>
              </w:rPr>
              <w:lastRenderedPageBreak/>
              <w:t>y de consolidación en los sistemas y en el SIAT.</w:t>
            </w:r>
          </w:p>
          <w:p w14:paraId="2F61857B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sz w:val="21"/>
                <w:szCs w:val="21"/>
              </w:rPr>
              <w:t>Preguntas de comprensión sobre la integración de los módulos de un ERP y sus controles.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A97E0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sz w:val="21"/>
                <w:szCs w:val="21"/>
              </w:rPr>
              <w:lastRenderedPageBreak/>
              <w:t>Instalación y configuración de un sistema contable, de activos fijos, de inventarios y de planillas en equipos propios o de laboratorio.</w:t>
            </w:r>
          </w:p>
          <w:p w14:paraId="07B13E33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sz w:val="21"/>
                <w:szCs w:val="21"/>
              </w:rPr>
              <w:t>Lectura de los manuales de usuario de los sistemas contables automatizados y de las guías del SIAT.</w:t>
            </w:r>
          </w:p>
          <w:p w14:paraId="35ABEB7E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sz w:val="21"/>
                <w:szCs w:val="21"/>
              </w:rPr>
              <w:t xml:space="preserve">Desarrollo progresivo de un caso práctico integral de un modelo </w:t>
            </w:r>
            <w:r w:rsidRPr="0046646D">
              <w:rPr>
                <w:sz w:val="21"/>
                <w:szCs w:val="21"/>
              </w:rPr>
              <w:lastRenderedPageBreak/>
              <w:t>de negocio en los distintos sistemas automatizados.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7606C2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sz w:val="21"/>
                <w:szCs w:val="21"/>
              </w:rPr>
              <w:lastRenderedPageBreak/>
              <w:t>Cuestionarios de comprensión de cada sistema automatizado en la plataforma Moodle UMSA.</w:t>
            </w:r>
          </w:p>
          <w:p w14:paraId="0DEE0CFB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sz w:val="21"/>
                <w:szCs w:val="21"/>
              </w:rPr>
              <w:t>Foros de consulta sobre errores frecuentes de registro en los sistemas contables y en el SIAT.</w:t>
            </w:r>
          </w:p>
          <w:p w14:paraId="0074BE1F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sz w:val="21"/>
                <w:szCs w:val="21"/>
              </w:rPr>
              <w:t xml:space="preserve">Videotutoriales de configuración e ingreso de </w:t>
            </w:r>
            <w:r w:rsidRPr="0046646D">
              <w:rPr>
                <w:sz w:val="21"/>
                <w:szCs w:val="21"/>
              </w:rPr>
              <w:lastRenderedPageBreak/>
              <w:t>datos en cada sistema automatizado.</w:t>
            </w:r>
          </w:p>
          <w:p w14:paraId="19AE62F0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sz w:val="21"/>
                <w:szCs w:val="21"/>
              </w:rPr>
              <w:t>Prácticas guiadas en el ambiente de pruebas del Sistema de Facturación del Servicio de Impuestos Nacionales.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164317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sz w:val="21"/>
                <w:szCs w:val="21"/>
              </w:rPr>
              <w:lastRenderedPageBreak/>
              <w:t>Resolución colaborativa de casos de registro en el sistema contable, de activos fijos, de inventarios y de planillas.</w:t>
            </w:r>
          </w:p>
          <w:p w14:paraId="3B18ADA6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sz w:val="21"/>
                <w:szCs w:val="21"/>
              </w:rPr>
              <w:t>Elaboración guiada del llenado de los formularios del SIAT de un caso práctico.</w:t>
            </w:r>
          </w:p>
          <w:p w14:paraId="3CCA84D5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sz w:val="21"/>
                <w:szCs w:val="21"/>
              </w:rPr>
              <w:t>Revisión cruzada de los reportes generados por cada sistema automatizado entre equipos.</w:t>
            </w:r>
          </w:p>
          <w:p w14:paraId="4056BCD1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sz w:val="21"/>
                <w:szCs w:val="21"/>
              </w:rPr>
              <w:lastRenderedPageBreak/>
              <w:t>Revisión de los perfiles de acceso y de las pistas de auditoría de un sistema contable.</w:t>
            </w:r>
          </w:p>
          <w:p w14:paraId="5A9664CF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sz w:val="21"/>
                <w:szCs w:val="21"/>
              </w:rPr>
              <w:t>Parametrización guiada de una empresa en un ERP de uso académico y elaboración de su tablero de indicadores.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62C98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sz w:val="21"/>
                <w:szCs w:val="21"/>
              </w:rPr>
              <w:lastRenderedPageBreak/>
              <w:t>Análisis comparativo de los sistemas contables computarizados de escritorio y en la nube disponibles en el mercado boliviano.</w:t>
            </w:r>
          </w:p>
          <w:p w14:paraId="4009A36D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sz w:val="21"/>
                <w:szCs w:val="21"/>
              </w:rPr>
              <w:t>Revisión de las guías y opciones del SIAT en línea publicadas por el Servicio de Impuestos Nacionales.</w:t>
            </w:r>
          </w:p>
          <w:p w14:paraId="4CCF6F21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sz w:val="21"/>
                <w:szCs w:val="21"/>
              </w:rPr>
              <w:t xml:space="preserve">Comparación de plataformas de facturación e inventarios en la nube </w:t>
            </w:r>
            <w:r w:rsidRPr="0046646D">
              <w:rPr>
                <w:sz w:val="21"/>
                <w:szCs w:val="21"/>
              </w:rPr>
              <w:lastRenderedPageBreak/>
              <w:t>utilizadas por empresas bolivianas.</w:t>
            </w:r>
          </w:p>
          <w:p w14:paraId="4CE7195B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sz w:val="21"/>
                <w:szCs w:val="21"/>
              </w:rPr>
              <w:t>Análisis de un tablero de control elaborado con los datos de un sistema contable automatizado.</w:t>
            </w:r>
          </w:p>
          <w:p w14:paraId="58C4A621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sz w:val="21"/>
                <w:szCs w:val="21"/>
              </w:rPr>
              <w:t>Análisis del sistema ERP utilizado por una empresa boliviana y de los reportes que genera para la gerencia.</w:t>
            </w:r>
          </w:p>
        </w:tc>
      </w:tr>
      <w:tr w:rsidR="0038469A" w:rsidRPr="0046646D" w14:paraId="1B05279D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F96F0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lastRenderedPageBreak/>
              <w:t>Estrategias de aprendizaje y enseñanza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E5BD7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t>Aprendizaje basado en problemas con la implementación de sistemas automatizados en modelos de negocio bolivianos.</w:t>
            </w:r>
          </w:p>
          <w:p w14:paraId="6CE61B19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t>Resolución guiada de ejercicios en orden de dificultad creciente por sistema automatizado.</w:t>
            </w:r>
          </w:p>
          <w:p w14:paraId="52AA7FAC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t>Caso práctico integral que recorre la implementación de un sistema contable hasta la presentación de sus obligaciones en el SIAT.</w:t>
            </w:r>
          </w:p>
          <w:p w14:paraId="71F0D168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t>Estudio de casos de implementación de sistemas contables en empresas reales.</w:t>
            </w:r>
          </w:p>
          <w:p w14:paraId="3E9E8083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t>Trabajo colaborativo en equipos de configuración y resolución de casos en los sistemas automatizados.</w:t>
            </w:r>
          </w:p>
          <w:p w14:paraId="61B4F3A2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t>Clase invertida para los contenidos introductorios y de instalación de cada sistema.</w:t>
            </w:r>
          </w:p>
          <w:p w14:paraId="75F38A14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t>Análisis crítico de la consistencia de los reportes de un sistema automatizado antes de su presentación.</w:t>
            </w:r>
          </w:p>
        </w:tc>
      </w:tr>
      <w:tr w:rsidR="0038469A" w:rsidRPr="0046646D" w14:paraId="2525FC31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D7FBD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Recursos para el aprendizaje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AA36FF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t>Plataforma Moodle UMSA.</w:t>
            </w:r>
          </w:p>
          <w:p w14:paraId="120CBD77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t>Software contable, de activos fijos, de inventarios y de planillas de uso académico, de escritorio y en la nube.</w:t>
            </w:r>
          </w:p>
          <w:p w14:paraId="0DCD3635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t>Plataforma SIAT en línea del Servicio de Impuestos Nacionales.</w:t>
            </w:r>
          </w:p>
          <w:p w14:paraId="14A536AB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t>Equipos de cómputo y conexión a internet para las aplicaciones prácticas.</w:t>
            </w:r>
          </w:p>
          <w:p w14:paraId="212F066E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t>Guías de ejercicios y casos elaborados por la cátedra.</w:t>
            </w:r>
          </w:p>
          <w:p w14:paraId="2416684E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t>Hoja de cálculo con tablas dinámicas y herramientas de tableros de control para el análisis de los reportes.</w:t>
            </w:r>
          </w:p>
          <w:p w14:paraId="0AD193F6" w14:textId="03158CAB" w:rsidR="0038469A" w:rsidRPr="0046646D" w:rsidRDefault="00000000" w:rsidP="00E16E35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t>Normativa del Sistema de Facturación y guías del SIAT publicadas por el Servicio de Impuestos Nacionales.</w:t>
            </w:r>
          </w:p>
        </w:tc>
      </w:tr>
      <w:tr w:rsidR="0038469A" w:rsidRPr="0046646D" w14:paraId="5780308C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8A3A4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Estrategias de evaluación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A9B21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t>Evaluación diagnóstica: prueba inicial sobre los conocimientos previos de tecnologías de la información y de contabilidad intermedia, de sociedades y de tributos.</w:t>
            </w:r>
          </w:p>
          <w:p w14:paraId="5FDDFE94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t>Evaluación formativa: preguntas de comprensión y desarrollo de ejercicios prácticos en el aula, con retroalimentación continua, autoevaluación y coevaluación.</w:t>
            </w:r>
          </w:p>
          <w:p w14:paraId="627C5971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t>Evaluación sumativa: controles de lectura y asistencia, evaluación de casos prácticos, trabajos de investigación y desarrollo, exámenes parciales y examen final.</w:t>
            </w:r>
          </w:p>
        </w:tc>
      </w:tr>
      <w:tr w:rsidR="0038469A" w:rsidRPr="0046646D" w14:paraId="44DABA60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D3454C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Criterios de calificación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657AB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t>Nota mínima de aprobación: 51/100.</w:t>
            </w:r>
          </w:p>
          <w:p w14:paraId="2B2DF3B2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t>Evaluación periódica al finalizar cada tema, basada en evidencias de conocimiento, desempeño y producto.</w:t>
            </w:r>
          </w:p>
          <w:p w14:paraId="1CEAAC76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t>Cada evidencia de producto se evalúa con su propia rúbrica de tres niveles: Insuficiente, Suficiente y Destacado.</w:t>
            </w:r>
          </w:p>
          <w:p w14:paraId="71E6F891" w14:textId="77777777" w:rsidR="0038469A" w:rsidRPr="0046646D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6646D">
              <w:rPr>
                <w:sz w:val="21"/>
                <w:szCs w:val="21"/>
              </w:rPr>
              <w:t>La calificación de cada elemento de competencia suma las calificaciones de sus evidencias de producto.</w:t>
            </w:r>
          </w:p>
        </w:tc>
      </w:tr>
      <w:tr w:rsidR="0038469A" w:rsidRPr="0046646D" w14:paraId="4EFFE5BA" w14:textId="77777777">
        <w:trPr>
          <w:cantSplit/>
        </w:trPr>
        <w:tc>
          <w:tcPr>
            <w:tcW w:w="16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2CDDB4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lastRenderedPageBreak/>
              <w:t>Niveles de logro y distribución de la calificación</w:t>
            </w: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1FA49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 xml:space="preserve">Producto 1: </w:t>
            </w:r>
            <w:r w:rsidRPr="0046646D">
              <w:rPr>
                <w:sz w:val="21"/>
                <w:szCs w:val="21"/>
              </w:rPr>
              <w:t>Sistema contable configurado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BAFB1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38469A" w:rsidRPr="0046646D" w14:paraId="4A90AB1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CF4E6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BFDB6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710703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26B40A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5B515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8469A" w:rsidRPr="0046646D" w14:paraId="16DEB1B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15220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86040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Instalación y configuración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17427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La empresa o la gestión quedan mal configuradas.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1F493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Configura la empresa, la gestión y los usuarios.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0A7B5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Configura la instalación en red y los perfiles de acceso.</w:t>
            </w:r>
          </w:p>
        </w:tc>
      </w:tr>
      <w:tr w:rsidR="0038469A" w:rsidRPr="0046646D" w14:paraId="1373F61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43641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26315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Plan de cuentas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0060E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El plan no responde al modelo de negocio.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45105F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Carga un plan de cuentas acorde al negocio.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1B259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Justifica la estructura del plan con la normativa contable.</w:t>
            </w:r>
          </w:p>
        </w:tc>
      </w:tr>
      <w:tr w:rsidR="0038469A" w:rsidRPr="0046646D" w14:paraId="5FC57A0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5CB6A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499EA3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Respaldo de información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57BA17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No genera el respaldo.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AED55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Genera y restaura un respaldo del sistema.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F9BB6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Propone una política de respaldo y de custodia externa.</w:t>
            </w:r>
          </w:p>
        </w:tc>
      </w:tr>
      <w:tr w:rsidR="0038469A" w:rsidRPr="0046646D" w14:paraId="6644FA5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7EB89" w14:textId="77777777" w:rsidR="0038469A" w:rsidRPr="0046646D" w:rsidRDefault="0038469A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3C40F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 xml:space="preserve">Producto 2: </w:t>
            </w:r>
            <w:r w:rsidRPr="0046646D">
              <w:rPr>
                <w:sz w:val="21"/>
                <w:szCs w:val="21"/>
              </w:rPr>
              <w:t>Libro diario, mayores y balance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52C65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38469A" w:rsidRPr="0046646D" w14:paraId="2CAA8B5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447F9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A0507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FDB33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8FE89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97A6D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8469A" w:rsidRPr="0046646D" w14:paraId="0787C09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FE64A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27760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Registro de comprobantes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A9D8E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Usa un tipo de comprobante equivocado.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8B17D9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Registra cada operación en el comprobante que corresponde.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E8958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Adjunta el respaldo documental de cada comprobante.</w:t>
            </w:r>
          </w:p>
        </w:tc>
      </w:tr>
      <w:tr w:rsidR="0038469A" w:rsidRPr="0046646D" w14:paraId="257DA9C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39C71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5A17A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Mayores y balance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073B4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El balance no cuadra.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38494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Emite mayores y un balance de sumas y saldos cuadrado.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1E07B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Analiza los saldos inusuales del balance.</w:t>
            </w:r>
          </w:p>
        </w:tc>
      </w:tr>
      <w:tr w:rsidR="0038469A" w:rsidRPr="0046646D" w14:paraId="70041FF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7CC27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FD43A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Exactitud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D89AB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Presenta errores de registro.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71B5F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Los registros son exactos.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51D278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Verifica los saldos con los documentos fuente.</w:t>
            </w:r>
          </w:p>
        </w:tc>
      </w:tr>
      <w:tr w:rsidR="0038469A" w:rsidRPr="0046646D" w14:paraId="6663EEC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D617" w14:textId="77777777" w:rsidR="0038469A" w:rsidRPr="0046646D" w:rsidRDefault="0038469A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41355" w14:textId="7E3CAA62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 xml:space="preserve">Producto 3: </w:t>
            </w:r>
            <w:r w:rsidRPr="0046646D">
              <w:rPr>
                <w:sz w:val="21"/>
                <w:szCs w:val="21"/>
              </w:rPr>
              <w:t>Reportes financieros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6A20E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38469A" w:rsidRPr="0046646D" w14:paraId="2E3D241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CB764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A44269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9469C6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A8A2C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83B17F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8469A" w:rsidRPr="0046646D" w14:paraId="4F18E84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F313E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10704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Estados financieros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E70916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Los reportes no corresponden a los registros.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4424C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Emite los estados financieros completos del caso.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02505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Analiza y proyecta los estados emitidos.</w:t>
            </w:r>
          </w:p>
        </w:tc>
      </w:tr>
      <w:tr w:rsidR="0038469A" w:rsidRPr="0046646D" w14:paraId="4BAE96F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33C12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4226D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Registro del IVA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9B007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Omite facturas en el registro.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C2BCE8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Emite el registro de compras y ventas completo.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5EB3F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Concilia el registro con el débito y el crédito fiscal.</w:t>
            </w:r>
          </w:p>
        </w:tc>
      </w:tr>
      <w:tr w:rsidR="0038469A" w:rsidRPr="0046646D" w14:paraId="2D2714C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37694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8B93F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F7898B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La participación de los integrantes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4634D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25798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El equipo explica los reportes ante el curso.</w:t>
            </w:r>
          </w:p>
        </w:tc>
      </w:tr>
      <w:tr w:rsidR="0038469A" w:rsidRPr="0046646D" w14:paraId="26AD8A9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5A0E3" w14:textId="77777777" w:rsidR="0038469A" w:rsidRPr="0046646D" w:rsidRDefault="0038469A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A08F2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 xml:space="preserve">Producto 4: </w:t>
            </w:r>
            <w:r w:rsidRPr="0046646D">
              <w:rPr>
                <w:sz w:val="21"/>
                <w:szCs w:val="21"/>
              </w:rPr>
              <w:t>Cuadro comparativo escritorio y nube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5F5A5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38469A" w:rsidRPr="0046646D" w14:paraId="448DDAA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A9FEA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C5C4C7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1AC7ED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4D3CC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EE06F6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8469A" w:rsidRPr="0046646D" w14:paraId="2E04A4A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9A62A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851E7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Criterios de selección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AF10C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Omite criterios relevantes.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E22F0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Compara licenciamiento, soporte, interoperabilidad y costo.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F3943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Recomienda un sistema según el modelo de negocio.</w:t>
            </w:r>
          </w:p>
        </w:tc>
      </w:tr>
      <w:tr w:rsidR="0038469A" w:rsidRPr="0046646D" w14:paraId="717931C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D179A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F1142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Seguridad de la información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761886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No evalúa la seguridad.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7ADB7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Evalúa accesos, perfiles y pistas de auditoría.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00192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Propone controles a los riesgos de la nube.</w:t>
            </w:r>
          </w:p>
        </w:tc>
      </w:tr>
      <w:tr w:rsidR="0038469A" w:rsidRPr="0046646D" w14:paraId="0104FCF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877BD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9667A7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Claridad de la exposición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32AEA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La exposición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622427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Expone con claridad el cuadro.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1E182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Responde con fundamento las preguntas del curso.</w:t>
            </w:r>
          </w:p>
        </w:tc>
      </w:tr>
      <w:tr w:rsidR="0038469A" w:rsidRPr="0046646D" w14:paraId="16E773B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84C52" w14:textId="77777777" w:rsidR="0038469A" w:rsidRPr="0046646D" w:rsidRDefault="0038469A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4A40E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 xml:space="preserve">Producto 5: </w:t>
            </w:r>
            <w:r w:rsidRPr="0046646D">
              <w:rPr>
                <w:sz w:val="21"/>
                <w:szCs w:val="21"/>
              </w:rPr>
              <w:t>Ficha de incorporación del activo fijo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569037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38469A" w:rsidRPr="0046646D" w14:paraId="26C4245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FC066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4DF5F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A22F2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B52D1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14D88B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8469A" w:rsidRPr="0046646D" w14:paraId="4B9E627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1E668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0F95A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Información física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AB5CF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Omite la ubicación o el responsable.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D7DF3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Registra la ubicación, el responsable y las características.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58C27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Asigna un código de identificación verificable.</w:t>
            </w:r>
          </w:p>
        </w:tc>
      </w:tr>
      <w:tr w:rsidR="0038469A" w:rsidRPr="0046646D" w14:paraId="58E8D69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49F8A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D933F7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Información valorada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B8BD5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Registra el costo con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04306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Registra el costo y la fecha de incorporación.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7EC17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Respalda el valor con la documentación de compra.</w:t>
            </w:r>
          </w:p>
        </w:tc>
      </w:tr>
      <w:tr w:rsidR="0038469A" w:rsidRPr="0046646D" w14:paraId="06DADF1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4D72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11284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Movimientos del activo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00E6C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No registra la transferencia o la baja.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60F1E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Registra la transferencia y la baja autorizadas.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EA91F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Verifica la autorización de cada movimiento.</w:t>
            </w:r>
          </w:p>
        </w:tc>
      </w:tr>
      <w:tr w:rsidR="0038469A" w:rsidRPr="0046646D" w14:paraId="0EF6A03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CF3C9" w14:textId="77777777" w:rsidR="0038469A" w:rsidRPr="0046646D" w:rsidRDefault="0038469A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1209E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 xml:space="preserve">Producto 6: </w:t>
            </w:r>
            <w:r w:rsidRPr="0046646D">
              <w:rPr>
                <w:sz w:val="21"/>
                <w:szCs w:val="21"/>
              </w:rPr>
              <w:t>Acta de conciliación de activos fijos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1D0286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38469A" w:rsidRPr="0046646D" w14:paraId="35EF3C1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CB658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C2470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2EA7B2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40453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6A185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8469A" w:rsidRPr="0046646D" w14:paraId="3E78732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11C51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820BA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Toma física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C361F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El recuento es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4FFBB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Registra todos los bienes en la toma física.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A372D0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Identifica bienes en arrendamiento o comodato.</w:t>
            </w:r>
          </w:p>
        </w:tc>
      </w:tr>
      <w:tr w:rsidR="0038469A" w:rsidRPr="0046646D" w14:paraId="7B39D4A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64DA0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CBE46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Conciliación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C8ABF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No concilia las diferencias.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3C364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Concilia el recuento con los saldos del sistema.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B8C80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Propone el ajuste de cada diferencia.</w:t>
            </w:r>
          </w:p>
        </w:tc>
      </w:tr>
      <w:tr w:rsidR="0038469A" w:rsidRPr="0046646D" w14:paraId="41304C0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0EA4E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499D1B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1D0EDF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La participación de los integrantes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0305D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C5833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El equipo distribuye las tareas de recuento con orden.</w:t>
            </w:r>
          </w:p>
        </w:tc>
      </w:tr>
      <w:tr w:rsidR="0038469A" w:rsidRPr="0046646D" w14:paraId="02496FF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1AEE3" w14:textId="77777777" w:rsidR="0038469A" w:rsidRPr="0046646D" w:rsidRDefault="0038469A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FF2E75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 xml:space="preserve">Producto 7: </w:t>
            </w:r>
            <w:r w:rsidRPr="0046646D">
              <w:rPr>
                <w:sz w:val="21"/>
                <w:szCs w:val="21"/>
              </w:rPr>
              <w:t>Tabla de parámetros de depreciación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5F8E0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38469A" w:rsidRPr="0046646D" w14:paraId="03DFCF2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8E7E3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C4E029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85691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DD211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F0A467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8469A" w:rsidRPr="0046646D" w14:paraId="188226C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B96F6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B3C41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Vidas útiles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337C5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Asigna vidas útiles incorrectas.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F5635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Asigna las vidas útiles según la normativa tributaria.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B20B2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Distingue la vida útil tributaria de la contable.</w:t>
            </w:r>
          </w:p>
        </w:tc>
      </w:tr>
      <w:tr w:rsidR="0038469A" w:rsidRPr="0046646D" w14:paraId="09299B7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7404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ACB9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Coeficientes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5104EE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Carga coeficientes con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7027E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Carga los coeficientes correctos en el sistema.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7620F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Explica el efecto de cada coeficiente en el resultado.</w:t>
            </w:r>
          </w:p>
        </w:tc>
      </w:tr>
      <w:tr w:rsidR="0038469A" w:rsidRPr="0046646D" w14:paraId="2C3CF95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DD8AF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E6ABF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1EB91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La tabla es incompleta.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6ECC6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La tabla es clara y completa.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E62C44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La tabla cita la norma de cada parámetro.</w:t>
            </w:r>
          </w:p>
        </w:tc>
      </w:tr>
      <w:tr w:rsidR="0038469A" w:rsidRPr="0046646D" w14:paraId="5C14823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6EAEE" w14:textId="77777777" w:rsidR="0038469A" w:rsidRPr="0046646D" w:rsidRDefault="0038469A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F8240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 xml:space="preserve">Producto 8: </w:t>
            </w:r>
            <w:r w:rsidRPr="0046646D">
              <w:rPr>
                <w:sz w:val="21"/>
                <w:szCs w:val="21"/>
              </w:rPr>
              <w:t>Reportes de depreciación y revalúo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4D0A2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38469A" w:rsidRPr="0046646D" w14:paraId="3B1BB9C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51828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C80A3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FB958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62D6D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97ADF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8469A" w:rsidRPr="0046646D" w14:paraId="4783EE6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27EAD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290F6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Depreciación y actualización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FE63E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Calcula la depreciación con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E086D4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Calcula la actualización y la depreciación del periodo.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15699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Verifica el cálculo del sistema con un cálculo manual.</w:t>
            </w:r>
          </w:p>
        </w:tc>
      </w:tr>
      <w:tr w:rsidR="0038469A" w:rsidRPr="0046646D" w14:paraId="3358E06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E599C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08E3C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Revalúo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D8875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Registra el revalúo con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8E997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Registra el revalúo y su efecto en los reportes.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60DB6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Analiza el efecto del revalúo en el patrimonio.</w:t>
            </w:r>
          </w:p>
        </w:tc>
      </w:tr>
      <w:tr w:rsidR="0038469A" w:rsidRPr="0046646D" w14:paraId="6C16978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493DF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9B96B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DAE475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La participación de los integrantes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B4B3F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029B8F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El equipo sustenta los reportes ante el curso.</w:t>
            </w:r>
          </w:p>
        </w:tc>
      </w:tr>
      <w:tr w:rsidR="0038469A" w:rsidRPr="0046646D" w14:paraId="65F9194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053C3" w14:textId="77777777" w:rsidR="0038469A" w:rsidRPr="0046646D" w:rsidRDefault="0038469A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5A3662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 xml:space="preserve">Producto 9: </w:t>
            </w:r>
            <w:r w:rsidRPr="0046646D">
              <w:rPr>
                <w:sz w:val="21"/>
                <w:szCs w:val="21"/>
              </w:rPr>
              <w:t>Catálogo de productos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51F92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38469A" w:rsidRPr="0046646D" w14:paraId="61609EA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C8327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04363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60D19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A153A5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2B96E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8469A" w:rsidRPr="0046646D" w14:paraId="00030F3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369DF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17DDB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Codificación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761F57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Los códigos se repiten o son incoherentes.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D0BD8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Asigna códigos únicos y ordenados.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DC42FF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Usa códigos QR legibles por el sistema.</w:t>
            </w:r>
          </w:p>
        </w:tc>
      </w:tr>
      <w:tr w:rsidR="0038469A" w:rsidRPr="0046646D" w14:paraId="6FC27A3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AD3D9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DE7C6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Parametrización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18A94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Omite unidades de medida o métodos.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E4AB8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Parametriza las unidades, los almacenes y el método de valuación.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B577D1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Justifica el método elegido conforme a la NIC 2.</w:t>
            </w:r>
          </w:p>
        </w:tc>
      </w:tr>
      <w:tr w:rsidR="0038469A" w:rsidRPr="0046646D" w14:paraId="6D3C93D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89D54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85C49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91BE9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El catálogo es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D086BF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El catálogo es claro y completo.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CE23B4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El catálogo admite la importación masiva de datos.</w:t>
            </w:r>
          </w:p>
        </w:tc>
      </w:tr>
      <w:tr w:rsidR="0038469A" w:rsidRPr="0046646D" w14:paraId="443768E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FBA8D" w14:textId="77777777" w:rsidR="0038469A" w:rsidRPr="0046646D" w:rsidRDefault="0038469A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4965B" w14:textId="0754079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 xml:space="preserve">Producto 10: </w:t>
            </w:r>
            <w:r w:rsidRPr="0046646D">
              <w:rPr>
                <w:sz w:val="21"/>
                <w:szCs w:val="21"/>
              </w:rPr>
              <w:t>Kardex físico valorado</w:t>
            </w:r>
            <w:r w:rsidR="00E34D8C" w:rsidRPr="0046646D">
              <w:rPr>
                <w:sz w:val="21"/>
                <w:szCs w:val="21"/>
              </w:rPr>
              <w:t xml:space="preserve"> en versión digital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8E073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38469A" w:rsidRPr="0046646D" w14:paraId="08A91E3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560F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553A83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2B538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EE21D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531ED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8469A" w:rsidRPr="0046646D" w14:paraId="4A239F6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860D8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A821E7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Registro de movimientos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294FD2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Omite movimientos del caso.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7E7E8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Registra todas las entradas, salidas y traspasos.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88719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Corrige los movimientos erróneos con el procedimiento del sistema.</w:t>
            </w:r>
          </w:p>
        </w:tc>
      </w:tr>
      <w:tr w:rsidR="0038469A" w:rsidRPr="0046646D" w14:paraId="3F3CC10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7EE2A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8ABBB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Valuación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1030C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Aplica el método con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2E9C3C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Valúa las existencias con el método parametrizado.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C581B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Compara el resultado con otro método de valuación.</w:t>
            </w:r>
          </w:p>
        </w:tc>
      </w:tr>
      <w:tr w:rsidR="0038469A" w:rsidRPr="0046646D" w14:paraId="6FAFA66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5EC62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0A1FF9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Costo de ventas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99263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No determina el costo de ventas.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F1AE69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Determina el costo de ventas del periodo.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CF92A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Concilia el costo de ventas con la contabilidad.</w:t>
            </w:r>
          </w:p>
        </w:tc>
      </w:tr>
      <w:tr w:rsidR="0038469A" w:rsidRPr="0046646D" w14:paraId="38E7F86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EED8B" w14:textId="77777777" w:rsidR="0038469A" w:rsidRPr="0046646D" w:rsidRDefault="0038469A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3BD5B9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 xml:space="preserve">Producto 11: </w:t>
            </w:r>
            <w:r w:rsidRPr="0046646D">
              <w:rPr>
                <w:sz w:val="21"/>
                <w:szCs w:val="21"/>
              </w:rPr>
              <w:t>Punto de venta integrado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2E716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38469A" w:rsidRPr="0046646D" w14:paraId="7C86C22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17737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B73839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4A1DF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2C692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8B1B8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8469A" w:rsidRPr="0046646D" w14:paraId="128E032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311A2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847FF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Configuración del punto de venta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EDACD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La configuración es incompleta.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CCA28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Configura los productos, los precios y los usuarios.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438A6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Habilita los perfiles de seguridad por usuario.</w:t>
            </w:r>
          </w:p>
        </w:tc>
      </w:tr>
      <w:tr w:rsidR="0038469A" w:rsidRPr="0046646D" w14:paraId="2EC00F2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C00FA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E62CA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Integración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0D5D8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La venta no descarga el inventario.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189FFB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La venta descarga el inventario y emite la factura.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BE11DC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Verifica el código de autorización y el código QR de la factura.</w:t>
            </w:r>
          </w:p>
        </w:tc>
      </w:tr>
      <w:tr w:rsidR="0038469A" w:rsidRPr="0046646D" w14:paraId="59DF5D3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2D458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8E0C8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3FD99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La participación de los integrantes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49F1E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7905C6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El equipo demuestra el funcionamiento ante el curso.</w:t>
            </w:r>
          </w:p>
        </w:tc>
      </w:tr>
      <w:tr w:rsidR="0038469A" w:rsidRPr="0046646D" w14:paraId="48BBC26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7CA1D" w14:textId="77777777" w:rsidR="0038469A" w:rsidRPr="0046646D" w:rsidRDefault="0038469A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1B125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 xml:space="preserve">Producto 12: </w:t>
            </w:r>
            <w:r w:rsidRPr="0046646D">
              <w:rPr>
                <w:sz w:val="21"/>
                <w:szCs w:val="21"/>
              </w:rPr>
              <w:t>Reporte de conciliación de inventarios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5C6E2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38469A" w:rsidRPr="0046646D" w14:paraId="7A628A6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2F27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3D26C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C3840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F6BFE0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2BB8EE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8469A" w:rsidRPr="0046646D" w14:paraId="20B497F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39843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D500E7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Toma física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909176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El recuento es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912CA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Registra el recuento de todos los productos.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2AEB1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Organiza el recuento por almacén y responsable.</w:t>
            </w:r>
          </w:p>
        </w:tc>
      </w:tr>
      <w:tr w:rsidR="0038469A" w:rsidRPr="0046646D" w14:paraId="5218F57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5B1A5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ECF083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Tratamiento de diferencias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3CF2B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No explica las diferencias.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F8EF2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Ajusta las diferencias en el sistema.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BAA16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Analiza la causa de cada diferencia.</w:t>
            </w:r>
          </w:p>
        </w:tc>
      </w:tr>
      <w:tr w:rsidR="0038469A" w:rsidRPr="0046646D" w14:paraId="1B08582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DD084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51C37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Reportes del sistema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82FAA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No emite los reportes.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6963C0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Emite los reportes de clientes, proveedores y saldos.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4922B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Usa los reportes para el control de existencias.</w:t>
            </w:r>
          </w:p>
        </w:tc>
      </w:tr>
      <w:tr w:rsidR="0038469A" w:rsidRPr="0046646D" w14:paraId="74E2D75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ADCE3" w14:textId="77777777" w:rsidR="0038469A" w:rsidRPr="0046646D" w:rsidRDefault="0038469A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8A896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 xml:space="preserve">Producto 13: </w:t>
            </w:r>
            <w:r w:rsidRPr="0046646D">
              <w:rPr>
                <w:sz w:val="21"/>
                <w:szCs w:val="21"/>
              </w:rPr>
              <w:t>Registro de empleados parametrizado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85E34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38469A" w:rsidRPr="0046646D" w14:paraId="04B78D3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B23E1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C467B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8AB0F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073824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180D0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8469A" w:rsidRPr="0046646D" w14:paraId="697A124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84B8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03A3E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Datos de empleados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274D97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Omite datos de los empleados.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8775F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Registra los datos completos de cada empleado.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81F00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Controla las altas y bajas con su respaldo.</w:t>
            </w:r>
          </w:p>
        </w:tc>
      </w:tr>
      <w:tr w:rsidR="0038469A" w:rsidRPr="0046646D" w14:paraId="3573B37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BE804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09A19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Parámetros de aportes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49735" w14:textId="77777777" w:rsidR="0038469A" w:rsidRPr="0046646D" w:rsidRDefault="00000000">
            <w:pPr>
              <w:spacing w:before="20" w:after="20"/>
            </w:pPr>
            <w:proofErr w:type="gramStart"/>
            <w:r w:rsidRPr="0046646D">
              <w:rPr>
                <w:sz w:val="21"/>
                <w:szCs w:val="21"/>
              </w:rPr>
              <w:t>Carga alícuotas</w:t>
            </w:r>
            <w:proofErr w:type="gramEnd"/>
            <w:r w:rsidRPr="0046646D">
              <w:rPr>
                <w:sz w:val="21"/>
                <w:szCs w:val="21"/>
              </w:rPr>
              <w:t xml:space="preserve"> erróneas.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69BC32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Parametriza los aportes y el salario mínimo vigentes.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5B23E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Actualiza los parámetros ante un cambio normativo.</w:t>
            </w:r>
          </w:p>
        </w:tc>
      </w:tr>
      <w:tr w:rsidR="0038469A" w:rsidRPr="0046646D" w14:paraId="06B2D31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8A5E3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0C99B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Confidencialidad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33ED7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No restringe el acceso.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E7794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Define perfiles de acceso a la información salarial.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E2875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Revisa la pista de auditoría de los cambios.</w:t>
            </w:r>
          </w:p>
        </w:tc>
      </w:tr>
      <w:tr w:rsidR="0038469A" w:rsidRPr="0046646D" w14:paraId="44EA3C2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9EBBC" w14:textId="77777777" w:rsidR="0038469A" w:rsidRPr="0046646D" w:rsidRDefault="0038469A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549DD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 xml:space="preserve">Producto 14: </w:t>
            </w:r>
            <w:r w:rsidRPr="0046646D">
              <w:rPr>
                <w:sz w:val="21"/>
                <w:szCs w:val="21"/>
              </w:rPr>
              <w:t>Planilla mensual de sueldos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F7077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38469A" w:rsidRPr="0046646D" w14:paraId="048C08E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28379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4ABAF6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F32876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42071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D6658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8469A" w:rsidRPr="0046646D" w14:paraId="0489969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E2B9C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BC128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Haberes y descuentos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E124B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Omite anticipos o descuentos.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09D56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Registra haberes, anticipos y descuentos.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0E121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Verifica cada descuento con su respaldo.</w:t>
            </w:r>
          </w:p>
        </w:tc>
      </w:tr>
      <w:tr w:rsidR="0038469A" w:rsidRPr="0046646D" w14:paraId="597EA13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3E6E5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D9B35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Aportes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82D0C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Calcula los aportes con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51BAC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Calcula los aportes laborales y patronales.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36821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Explica el destino de cada aporte.</w:t>
            </w:r>
          </w:p>
        </w:tc>
      </w:tr>
      <w:tr w:rsidR="0038469A" w:rsidRPr="0046646D" w14:paraId="1EBE996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C86B0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C7EC80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Cierre mensual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8A6D1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No efectúa el cierre.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4823C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Efectúa el cierre y determina el saldo del RC-IVA.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F4F743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Concilia el cierre con el registro contable.</w:t>
            </w:r>
          </w:p>
        </w:tc>
      </w:tr>
      <w:tr w:rsidR="0038469A" w:rsidRPr="0046646D" w14:paraId="3A5EFDD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02358" w14:textId="77777777" w:rsidR="0038469A" w:rsidRPr="0046646D" w:rsidRDefault="0038469A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8A469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 xml:space="preserve">Producto 15: </w:t>
            </w:r>
            <w:r w:rsidRPr="0046646D">
              <w:rPr>
                <w:sz w:val="21"/>
                <w:szCs w:val="21"/>
              </w:rPr>
              <w:t>Reportes de planillas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827E3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38469A" w:rsidRPr="0046646D" w14:paraId="04C9793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CFACB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E27D8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FB6B1A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891EC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2DD89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8469A" w:rsidRPr="0046646D" w14:paraId="090E157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CA992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21769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Planilla tributaria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8FB06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El saldo del RC-IVA es erróneo.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12F3F6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Determina el saldo a favor del fisco o del dependiente.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61C08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Explica la traslación de saldos a favor.</w:t>
            </w:r>
          </w:p>
        </w:tc>
      </w:tr>
      <w:tr w:rsidR="0038469A" w:rsidRPr="0046646D" w14:paraId="5EF7DAA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9E5F8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84B57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Aportes y beneficios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EFFFA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Omite beneficios sociales.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EFC93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Emite los reportes de aportes y de beneficios sociales.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6C7CAD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Verifica su consistencia con la normativa laboral.</w:t>
            </w:r>
          </w:p>
        </w:tc>
      </w:tr>
      <w:tr w:rsidR="0038469A" w:rsidRPr="0046646D" w14:paraId="793D2BC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B2DE6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CC179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70E89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La participación de los integrantes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054D80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AF607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El equipo explica los reportes ante el curso.</w:t>
            </w:r>
          </w:p>
        </w:tc>
      </w:tr>
      <w:tr w:rsidR="0038469A" w:rsidRPr="0046646D" w14:paraId="0D95737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65FB1" w14:textId="77777777" w:rsidR="0038469A" w:rsidRPr="0046646D" w:rsidRDefault="0038469A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1EBD4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 xml:space="preserve">Producto 16: </w:t>
            </w:r>
            <w:r w:rsidRPr="0046646D">
              <w:rPr>
                <w:sz w:val="21"/>
                <w:szCs w:val="21"/>
              </w:rPr>
              <w:t>Papeletas de pago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11EBF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38469A" w:rsidRPr="0046646D" w14:paraId="5DCFFE7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B22D3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F3D1E4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C7FE7A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A88AE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A4683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8469A" w:rsidRPr="0046646D" w14:paraId="4AB71F6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2AE4C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54584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Contenido de la papeleta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8C3BA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Omite conceptos de pago o descuento.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498A30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Detalla haberes, descuentos y líquido pagable.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47488C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Incluye el detalle de los aportes patronales.</w:t>
            </w:r>
          </w:p>
        </w:tc>
      </w:tr>
      <w:tr w:rsidR="0038469A" w:rsidRPr="0046646D" w14:paraId="43EED38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C14F8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D5F8A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Uso del sistema en la nube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6E4E9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No configura el sistema.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885D3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Configura y alimenta el sistema en la nube.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C2DEEB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Compara el resultado con el sistema de escritorio.</w:t>
            </w:r>
          </w:p>
        </w:tc>
      </w:tr>
      <w:tr w:rsidR="0038469A" w:rsidRPr="0046646D" w14:paraId="6D60139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5F37B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A7ECF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6FD630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La papeleta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78ED8C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La papeleta es clara y legible.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DBBF2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La papeleta resguarda los datos personales del trabajador.</w:t>
            </w:r>
          </w:p>
        </w:tc>
      </w:tr>
      <w:tr w:rsidR="0038469A" w:rsidRPr="0046646D" w14:paraId="51D5B0A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BB97C" w14:textId="77777777" w:rsidR="0038469A" w:rsidRPr="0046646D" w:rsidRDefault="0038469A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77DD3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 xml:space="preserve">Producto 17: </w:t>
            </w:r>
            <w:r w:rsidRPr="0046646D">
              <w:rPr>
                <w:sz w:val="21"/>
                <w:szCs w:val="21"/>
              </w:rPr>
              <w:t>Formulario 605 y anexos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52CED6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8%</w:t>
            </w:r>
          </w:p>
        </w:tc>
      </w:tr>
      <w:tr w:rsidR="0038469A" w:rsidRPr="0046646D" w14:paraId="7D135CE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6A008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61092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69DB0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C2AF4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88718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8469A" w:rsidRPr="0046646D" w14:paraId="594036C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F6101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95CFA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Datos de la empresa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908ECE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Registra datos erróneos del contador o del auditor.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C34038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Registra correctamente los datos de la empresa y de los responsables.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34D7B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Verifica las fechas de registro y el tipo de opinión.</w:t>
            </w:r>
          </w:p>
        </w:tc>
      </w:tr>
      <w:tr w:rsidR="0038469A" w:rsidRPr="0046646D" w14:paraId="2A5CF83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375D9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CC6B8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Estados financieros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06639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Los importes no corresponden al caso.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0E6955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Llena los estados financieros completos.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EBA670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Detecta y corrige las inconsistencias antes del envío.</w:t>
            </w:r>
          </w:p>
        </w:tc>
      </w:tr>
      <w:tr w:rsidR="0038469A" w:rsidRPr="0046646D" w14:paraId="61D0855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C4F65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EAC9C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Anexos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0AB20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Omite los anexos.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1A4EB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Llena los anexos de inventarios y de activos fijos.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0B159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Concilia los anexos con los reportes de cada sistema.</w:t>
            </w:r>
          </w:p>
        </w:tc>
      </w:tr>
      <w:tr w:rsidR="0038469A" w:rsidRPr="0046646D" w14:paraId="0BE2E6D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82490" w14:textId="77777777" w:rsidR="0038469A" w:rsidRPr="0046646D" w:rsidRDefault="0038469A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F6681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 xml:space="preserve">Producto 18: </w:t>
            </w:r>
            <w:r w:rsidRPr="0046646D">
              <w:rPr>
                <w:sz w:val="21"/>
                <w:szCs w:val="21"/>
              </w:rPr>
              <w:t>Hoja de verificación de consistencia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CC3390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8%</w:t>
            </w:r>
          </w:p>
        </w:tc>
      </w:tr>
      <w:tr w:rsidR="0038469A" w:rsidRPr="0046646D" w14:paraId="58F44B8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EA38B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4D261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7A6A2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07510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7A2FC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8469A" w:rsidRPr="0046646D" w14:paraId="24B7068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34E4B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F6691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Cruce de información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6EA1EB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No cruza la información.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4674A8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Cruza los saldos declarados con los del sistema.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64B64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Explica el origen de cada diferencia.</w:t>
            </w:r>
          </w:p>
        </w:tc>
      </w:tr>
      <w:tr w:rsidR="0038469A" w:rsidRPr="0046646D" w14:paraId="73B6153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35D84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741F4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Uso de tablas dinámicas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A25E7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No usa herramientas de análisis.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ACD6EC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Usa tablas dinámicas para el cruce.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E0AED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Construye un tablero de control de consistencia.</w:t>
            </w:r>
          </w:p>
        </w:tc>
      </w:tr>
      <w:tr w:rsidR="0038469A" w:rsidRPr="0046646D" w14:paraId="6A484CD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8C735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F0936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Ética profesional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0FEA3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Ignora las diferencias detectadas.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57887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Informa las diferencias detectadas.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D8731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Propone la rectificación oportuna ante la Administración Tributaria.</w:t>
            </w:r>
          </w:p>
        </w:tc>
      </w:tr>
      <w:tr w:rsidR="0038469A" w:rsidRPr="0046646D" w14:paraId="53EC642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81550" w14:textId="77777777" w:rsidR="0038469A" w:rsidRPr="0046646D" w:rsidRDefault="0038469A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69606" w14:textId="2463EF7C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 xml:space="preserve">Producto 19: </w:t>
            </w:r>
            <w:del w:id="9019" w:author="Comisión de revisión 4.5" w:date="2026-10-13T00:00:00Z">
              <w:r>
                <w:rPr>
                  <w:sz w:val="21"/>
                  <w:szCs w:val="21"/>
                </w:rPr>
                <w:delText xml:space="preserve">Registro </w:delText>
              </w:r>
              <w:r>
                <w:rPr>
                  <w:sz w:val="21"/>
                  <w:szCs w:val="21"/>
                </w:rPr>
                <w:delText xml:space="preserve">y </w:delText>
              </w:r>
              <w:r>
                <w:rPr>
                  <w:sz w:val="21"/>
                  <w:szCs w:val="21"/>
                </w:rPr>
                <w:delText xml:space="preserve">validacon</w:delText>
              </w:r>
              <w:r>
                <w:rPr>
                  <w:sz w:val="21"/>
                  <w:szCs w:val="21"/>
                </w:rPr>
                <w:delText xml:space="preserve"> de compras</w:delText>
              </w:r>
            </w:del>
            <w:ins w:id="9020" w:author="Comisión de revisión 4.5" w:date="2026-10-13T00:00:00Z">
              <w:r>
                <w:rPr>
                  <w:sz w:val="21"/>
                  <w:szCs w:val="21"/>
                </w:rPr>
                <w:t xml:space="preserve">Registro y validación de compras</w:t>
              </w:r>
            </w:ins>
            <w:r>
              <w:rPr>
                <w:sz w:val="21"/>
                <w:szCs w:val="21"/>
              </w:rPr>
              <w:t xml:space="preserve"> y ventas</w:t>
            </w:r>
            <w:proofErr w:type="spellStart"/>
            <w:proofErr w:type="spellEnd"/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636AD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38469A" w:rsidRPr="0046646D" w14:paraId="21969C5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B6684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8A5D4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E819E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F6ECE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FA9799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8469A" w:rsidRPr="0046646D" w14:paraId="1D2CB4D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910D9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81ABD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Validación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6B08E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Deja registros sin validar.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02702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Valida los registros manuales y automáticos.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452F19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Respeta los periodos de registro y consolidación.</w:t>
            </w:r>
          </w:p>
        </w:tc>
      </w:tr>
      <w:tr w:rsidR="0038469A" w:rsidRPr="0046646D" w14:paraId="79ED6A7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25F2A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9BDE6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Conciliación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7131E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No concilia con los libros.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55BB0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Concilia el RCV con los libros y las facturas.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2B3718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Explica el efecto de cada diferencia en el IVA.</w:t>
            </w:r>
          </w:p>
        </w:tc>
      </w:tr>
      <w:tr w:rsidR="0038469A" w:rsidRPr="0046646D" w14:paraId="2C9FFC6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AFDED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C2FB6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Corrección de errores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F1EF4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No corrige los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33534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Corrige los errores antes de la presentación.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CFF6E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Documenta la causa de cada corrección.</w:t>
            </w:r>
          </w:p>
        </w:tc>
      </w:tr>
      <w:tr w:rsidR="0038469A" w:rsidRPr="0046646D" w14:paraId="62514AC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29BF1" w14:textId="77777777" w:rsidR="0038469A" w:rsidRPr="0046646D" w:rsidRDefault="0038469A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51995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 xml:space="preserve">Producto 20: </w:t>
            </w:r>
            <w:r w:rsidRPr="0046646D">
              <w:rPr>
                <w:sz w:val="21"/>
                <w:szCs w:val="21"/>
              </w:rPr>
              <w:t>Planilla consolidada del SIAT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34955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38469A" w:rsidRPr="0046646D" w14:paraId="6A29E11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E625F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0CB8D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DAF6D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F9BD9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AB6F7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8469A" w:rsidRPr="0046646D" w14:paraId="7990430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E2F5C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BD91B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Consolidación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A49DE0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La consolidación tiene errores.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975A2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Consolida los formularios 110 en el Formulario 608.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32D132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Verifica la recepción digital de cada formulario.</w:t>
            </w:r>
          </w:p>
        </w:tc>
      </w:tr>
      <w:tr w:rsidR="0038469A" w:rsidRPr="0046646D" w14:paraId="6864286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94C66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4B681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Certificados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A375A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No genera los certificados.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A2BEB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Genera los certificados de retiro y la traslación de saldos.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3C75E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Explica el efecto del certificado para el dependiente.</w:t>
            </w:r>
          </w:p>
        </w:tc>
      </w:tr>
      <w:tr w:rsidR="0038469A" w:rsidRPr="0046646D" w14:paraId="52E4148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EEDA7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011A2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D15841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La participación de los integrantes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39EBD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D8C81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El equipo distribuye y revisa las tareas de consolidación.</w:t>
            </w:r>
          </w:p>
        </w:tc>
      </w:tr>
      <w:tr w:rsidR="0038469A" w:rsidRPr="0046646D" w14:paraId="019DACF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FC20" w14:textId="77777777" w:rsidR="0038469A" w:rsidRPr="0046646D" w:rsidRDefault="0038469A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C07E1" w14:textId="35027306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 xml:space="preserve">Producto 21: </w:t>
            </w:r>
            <w:r w:rsidR="00E34D8C" w:rsidRPr="0046646D">
              <w:rPr>
                <w:sz w:val="21"/>
                <w:szCs w:val="21"/>
              </w:rPr>
              <w:t>Base de datos por sistema e integrado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71BAE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38469A" w:rsidRPr="0046646D" w14:paraId="22BD2DB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24A64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ECA810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8229A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4334A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08F11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8469A" w:rsidRPr="0046646D" w14:paraId="72DE205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F4AE0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85035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Datos maestros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6A037C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Omite monedas o impuestos.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453AF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Parametriza el plan de cuentas, las monedas, los impuestos y los periodos.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B3DCA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Adapta la parametrización a la normativa boliviana.</w:t>
            </w:r>
          </w:p>
        </w:tc>
      </w:tr>
      <w:tr w:rsidR="0038469A" w:rsidRPr="0046646D" w14:paraId="1282962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C492E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048F1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Perfiles de usuario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B4096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Asigna todos los permisos a un usuario.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977DB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Define perfiles según las funciones.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0803B3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Evalúa la segregación de funciones de los perfiles.</w:t>
            </w:r>
          </w:p>
        </w:tc>
      </w:tr>
      <w:tr w:rsidR="0038469A" w:rsidRPr="0046646D" w14:paraId="1CA0AAB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77C36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F4EAE0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Documentación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3633F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No documenta la parametrización.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359DA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Documenta los parámetros cargados.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7AE49A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Elabora una guía reutilizable de parametrización.</w:t>
            </w:r>
          </w:p>
        </w:tc>
      </w:tr>
      <w:tr w:rsidR="0038469A" w:rsidRPr="0046646D" w14:paraId="29A7452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B586" w14:textId="77777777" w:rsidR="0038469A" w:rsidRPr="0046646D" w:rsidRDefault="0038469A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5DB25D" w14:textId="334777A1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 xml:space="preserve">Producto 22: </w:t>
            </w:r>
            <w:r w:rsidRPr="0046646D">
              <w:rPr>
                <w:sz w:val="21"/>
                <w:szCs w:val="21"/>
              </w:rPr>
              <w:t xml:space="preserve">Ciclo de operaciones </w:t>
            </w:r>
            <w:r w:rsidR="00E34D8C" w:rsidRPr="0046646D">
              <w:rPr>
                <w:sz w:val="21"/>
                <w:szCs w:val="21"/>
              </w:rPr>
              <w:t>en los sistemas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08E13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38469A" w:rsidRPr="0046646D" w14:paraId="47157B8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478E8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F154D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910D95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2C21A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9D4964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8469A" w:rsidRPr="0046646D" w14:paraId="4B57225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11A6D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F9167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Ciclo de compras y ventas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9F30A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Omite documentos del ciclo.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D7935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Registra el ciclo desde el documento comercial hasta el cobro o pago.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DFD765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Explica la integración entre módulos.</w:t>
            </w:r>
          </w:p>
        </w:tc>
      </w:tr>
      <w:tr w:rsidR="0038469A" w:rsidRPr="0046646D" w14:paraId="1FC9CAA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C7B74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8FEEA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Asientos automáticos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480E74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No verifica los asientos.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5F61DD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Verifica los asientos generados por el sistema.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A4083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Detecta errores de parametrización en los asientos.</w:t>
            </w:r>
          </w:p>
        </w:tc>
      </w:tr>
      <w:tr w:rsidR="0038469A" w:rsidRPr="0046646D" w14:paraId="506A156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FC262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0E40C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96DE9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La participación de los integrantes es desigual.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BA5D68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9E4FD9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El equipo presenta el cierre y los estados financieros emitidos.</w:t>
            </w:r>
          </w:p>
        </w:tc>
      </w:tr>
      <w:tr w:rsidR="0038469A" w:rsidRPr="0046646D" w14:paraId="6AF3009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47EB1" w14:textId="77777777" w:rsidR="0038469A" w:rsidRPr="0046646D" w:rsidRDefault="0038469A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D1774" w14:textId="5D3C329D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 xml:space="preserve">Producto 23: </w:t>
            </w:r>
            <w:r w:rsidR="00E34D8C" w:rsidRPr="0046646D">
              <w:rPr>
                <w:sz w:val="21"/>
                <w:szCs w:val="21"/>
              </w:rPr>
              <w:t>Análisis de datos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99E1A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38469A" w:rsidRPr="0046646D" w14:paraId="7D9F047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9B291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409C3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77AAC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9E3A3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EC52C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8469A" w:rsidRPr="0046646D" w14:paraId="520D424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B677A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DA524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Extracción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F50630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Los datos extraídos están incompletos.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B0414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Exporta los datos completos del periodo.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8464A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Automatiza la actualización de la extracción.</w:t>
            </w:r>
          </w:p>
        </w:tc>
      </w:tr>
      <w:tr w:rsidR="0038469A" w:rsidRPr="0046646D" w14:paraId="7B675D9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36205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452AD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Depuración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4902A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Deja duplicados o errores de formato.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B6284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Depura y transforma los datos correctamente.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F31D5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Detecta valores atípicos en la información.</w:t>
            </w:r>
          </w:p>
        </w:tc>
      </w:tr>
      <w:tr w:rsidR="0038469A" w:rsidRPr="0046646D" w14:paraId="507BB71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F5ACD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CB5398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Integridad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52E85A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Los totales no cuadran con el ERP.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8A189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Los totales coinciden con el ERP.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9BA45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Documenta cada transformación aplicada.</w:t>
            </w:r>
          </w:p>
        </w:tc>
      </w:tr>
      <w:tr w:rsidR="0038469A" w:rsidRPr="0046646D" w14:paraId="1320C8D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AEFDA" w14:textId="77777777" w:rsidR="0038469A" w:rsidRPr="0046646D" w:rsidRDefault="0038469A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04E85" w14:textId="1B67D2D9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 xml:space="preserve">Producto 24: </w:t>
            </w:r>
            <w:r w:rsidRPr="0046646D">
              <w:rPr>
                <w:sz w:val="21"/>
                <w:szCs w:val="21"/>
              </w:rPr>
              <w:t>Tablero de indicadores</w:t>
            </w:r>
            <w:r w:rsidR="00E34D8C" w:rsidRPr="0046646D">
              <w:rPr>
                <w:sz w:val="21"/>
                <w:szCs w:val="21"/>
              </w:rPr>
              <w:t xml:space="preserve"> </w:t>
            </w:r>
            <w:proofErr w:type="spellStart"/>
            <w:r w:rsidR="00E34D8C" w:rsidRPr="0046646D">
              <w:rPr>
                <w:sz w:val="21"/>
                <w:szCs w:val="21"/>
              </w:rPr>
              <w:t>KPIs</w:t>
            </w:r>
            <w:proofErr w:type="spellEnd"/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1135D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38469A" w:rsidRPr="0046646D" w14:paraId="3F39DFF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5322C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2B4EE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83B426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2FDA8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E9E66F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38469A" w:rsidRPr="0046646D" w14:paraId="11EFA66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267BE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62A968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Modelo de datos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9DC44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Las relaciones entre tablas son erróneas.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3DC3E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Construye el modelo con relaciones y medidas correctas.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351190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Optimiza el modelo para su actualización periódica.</w:t>
            </w:r>
          </w:p>
        </w:tc>
      </w:tr>
      <w:tr w:rsidR="0038469A" w:rsidRPr="0046646D" w14:paraId="44414A0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F2571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DC3517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Indicadores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EDB9C8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Los indicadores no son pertinentes.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CDC0A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Presenta indicadores pertinentes al negocio.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22FD2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Interpreta los indicadores para la toma de decisiones.</w:t>
            </w:r>
          </w:p>
        </w:tc>
      </w:tr>
      <w:tr w:rsidR="0038469A" w:rsidRPr="0046646D" w14:paraId="4330E06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0E37B" w14:textId="77777777" w:rsidR="0038469A" w:rsidRPr="0046646D" w:rsidRDefault="0038469A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3945D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Claridad de la 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BF93D7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La presentación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79A11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Presenta el tablero con claridad.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E3480" w14:textId="77777777" w:rsidR="0038469A" w:rsidRPr="0046646D" w:rsidRDefault="00000000">
            <w:pPr>
              <w:spacing w:before="20" w:after="20"/>
            </w:pPr>
            <w:r w:rsidRPr="0046646D">
              <w:rPr>
                <w:sz w:val="21"/>
                <w:szCs w:val="21"/>
              </w:rPr>
              <w:t>Responde con fundamento las preguntas del curso.</w:t>
            </w:r>
          </w:p>
        </w:tc>
      </w:tr>
      <w:tr w:rsidR="0038469A" w:rsidRPr="0046646D" w14:paraId="6AD67F0D" w14:textId="77777777"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E8BD7" w14:textId="77777777" w:rsidR="0038469A" w:rsidRPr="0046646D" w:rsidRDefault="0038469A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79391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50110" w14:textId="77777777" w:rsidR="0038469A" w:rsidRPr="0046646D" w:rsidRDefault="00000000">
            <w:pPr>
              <w:spacing w:before="20" w:after="20"/>
              <w:jc w:val="center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100%</w:t>
            </w:r>
          </w:p>
        </w:tc>
      </w:tr>
      <w:tr w:rsidR="0038469A" w:rsidRPr="0046646D" w14:paraId="5DF9E608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5176C" w14:textId="77777777" w:rsidR="0038469A" w:rsidRPr="0046646D" w:rsidRDefault="00000000">
            <w:pPr>
              <w:spacing w:before="20" w:after="20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Bibliografía básica:</w:t>
            </w:r>
          </w:p>
          <w:p w14:paraId="26F07442" w14:textId="77777777" w:rsidR="0038469A" w:rsidRPr="0046646D" w:rsidRDefault="00000000">
            <w:pPr>
              <w:spacing w:before="10" w:after="10"/>
              <w:ind w:left="360" w:hanging="360"/>
            </w:pPr>
            <w:r w:rsidRPr="0046646D">
              <w:rPr>
                <w:sz w:val="21"/>
                <w:szCs w:val="21"/>
              </w:rPr>
              <w:t xml:space="preserve">Código Tributario Boliviano, Ley </w:t>
            </w:r>
            <w:proofErr w:type="spellStart"/>
            <w:r w:rsidRPr="0046646D">
              <w:rPr>
                <w:sz w:val="21"/>
                <w:szCs w:val="21"/>
              </w:rPr>
              <w:t>N°</w:t>
            </w:r>
            <w:proofErr w:type="spellEnd"/>
            <w:r w:rsidRPr="0046646D">
              <w:rPr>
                <w:sz w:val="21"/>
                <w:szCs w:val="21"/>
              </w:rPr>
              <w:t xml:space="preserve"> 2492, de 2 de agosto de 2003.</w:t>
            </w:r>
          </w:p>
          <w:p w14:paraId="71A8E2A3" w14:textId="77777777" w:rsidR="0038469A" w:rsidRPr="0046646D" w:rsidRDefault="00000000">
            <w:pPr>
              <w:spacing w:before="10" w:after="10"/>
              <w:ind w:left="360" w:hanging="360"/>
            </w:pPr>
            <w:r w:rsidRPr="0046646D">
              <w:rPr>
                <w:sz w:val="21"/>
                <w:szCs w:val="21"/>
              </w:rPr>
              <w:t xml:space="preserve">Colegio de Auditores o Contadores Públicos de Bolivia, CAUB – Consejo Técnico Nacional de Auditoría y Contabilidad, CTNAC (2023). </w:t>
            </w:r>
            <w:r w:rsidRPr="0046646D">
              <w:rPr>
                <w:i/>
                <w:iCs/>
                <w:sz w:val="21"/>
                <w:szCs w:val="21"/>
              </w:rPr>
              <w:t>Compendio de Normas de Contabilidad y Auditoría</w:t>
            </w:r>
            <w:r w:rsidRPr="0046646D">
              <w:rPr>
                <w:sz w:val="21"/>
                <w:szCs w:val="21"/>
              </w:rPr>
              <w:t>. Santa Cruz – Bolivia.</w:t>
            </w:r>
          </w:p>
          <w:p w14:paraId="770B7F2C" w14:textId="77777777" w:rsidR="0038469A" w:rsidRPr="0046646D" w:rsidRDefault="00000000">
            <w:pPr>
              <w:spacing w:before="10" w:after="10"/>
              <w:ind w:left="360" w:hanging="360"/>
            </w:pPr>
            <w:r w:rsidRPr="0046646D">
              <w:rPr>
                <w:sz w:val="21"/>
                <w:szCs w:val="21"/>
              </w:rPr>
              <w:t xml:space="preserve">Decreto Supremo </w:t>
            </w:r>
            <w:proofErr w:type="spellStart"/>
            <w:r w:rsidRPr="0046646D">
              <w:rPr>
                <w:sz w:val="21"/>
                <w:szCs w:val="21"/>
              </w:rPr>
              <w:t>N°</w:t>
            </w:r>
            <w:proofErr w:type="spellEnd"/>
            <w:r w:rsidRPr="0046646D">
              <w:rPr>
                <w:sz w:val="21"/>
                <w:szCs w:val="21"/>
              </w:rPr>
              <w:t xml:space="preserve"> 24051, Reglamento del Impuesto sobre las Utilidades de las Empresas, de 29 de junio de 1995.</w:t>
            </w:r>
          </w:p>
          <w:p w14:paraId="0F1AB3D9" w14:textId="77777777" w:rsidR="0038469A" w:rsidRPr="0046646D" w:rsidRDefault="00000000">
            <w:pPr>
              <w:spacing w:before="10" w:after="10"/>
              <w:ind w:left="360" w:hanging="360"/>
            </w:pPr>
            <w:r w:rsidRPr="0046646D">
              <w:rPr>
                <w:sz w:val="21"/>
                <w:szCs w:val="21"/>
              </w:rPr>
              <w:t xml:space="preserve">Decreto Supremo </w:t>
            </w:r>
            <w:proofErr w:type="spellStart"/>
            <w:r w:rsidRPr="0046646D">
              <w:rPr>
                <w:sz w:val="21"/>
                <w:szCs w:val="21"/>
              </w:rPr>
              <w:t>N°</w:t>
            </w:r>
            <w:proofErr w:type="spellEnd"/>
            <w:r w:rsidRPr="0046646D">
              <w:rPr>
                <w:sz w:val="21"/>
                <w:szCs w:val="21"/>
              </w:rPr>
              <w:t xml:space="preserve"> 5516, de 13 de enero de 2026, que fija el salario mínimo nacional, y Ley </w:t>
            </w:r>
            <w:proofErr w:type="spellStart"/>
            <w:r w:rsidRPr="0046646D">
              <w:rPr>
                <w:sz w:val="21"/>
                <w:szCs w:val="21"/>
              </w:rPr>
              <w:t>N°</w:t>
            </w:r>
            <w:proofErr w:type="spellEnd"/>
            <w:r w:rsidRPr="0046646D">
              <w:rPr>
                <w:sz w:val="21"/>
                <w:szCs w:val="21"/>
              </w:rPr>
              <w:t xml:space="preserve"> 065, de Pensiones, de 10 de diciembre de 2010.</w:t>
            </w:r>
          </w:p>
          <w:p w14:paraId="0E723EDD" w14:textId="77777777" w:rsidR="0038469A" w:rsidRPr="0046646D" w:rsidRDefault="00000000">
            <w:pPr>
              <w:spacing w:before="10" w:after="10"/>
              <w:ind w:left="360" w:hanging="360"/>
            </w:pPr>
            <w:r w:rsidRPr="0046646D">
              <w:rPr>
                <w:sz w:val="21"/>
                <w:szCs w:val="21"/>
              </w:rPr>
              <w:t xml:space="preserve">Fundación de Normas Internacionales de Información Financiera, Fundación IFRS – Consejo de Normas Internacionales de Contabilidad, IASB (2023). </w:t>
            </w:r>
            <w:r w:rsidRPr="0046646D">
              <w:rPr>
                <w:i/>
                <w:iCs/>
                <w:sz w:val="21"/>
                <w:szCs w:val="21"/>
              </w:rPr>
              <w:t>Normas Internacionales de Información Financiera 2023</w:t>
            </w:r>
            <w:r w:rsidRPr="0046646D">
              <w:rPr>
                <w:sz w:val="21"/>
                <w:szCs w:val="21"/>
              </w:rPr>
              <w:t>. Londres.</w:t>
            </w:r>
          </w:p>
          <w:p w14:paraId="4FE24C25" w14:textId="77777777" w:rsidR="0038469A" w:rsidRPr="0046646D" w:rsidRDefault="00000000">
            <w:pPr>
              <w:spacing w:before="10" w:after="10"/>
              <w:ind w:left="360" w:hanging="360"/>
            </w:pPr>
            <w:r w:rsidRPr="0046646D">
              <w:rPr>
                <w:sz w:val="21"/>
                <w:szCs w:val="21"/>
              </w:rPr>
              <w:t xml:space="preserve">Monk, E. y Wagner, B. (2013). </w:t>
            </w:r>
            <w:r w:rsidRPr="0046646D">
              <w:rPr>
                <w:i/>
                <w:iCs/>
                <w:sz w:val="21"/>
                <w:szCs w:val="21"/>
                <w:lang w:val="en-CA"/>
              </w:rPr>
              <w:t>Concepts in Enterprise Resource Planning</w:t>
            </w:r>
            <w:r w:rsidRPr="0046646D">
              <w:rPr>
                <w:sz w:val="21"/>
                <w:szCs w:val="21"/>
                <w:lang w:val="en-CA"/>
              </w:rPr>
              <w:t xml:space="preserve">. </w:t>
            </w:r>
            <w:r w:rsidRPr="0046646D">
              <w:rPr>
                <w:sz w:val="21"/>
                <w:szCs w:val="21"/>
              </w:rPr>
              <w:t xml:space="preserve">4.ª ed. Boston: Cengage </w:t>
            </w:r>
            <w:proofErr w:type="spellStart"/>
            <w:r w:rsidRPr="0046646D">
              <w:rPr>
                <w:sz w:val="21"/>
                <w:szCs w:val="21"/>
              </w:rPr>
              <w:t>Learning</w:t>
            </w:r>
            <w:proofErr w:type="spellEnd"/>
            <w:r w:rsidRPr="0046646D">
              <w:rPr>
                <w:sz w:val="21"/>
                <w:szCs w:val="21"/>
              </w:rPr>
              <w:t>.</w:t>
            </w:r>
          </w:p>
          <w:p w14:paraId="3790198F" w14:textId="77777777" w:rsidR="0038469A" w:rsidRPr="0046646D" w:rsidRDefault="00000000">
            <w:pPr>
              <w:spacing w:before="10" w:after="10"/>
              <w:ind w:left="360" w:hanging="360"/>
            </w:pPr>
            <w:r w:rsidRPr="0046646D">
              <w:rPr>
                <w:sz w:val="21"/>
                <w:szCs w:val="21"/>
              </w:rPr>
              <w:t>Normas legales (resoluciones y otras) relacionadas con la aprobación de normas contables y la preparación de estados financieros.</w:t>
            </w:r>
          </w:p>
          <w:p w14:paraId="2E314EEE" w14:textId="77777777" w:rsidR="0038469A" w:rsidRPr="0046646D" w:rsidRDefault="00000000">
            <w:pPr>
              <w:spacing w:before="10" w:after="10"/>
              <w:ind w:left="360" w:hanging="360"/>
            </w:pPr>
            <w:r w:rsidRPr="0046646D">
              <w:rPr>
                <w:sz w:val="21"/>
                <w:szCs w:val="21"/>
              </w:rPr>
              <w:t>Normas tributarias relacionadas con la preparación de estados financieros.</w:t>
            </w:r>
          </w:p>
          <w:p w14:paraId="34ADBAFB" w14:textId="77777777" w:rsidR="0038469A" w:rsidRPr="0046646D" w:rsidRDefault="00000000">
            <w:pPr>
              <w:spacing w:before="10" w:after="10"/>
              <w:ind w:left="360" w:hanging="360"/>
            </w:pPr>
            <w:r w:rsidRPr="0046646D">
              <w:rPr>
                <w:sz w:val="21"/>
                <w:szCs w:val="21"/>
              </w:rPr>
              <w:t xml:space="preserve">Servicio de Impuestos Nacionales. Resolución Normativa de Directorio </w:t>
            </w:r>
            <w:proofErr w:type="spellStart"/>
            <w:r w:rsidRPr="0046646D">
              <w:rPr>
                <w:sz w:val="21"/>
                <w:szCs w:val="21"/>
              </w:rPr>
              <w:t>N°</w:t>
            </w:r>
            <w:proofErr w:type="spellEnd"/>
            <w:r w:rsidRPr="0046646D">
              <w:rPr>
                <w:sz w:val="21"/>
                <w:szCs w:val="21"/>
              </w:rPr>
              <w:t xml:space="preserve"> 102100000011, de 11 de agosto de 2021, del Sistema de Facturación, y sus modificaciones.</w:t>
            </w:r>
          </w:p>
          <w:p w14:paraId="07EB03B5" w14:textId="77777777" w:rsidR="0038469A" w:rsidRPr="0046646D" w:rsidRDefault="00000000">
            <w:pPr>
              <w:spacing w:before="10" w:after="10"/>
              <w:ind w:left="360" w:hanging="360"/>
            </w:pPr>
            <w:r w:rsidRPr="0046646D">
              <w:rPr>
                <w:sz w:val="21"/>
                <w:szCs w:val="21"/>
              </w:rPr>
              <w:t xml:space="preserve">Servicio de Impuestos Nacionales. Resolución Normativa de Directorio </w:t>
            </w:r>
            <w:proofErr w:type="spellStart"/>
            <w:r w:rsidRPr="0046646D">
              <w:rPr>
                <w:sz w:val="21"/>
                <w:szCs w:val="21"/>
              </w:rPr>
              <w:t>N°</w:t>
            </w:r>
            <w:proofErr w:type="spellEnd"/>
            <w:r w:rsidRPr="0046646D">
              <w:rPr>
                <w:sz w:val="21"/>
                <w:szCs w:val="21"/>
              </w:rPr>
              <w:t xml:space="preserve"> 102600000014, de 16 de abril de 2026, sobre la presentación digital de estados financieros e información tributaria.</w:t>
            </w:r>
          </w:p>
        </w:tc>
      </w:tr>
      <w:tr w:rsidR="0038469A" w:rsidRPr="0046646D" w14:paraId="4ED71C54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AB259" w14:textId="77777777" w:rsidR="0038469A" w:rsidRPr="0046646D" w:rsidRDefault="00000000">
            <w:pPr>
              <w:spacing w:before="20" w:after="20"/>
            </w:pPr>
            <w:r w:rsidRPr="0046646D">
              <w:rPr>
                <w:b/>
                <w:bCs/>
                <w:i/>
                <w:iCs/>
                <w:sz w:val="21"/>
                <w:szCs w:val="21"/>
              </w:rPr>
              <w:t>Bibliografía complementaria:</w:t>
            </w:r>
          </w:p>
          <w:p w14:paraId="6A98DA52" w14:textId="77777777" w:rsidR="0038469A" w:rsidRPr="0046646D" w:rsidRDefault="00000000">
            <w:pPr>
              <w:spacing w:before="10" w:after="10"/>
              <w:ind w:left="360" w:hanging="360"/>
            </w:pPr>
            <w:r w:rsidRPr="0046646D">
              <w:rPr>
                <w:sz w:val="21"/>
                <w:szCs w:val="21"/>
              </w:rPr>
              <w:t>Consejo de Normas Internacionales de Contabilidad (IASB). NIC 2 Inventarios.</w:t>
            </w:r>
          </w:p>
          <w:p w14:paraId="04FC5B67" w14:textId="77777777" w:rsidR="0038469A" w:rsidRPr="0046646D" w:rsidRDefault="00000000">
            <w:pPr>
              <w:spacing w:before="10" w:after="10"/>
              <w:ind w:left="360" w:hanging="360"/>
            </w:pPr>
            <w:r w:rsidRPr="0046646D">
              <w:rPr>
                <w:sz w:val="21"/>
                <w:szCs w:val="21"/>
              </w:rPr>
              <w:t>Gestora Pública de la Seguridad Social de Largo Plazo: https://www.gestora.bo/</w:t>
            </w:r>
          </w:p>
          <w:p w14:paraId="604B2933" w14:textId="77777777" w:rsidR="0038469A" w:rsidRPr="0046646D" w:rsidRDefault="00000000">
            <w:pPr>
              <w:spacing w:before="10" w:after="10"/>
              <w:ind w:left="360" w:hanging="360"/>
              <w:rPr>
                <w:lang w:val="en-CA"/>
              </w:rPr>
            </w:pPr>
            <w:r w:rsidRPr="0046646D">
              <w:rPr>
                <w:sz w:val="21"/>
                <w:szCs w:val="21"/>
                <w:lang w:val="en-CA"/>
              </w:rPr>
              <w:t>IFRS Foundation: https://www.ifrs.org/</w:t>
            </w:r>
          </w:p>
          <w:p w14:paraId="3E787EDE" w14:textId="77777777" w:rsidR="0038469A" w:rsidRPr="0046646D" w:rsidRDefault="00000000">
            <w:pPr>
              <w:spacing w:before="10" w:after="10"/>
              <w:ind w:left="360" w:hanging="360"/>
            </w:pPr>
            <w:r w:rsidRPr="0046646D">
              <w:rPr>
                <w:sz w:val="21"/>
                <w:szCs w:val="21"/>
                <w:lang w:val="en-CA"/>
              </w:rPr>
              <w:t xml:space="preserve">ISACA (2019). </w:t>
            </w:r>
            <w:r w:rsidRPr="0046646D">
              <w:rPr>
                <w:i/>
                <w:iCs/>
                <w:sz w:val="21"/>
                <w:szCs w:val="21"/>
                <w:lang w:val="en-CA"/>
              </w:rPr>
              <w:t>COBIT 2019 Framework: Governance and Management Objectives</w:t>
            </w:r>
            <w:r w:rsidRPr="0046646D">
              <w:rPr>
                <w:sz w:val="21"/>
                <w:szCs w:val="21"/>
                <w:lang w:val="en-CA"/>
              </w:rPr>
              <w:t xml:space="preserve">. </w:t>
            </w:r>
            <w:r w:rsidRPr="0046646D">
              <w:rPr>
                <w:sz w:val="21"/>
                <w:szCs w:val="21"/>
              </w:rPr>
              <w:t>Schaumburg – Estados Unidos.</w:t>
            </w:r>
          </w:p>
          <w:p w14:paraId="2FA7CF5C" w14:textId="77777777" w:rsidR="0038469A" w:rsidRPr="0046646D" w:rsidRDefault="00000000">
            <w:pPr>
              <w:spacing w:before="10" w:after="10"/>
              <w:ind w:left="360" w:hanging="360"/>
            </w:pPr>
            <w:r w:rsidRPr="0046646D">
              <w:rPr>
                <w:sz w:val="21"/>
                <w:szCs w:val="21"/>
              </w:rPr>
              <w:t>Microsoft Power BI: https://powerbi.microsoft.com/es-es/</w:t>
            </w:r>
          </w:p>
          <w:p w14:paraId="53CAC58D" w14:textId="77777777" w:rsidR="0038469A" w:rsidRPr="0046646D" w:rsidRDefault="00000000">
            <w:pPr>
              <w:spacing w:before="10" w:after="10"/>
              <w:ind w:left="360" w:hanging="360"/>
            </w:pPr>
            <w:r w:rsidRPr="0046646D">
              <w:rPr>
                <w:sz w:val="21"/>
                <w:szCs w:val="21"/>
              </w:rPr>
              <w:t>SAP Latinoamérica: https://www.sap.com/latinamerica/index.html?url_id=auto_hp_redirect_latinamerica</w:t>
            </w:r>
          </w:p>
          <w:p w14:paraId="250996DA" w14:textId="77777777" w:rsidR="0038469A" w:rsidRPr="0046646D" w:rsidRDefault="00000000">
            <w:pPr>
              <w:spacing w:before="10" w:after="10"/>
              <w:ind w:left="360" w:hanging="360"/>
            </w:pPr>
            <w:r w:rsidRPr="0046646D">
              <w:rPr>
                <w:sz w:val="21"/>
                <w:szCs w:val="21"/>
              </w:rPr>
              <w:t>Servicio de Impuestos Nacionales de Bolivia: https://www.impuestos.gob.bo/</w:t>
            </w:r>
          </w:p>
          <w:p w14:paraId="7BED00DC" w14:textId="77777777" w:rsidR="0038469A" w:rsidRPr="0046646D" w:rsidRDefault="00000000">
            <w:pPr>
              <w:spacing w:before="10" w:after="10"/>
              <w:ind w:left="360" w:hanging="360"/>
            </w:pPr>
            <w:r w:rsidRPr="0046646D">
              <w:rPr>
                <w:sz w:val="21"/>
                <w:szCs w:val="21"/>
              </w:rPr>
              <w:t>Servicio de Impuestos Nacionales: https://siatinfo.impuestos.gob.bo/</w:t>
            </w:r>
          </w:p>
          <w:p w14:paraId="4E46E5B1" w14:textId="77777777" w:rsidR="0038469A" w:rsidRPr="0046646D" w:rsidRDefault="00000000">
            <w:pPr>
              <w:spacing w:before="10" w:after="10"/>
              <w:ind w:left="360" w:hanging="360"/>
            </w:pPr>
            <w:r w:rsidRPr="0046646D">
              <w:rPr>
                <w:sz w:val="21"/>
                <w:szCs w:val="21"/>
              </w:rPr>
              <w:t>Servicio de Registro de Comercio de Bolivia (SEPREC): https://www.seprec.gob.bo/</w:t>
            </w:r>
          </w:p>
          <w:p w14:paraId="10E69530" w14:textId="77777777" w:rsidR="0038469A" w:rsidRPr="0046646D" w:rsidRDefault="00000000">
            <w:pPr>
              <w:spacing w:before="10" w:after="10"/>
              <w:ind w:left="360" w:hanging="360"/>
            </w:pPr>
            <w:r w:rsidRPr="0046646D">
              <w:rPr>
                <w:sz w:val="21"/>
                <w:szCs w:val="21"/>
              </w:rPr>
              <w:lastRenderedPageBreak/>
              <w:t xml:space="preserve">Solano Rodríguez, O. J. y Riascos Erazo, S. C. (s.f.). </w:t>
            </w:r>
            <w:r w:rsidRPr="0046646D">
              <w:rPr>
                <w:i/>
                <w:iCs/>
                <w:sz w:val="21"/>
                <w:szCs w:val="21"/>
              </w:rPr>
              <w:t>Sistema de Información Contable en la Era Digital: Marco de Referencia para su Administración y Control</w:t>
            </w:r>
            <w:r w:rsidRPr="0046646D">
              <w:rPr>
                <w:sz w:val="21"/>
                <w:szCs w:val="21"/>
              </w:rPr>
              <w:t>.</w:t>
            </w:r>
          </w:p>
          <w:p w14:paraId="78F61CC3" w14:textId="77777777" w:rsidR="0038469A" w:rsidRPr="0046646D" w:rsidRDefault="00000000">
            <w:pPr>
              <w:spacing w:before="10" w:after="10"/>
              <w:ind w:left="360" w:hanging="360"/>
            </w:pPr>
            <w:r w:rsidRPr="0046646D">
              <w:rPr>
                <w:sz w:val="21"/>
                <w:szCs w:val="21"/>
              </w:rPr>
              <w:t xml:space="preserve">Uribe Medina, L. R. (s.f.). </w:t>
            </w:r>
            <w:r w:rsidRPr="0046646D">
              <w:rPr>
                <w:i/>
                <w:iCs/>
                <w:sz w:val="21"/>
                <w:szCs w:val="21"/>
              </w:rPr>
              <w:t>Plan de Cuentas para Sistemas Contables 2023</w:t>
            </w:r>
            <w:r w:rsidRPr="0046646D">
              <w:rPr>
                <w:sz w:val="21"/>
                <w:szCs w:val="21"/>
              </w:rPr>
              <w:t>. 8ª ed.</w:t>
            </w:r>
          </w:p>
          <w:p w14:paraId="14BA6C3D" w14:textId="77777777" w:rsidR="0038469A" w:rsidRPr="0046646D" w:rsidRDefault="00000000">
            <w:pPr>
              <w:spacing w:before="10" w:after="10"/>
              <w:ind w:left="360" w:hanging="360"/>
              <w:rPr>
                <w:lang w:val="en-US"/>
              </w:rPr>
            </w:pPr>
            <w:r w:rsidRPr="0046646D">
              <w:rPr>
                <w:sz w:val="21"/>
                <w:szCs w:val="21"/>
                <w:lang w:val="en-US"/>
              </w:rPr>
              <w:t>XBRL International: https://www.xbrl.org/</w:t>
            </w:r>
          </w:p>
        </w:tc>
      </w:tr>
    </w:tbl>
    <w:p w14:paraId="2D6696E3" w14:textId="77777777" w:rsidR="00162A85" w:rsidRPr="0046646D" w:rsidRDefault="00162A85">
      <w:pPr>
        <w:rPr>
          <w:lang w:val="en-US"/>
        </w:rPr>
      </w:pPr>
    </w:p>
    <w:sectPr w:rsidR="00162A85" w:rsidRPr="0046646D">
      <w:footerReference w:type="default" r:id="rId8"/>
      <w:pgSz w:w="12240" w:h="15840"/>
      <w:pgMar w:top="1134" w:right="1140" w:bottom="1134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89C05" w14:textId="77777777" w:rsidR="00FB2BED" w:rsidRDefault="00FB2BED">
      <w:r>
        <w:separator/>
      </w:r>
    </w:p>
  </w:endnote>
  <w:endnote w:type="continuationSeparator" w:id="0">
    <w:p w14:paraId="211FAB2E" w14:textId="77777777" w:rsidR="00FB2BED" w:rsidRDefault="00FB2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6BCA" w14:textId="77777777" w:rsidR="0038469A" w:rsidRDefault="00000000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F55C93">
      <w:rPr>
        <w:b/>
        <w:bCs/>
        <w:i/>
        <w:iCs/>
        <w:noProof/>
        <w:sz w:val="20"/>
        <w:szCs w:val="20"/>
      </w:rPr>
      <w:t>1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F2B95" w14:textId="77777777" w:rsidR="00FB2BED" w:rsidRDefault="00FB2BED">
      <w:r>
        <w:separator/>
      </w:r>
    </w:p>
  </w:footnote>
  <w:footnote w:type="continuationSeparator" w:id="0">
    <w:p w14:paraId="0E36423F" w14:textId="77777777" w:rsidR="00FB2BED" w:rsidRDefault="00FB2B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282E"/>
    <w:multiLevelType w:val="hybridMultilevel"/>
    <w:tmpl w:val="3FAAE20A"/>
    <w:lvl w:ilvl="0" w:tplc="391AF934">
      <w:start w:val="1"/>
      <w:numFmt w:val="decimal"/>
      <w:lvlText w:val="%1."/>
      <w:lvlJc w:val="left"/>
      <w:pPr>
        <w:ind w:left="400" w:hanging="380"/>
      </w:pPr>
    </w:lvl>
    <w:lvl w:ilvl="1" w:tplc="C868F4B2">
      <w:numFmt w:val="decimal"/>
      <w:lvlText w:val=""/>
      <w:lvlJc w:val="left"/>
    </w:lvl>
    <w:lvl w:ilvl="2" w:tplc="12164702">
      <w:numFmt w:val="decimal"/>
      <w:lvlText w:val=""/>
      <w:lvlJc w:val="left"/>
    </w:lvl>
    <w:lvl w:ilvl="3" w:tplc="867EF478">
      <w:numFmt w:val="decimal"/>
      <w:lvlText w:val=""/>
      <w:lvlJc w:val="left"/>
    </w:lvl>
    <w:lvl w:ilvl="4" w:tplc="4C4444BC">
      <w:numFmt w:val="decimal"/>
      <w:lvlText w:val=""/>
      <w:lvlJc w:val="left"/>
    </w:lvl>
    <w:lvl w:ilvl="5" w:tplc="68C6D6EC">
      <w:numFmt w:val="decimal"/>
      <w:lvlText w:val=""/>
      <w:lvlJc w:val="left"/>
    </w:lvl>
    <w:lvl w:ilvl="6" w:tplc="DE7A7B1A">
      <w:numFmt w:val="decimal"/>
      <w:lvlText w:val=""/>
      <w:lvlJc w:val="left"/>
    </w:lvl>
    <w:lvl w:ilvl="7" w:tplc="2452C7B6">
      <w:numFmt w:val="decimal"/>
      <w:lvlText w:val=""/>
      <w:lvlJc w:val="left"/>
    </w:lvl>
    <w:lvl w:ilvl="8" w:tplc="3CF85750">
      <w:numFmt w:val="decimal"/>
      <w:lvlText w:val=""/>
      <w:lvlJc w:val="left"/>
    </w:lvl>
  </w:abstractNum>
  <w:abstractNum w:abstractNumId="1" w15:restartNumberingAfterBreak="0">
    <w:nsid w:val="15AE6453"/>
    <w:multiLevelType w:val="hybridMultilevel"/>
    <w:tmpl w:val="41466B8C"/>
    <w:lvl w:ilvl="0" w:tplc="48289E5E">
      <w:start w:val="1"/>
      <w:numFmt w:val="bullet"/>
      <w:lvlText w:val="•"/>
      <w:lvlJc w:val="left"/>
      <w:pPr>
        <w:ind w:left="260" w:hanging="220"/>
      </w:pPr>
    </w:lvl>
    <w:lvl w:ilvl="1" w:tplc="E602913C">
      <w:numFmt w:val="decimal"/>
      <w:lvlText w:val=""/>
      <w:lvlJc w:val="left"/>
    </w:lvl>
    <w:lvl w:ilvl="2" w:tplc="4AC8725A">
      <w:numFmt w:val="decimal"/>
      <w:lvlText w:val=""/>
      <w:lvlJc w:val="left"/>
    </w:lvl>
    <w:lvl w:ilvl="3" w:tplc="69BAA40E">
      <w:numFmt w:val="decimal"/>
      <w:lvlText w:val=""/>
      <w:lvlJc w:val="left"/>
    </w:lvl>
    <w:lvl w:ilvl="4" w:tplc="38D25B98">
      <w:numFmt w:val="decimal"/>
      <w:lvlText w:val=""/>
      <w:lvlJc w:val="left"/>
    </w:lvl>
    <w:lvl w:ilvl="5" w:tplc="37647F0E">
      <w:numFmt w:val="decimal"/>
      <w:lvlText w:val=""/>
      <w:lvlJc w:val="left"/>
    </w:lvl>
    <w:lvl w:ilvl="6" w:tplc="A1525B22">
      <w:numFmt w:val="decimal"/>
      <w:lvlText w:val=""/>
      <w:lvlJc w:val="left"/>
    </w:lvl>
    <w:lvl w:ilvl="7" w:tplc="88A6AB40">
      <w:numFmt w:val="decimal"/>
      <w:lvlText w:val=""/>
      <w:lvlJc w:val="left"/>
    </w:lvl>
    <w:lvl w:ilvl="8" w:tplc="5212D7F4">
      <w:numFmt w:val="decimal"/>
      <w:lvlText w:val=""/>
      <w:lvlJc w:val="left"/>
    </w:lvl>
  </w:abstractNum>
  <w:abstractNum w:abstractNumId="2" w15:restartNumberingAfterBreak="0">
    <w:nsid w:val="42F86E76"/>
    <w:multiLevelType w:val="hybridMultilevel"/>
    <w:tmpl w:val="EDBE4768"/>
    <w:lvl w:ilvl="0" w:tplc="C2D644EC">
      <w:start w:val="1"/>
      <w:numFmt w:val="bullet"/>
      <w:lvlText w:val="●"/>
      <w:lvlJc w:val="left"/>
      <w:pPr>
        <w:ind w:left="720" w:hanging="360"/>
      </w:pPr>
    </w:lvl>
    <w:lvl w:ilvl="1" w:tplc="7EA6165A">
      <w:start w:val="1"/>
      <w:numFmt w:val="bullet"/>
      <w:lvlText w:val="○"/>
      <w:lvlJc w:val="left"/>
      <w:pPr>
        <w:ind w:left="1440" w:hanging="360"/>
      </w:pPr>
    </w:lvl>
    <w:lvl w:ilvl="2" w:tplc="FBAECC64">
      <w:start w:val="1"/>
      <w:numFmt w:val="bullet"/>
      <w:lvlText w:val="■"/>
      <w:lvlJc w:val="left"/>
      <w:pPr>
        <w:ind w:left="2160" w:hanging="360"/>
      </w:pPr>
    </w:lvl>
    <w:lvl w:ilvl="3" w:tplc="9F76082A">
      <w:start w:val="1"/>
      <w:numFmt w:val="bullet"/>
      <w:lvlText w:val="●"/>
      <w:lvlJc w:val="left"/>
      <w:pPr>
        <w:ind w:left="2880" w:hanging="360"/>
      </w:pPr>
    </w:lvl>
    <w:lvl w:ilvl="4" w:tplc="B05AEC7A">
      <w:start w:val="1"/>
      <w:numFmt w:val="bullet"/>
      <w:lvlText w:val="○"/>
      <w:lvlJc w:val="left"/>
      <w:pPr>
        <w:ind w:left="3600" w:hanging="360"/>
      </w:pPr>
    </w:lvl>
    <w:lvl w:ilvl="5" w:tplc="8DBA885C">
      <w:start w:val="1"/>
      <w:numFmt w:val="bullet"/>
      <w:lvlText w:val="■"/>
      <w:lvlJc w:val="left"/>
      <w:pPr>
        <w:ind w:left="4320" w:hanging="360"/>
      </w:pPr>
    </w:lvl>
    <w:lvl w:ilvl="6" w:tplc="B65464A4">
      <w:start w:val="1"/>
      <w:numFmt w:val="bullet"/>
      <w:lvlText w:val="●"/>
      <w:lvlJc w:val="left"/>
      <w:pPr>
        <w:ind w:left="5040" w:hanging="360"/>
      </w:pPr>
    </w:lvl>
    <w:lvl w:ilvl="7" w:tplc="610A417E">
      <w:start w:val="1"/>
      <w:numFmt w:val="bullet"/>
      <w:lvlText w:val="●"/>
      <w:lvlJc w:val="left"/>
      <w:pPr>
        <w:ind w:left="5760" w:hanging="360"/>
      </w:pPr>
    </w:lvl>
    <w:lvl w:ilvl="8" w:tplc="0FBE6042">
      <w:start w:val="1"/>
      <w:numFmt w:val="bullet"/>
      <w:lvlText w:val="●"/>
      <w:lvlJc w:val="left"/>
      <w:pPr>
        <w:ind w:left="6480" w:hanging="360"/>
      </w:pPr>
    </w:lvl>
  </w:abstractNum>
  <w:num w:numId="1" w16cid:durableId="835463506">
    <w:abstractNumId w:val="2"/>
    <w:lvlOverride w:ilvl="0">
      <w:startOverride w:val="1"/>
    </w:lvlOverride>
  </w:num>
  <w:num w:numId="2" w16cid:durableId="1167555497">
    <w:abstractNumId w:val="0"/>
    <w:lvlOverride w:ilvl="0">
      <w:startOverride w:val="1"/>
    </w:lvlOverride>
  </w:num>
  <w:num w:numId="3" w16cid:durableId="1871335905">
    <w:abstractNumId w:val="1"/>
    <w:lvlOverride w:ilvl="0">
      <w:startOverride w:val="1"/>
    </w:lvlOverride>
  </w:num>
  <w:num w:numId="4" w16cid:durableId="1675104494">
    <w:abstractNumId w:val="0"/>
    <w:lvlOverride w:ilvl="0">
      <w:startOverride w:val="1"/>
    </w:lvlOverride>
  </w:num>
  <w:num w:numId="5" w16cid:durableId="1667516493">
    <w:abstractNumId w:val="0"/>
    <w:lvlOverride w:ilvl="0">
      <w:startOverride w:val="1"/>
    </w:lvlOverride>
  </w:num>
  <w:num w:numId="6" w16cid:durableId="1352680391">
    <w:abstractNumId w:val="0"/>
    <w:lvlOverride w:ilvl="0">
      <w:startOverride w:val="1"/>
    </w:lvlOverride>
  </w:num>
  <w:num w:numId="7" w16cid:durableId="985937994">
    <w:abstractNumId w:val="0"/>
    <w:lvlOverride w:ilvl="0">
      <w:startOverride w:val="1"/>
    </w:lvlOverride>
  </w:num>
  <w:num w:numId="8" w16cid:durableId="15109451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69A"/>
    <w:rsid w:val="000A2DC8"/>
    <w:rsid w:val="000E0F51"/>
    <w:rsid w:val="00162A85"/>
    <w:rsid w:val="00190816"/>
    <w:rsid w:val="001A028D"/>
    <w:rsid w:val="001F3A33"/>
    <w:rsid w:val="001F7A63"/>
    <w:rsid w:val="00215C70"/>
    <w:rsid w:val="00232EAF"/>
    <w:rsid w:val="0028069C"/>
    <w:rsid w:val="002A149A"/>
    <w:rsid w:val="002A6594"/>
    <w:rsid w:val="003519FA"/>
    <w:rsid w:val="00382D2F"/>
    <w:rsid w:val="0038469A"/>
    <w:rsid w:val="003D1759"/>
    <w:rsid w:val="004114C7"/>
    <w:rsid w:val="0046646D"/>
    <w:rsid w:val="00486151"/>
    <w:rsid w:val="004B2E84"/>
    <w:rsid w:val="004E3539"/>
    <w:rsid w:val="00527AB1"/>
    <w:rsid w:val="0059656A"/>
    <w:rsid w:val="005A6989"/>
    <w:rsid w:val="005A7F35"/>
    <w:rsid w:val="005E3B67"/>
    <w:rsid w:val="005E7E2D"/>
    <w:rsid w:val="00603CF8"/>
    <w:rsid w:val="00625A2A"/>
    <w:rsid w:val="006A6D40"/>
    <w:rsid w:val="00775DE0"/>
    <w:rsid w:val="00782826"/>
    <w:rsid w:val="007965D7"/>
    <w:rsid w:val="007A6B85"/>
    <w:rsid w:val="007D0E61"/>
    <w:rsid w:val="007E6816"/>
    <w:rsid w:val="00817B36"/>
    <w:rsid w:val="00833BA4"/>
    <w:rsid w:val="0085368F"/>
    <w:rsid w:val="008879DB"/>
    <w:rsid w:val="008A0EE9"/>
    <w:rsid w:val="008C56D9"/>
    <w:rsid w:val="00916FF0"/>
    <w:rsid w:val="0093062E"/>
    <w:rsid w:val="00945B3B"/>
    <w:rsid w:val="009558DF"/>
    <w:rsid w:val="009757BB"/>
    <w:rsid w:val="009A6856"/>
    <w:rsid w:val="009F1D4C"/>
    <w:rsid w:val="009F3A67"/>
    <w:rsid w:val="009F6960"/>
    <w:rsid w:val="00A41766"/>
    <w:rsid w:val="00AB4A8B"/>
    <w:rsid w:val="00AF196F"/>
    <w:rsid w:val="00B01351"/>
    <w:rsid w:val="00B34D0F"/>
    <w:rsid w:val="00BD2E56"/>
    <w:rsid w:val="00C22279"/>
    <w:rsid w:val="00C32234"/>
    <w:rsid w:val="00C772BB"/>
    <w:rsid w:val="00C870B4"/>
    <w:rsid w:val="00C87C77"/>
    <w:rsid w:val="00CB092C"/>
    <w:rsid w:val="00CB271C"/>
    <w:rsid w:val="00CD22E6"/>
    <w:rsid w:val="00D42271"/>
    <w:rsid w:val="00D80529"/>
    <w:rsid w:val="00DA5304"/>
    <w:rsid w:val="00DC6212"/>
    <w:rsid w:val="00E038ED"/>
    <w:rsid w:val="00E12942"/>
    <w:rsid w:val="00E16E35"/>
    <w:rsid w:val="00E34D8C"/>
    <w:rsid w:val="00E907A1"/>
    <w:rsid w:val="00EA4F89"/>
    <w:rsid w:val="00EC1E7B"/>
    <w:rsid w:val="00ED52F4"/>
    <w:rsid w:val="00EE280C"/>
    <w:rsid w:val="00F532F6"/>
    <w:rsid w:val="00F55C93"/>
    <w:rsid w:val="00FB0EC9"/>
    <w:rsid w:val="00FB2BED"/>
    <w:rsid w:val="00FB44ED"/>
    <w:rsid w:val="00FB56EB"/>
    <w:rsid w:val="00FC7D44"/>
    <w:rsid w:val="00FF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FD804"/>
  <w15:docId w15:val="{CCC3B717-EEF1-494E-998C-11606CDBF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3D7B0-703C-4ADA-8439-69FA4BCFF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5789</Words>
  <Characters>31841</Characters>
  <Application>Microsoft Office Word</Application>
  <DocSecurity>0</DocSecurity>
  <Lines>265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Jheferson Zambrana Barrionuevo</cp:lastModifiedBy>
  <cp:revision>2</cp:revision>
  <cp:lastPrinted>2026-10-12T17:31:00Z</cp:lastPrinted>
  <dcterms:created xsi:type="dcterms:W3CDTF">2026-10-12T23:23:00Z</dcterms:created>
  <dcterms:modified xsi:type="dcterms:W3CDTF">2026-10-12T23:23:00Z</dcterms:modified>
</cp:coreProperties>
</file>
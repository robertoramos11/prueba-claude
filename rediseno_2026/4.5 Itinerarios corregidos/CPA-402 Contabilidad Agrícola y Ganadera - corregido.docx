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FDCB9" w14:textId="77777777" w:rsidR="00C94F39" w:rsidRPr="00D22595" w:rsidRDefault="004C4B4B">
      <w:pPr>
        <w:spacing w:after="60"/>
      </w:pPr>
      <w:r w:rsidRPr="00D22595">
        <w:rPr>
          <w:i/>
          <w:iCs/>
        </w:rPr>
        <w:t>Nivel: Licenciatura en Contaduría Pública</w:t>
      </w:r>
    </w:p>
    <w:p w14:paraId="41638843" w14:textId="77777777" w:rsidR="00C94F39" w:rsidRPr="00D22595" w:rsidRDefault="004C4B4B">
      <w:pPr>
        <w:spacing w:after="60"/>
        <w:jc w:val="center"/>
      </w:pPr>
      <w:r w:rsidRPr="00D22595">
        <w:rPr>
          <w:b/>
          <w:bCs/>
        </w:rPr>
        <w:t>CUARTO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8"/>
        <w:gridCol w:w="2027"/>
      </w:tblGrid>
      <w:tr w:rsidR="00D22595" w:rsidRPr="00D22595" w14:paraId="270F889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F5120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809D9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E9FC7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455E2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D22595" w:rsidRPr="00D22595" w14:paraId="78DC4E4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8836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Contabilidad Agrícola y Ganadera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662EE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CPA-402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E341A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1BC29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CPA-301, CPA-302</w:t>
            </w:r>
          </w:p>
        </w:tc>
      </w:tr>
      <w:tr w:rsidR="00D22595" w:rsidRPr="00D22595" w14:paraId="50D72AAC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2F9E4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9776C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D22595" w:rsidRPr="00D22595" w14:paraId="1B7365EA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CEA6A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9CDD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B333C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9551F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35551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CA9B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8A30A" w14:textId="77777777" w:rsidR="00C94F39" w:rsidRPr="00D22595" w:rsidRDefault="00C94F39">
            <w:pPr>
              <w:spacing w:before="20" w:after="20"/>
              <w:jc w:val="center"/>
            </w:pPr>
          </w:p>
        </w:tc>
      </w:tr>
      <w:tr w:rsidR="00D22595" w:rsidRPr="00D22595" w14:paraId="63218F01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98D1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65EFB" w14:textId="761A6BA0" w:rsidR="00C94F39" w:rsidRPr="00D22595" w:rsidRDefault="00CE58E9">
            <w:pPr>
              <w:spacing w:before="20" w:after="20"/>
              <w:jc w:val="center"/>
            </w:pPr>
            <w:ins w:id="0" w:author="Humberto Quintanilla" w:date="2026-10-09T11:08:00Z">
              <w:r w:rsidRPr="00D22595">
                <w:t>10</w:t>
              </w:r>
            </w:ins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6A2CC" w14:textId="0F359104" w:rsidR="00C94F39" w:rsidRPr="00D22595" w:rsidRDefault="00CE58E9">
            <w:pPr>
              <w:spacing w:before="20" w:after="20"/>
              <w:jc w:val="center"/>
            </w:pPr>
            <w:ins w:id="1" w:author="Humberto Quintanilla" w:date="2026-10-09T11:08:00Z">
              <w:r w:rsidRPr="00D22595">
                <w:t>10</w:t>
              </w:r>
            </w:ins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016E4" w14:textId="5AC3D9AF" w:rsidR="00C94F39" w:rsidRPr="00D22595" w:rsidRDefault="00CE58E9">
            <w:pPr>
              <w:spacing w:before="20" w:after="20"/>
              <w:jc w:val="center"/>
            </w:pPr>
            <w:ins w:id="2" w:author="Humberto Quintanilla" w:date="2026-10-09T11:07:00Z">
              <w:r w:rsidRPr="00D22595">
                <w:t>20</w:t>
              </w:r>
            </w:ins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B1E2A" w14:textId="455D8BF0" w:rsidR="00C94F39" w:rsidRPr="00D22595" w:rsidRDefault="00CE58E9">
            <w:pPr>
              <w:spacing w:before="20" w:after="20"/>
              <w:jc w:val="center"/>
            </w:pPr>
            <w:ins w:id="3" w:author="Humberto Quintanilla" w:date="2026-10-09T11:08:00Z">
              <w:r w:rsidRPr="00D22595">
                <w:t>40</w:t>
              </w:r>
            </w:ins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11C7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71D3" w14:textId="77777777" w:rsidR="00C94F39" w:rsidRPr="00D22595" w:rsidRDefault="00C94F39"/>
        </w:tc>
      </w:tr>
      <w:tr w:rsidR="00D22595" w:rsidRPr="00D22595" w14:paraId="2EA4EAE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8140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D22595" w:rsidRPr="00D22595" w14:paraId="13F2D46E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510D1" w14:textId="11D9C0DB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 xml:space="preserve">Elabora los estados financieros de las empresas agrícolas y ganaderas conforme a las normas de contabilidad y las disposiciones legales vigentes en Bolivia, explicando los fundamentos y la administración de la empresa agropecuaria, determinando las obligaciones del régimen impositivo agropecuario, describiendo los procesos de producción agrícola y ganadera, registrando las operaciones contables de ambas actividades, determinando los costos de producción con hojas de costos en hoja de cálculo y aplicando </w:t>
            </w:r>
            <w:r w:rsidR="00E122CA" w:rsidRPr="00D22595">
              <w:rPr>
                <w:sz w:val="21"/>
                <w:szCs w:val="21"/>
              </w:rPr>
              <w:t>NC y NIIF y herramientas tecnológicas</w:t>
            </w:r>
            <w:r w:rsidRPr="00D22595">
              <w:rPr>
                <w:sz w:val="21"/>
                <w:szCs w:val="21"/>
              </w:rPr>
              <w:t>, con sentido crítico ante el riesgo climático y de mercado, ética profesional y atención al desempeño ambiental y social del sector.</w:t>
            </w:r>
          </w:p>
        </w:tc>
      </w:tr>
      <w:tr w:rsidR="00D22595" w:rsidRPr="00D22595" w14:paraId="6850C52A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C43C5" w14:textId="77777777" w:rsidR="00C94F39" w:rsidRPr="00D22595" w:rsidRDefault="004C4B4B">
            <w:pPr>
              <w:spacing w:before="20" w:after="20"/>
              <w:jc w:val="both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D22595">
              <w:rPr>
                <w:sz w:val="21"/>
                <w:szCs w:val="21"/>
              </w:rPr>
              <w:t>Explica los fundamentos y la administración de la empresa agropecuaria, relacionando sus elementos de producción con las instituciones y el capital del sector en Bolivia.</w:t>
            </w:r>
          </w:p>
        </w:tc>
      </w:tr>
      <w:tr w:rsidR="00D22595" w:rsidRPr="00D22595" w14:paraId="1E688D0A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8CBF9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608F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3C3BA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D22595" w:rsidRPr="00D22595" w14:paraId="752697D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783A3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1. Analiza los fundamentos y la administración de la empresa agropecuaria, diferenciando su capital y sus elementos de producción de los de la actividad comercial e industrial.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1D73C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1.1 Expone en equipo la estructura del capital y los elementos de producción de una empresa agropecuaria.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AFC86" w14:textId="77777777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1: </w:t>
            </w:r>
            <w:r w:rsidRPr="00D22595">
              <w:rPr>
                <w:sz w:val="21"/>
                <w:szCs w:val="21"/>
              </w:rPr>
              <w:t>Esquema del capital y de los elementos de producción de una empresa agropecuaria.</w:t>
            </w:r>
          </w:p>
        </w:tc>
      </w:tr>
      <w:tr w:rsidR="00D22595" w:rsidRPr="00D22595" w14:paraId="5FB1D3D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AFF92" w14:textId="77777777" w:rsidR="00C94F39" w:rsidRPr="00D22595" w:rsidRDefault="00C94F39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B6B5E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1.2 Compara en aula la actividad agropecuaria empresarial con la actividad comercial e industrial.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2BB22" w14:textId="77777777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2: </w:t>
            </w:r>
            <w:r w:rsidRPr="00D22595">
              <w:rPr>
                <w:sz w:val="21"/>
                <w:szCs w:val="21"/>
              </w:rPr>
              <w:t>Cuadro comparativo de la actividad agropecuaria frente a la actividad comercial e industrial.</w:t>
            </w:r>
          </w:p>
        </w:tc>
      </w:tr>
      <w:tr w:rsidR="00D22595" w:rsidRPr="00D22595" w14:paraId="0CF21F0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93D7E" w14:textId="554B9F1D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2. Evalúa la exposición de una empresa agropecuaria a los riesgos climático y de precio, identificando las instituciones y los instrumentos de cobertura del sector.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8E8D0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2.1 Analiza en equipo los riesgos de una explotación agropecuaria y los seguros y financiamientos disponibles.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82577" w14:textId="77777777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3: </w:t>
            </w:r>
            <w:r w:rsidRPr="00D22595">
              <w:rPr>
                <w:sz w:val="21"/>
                <w:szCs w:val="21"/>
              </w:rPr>
              <w:t>Matriz de riesgos de una explotación agropecuaria con sus instrumentos de cobertura.</w:t>
            </w:r>
          </w:p>
        </w:tc>
      </w:tr>
      <w:tr w:rsidR="00D22595" w:rsidRPr="00D22595" w14:paraId="7B5BF43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CE606" w14:textId="77777777" w:rsidR="00C94F39" w:rsidRPr="00D22595" w:rsidRDefault="00C94F39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13A8B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2.2 Identifica en aula las instituciones del sector agropecuario y sus funciones de registro, sanidad y certificación.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F891D" w14:textId="77777777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4: </w:t>
            </w:r>
            <w:r w:rsidRPr="00D22595">
              <w:rPr>
                <w:sz w:val="21"/>
                <w:szCs w:val="21"/>
              </w:rPr>
              <w:t>Mapa institucional del sector agropecuario boliviano.</w:t>
            </w:r>
          </w:p>
        </w:tc>
      </w:tr>
      <w:tr w:rsidR="00D22595" w:rsidRPr="00D22595" w14:paraId="7176142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54072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D22595" w:rsidRPr="00D22595" w14:paraId="710CD40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F111A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FE77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7108678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37E31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D22595" w:rsidRPr="00D22595" w14:paraId="4EA95B8E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FBDAF" w14:textId="04322D08" w:rsidR="001D7A4E" w:rsidRPr="00D22595" w:rsidRDefault="004C4B4B" w:rsidP="001D7A4E">
            <w:pPr>
              <w:spacing w:before="20" w:after="20"/>
            </w:pPr>
            <w:r w:rsidRPr="00D22595">
              <w:rPr>
                <w:sz w:val="21"/>
                <w:szCs w:val="21"/>
              </w:rPr>
              <w:t xml:space="preserve">Tema 1: </w:t>
            </w:r>
            <w:r w:rsidR="001D7A4E" w:rsidRPr="00D22595">
              <w:rPr>
                <w:sz w:val="21"/>
                <w:szCs w:val="21"/>
              </w:rPr>
              <w:t xml:space="preserve">La organización agrícola y ganadera en Bolivia </w:t>
            </w:r>
          </w:p>
          <w:p w14:paraId="5A7C415C" w14:textId="4C6D0DE2" w:rsidR="00C94F39" w:rsidRPr="00D22595" w:rsidRDefault="00C94F39">
            <w:pPr>
              <w:spacing w:before="20" w:after="20"/>
            </w:pP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44534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Etimología, significado e importancia de la actividad agropecuaria. (C)</w:t>
            </w:r>
          </w:p>
          <w:p w14:paraId="2F3FD37A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Concepto y objetivos de la empresa agropecuaria. (C)</w:t>
            </w:r>
          </w:p>
          <w:p w14:paraId="3EA0C543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Capital de la empresa agropecuaria: capital personal, capital agropecuario y reservas. (C)</w:t>
            </w:r>
          </w:p>
          <w:p w14:paraId="38BC824B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lastRenderedPageBreak/>
              <w:t>Concepto de administración de las empresas agropecuarias, su importancia, exigencias, desafíos, expectativas y funciones. (C)</w:t>
            </w:r>
          </w:p>
          <w:p w14:paraId="32DF40C0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Relación de la administración agropecuaria con las ciencias naturales, las ciencias económicas y la tecnología. (C)</w:t>
            </w:r>
          </w:p>
          <w:p w14:paraId="39C3E6DC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Características y diferencias entre la actividad agropecuaria empresarial y la actividad comercial e industrial. (C)</w:t>
            </w:r>
          </w:p>
          <w:p w14:paraId="2B7C48FC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Fuerza primaria de la producción, producción y productividad, características de la producción y precios. (C)</w:t>
            </w:r>
          </w:p>
          <w:p w14:paraId="5A08B4D3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Seguros agropecuarios, financiamiento y cuentas contables que se utilizan en el proceso de producción. (C)</w:t>
            </w:r>
          </w:p>
          <w:p w14:paraId="1B0DF538" w14:textId="49B77E6F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Gestión del riesgo agropecuario y los instrumentos de cobertura disponibles en Bolivia. (C)</w:t>
            </w:r>
          </w:p>
          <w:p w14:paraId="018534C6" w14:textId="77777777" w:rsidR="00C94F39" w:rsidRPr="00D22595" w:rsidRDefault="004C4B4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Elementos de la empresa agropecuaria: elementos intrínsecos naturales y no naturales de la producción, elementos extrínsecos de la producción y otros elementos relacionados con la actividad agropecuaria. (C)</w:t>
            </w:r>
          </w:p>
          <w:p w14:paraId="7471AEDF" w14:textId="1AF6151E" w:rsidR="00C94F39" w:rsidRPr="00D22595" w:rsidRDefault="004C4B4B" w:rsidP="00F840FF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Instituciones involucradas con el sector agropecuario.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85DF3" w14:textId="77777777" w:rsidR="003822EA" w:rsidRPr="00D22595" w:rsidRDefault="003822EA" w:rsidP="003822E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lastRenderedPageBreak/>
              <w:t xml:space="preserve">Seguro Agrario Universal Pachamama creado por la Ley N° 144 de la Revolución Productiva Comunitaria Agropecuaria y administrado por el </w:t>
            </w:r>
            <w:r w:rsidRPr="00D22595">
              <w:rPr>
                <w:sz w:val="21"/>
                <w:szCs w:val="21"/>
              </w:rPr>
              <w:lastRenderedPageBreak/>
              <w:t>Instituto del Seguro Agrario, INSA.</w:t>
            </w:r>
          </w:p>
          <w:p w14:paraId="0F792300" w14:textId="77777777" w:rsidR="003822EA" w:rsidRPr="00D22595" w:rsidRDefault="003822EA" w:rsidP="003822E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Instituciones bolivianas vinculadas al sector, como el Ministerio de Desarrollo Rural y Tierras, el Instituto Nacional de Innovación Agropecuaria y Forestal, INIAF, y el Servicio Nacional de Sanidad Agropecuaria e Inocuidad Alimentaria, SENASAG.</w:t>
            </w:r>
          </w:p>
          <w:p w14:paraId="04410D56" w14:textId="354063CF" w:rsidR="00C94F39" w:rsidRPr="00D22595" w:rsidRDefault="003822EA" w:rsidP="003822E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2595">
              <w:rPr>
                <w:sz w:val="21"/>
                <w:szCs w:val="21"/>
              </w:rPr>
              <w:t>Efecto de las sequías, las heladas y los incendios forestales sobre la producción agropecuaria boliviana.</w:t>
            </w:r>
          </w:p>
        </w:tc>
      </w:tr>
      <w:tr w:rsidR="00D22595" w:rsidRPr="00D22595" w14:paraId="3A5C5711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A4315" w14:textId="77777777" w:rsidR="00C94F39" w:rsidRPr="00D22595" w:rsidRDefault="004C4B4B">
            <w:pPr>
              <w:spacing w:before="20" w:after="20"/>
              <w:jc w:val="both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2: </w:t>
            </w:r>
            <w:r w:rsidRPr="00D22595">
              <w:rPr>
                <w:sz w:val="21"/>
                <w:szCs w:val="21"/>
              </w:rPr>
              <w:t>Determina las obligaciones tributarias de la actividad agropecuaria empresarial y no empresarial, aplicando el Régimen General y el Régimen Agropecuario Unificado conforme a las disposiciones legales vigentes.</w:t>
            </w:r>
          </w:p>
        </w:tc>
      </w:tr>
      <w:tr w:rsidR="00D22595" w:rsidRPr="00D22595" w14:paraId="6C87E99E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50A3C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65838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32D92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D22595" w:rsidRPr="00D22595" w14:paraId="423E680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A395A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1. Determina las obligaciones tributarias de la empresa agropecuaria en el Régimen General, aplicando el cierre de gestión del sector y los deberes formales vigentes.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6FB59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1.1 Resuelve en aula un caso de declaración y pago del Impuesto sobre las Utilidades de las Empresas de una empresa agropecuaria.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57460" w14:textId="77777777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5: </w:t>
            </w:r>
            <w:r w:rsidRPr="00D22595">
              <w:rPr>
                <w:sz w:val="21"/>
                <w:szCs w:val="21"/>
              </w:rPr>
              <w:t>Informe de declaración y pago del Impuesto sobre las Utilidades de las Empresas de un caso agropecuario.</w:t>
            </w:r>
          </w:p>
        </w:tc>
      </w:tr>
      <w:tr w:rsidR="00D22595" w:rsidRPr="00D22595" w14:paraId="7569A776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D18D" w14:textId="77777777" w:rsidR="00C94F39" w:rsidRPr="00D22595" w:rsidRDefault="00C94F39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600B6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1.2 Analiza en equipo los requisitos de importación y exportación del sector con sus certificados y beneficios.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634EF" w14:textId="25FC4FC0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6: </w:t>
            </w:r>
            <w:r w:rsidR="00A472DC" w:rsidRPr="00D22595">
              <w:rPr>
                <w:sz w:val="21"/>
                <w:szCs w:val="21"/>
              </w:rPr>
              <w:t xml:space="preserve">Procedimientos de importación y exportación </w:t>
            </w:r>
            <w:r w:rsidRPr="00D22595">
              <w:rPr>
                <w:sz w:val="21"/>
                <w:szCs w:val="21"/>
              </w:rPr>
              <w:t>de una empresa agropecuaria.</w:t>
            </w:r>
          </w:p>
        </w:tc>
      </w:tr>
      <w:tr w:rsidR="00D22595" w:rsidRPr="00D22595" w14:paraId="0E67EE6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A569F" w14:textId="309E7FBA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2. Evalúa la conveniencia del Régimen General frente al Régimen Agropecuario Unificado para un productor</w:t>
            </w:r>
            <w:r w:rsidR="00A472DC" w:rsidRPr="00D22595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9FC3C" w14:textId="4B96C7A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2.1 Calcula la cuota del Régimen Agropecuario Unificado según la superficie y la actividad.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E67FB" w14:textId="77777777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7: </w:t>
            </w:r>
            <w:r w:rsidRPr="00D22595">
              <w:rPr>
                <w:sz w:val="21"/>
                <w:szCs w:val="21"/>
              </w:rPr>
              <w:t>Planilla de cálculo de la cuota del Régimen Agropecuario Unificado.</w:t>
            </w:r>
          </w:p>
        </w:tc>
      </w:tr>
      <w:tr w:rsidR="00D22595" w:rsidRPr="00D22595" w14:paraId="487F0F7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1C83" w14:textId="77777777" w:rsidR="00C94F39" w:rsidRPr="00D22595" w:rsidRDefault="00C94F39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FB18C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2.2 Compara en equipo las obligaciones del Régimen General y del Régimen Agropecuario Unificado de un productor.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B072C" w14:textId="77777777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8: </w:t>
            </w:r>
            <w:r w:rsidRPr="00D22595">
              <w:rPr>
                <w:sz w:val="21"/>
                <w:szCs w:val="21"/>
              </w:rPr>
              <w:t>Cuadro comparativo del Régimen General y del Régimen Agropecuario Unificado.</w:t>
            </w:r>
          </w:p>
        </w:tc>
      </w:tr>
      <w:tr w:rsidR="00D22595" w:rsidRPr="00D22595" w14:paraId="051AD45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1BC1F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D22595" w:rsidRPr="00D22595" w14:paraId="331F399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00635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B16D7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2780C0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30F50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D22595" w:rsidRPr="00D22595" w14:paraId="42E53B3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050C8" w14:textId="3194A341" w:rsidR="00A472DC" w:rsidRPr="00D22595" w:rsidRDefault="004C4B4B" w:rsidP="00A472DC">
            <w:pPr>
              <w:spacing w:before="20" w:after="20"/>
            </w:pPr>
            <w:r w:rsidRPr="00D22595">
              <w:rPr>
                <w:sz w:val="21"/>
                <w:szCs w:val="21"/>
              </w:rPr>
              <w:lastRenderedPageBreak/>
              <w:t xml:space="preserve">Tema </w:t>
            </w:r>
            <w:r w:rsidR="00A472DC" w:rsidRPr="00D22595">
              <w:rPr>
                <w:sz w:val="21"/>
                <w:szCs w:val="21"/>
              </w:rPr>
              <w:t>2</w:t>
            </w:r>
            <w:r w:rsidRPr="00D22595">
              <w:rPr>
                <w:sz w:val="21"/>
                <w:szCs w:val="21"/>
              </w:rPr>
              <w:t xml:space="preserve">: Regímenes tributarios </w:t>
            </w:r>
            <w:r w:rsidR="00A472DC" w:rsidRPr="00D22595">
              <w:rPr>
                <w:sz w:val="21"/>
                <w:szCs w:val="21"/>
              </w:rPr>
              <w:t>relacionados a la actividad agropecuaria empresarial y no empresarial en Bolivia.</w:t>
            </w:r>
          </w:p>
          <w:p w14:paraId="35EED8E9" w14:textId="6349E262" w:rsidR="00C94F39" w:rsidRPr="00D22595" w:rsidRDefault="00C94F39">
            <w:pPr>
              <w:spacing w:before="20" w:after="20"/>
            </w:pP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42ED9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D22595">
              <w:rPr>
                <w:sz w:val="21"/>
                <w:szCs w:val="21"/>
              </w:rPr>
              <w:t>Ámbito impositivo relacionado con la actividad agrícola y ganadera en Bolivia, y la actividad agropecuaria empresarial y lucrativa vinculada a la prestación de servicios a terceros. (C)</w:t>
            </w:r>
          </w:p>
          <w:p w14:paraId="66860A41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D22595">
              <w:rPr>
                <w:sz w:val="21"/>
                <w:szCs w:val="21"/>
              </w:rPr>
              <w:t>Marco legal: Ley N° 2492, Ley N° 843 y Decreto Supremo N° 24051, reglamento del Impuesto sobre las Utilidades de las Empresas. (C)</w:t>
            </w:r>
          </w:p>
          <w:p w14:paraId="3F444E22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D22595">
              <w:rPr>
                <w:sz w:val="21"/>
                <w:szCs w:val="21"/>
              </w:rPr>
              <w:t>Declaración y pago del impuesto, plazo y cierres de gestión según el artículo 39, y ciclo económico. (C)</w:t>
            </w:r>
          </w:p>
          <w:p w14:paraId="3A76451F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D22595">
              <w:rPr>
                <w:sz w:val="21"/>
                <w:szCs w:val="21"/>
              </w:rPr>
              <w:t>Organismos de control de las empresas agropecuarias, y análisis de la conducta tributaria y su efecto en los estados financieros de las empresas agropecuarias. (C, A)</w:t>
            </w:r>
          </w:p>
          <w:p w14:paraId="664676C6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Actividades de importación: admisión de mercancías con exoneración de tributos aduaneros, régimen de suspensión a la importación, subvención en las importaciones y subvención en el mercado interno. (C)</w:t>
            </w:r>
          </w:p>
          <w:p w14:paraId="384772D5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D22595">
              <w:rPr>
                <w:sz w:val="21"/>
                <w:szCs w:val="21"/>
              </w:rPr>
              <w:t>Empadronamiento y reempadronamiento de las empresas agropecuarias. (C)</w:t>
            </w:r>
          </w:p>
          <w:p w14:paraId="280D143F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Actividades de exportación y medidas aplicadas por el gobierno para lograr la seguridad alimentaria. (C)</w:t>
            </w:r>
          </w:p>
          <w:p w14:paraId="18CE7793" w14:textId="180BABDC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D22595">
              <w:rPr>
                <w:sz w:val="21"/>
                <w:szCs w:val="21"/>
              </w:rPr>
              <w:t>Requisitos, procedimientos y condiciones para exportar, y certificado de suficiencia de abastecimiento y precio justo, con su control, condiciones e incumplimiento. (P)</w:t>
            </w:r>
          </w:p>
          <w:p w14:paraId="43CE0F34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D22595">
              <w:rPr>
                <w:sz w:val="21"/>
                <w:szCs w:val="21"/>
              </w:rPr>
              <w:t>Deberes formales de las empresas agropecuarias, su incumplimiento y sanciones. (C)</w:t>
            </w:r>
          </w:p>
          <w:p w14:paraId="11E88695" w14:textId="77777777" w:rsidR="00C94F39" w:rsidRPr="00D22595" w:rsidRDefault="004C4B4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Actividad agropecuaria no empresarial y Decreto Supremo N° 24463, del Régimen Agropecuario Unificado, RAU. (C)</w:t>
            </w:r>
          </w:p>
          <w:p w14:paraId="2E018F6D" w14:textId="7A572BD8" w:rsidR="00C94F39" w:rsidRPr="00D22595" w:rsidRDefault="004C4B4B" w:rsidP="00F840FF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Incumplimiento de deberes formales y pago, y resoluciones normativas de directorio sobre la actualización de la cuota fija por hectárea y sobre el procedimiento para obtener el Certificado de No Imponibilidad del RAU.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817E0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Clasificación de la propiedad agraria en pequeña propiedad, mediana propiedad y empresa agropecuaria.</w:t>
            </w:r>
          </w:p>
          <w:p w14:paraId="3EE8A698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Requisitos sanitarios y fitosanitarios exigidos a los productos agropecuarios de exportación.</w:t>
            </w:r>
          </w:p>
          <w:p w14:paraId="7E4BF439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Cadenas productivas agropecuarias de exportación de Bolivia: soya, quinua, castaña y carne bovina.</w:t>
            </w:r>
          </w:p>
        </w:tc>
      </w:tr>
      <w:tr w:rsidR="00D22595" w:rsidRPr="00D22595" w14:paraId="7BEE5FAA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C52B9" w14:textId="1BDC9D72" w:rsidR="00C94F39" w:rsidRPr="00D22595" w:rsidRDefault="004C4B4B">
            <w:pPr>
              <w:spacing w:before="20" w:after="20"/>
              <w:jc w:val="both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</w:t>
            </w:r>
            <w:r w:rsidR="00A54C97" w:rsidRPr="00D22595">
              <w:rPr>
                <w:b/>
                <w:bCs/>
                <w:i/>
                <w:iCs/>
                <w:sz w:val="21"/>
                <w:szCs w:val="21"/>
              </w:rPr>
              <w:t>3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="00050B94" w:rsidRPr="00D22595">
              <w:rPr>
                <w:sz w:val="21"/>
                <w:szCs w:val="21"/>
              </w:rPr>
              <w:t>Analiza el proceso de producción agrícola</w:t>
            </w:r>
            <w:r w:rsidR="00050B94" w:rsidRPr="00D22595">
              <w:rPr>
                <w:sz w:val="21"/>
                <w:szCs w:val="21"/>
              </w:rPr>
              <w:t xml:space="preserve"> y </w:t>
            </w:r>
            <w:r w:rsidR="006C1C82" w:rsidRPr="00D22595">
              <w:rPr>
                <w:sz w:val="21"/>
                <w:szCs w:val="21"/>
              </w:rPr>
              <w:t>r</w:t>
            </w:r>
            <w:r w:rsidRPr="00D22595">
              <w:rPr>
                <w:sz w:val="21"/>
                <w:szCs w:val="21"/>
              </w:rPr>
              <w:t xml:space="preserve">egistra las operaciones contables de una </w:t>
            </w:r>
            <w:r w:rsidRPr="00D22595">
              <w:rPr>
                <w:sz w:val="21"/>
                <w:szCs w:val="21"/>
                <w:u w:val="single"/>
              </w:rPr>
              <w:t>empresa agrícola</w:t>
            </w:r>
            <w:r w:rsidR="00A54C97" w:rsidRPr="00D22595">
              <w:rPr>
                <w:sz w:val="21"/>
                <w:szCs w:val="21"/>
              </w:rPr>
              <w:t xml:space="preserve"> en base al </w:t>
            </w:r>
            <w:r w:rsidR="00A54C97" w:rsidRPr="00D22595">
              <w:rPr>
                <w:sz w:val="21"/>
                <w:szCs w:val="21"/>
              </w:rPr>
              <w:t>proceso de producción agrícola y su rendimiento</w:t>
            </w:r>
            <w:r w:rsidRPr="00D22595">
              <w:rPr>
                <w:sz w:val="21"/>
                <w:szCs w:val="21"/>
              </w:rPr>
              <w:t>, determinando el costo unitario de sus adquisiciones y preparando sus estados financieros conforme a la normativa vigente.</w:t>
            </w:r>
          </w:p>
        </w:tc>
      </w:tr>
      <w:tr w:rsidR="00D22595" w:rsidRPr="00D22595" w14:paraId="53220C4D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90282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1F18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C43CE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D22595" w:rsidRPr="00D22595" w14:paraId="36E48AFF" w14:textId="77777777" w:rsidTr="00891915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04870" w14:textId="71CFDA18" w:rsidR="002368BD" w:rsidRPr="00D22595" w:rsidRDefault="002368BD" w:rsidP="002368BD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1. Analiza el proceso de producción agrícola, diferenciando los cultivos transitorios de los permanentes y las etapas de su ciclo productivo.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7CB20" w14:textId="4DEEC3E1" w:rsidR="002368BD" w:rsidRPr="00D22595" w:rsidRDefault="002368BD" w:rsidP="002368BD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1.1 Expone en equipo el ciclo de producción de un cultivo transitorio y de un cultivo permanente.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86DAE" w14:textId="5BDD5DA3" w:rsidR="002368BD" w:rsidRPr="00D22595" w:rsidRDefault="002368BD" w:rsidP="002368BD">
            <w:pPr>
              <w:spacing w:before="20" w:after="20"/>
              <w:rPr>
                <w:b/>
                <w:bCs/>
                <w:sz w:val="21"/>
                <w:szCs w:val="21"/>
              </w:rPr>
            </w:pPr>
            <w:r w:rsidRPr="00D22595">
              <w:rPr>
                <w:b/>
                <w:bCs/>
                <w:sz w:val="21"/>
                <w:szCs w:val="21"/>
              </w:rPr>
              <w:t xml:space="preserve">Producto 9: </w:t>
            </w:r>
            <w:r w:rsidRPr="00D22595">
              <w:rPr>
                <w:sz w:val="21"/>
                <w:szCs w:val="21"/>
              </w:rPr>
              <w:t>Esquema del ciclo de producción agrícola de un cultivo transitorio y de un cultivo permanente.</w:t>
            </w:r>
          </w:p>
        </w:tc>
      </w:tr>
      <w:tr w:rsidR="00D22595" w:rsidRPr="00D22595" w14:paraId="186F608A" w14:textId="77777777" w:rsidTr="00891915">
        <w:trPr>
          <w:cantSplit/>
        </w:trPr>
        <w:tc>
          <w:tcPr>
            <w:tcW w:w="3320" w:type="dxa"/>
            <w:gridSpan w:val="5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529DB" w14:textId="77777777" w:rsidR="002368BD" w:rsidRPr="00D22595" w:rsidRDefault="002368BD" w:rsidP="002368BD">
            <w:pPr>
              <w:spacing w:before="20" w:after="20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3B2DD" w14:textId="565E1A51" w:rsidR="002368BD" w:rsidRPr="00D22595" w:rsidRDefault="002368BD" w:rsidP="002368BD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1.2 Calcula en el laboratorio de cómputo el rendimiento por hectárea de una campaña con sus registros de campo.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1AF4F" w14:textId="7324890A" w:rsidR="002368BD" w:rsidRPr="00D22595" w:rsidRDefault="002368BD" w:rsidP="002368BD">
            <w:pPr>
              <w:spacing w:before="20" w:after="20"/>
              <w:rPr>
                <w:b/>
                <w:bCs/>
                <w:sz w:val="21"/>
                <w:szCs w:val="21"/>
              </w:rPr>
            </w:pPr>
            <w:r w:rsidRPr="00D22595">
              <w:rPr>
                <w:b/>
                <w:bCs/>
                <w:sz w:val="21"/>
                <w:szCs w:val="21"/>
              </w:rPr>
              <w:t xml:space="preserve">Producto 10: </w:t>
            </w:r>
            <w:r w:rsidRPr="00D22595">
              <w:rPr>
                <w:sz w:val="21"/>
                <w:szCs w:val="21"/>
              </w:rPr>
              <w:t>Registro de campaña agrícola con el rendimiento por hectárea.</w:t>
            </w:r>
          </w:p>
        </w:tc>
      </w:tr>
      <w:tr w:rsidR="00D22595" w:rsidRPr="00D22595" w14:paraId="0D4BDA69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ED756" w14:textId="23282A9C" w:rsidR="00C94F39" w:rsidRPr="00D22595" w:rsidRDefault="002368BD">
            <w:pPr>
              <w:spacing w:before="20" w:after="20"/>
            </w:pPr>
            <w:r w:rsidRPr="00D22595">
              <w:rPr>
                <w:sz w:val="21"/>
                <w:szCs w:val="21"/>
              </w:rPr>
              <w:t>2</w:t>
            </w:r>
            <w:r w:rsidR="004C4B4B" w:rsidRPr="00D22595">
              <w:rPr>
                <w:sz w:val="21"/>
                <w:szCs w:val="21"/>
              </w:rPr>
              <w:t>. Determina el costo unitario de adquisición de los bienes de una empresa agrícola según la condición tributaria del proveedor y la operación de comercio exterior.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7F7A0" w14:textId="40E48928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1.1 Determina el costo unitario de adquisición de insumos agrícolas en los cinco casos del régimen tributario.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398DC" w14:textId="29EF67CE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>Producto 1</w:t>
            </w:r>
            <w:r w:rsidR="002368BD" w:rsidRPr="00D22595">
              <w:rPr>
                <w:b/>
                <w:bCs/>
                <w:sz w:val="21"/>
                <w:szCs w:val="21"/>
              </w:rPr>
              <w:t>1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Cédula de determinación del costo unitario de adquisición de insumos agrícolas.</w:t>
            </w:r>
          </w:p>
        </w:tc>
      </w:tr>
      <w:tr w:rsidR="00D22595" w:rsidRPr="00D22595" w14:paraId="18220AB2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6A13F" w14:textId="77777777" w:rsidR="00C94F39" w:rsidRPr="00D22595" w:rsidRDefault="00C94F39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4C31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1.2 Registra en equipo las retenciones por compras sin factura y su respaldo documental.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CC444" w14:textId="7905BBED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>Producto 1</w:t>
            </w:r>
            <w:r w:rsidR="002368BD" w:rsidRPr="00D22595">
              <w:rPr>
                <w:b/>
                <w:bCs/>
                <w:sz w:val="21"/>
                <w:szCs w:val="21"/>
              </w:rPr>
              <w:t>2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Planilla de retenciones por compras sin factura con su respaldo documental.</w:t>
            </w:r>
          </w:p>
        </w:tc>
      </w:tr>
      <w:tr w:rsidR="00D22595" w:rsidRPr="00D22595" w14:paraId="4F8FFFB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105A9" w14:textId="6C06A693" w:rsidR="00C94F39" w:rsidRPr="00D22595" w:rsidRDefault="002368BD">
            <w:pPr>
              <w:spacing w:before="20" w:after="20"/>
            </w:pPr>
            <w:r w:rsidRPr="00D22595">
              <w:rPr>
                <w:sz w:val="21"/>
                <w:szCs w:val="21"/>
              </w:rPr>
              <w:t>3</w:t>
            </w:r>
            <w:r w:rsidR="004C4B4B" w:rsidRPr="00D22595">
              <w:rPr>
                <w:sz w:val="21"/>
                <w:szCs w:val="21"/>
              </w:rPr>
              <w:t>. Elabora los estados financieros de una empresa agrícola, registrando sus activos biológicos, plantas productoras, pasivos y previsiones conforme a</w:t>
            </w:r>
            <w:r w:rsidR="00A54C97" w:rsidRPr="00D22595">
              <w:rPr>
                <w:sz w:val="21"/>
                <w:szCs w:val="21"/>
              </w:rPr>
              <w:t xml:space="preserve"> NC y NIIF.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30AAC" w14:textId="334A662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2.1 Contabiliza los sembradíos en curso y los cultivos permanentes con su costo de producción.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D4014" w14:textId="3096A96E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>Producto 1</w:t>
            </w:r>
            <w:r w:rsidR="002368BD" w:rsidRPr="00D22595">
              <w:rPr>
                <w:b/>
                <w:bCs/>
                <w:sz w:val="21"/>
                <w:szCs w:val="21"/>
              </w:rPr>
              <w:t>3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Esquema de contabilización de sembradíos en curso y de cultivos permanentes.</w:t>
            </w:r>
          </w:p>
        </w:tc>
      </w:tr>
      <w:tr w:rsidR="00D22595" w:rsidRPr="00D22595" w14:paraId="00F578B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7E52" w14:textId="77777777" w:rsidR="00C94F39" w:rsidRPr="00D22595" w:rsidRDefault="00C94F39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7F923" w14:textId="0EAE82B9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2.2 Desarrolla el ciclo contable de una empresa agrícola, de la apertura a los estados financieros.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D9C65" w14:textId="47981B1C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>Producto 1</w:t>
            </w:r>
            <w:r w:rsidR="002368BD" w:rsidRPr="00D22595">
              <w:rPr>
                <w:b/>
                <w:bCs/>
                <w:sz w:val="21"/>
                <w:szCs w:val="21"/>
              </w:rPr>
              <w:t>4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="0045331A" w:rsidRPr="00D22595">
              <w:rPr>
                <w:sz w:val="21"/>
                <w:szCs w:val="21"/>
              </w:rPr>
              <w:t>E</w:t>
            </w:r>
            <w:r w:rsidRPr="00D22595">
              <w:rPr>
                <w:sz w:val="21"/>
                <w:szCs w:val="21"/>
              </w:rPr>
              <w:t>stados financieros de una empresa agrícola.</w:t>
            </w:r>
          </w:p>
        </w:tc>
      </w:tr>
      <w:tr w:rsidR="00D22595" w:rsidRPr="00D22595" w14:paraId="061E616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54D9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D22595" w:rsidRPr="00D22595" w14:paraId="2E28BB1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BF05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0AC8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63765E0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C0A03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D22595" w:rsidRPr="00D22595" w14:paraId="0DAC73F2" w14:textId="77777777" w:rsidTr="00AE7E00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844F0" w14:textId="6765E96F" w:rsidR="002368BD" w:rsidRPr="00D22595" w:rsidRDefault="002368BD" w:rsidP="002368BD">
            <w:pPr>
              <w:spacing w:before="20" w:after="20"/>
            </w:pPr>
            <w:r w:rsidRPr="00D22595">
              <w:rPr>
                <w:sz w:val="21"/>
                <w:szCs w:val="21"/>
              </w:rPr>
              <w:t xml:space="preserve">Tema </w:t>
            </w:r>
            <w:r w:rsidRPr="00D22595">
              <w:rPr>
                <w:sz w:val="21"/>
                <w:szCs w:val="21"/>
              </w:rPr>
              <w:t>3</w:t>
            </w:r>
            <w:r w:rsidRPr="00D22595">
              <w:rPr>
                <w:sz w:val="21"/>
                <w:szCs w:val="21"/>
              </w:rPr>
              <w:t>: El proceso de producción en la agricultura</w:t>
            </w:r>
          </w:p>
          <w:p w14:paraId="4B274F09" w14:textId="07664BA6" w:rsidR="003C677E" w:rsidRPr="00D22595" w:rsidRDefault="003C677E" w:rsidP="002368BD">
            <w:pPr>
              <w:spacing w:before="20" w:after="20"/>
              <w:rPr>
                <w:sz w:val="21"/>
                <w:szCs w:val="21"/>
              </w:rPr>
            </w:pP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C9232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La agricultura en Bolivia, su importancia y zonas agrícolas. (C)</w:t>
            </w:r>
          </w:p>
          <w:p w14:paraId="3AC17E8D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Concepto de agricultura, división y productividad del agro o actividad agrícola, agricultura extensiva e intensiva, la especialización y la potencialidad de la producción agrícola. (C)</w:t>
            </w:r>
          </w:p>
          <w:p w14:paraId="2C20C0C3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Formas de producción por el tiempo: cultivos transitorios con sus características y cultivos permanentes con sus particularidades. (C)</w:t>
            </w:r>
          </w:p>
          <w:p w14:paraId="7F8FD500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Ciclo de producción agrícola: preparación de tierras, siembra, labores culturales o post siembra, cosecha y manipuleo. (P)</w:t>
            </w:r>
          </w:p>
          <w:p w14:paraId="4BEB4AE0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Buenas prácticas agrícolas y manejo sostenible del suelo y del agua: rotación de cultivos, uso de agroquímicos y conservación de la cobertura vegetal. (C)</w:t>
            </w:r>
          </w:p>
          <w:p w14:paraId="3E0FF312" w14:textId="77777777" w:rsidR="003C677E" w:rsidRPr="00D22595" w:rsidRDefault="003C677E" w:rsidP="003C677E">
            <w:pPr>
              <w:spacing w:before="10" w:after="10"/>
              <w:ind w:left="20"/>
              <w:rPr>
                <w:sz w:val="21"/>
                <w:szCs w:val="21"/>
              </w:rPr>
            </w:pPr>
          </w:p>
        </w:tc>
        <w:tc>
          <w:tcPr>
            <w:tcW w:w="290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F1D39" w14:textId="77777777" w:rsidR="003C677E" w:rsidRPr="00D22595" w:rsidRDefault="003C677E" w:rsidP="003C677E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Calendario agrícola de los principales cultivos de Bolivia.</w:t>
            </w:r>
          </w:p>
          <w:p w14:paraId="35E86849" w14:textId="77777777" w:rsidR="003C677E" w:rsidRPr="00D22595" w:rsidRDefault="003C677E" w:rsidP="003C677E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Nociones de climatología agrícola y de sistemas de riego.</w:t>
            </w:r>
          </w:p>
          <w:p w14:paraId="2FF59AE7" w14:textId="77777777" w:rsidR="003C677E" w:rsidRPr="00D22595" w:rsidRDefault="003C677E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Insumos agrícolas: semillas certificadas, fertilizantes y productos fitosanitarios.</w:t>
            </w:r>
          </w:p>
          <w:p w14:paraId="7C445659" w14:textId="77777777" w:rsidR="003C677E" w:rsidRPr="00D22595" w:rsidRDefault="003C677E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Nociones de maquinaria y equipo agrícola y de su vida útil en el campo.</w:t>
            </w:r>
          </w:p>
          <w:p w14:paraId="04ECDB79" w14:textId="64B18AA4" w:rsidR="003C677E" w:rsidRPr="00D22595" w:rsidRDefault="003C677E" w:rsidP="00AE7E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Anexo 2 vida útil de activos fijos DS 24051.</w:t>
            </w:r>
          </w:p>
        </w:tc>
      </w:tr>
      <w:tr w:rsidR="00D22595" w:rsidRPr="00D22595" w14:paraId="5EF086DE" w14:textId="77777777" w:rsidTr="00AE7E00">
        <w:tc>
          <w:tcPr>
            <w:tcW w:w="2490" w:type="dxa"/>
            <w:gridSpan w:val="4"/>
            <w:tcBorders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E7E35" w14:textId="1B7314D1" w:rsidR="003C677E" w:rsidRPr="00D22595" w:rsidRDefault="002368BD" w:rsidP="00FB38E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 xml:space="preserve">Tema </w:t>
            </w:r>
            <w:r w:rsidRPr="00D22595">
              <w:rPr>
                <w:sz w:val="21"/>
                <w:szCs w:val="21"/>
              </w:rPr>
              <w:t>4</w:t>
            </w:r>
            <w:r w:rsidRPr="00D22595">
              <w:rPr>
                <w:sz w:val="21"/>
                <w:szCs w:val="21"/>
              </w:rPr>
              <w:t>: Inversión, explotación y rendimiento en la actividad agrícola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A2B9D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Importancia de la inversión, la explotación y el rendimiento en la actividad agrícola. (C)</w:t>
            </w:r>
          </w:p>
          <w:p w14:paraId="5468118E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Posición del Estado Plurinacional de Bolivia en las negociaciones internacionales de Naciones Unidas, y la Conferencia de Desarrollo Sostenible Río+20, El futuro que queremos. (C)</w:t>
            </w:r>
          </w:p>
          <w:p w14:paraId="3776679A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 xml:space="preserve">El vivir bien en el Programa de las Naciones Unidas para el Medio Ambiente, en el Convenio sobre la Diversidad Biológica, en el Foro de las Naciones Unidas sobre los Bosques </w:t>
            </w:r>
            <w:r w:rsidRPr="00D22595">
              <w:rPr>
                <w:sz w:val="21"/>
                <w:szCs w:val="21"/>
              </w:rPr>
              <w:lastRenderedPageBreak/>
              <w:t>y en la Plataforma Intergubernamental sobre Biodiversidad y Servicios Ecosistémicos. (C, T)</w:t>
            </w:r>
          </w:p>
          <w:p w14:paraId="547151D1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Avance del mecanismo conjunto de mitigación y adaptación para el manejo integral y sustentable de los bosques, el vivir bien en la Convención Marco de las Naciones Unidas sobre el Cambio Climático, y la cooperación internacional. (C)</w:t>
            </w:r>
          </w:p>
          <w:p w14:paraId="1A5C94B9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Riesgo climático de la actividad agrícola y su revelación conforme a la NIIF S2: sequías, heladas, inundaciones e incendios. (C)</w:t>
            </w:r>
          </w:p>
          <w:p w14:paraId="69EC84A7" w14:textId="57859DFD" w:rsidR="003C677E" w:rsidRPr="00D22595" w:rsidRDefault="003C677E" w:rsidP="003C677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Agricultura de precisión y uso de datos: registros de campaña, rendimiento por hectárea e imágenes satelitales en la planificación del cultivo. (P)</w:t>
            </w:r>
          </w:p>
        </w:tc>
        <w:tc>
          <w:tcPr>
            <w:tcW w:w="2905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9ECDC" w14:textId="07D29D47" w:rsidR="003C677E" w:rsidRPr="00D22595" w:rsidRDefault="003C677E" w:rsidP="00AE7E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</w:rPr>
            </w:pPr>
          </w:p>
        </w:tc>
      </w:tr>
      <w:tr w:rsidR="00D22595" w:rsidRPr="00D22595" w14:paraId="62444C32" w14:textId="77777777" w:rsidTr="00AE7E00">
        <w:tc>
          <w:tcPr>
            <w:tcW w:w="249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DCBA0" w14:textId="549C3591" w:rsidR="003C677E" w:rsidRPr="00D22595" w:rsidRDefault="002368BD">
            <w:pPr>
              <w:spacing w:before="20" w:after="20"/>
            </w:pPr>
            <w:r w:rsidRPr="00D22595">
              <w:rPr>
                <w:sz w:val="21"/>
                <w:szCs w:val="21"/>
              </w:rPr>
              <w:t xml:space="preserve">Tema 5: </w:t>
            </w:r>
            <w:r w:rsidR="00050B94" w:rsidRPr="00D22595">
              <w:rPr>
                <w:sz w:val="21"/>
                <w:szCs w:val="21"/>
              </w:rPr>
              <w:t>P</w:t>
            </w:r>
            <w:r w:rsidRPr="00D22595">
              <w:rPr>
                <w:sz w:val="21"/>
                <w:szCs w:val="21"/>
              </w:rPr>
              <w:t xml:space="preserve">ráctica contable </w:t>
            </w:r>
            <w:r w:rsidR="00050B94" w:rsidRPr="00D22595">
              <w:rPr>
                <w:sz w:val="21"/>
                <w:szCs w:val="21"/>
              </w:rPr>
              <w:t>agrícola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99F68" w14:textId="44CAF916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Conceptos de contabilidad agrícola y nomenclatura de cuentas. (C)</w:t>
            </w:r>
          </w:p>
          <w:p w14:paraId="63850A02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Cuentas del activo: disponibilidades y cuentas por cobrar. (C)</w:t>
            </w:r>
          </w:p>
          <w:p w14:paraId="01DDD588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Inventarios o almacenes: almacén de productos cosechados, almacén de sanidad vegetal, almacén de suministros, almacén de combustibles, almacén de biocombustibles y almacén de semillas, con la adquisición de semillas. (C)</w:t>
            </w:r>
          </w:p>
          <w:p w14:paraId="36557DFA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Determinación del costo unitario de adquisición de bienes en cinco casos: empresas del mercado interno que adquieren bienes del mercado formal con factura o nota fiscal; empresas del mercado interno que adquieren bienes sin factura; empresas del mercado interno que adquieren bienes de una persona natural inscrita en el Régimen Agropecuario Unificado; empresas del mercado interno o externo que importan bienes; y empresas exportadoras con actividades industriales que adquieren bienes sin factura. (P)</w:t>
            </w:r>
          </w:p>
          <w:p w14:paraId="08CEA2D0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Decreto Supremo N° 27337 y resoluciones normativas de directorio sobre las retenciones del Impuesto sobre las Utilidades de las Empresas y del Impuesto a las Transacciones en el sector industrial exportador, y su efecto en el costo unitario. (C)</w:t>
            </w:r>
          </w:p>
          <w:p w14:paraId="7A48B883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Almacén de subproductos agrícolas, almacén de estiércol o estercolero, y pagos anticipados. (C)</w:t>
            </w:r>
          </w:p>
          <w:p w14:paraId="52DB6736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Inversiones, obras en ejecución y activos fijos, con las características de sus adquisiciones y compras como aportes de capital, sus registros auxiliares, valuación y actualización. (C, P)</w:t>
            </w:r>
          </w:p>
          <w:p w14:paraId="46135291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lastRenderedPageBreak/>
              <w:t>Existencias de materiales y repuestos, activos biológicos productivos y activos transitorios biológicos. (C)</w:t>
            </w:r>
          </w:p>
          <w:p w14:paraId="6E53573F" w14:textId="2382E0C3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Clasificación de las plantaciones: plantas productoras y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activos biológicos consumibles medido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activos biológicos consumibles medidos</w:t>
              </w:r>
            </w:ins>
            <w:r>
              <w:rPr>
                <w:sz w:val="21"/>
                <w:szCs w:val="21"/>
              </w:rPr>
              <w:t xml:space="preserve">. (C)</w:t>
            </w:r>
          </w:p>
          <w:p w14:paraId="0E46EC2C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Sembradíos en curso: contabilidad, esquema y determinación del costo de producción. (P)</w:t>
            </w:r>
          </w:p>
          <w:p w14:paraId="51DF1732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Activos productivos: existencias de plantaciones, proyectos de plantaciones y cosechas pendientes; contabilidad de los cultivos permanentes, esquema y determinación del costo de producción. (P)</w:t>
            </w:r>
          </w:p>
          <w:p w14:paraId="7689B061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Activos transitorios de producción en curso, fabricación y elaboración, diferidos e intangibles. (P)</w:t>
            </w:r>
          </w:p>
          <w:p w14:paraId="1B406390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Cuentas del pasivo: obligaciones tributarias, laborales y comerciales, otras obligaciones, ingresos anticipados, obligaciones a largo plazo y diferidos. (C)</w:t>
            </w:r>
          </w:p>
          <w:p w14:paraId="10385B90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Previsiones y provisiones: previsión para riesgos no asegurables y previsión para desvalorización de productos agropecuarios. (C)</w:t>
            </w:r>
          </w:p>
          <w:p w14:paraId="5D1D6B64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Deterioro de los activos biológicos y de las existencias por eventos climáticos o sanitarios, y su respaldo documental. (C)</w:t>
            </w:r>
          </w:p>
          <w:p w14:paraId="4CADD17D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Cuentas del patrimonio y recomendaciones específicas: aportes por capitalizar, capital social, libro de asamblea de accionistas y registro de emisión de acciones, utilidades y reserva legal, y cuentas reguladoras. (P)</w:t>
            </w:r>
          </w:p>
          <w:p w14:paraId="434A9368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Cuentas de ingresos: ingresos operativos, ventas y otros ingresos; cuentas de orden; cuentas de costo y costo de ventas. (C)</w:t>
            </w:r>
          </w:p>
          <w:p w14:paraId="1F05E54F" w14:textId="6EF557DA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Cuentas de egresos: gastos de administración, sueldos y salarios, manutención o subvención al personal, pagos a contratistas o personal eventual, depreciaciones, mantenimiento y reparaciones, pérdida de productos cosechados y mermas. (C)</w:t>
            </w:r>
          </w:p>
          <w:p w14:paraId="403ACA16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Ventas con sus descuentos, rebajas y bonificaciones. (C)</w:t>
            </w:r>
          </w:p>
          <w:p w14:paraId="2A678549" w14:textId="77777777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Inicio de actividades, balance de apertura, registros contables, ajustes y regularizaciones, y preparación de los estados financieros. (P)</w:t>
            </w:r>
          </w:p>
          <w:p w14:paraId="60710C72" w14:textId="02AEE5E1" w:rsidR="003C677E" w:rsidRPr="00D22595" w:rsidRDefault="003C677E" w:rsidP="001941DE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D22595">
              <w:rPr>
                <w:sz w:val="21"/>
                <w:szCs w:val="21"/>
              </w:rPr>
              <w:t>Registro de las operaciones agrícolas en sistema contable excel: control por campaña, por cultivo y por centro de costo. (P, T)</w:t>
            </w:r>
          </w:p>
        </w:tc>
        <w:tc>
          <w:tcPr>
            <w:tcW w:w="2905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DA3DF" w14:textId="0EFC71E2" w:rsidR="003C677E" w:rsidRPr="00D22595" w:rsidRDefault="003C677E">
            <w:pPr>
              <w:pStyle w:val="Prrafodelista"/>
              <w:numPr>
                <w:ilvl w:val="0"/>
                <w:numId w:val="3"/>
              </w:numPr>
              <w:spacing w:before="10" w:after="10"/>
            </w:pPr>
          </w:p>
        </w:tc>
      </w:tr>
      <w:tr w:rsidR="00D22595" w:rsidRPr="00D22595" w14:paraId="767CDB0F" w14:textId="77777777" w:rsidTr="006066AA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B5732" w14:textId="238E17EB" w:rsidR="00514311" w:rsidRPr="00D22595" w:rsidRDefault="00514311" w:rsidP="006066AA">
            <w:pPr>
              <w:spacing w:before="20" w:after="20"/>
              <w:jc w:val="both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</w:t>
            </w:r>
            <w:r w:rsidR="006A5E66" w:rsidRPr="00D22595">
              <w:rPr>
                <w:b/>
                <w:bCs/>
                <w:i/>
                <w:iCs/>
                <w:sz w:val="21"/>
                <w:szCs w:val="21"/>
              </w:rPr>
              <w:t>4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Analiza el proceso de producción ganadera y registra las operaciones contables de una empresa ganadera, contabilizando los activos biológicos semovientes y preparando sus estados financieros conforme a la normativa vigente.</w:t>
            </w:r>
          </w:p>
        </w:tc>
      </w:tr>
      <w:tr w:rsidR="00D22595" w:rsidRPr="00D22595" w14:paraId="7A68EDF4" w14:textId="77777777" w:rsidTr="006066AA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CD85B" w14:textId="77777777" w:rsidR="00514311" w:rsidRPr="00D22595" w:rsidRDefault="00514311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lastRenderedPageBreak/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4EDB4" w14:textId="77777777" w:rsidR="00514311" w:rsidRPr="00D22595" w:rsidRDefault="00514311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FF9A4" w14:textId="77777777" w:rsidR="00514311" w:rsidRPr="00D22595" w:rsidRDefault="00514311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D22595" w:rsidRPr="00D22595" w14:paraId="4AAFC3E1" w14:textId="77777777" w:rsidTr="006066AA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DA0A1" w14:textId="77777777" w:rsidR="00514311" w:rsidRPr="00D22595" w:rsidRDefault="00514311" w:rsidP="006066A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1. Proyecta el hato ganadero por categorías, evaluando el efecto de los coeficientes de procreación, mortandad y descarte.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8050C" w14:textId="77777777" w:rsidR="00514311" w:rsidRPr="00D22595" w:rsidRDefault="00514311" w:rsidP="006066A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2.1 Proyecta en el laboratorio de cómputo el hato de ganado vacuno de un caso práctico con su categorización.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67EEA" w14:textId="0A0066FD" w:rsidR="00514311" w:rsidRPr="00D22595" w:rsidRDefault="00514311" w:rsidP="006066AA">
            <w:pPr>
              <w:spacing w:before="20" w:after="20"/>
              <w:rPr>
                <w:b/>
                <w:bCs/>
                <w:sz w:val="21"/>
                <w:szCs w:val="21"/>
              </w:rPr>
            </w:pPr>
            <w:r w:rsidRPr="00D22595">
              <w:rPr>
                <w:b/>
                <w:bCs/>
                <w:sz w:val="21"/>
                <w:szCs w:val="21"/>
              </w:rPr>
              <w:t>Producto 1</w:t>
            </w:r>
            <w:r w:rsidR="00846DBF" w:rsidRPr="00D22595">
              <w:rPr>
                <w:b/>
                <w:bCs/>
                <w:sz w:val="21"/>
                <w:szCs w:val="21"/>
              </w:rPr>
              <w:t>5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Proyección del hato de ganado vacuno con su categorización e índices.</w:t>
            </w:r>
          </w:p>
        </w:tc>
      </w:tr>
      <w:tr w:rsidR="00D22595" w:rsidRPr="00D22595" w14:paraId="3D20AE95" w14:textId="77777777" w:rsidTr="006066AA">
        <w:trPr>
          <w:cantSplit/>
        </w:trPr>
        <w:tc>
          <w:tcPr>
            <w:tcW w:w="3320" w:type="dxa"/>
            <w:gridSpan w:val="5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A65A7" w14:textId="77777777" w:rsidR="00514311" w:rsidRPr="00D22595" w:rsidRDefault="00514311" w:rsidP="006066AA">
            <w:pPr>
              <w:spacing w:before="20" w:after="20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AAC7B" w14:textId="77777777" w:rsidR="00514311" w:rsidRPr="00D22595" w:rsidRDefault="00514311" w:rsidP="006066A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2.2 Categoriza en equipo el ganado ovino, porcino y equino con su coeficiente de procreación.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7CB57" w14:textId="34A341A4" w:rsidR="00514311" w:rsidRPr="00D22595" w:rsidRDefault="00514311" w:rsidP="006066AA">
            <w:pPr>
              <w:spacing w:before="20" w:after="20"/>
              <w:rPr>
                <w:b/>
                <w:bCs/>
                <w:sz w:val="21"/>
                <w:szCs w:val="21"/>
              </w:rPr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846DBF" w:rsidRPr="00D22595">
              <w:rPr>
                <w:b/>
                <w:bCs/>
                <w:sz w:val="21"/>
                <w:szCs w:val="21"/>
              </w:rPr>
              <w:t>16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Cuadro de categorización del ganado ovino, porcino y equino.</w:t>
            </w:r>
          </w:p>
        </w:tc>
      </w:tr>
      <w:tr w:rsidR="00D22595" w:rsidRPr="00D22595" w14:paraId="125D158C" w14:textId="77777777" w:rsidTr="006066AA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66C23" w14:textId="77777777" w:rsidR="00514311" w:rsidRPr="00D22595" w:rsidRDefault="00514311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>2. Registra las operaciones del hato ganadero, contabilizando la adquisición, el procreo, la venta y las bajas de ganado conforme a la NC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F44AC" w14:textId="77777777" w:rsidR="00514311" w:rsidRPr="00D22595" w:rsidRDefault="00514311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>1.1 Registra en aula la adquisición, el procreo y la venta de ganado de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A38AC" w14:textId="7EB04652" w:rsidR="00514311" w:rsidRPr="00D22595" w:rsidRDefault="00514311" w:rsidP="006066AA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846DBF" w:rsidRPr="00D22595">
              <w:rPr>
                <w:b/>
                <w:bCs/>
                <w:sz w:val="21"/>
                <w:szCs w:val="21"/>
              </w:rPr>
              <w:t>17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Esquema del proceso de producción biológico del ganado con su contabilización.</w:t>
            </w:r>
          </w:p>
        </w:tc>
      </w:tr>
      <w:tr w:rsidR="00D22595" w:rsidRPr="00D22595" w14:paraId="1B0C895F" w14:textId="77777777" w:rsidTr="006066AA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6764" w14:textId="77777777" w:rsidR="00514311" w:rsidRPr="00D22595" w:rsidRDefault="00514311" w:rsidP="006066A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B1E66" w14:textId="77777777" w:rsidR="00514311" w:rsidRPr="00D22595" w:rsidRDefault="00514311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>1.2 Contabiliza en equipo las bajas y altas del hato por mortandad, extravío, consumo y cambio de edad.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A1C4C" w14:textId="36424F84" w:rsidR="00514311" w:rsidRPr="00D22595" w:rsidRDefault="00514311" w:rsidP="006066AA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846DBF" w:rsidRPr="00D22595">
              <w:rPr>
                <w:b/>
                <w:bCs/>
                <w:sz w:val="21"/>
                <w:szCs w:val="21"/>
              </w:rPr>
              <w:t>18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Práctico de contabilización de las bajas y altas del hato ganadero.</w:t>
            </w:r>
          </w:p>
        </w:tc>
      </w:tr>
      <w:tr w:rsidR="00D22595" w:rsidRPr="00D22595" w14:paraId="6B6A0DC6" w14:textId="77777777" w:rsidTr="006066AA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EBB5B" w14:textId="77777777" w:rsidR="00514311" w:rsidRPr="00D22595" w:rsidRDefault="00514311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>3. Elabora los estados financieros de una empresa ganadera, evaluando la razonabilidad del inventario de ganado frente al conteo físico.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67497" w14:textId="77777777" w:rsidR="00514311" w:rsidRPr="00D22595" w:rsidRDefault="00514311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>2.1 Concilia en equipo el inventario físico del hato por categoría con los registros contables.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39939" w14:textId="0922E27B" w:rsidR="00514311" w:rsidRPr="00D22595" w:rsidRDefault="00514311" w:rsidP="006066AA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846DBF" w:rsidRPr="00D22595">
              <w:rPr>
                <w:b/>
                <w:bCs/>
                <w:sz w:val="21"/>
                <w:szCs w:val="21"/>
              </w:rPr>
              <w:t>19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Acta de conciliación del inventario físico del hato con los registros contables.</w:t>
            </w:r>
          </w:p>
        </w:tc>
      </w:tr>
      <w:tr w:rsidR="00D22595" w:rsidRPr="00D22595" w14:paraId="0A6383A1" w14:textId="77777777" w:rsidTr="006066AA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5E9D" w14:textId="77777777" w:rsidR="00514311" w:rsidRPr="00D22595" w:rsidRDefault="00514311" w:rsidP="006066A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D8647" w14:textId="77777777" w:rsidR="00514311" w:rsidRPr="00D22595" w:rsidRDefault="00514311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>2.2 Desarrolla en el laboratorio de cómputo el ciclo contable de una empresa ganadera, de la apertura a los estados financieros.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51214" w14:textId="4132CBA6" w:rsidR="00514311" w:rsidRPr="00D22595" w:rsidRDefault="00514311" w:rsidP="006066AA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>Producto 2</w:t>
            </w:r>
            <w:r w:rsidR="00846DBF" w:rsidRPr="00D22595">
              <w:rPr>
                <w:b/>
                <w:bCs/>
                <w:sz w:val="21"/>
                <w:szCs w:val="21"/>
              </w:rPr>
              <w:t>0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="009E1A10" w:rsidRPr="00D22595">
              <w:rPr>
                <w:sz w:val="21"/>
                <w:szCs w:val="21"/>
              </w:rPr>
              <w:t>E</w:t>
            </w:r>
            <w:r w:rsidRPr="00D22595">
              <w:rPr>
                <w:sz w:val="21"/>
                <w:szCs w:val="21"/>
              </w:rPr>
              <w:t>stados financieros de una empresa ganadera.</w:t>
            </w:r>
          </w:p>
        </w:tc>
      </w:tr>
      <w:tr w:rsidR="00D22595" w:rsidRPr="00D22595" w14:paraId="498FB07E" w14:textId="77777777" w:rsidTr="006066AA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D5C6E" w14:textId="77777777" w:rsidR="00514311" w:rsidRPr="00D22595" w:rsidRDefault="00514311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D22595" w:rsidRPr="00D22595" w14:paraId="7BD48C66" w14:textId="77777777" w:rsidTr="006066AA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2A505" w14:textId="77777777" w:rsidR="00514311" w:rsidRPr="00D22595" w:rsidRDefault="00514311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18316" w14:textId="77777777" w:rsidR="00514311" w:rsidRPr="00D22595" w:rsidRDefault="00514311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37ECDC3" w14:textId="77777777" w:rsidR="00514311" w:rsidRPr="00D22595" w:rsidRDefault="00514311" w:rsidP="006066AA">
            <w:pPr>
              <w:spacing w:before="20" w:after="20"/>
              <w:jc w:val="center"/>
            </w:pPr>
            <w:r w:rsidRPr="00D22595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8ABD2" w14:textId="77777777" w:rsidR="00514311" w:rsidRPr="00D22595" w:rsidRDefault="00514311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D22595" w:rsidRPr="00D22595" w14:paraId="14AF44F1" w14:textId="77777777" w:rsidTr="006066AA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B2196" w14:textId="77777777" w:rsidR="00514311" w:rsidRPr="00D22595" w:rsidRDefault="00514311" w:rsidP="006066AA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Tema 7: El proceso de producción en la ganadería,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Categorización y proyección del hato ganado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Categorización y proyección del hato ganadero</w:t>
              </w:r>
            </w:ins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44D23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Concepto e importancia de la actividad ganadera, y producción extensiva e intensiva. (C)</w:t>
            </w:r>
          </w:p>
          <w:p w14:paraId="347002CB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Actividad ganadera vacuna, su riqueza y evolución, y ganadería lechera, con la innovación tecnológica de la ganadería de leche en el altiplano boliviano. (C)</w:t>
            </w:r>
          </w:p>
          <w:p w14:paraId="4827FFBC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Impacto económico y social de la actividad ganadera en Bolivia: tecnología, acceso al crédito, delitos, faenado, control sanitario y catastro. (C)</w:t>
            </w:r>
          </w:p>
          <w:p w14:paraId="418AAEE8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Trazabilidad del ganado y certificación sanitaria para la exportación de carne: registro de predios, aretado e inspección oficial. (P)</w:t>
            </w:r>
          </w:p>
          <w:p w14:paraId="0064CB6F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Industrialización de la carne para el mercado interno y el mercado internacional, con sus requisitos, y servicios de los rodeos. (C)</w:t>
            </w:r>
          </w:p>
          <w:p w14:paraId="35DD09F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Formas de explotación del ganado vacuno: cría y recría, invernada y cabaña; resumen del proceso de producción del ganado vacuno. (C)</w:t>
            </w:r>
          </w:p>
          <w:p w14:paraId="7BD300E5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 xml:space="preserve">Proyección del hato de ganado vacuno y elementos a considerar en su categorización: terneros, destete o desmamante, lactancia </w:t>
            </w:r>
            <w:r w:rsidRPr="00D22595">
              <w:rPr>
                <w:sz w:val="21"/>
                <w:szCs w:val="21"/>
              </w:rPr>
              <w:lastRenderedPageBreak/>
              <w:t>natural y artificial, cuidado de terneros, descorne, marcación y castración. (C)</w:t>
            </w:r>
          </w:p>
          <w:p w14:paraId="68D64F12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La edad del ganado vacuno y su contabilización, con un ejemplo de categorización. (C)</w:t>
            </w:r>
          </w:p>
          <w:p w14:paraId="00A4456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Tipos de hato: rebaño LS, hato PO y hato comercial, con sus índices y utilidad. (C)</w:t>
            </w:r>
          </w:p>
          <w:p w14:paraId="39063391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Proyección del hato en hoja de cálculo: coeficientes de procreación, mortandad, descarte y cambio de edad por categoría. (P, T)</w:t>
            </w:r>
          </w:p>
          <w:p w14:paraId="3DF5044A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Categorización del ganado ovino, porcino y equino, con sus elementos adicionales en la proyección, el coeficiente de procreación y su contabilización. (C)</w:t>
            </w:r>
          </w:p>
          <w:p w14:paraId="7BB25C2D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Inventario del ganado en Bolivia. (C)</w:t>
            </w:r>
          </w:p>
          <w:p w14:paraId="04872DA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Sostenibilidad de la ganadería.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E0F97" w14:textId="77777777" w:rsidR="00514311" w:rsidRPr="00D22595" w:rsidRDefault="00514311" w:rsidP="006066A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lastRenderedPageBreak/>
              <w:t>Nociones de zootecnia y de las razas bovinas criadas en Bolivia.</w:t>
            </w:r>
          </w:p>
          <w:p w14:paraId="57D90419" w14:textId="77777777" w:rsidR="00514311" w:rsidRPr="00D22595" w:rsidRDefault="00514311" w:rsidP="006066A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Ciclo reproductivo del ganado vacuno: gestación, parición, lactancia y destete.</w:t>
            </w:r>
          </w:p>
          <w:p w14:paraId="3B7F10AB" w14:textId="77777777" w:rsidR="00514311" w:rsidRPr="00D22595" w:rsidRDefault="00514311" w:rsidP="006066AA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Nociones de sanidad animal y de los calendarios de vacunación del ganado</w:t>
            </w:r>
          </w:p>
        </w:tc>
      </w:tr>
      <w:tr w:rsidR="00D22595" w:rsidRPr="00D22595" w14:paraId="53E39DDC" w14:textId="77777777" w:rsidTr="006066AA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49CB5" w14:textId="77777777" w:rsidR="00514311" w:rsidRPr="00D22595" w:rsidRDefault="00514311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>Tema 8: Análisis contable y aplicación práctica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C865A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Concepto de contabilidad ganadera, sistemas contables y cuentas contables. (C, T)</w:t>
            </w:r>
          </w:p>
          <w:p w14:paraId="502ADFD2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Cuentas del activo: disponibilidades, fondo para compras con su kárdex de control, y fondo para anticipos. (C)</w:t>
            </w:r>
          </w:p>
          <w:p w14:paraId="17D94CD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Inventarios: inventario de productos veterinarios, inventario de alimentos para el ganado, inventario de materiales, inventario de subproductos ganaderos e inventario de genética, con su contabilización por la importación de genética bovina. (C, A)</w:t>
            </w:r>
          </w:p>
          <w:p w14:paraId="06649305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Inventario de ganado de rodeo general, con la contabilización de la adquisición de ganado no reproductor y de los animales de descarte, como bueyes y torunos, y la reclasificación del ganado reproductor a animales de descarte. (C)</w:t>
            </w:r>
          </w:p>
          <w:p w14:paraId="5B68D6EB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Activos transitorios: ganado en campo de terceros, con la contabilización del ganado en otros campos o pastizales, y ganado en tránsito, con la contabilización del tránsito y del arribo del ganado. (C)</w:t>
            </w:r>
          </w:p>
          <w:p w14:paraId="6009E6BC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Activos vinculados al proceso de producción: procreo en proceso, con la contabilización de los costos durante la gestación, y la cría y marcación del ternero, según el esquema del proceso de producción biológico. (C)</w:t>
            </w:r>
          </w:p>
          <w:p w14:paraId="76E5B3AD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Activos biológicos semovientes: animales de trabajo y ganado reproductor, con la contabilización de la adquisición de ganado reproductor. (C)</w:t>
            </w:r>
          </w:p>
          <w:p w14:paraId="652AFDF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Clasificación del ganado conforme a la NIC 41: animales productores medidos al valor razonable menos los costos de venta, y su distinción de los activos de la NIC 16. (C)</w:t>
            </w:r>
          </w:p>
          <w:p w14:paraId="3D5CD766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 xml:space="preserve">Cuentas del pasivo y su contabilización: retención a la Federación por pagar, retención por contratación de servicios sin factura y </w:t>
            </w:r>
            <w:r w:rsidRPr="00D22595">
              <w:rPr>
                <w:sz w:val="21"/>
                <w:szCs w:val="21"/>
              </w:rPr>
              <w:lastRenderedPageBreak/>
              <w:t>retención por compra de bienes sin factura, con la contabilización de la compra sin factura y de su utilización. (C)</w:t>
            </w:r>
          </w:p>
          <w:p w14:paraId="2DC03D85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Previsión para riesgos no asegurables. (C)</w:t>
            </w:r>
          </w:p>
          <w:p w14:paraId="4304EC83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Cuentas de ingresos: ventas de ganado con sus descuentos, rebajas y bonificaciones, venta de ganado no reproductor y venta de ganado en pie, por punta o por peso según precio por kilo, con su contabilización. (C)</w:t>
            </w:r>
          </w:p>
          <w:p w14:paraId="2EF22539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Venta de ganado faenado y venta de ganado reproductor, con su contabilización, e ingresos por cambio de edad, otros ingresos y venta de subproductos. (C)</w:t>
            </w:r>
          </w:p>
          <w:p w14:paraId="1A8AC810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Costo y costo de ventas. (C)</w:t>
            </w:r>
          </w:p>
          <w:p w14:paraId="5929C4CF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Gastos: mantenimiento y reparaciones, bajas por pérdida, extravío, consumo, mortandad y cambio de edad del ganado, con su contabilización, y gastos de alimentos, gastos de sanidad y mermas. (C)</w:t>
            </w:r>
          </w:p>
          <w:p w14:paraId="32701F7A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Control del hato y conciliación del inventario físico con los registros contables: conteo por categoría, aretado y actas de baja. (P)</w:t>
            </w:r>
          </w:p>
          <w:p w14:paraId="127462D7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Inicio de actividades, balance de apertura, registros contables y ajustes y regularizaciones. (P)</w:t>
            </w:r>
          </w:p>
          <w:p w14:paraId="16008B94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Contabilidad del hato de ganado vacuno, ovino, porcino y equino, por mortandad, consumo, extravío, descarte, y bajas y altas por cambio de edad; preparación de los estados financieros. (P)</w:t>
            </w:r>
          </w:p>
          <w:p w14:paraId="2DF76C75" w14:textId="77777777" w:rsidR="00514311" w:rsidRPr="00D22595" w:rsidRDefault="00514311" w:rsidP="006066A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D22595">
              <w:rPr>
                <w:sz w:val="21"/>
                <w:szCs w:val="21"/>
              </w:rPr>
              <w:t>Respaldo documental de las compras sin factura y de las retenciones: responsabilidad del contador y riesgo tributario de la operación.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8871E" w14:textId="77777777" w:rsidR="00514311" w:rsidRPr="00D22595" w:rsidRDefault="00514311" w:rsidP="006066A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lastRenderedPageBreak/>
              <w:t>Sistemas de identificación del ganado: marcas a fuego, aretes y registros de predio.</w:t>
            </w:r>
          </w:p>
          <w:p w14:paraId="4A344FBB" w14:textId="77777777" w:rsidR="00514311" w:rsidRPr="00D22595" w:rsidRDefault="00514311" w:rsidP="006066A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Nociones de nutrición animal y de manejo de pasturas.</w:t>
            </w:r>
          </w:p>
        </w:tc>
      </w:tr>
      <w:tr w:rsidR="00D22595" w:rsidRPr="00D22595" w14:paraId="789416AB" w14:textId="77777777" w:rsidTr="006066AA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C82D5" w14:textId="68DD6E41" w:rsidR="006A5E66" w:rsidRPr="00D22595" w:rsidRDefault="006A5E66" w:rsidP="006066AA">
            <w:pPr>
              <w:spacing w:before="20" w:after="20"/>
              <w:jc w:val="both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5: </w:t>
            </w:r>
            <w:r w:rsidRPr="00D22595">
              <w:rPr>
                <w:sz w:val="21"/>
                <w:szCs w:val="21"/>
              </w:rPr>
              <w:t xml:space="preserve">Determina el costo de producción agrícola y ganadera, conforme al tipo de </w:t>
            </w:r>
            <w:r w:rsidRPr="00D22595">
              <w:rPr>
                <w:sz w:val="21"/>
                <w:szCs w:val="21"/>
              </w:rPr>
              <w:t>producto agropecuario</w:t>
            </w:r>
            <w:r w:rsidRPr="00D22595">
              <w:rPr>
                <w:sz w:val="21"/>
                <w:szCs w:val="21"/>
              </w:rPr>
              <w:t>.</w:t>
            </w:r>
          </w:p>
        </w:tc>
      </w:tr>
      <w:tr w:rsidR="00D22595" w:rsidRPr="00D22595" w14:paraId="68C4EFCD" w14:textId="77777777" w:rsidTr="006066AA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69089" w14:textId="77777777" w:rsidR="006A5E66" w:rsidRPr="00D22595" w:rsidRDefault="006A5E66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3BFB3" w14:textId="77777777" w:rsidR="006A5E66" w:rsidRPr="00D22595" w:rsidRDefault="006A5E66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DE708" w14:textId="77777777" w:rsidR="006A5E66" w:rsidRPr="00D22595" w:rsidRDefault="006A5E66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D22595" w:rsidRPr="00D22595" w14:paraId="69973DAA" w14:textId="77777777" w:rsidTr="006066AA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079C4" w14:textId="7F6835E8" w:rsidR="006A5E66" w:rsidRPr="00D22595" w:rsidRDefault="006A5E66" w:rsidP="006066AA">
            <w:pPr>
              <w:spacing w:before="20" w:after="20"/>
            </w:pPr>
            <w:r>
              <w:rPr>
                <w:sz w:val="21"/>
                <w:szCs w:val="21"/>
              </w:rPr>
              <w:t xml:space="preserve">1.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Determina el costo de producción</w:delText>
              </w:r>
              <w:r>
                <w:rPr>
                  <w:sz w:val="21"/>
                  <w:szCs w:val="21"/>
                </w:rPr>
                <w:delText xml:space="preserve"> productos agropecuarios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Determina el costo de producción de productos agropecuarios</w:t>
              </w:r>
            </w:ins>
            <w:r w:rsidRPr="00D22595">
              <w:rPr>
                <w:sz w:val="21"/>
                <w:szCs w:val="21"/>
              </w:rPr>
              <w:t>, según el lugar, la campaña y el nivel tecnológico.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C3C6D" w14:textId="0AB94D31" w:rsidR="006A5E66" w:rsidRPr="00D22595" w:rsidRDefault="006A5E66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>1.1 Elabora en aula la hoja de costos de producción de productos agropecuarios.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714D7" w14:textId="34E8C92E" w:rsidR="006A5E66" w:rsidRPr="00D22595" w:rsidRDefault="006A5E66" w:rsidP="006066AA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FD7868" w:rsidRPr="00D22595">
              <w:rPr>
                <w:b/>
                <w:bCs/>
                <w:sz w:val="21"/>
                <w:szCs w:val="21"/>
              </w:rPr>
              <w:t>2</w:t>
            </w:r>
            <w:r w:rsidR="00846DBF" w:rsidRPr="00D22595">
              <w:rPr>
                <w:b/>
                <w:bCs/>
                <w:sz w:val="21"/>
                <w:szCs w:val="21"/>
              </w:rPr>
              <w:t>1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="00FD66D9" w:rsidRPr="00D22595">
              <w:rPr>
                <w:sz w:val="21"/>
                <w:szCs w:val="21"/>
              </w:rPr>
              <w:t xml:space="preserve">Hoja </w:t>
            </w:r>
            <w:r w:rsidRPr="00D22595">
              <w:rPr>
                <w:sz w:val="21"/>
                <w:szCs w:val="21"/>
              </w:rPr>
              <w:t>de costos agropecuarios</w:t>
            </w:r>
          </w:p>
        </w:tc>
      </w:tr>
      <w:tr w:rsidR="00D22595" w:rsidRPr="00D22595" w14:paraId="3C2543B7" w14:textId="77777777" w:rsidTr="006066AA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A07C" w14:textId="77777777" w:rsidR="006A5E66" w:rsidRPr="00D22595" w:rsidRDefault="006A5E66" w:rsidP="006066A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AAD4F" w14:textId="77777777" w:rsidR="006A5E66" w:rsidRPr="00D22595" w:rsidRDefault="006A5E66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>1.2 Clasifica en equipo los costos directos e indirectos de una campaña con su costo financiero y de oportunidad.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777A2" w14:textId="5148E946" w:rsidR="006A5E66" w:rsidRPr="00D22595" w:rsidRDefault="006A5E66" w:rsidP="006066AA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FD7868" w:rsidRPr="00D22595">
              <w:rPr>
                <w:b/>
                <w:bCs/>
                <w:sz w:val="21"/>
                <w:szCs w:val="21"/>
              </w:rPr>
              <w:t>2</w:t>
            </w:r>
            <w:r w:rsidR="00846DBF" w:rsidRPr="00D22595">
              <w:rPr>
                <w:b/>
                <w:bCs/>
                <w:sz w:val="21"/>
                <w:szCs w:val="21"/>
              </w:rPr>
              <w:t>2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Cuadro de clasificación de los costos agropecuarios</w:t>
            </w:r>
          </w:p>
        </w:tc>
      </w:tr>
      <w:tr w:rsidR="00D22595" w:rsidRPr="00D22595" w14:paraId="604E0AFE" w14:textId="77777777" w:rsidTr="006066AA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3905B" w14:textId="7491AD7B" w:rsidR="006A5E66" w:rsidRPr="00D22595" w:rsidRDefault="006A5E66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 xml:space="preserve">2. Elabora el presupuesto agrícola de productos agropecuarios evaluando su sensibilidad ante variaciones del </w:t>
            </w:r>
            <w:r w:rsidRPr="00D22595">
              <w:rPr>
                <w:sz w:val="21"/>
                <w:szCs w:val="21"/>
              </w:rPr>
              <w:lastRenderedPageBreak/>
              <w:t>rendimiento y del precio de los insumos.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5DAD6" w14:textId="77777777" w:rsidR="006A5E66" w:rsidRPr="00D22595" w:rsidRDefault="006A5E66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lastRenderedPageBreak/>
              <w:t>2.1 Presenta en equipo el presupuesto de producción, de inversiones y de resultados de un cultivo.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90D3E" w14:textId="134D9A8B" w:rsidR="006A5E66" w:rsidRPr="00D22595" w:rsidRDefault="006A5E66" w:rsidP="006066AA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FD7868" w:rsidRPr="00D22595">
              <w:rPr>
                <w:b/>
                <w:bCs/>
                <w:sz w:val="21"/>
                <w:szCs w:val="21"/>
              </w:rPr>
              <w:t>2</w:t>
            </w:r>
            <w:r w:rsidR="00846DBF" w:rsidRPr="00D22595">
              <w:rPr>
                <w:b/>
                <w:bCs/>
                <w:sz w:val="21"/>
                <w:szCs w:val="21"/>
              </w:rPr>
              <w:t>3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Presupuesto agrícola de productos agropecuarios</w:t>
            </w:r>
          </w:p>
        </w:tc>
      </w:tr>
      <w:tr w:rsidR="00D22595" w:rsidRPr="00D22595" w14:paraId="6AB6CA57" w14:textId="77777777" w:rsidTr="006066AA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89BB3" w14:textId="77777777" w:rsidR="006A5E66" w:rsidRPr="00D22595" w:rsidRDefault="006A5E66" w:rsidP="006066A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9EB4F" w14:textId="77777777" w:rsidR="006A5E66" w:rsidRPr="00D22595" w:rsidRDefault="006A5E66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>2.2 Compara el costo presupuestado y el costo real de una campaña con su análisis de sensibilidad.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501E7" w14:textId="4D2627CC" w:rsidR="006A5E66" w:rsidRPr="00D22595" w:rsidRDefault="006A5E66" w:rsidP="006066AA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FD7868" w:rsidRPr="00D22595">
              <w:rPr>
                <w:b/>
                <w:bCs/>
                <w:sz w:val="21"/>
                <w:szCs w:val="21"/>
              </w:rPr>
              <w:t>2</w:t>
            </w:r>
            <w:r w:rsidR="00846DBF" w:rsidRPr="00D22595">
              <w:rPr>
                <w:b/>
                <w:bCs/>
                <w:sz w:val="21"/>
                <w:szCs w:val="21"/>
              </w:rPr>
              <w:t>4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Informe de sensibilidad y de desviaciones del costo de productos agropecuarios.</w:t>
            </w:r>
          </w:p>
        </w:tc>
      </w:tr>
      <w:tr w:rsidR="00D22595" w:rsidRPr="00D22595" w14:paraId="40F75464" w14:textId="77777777" w:rsidTr="006066AA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D5A21" w14:textId="77777777" w:rsidR="006A5E66" w:rsidRPr="00D22595" w:rsidRDefault="006A5E66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D22595" w:rsidRPr="00D22595" w14:paraId="1EF6F3ED" w14:textId="77777777" w:rsidTr="006066AA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D6734" w14:textId="77777777" w:rsidR="006A5E66" w:rsidRPr="00D22595" w:rsidRDefault="006A5E66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D2A41" w14:textId="77777777" w:rsidR="006A5E66" w:rsidRPr="00D22595" w:rsidRDefault="006A5E66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CEADCE5" w14:textId="77777777" w:rsidR="006A5E66" w:rsidRPr="00D22595" w:rsidRDefault="006A5E66" w:rsidP="006066AA">
            <w:pPr>
              <w:spacing w:before="20" w:after="20"/>
              <w:jc w:val="center"/>
            </w:pPr>
            <w:r w:rsidRPr="00D22595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942DD" w14:textId="77777777" w:rsidR="006A5E66" w:rsidRPr="00D22595" w:rsidRDefault="006A5E66" w:rsidP="006066AA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D22595" w:rsidRPr="00D22595" w14:paraId="5767FE53" w14:textId="77777777" w:rsidTr="006066AA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88432" w14:textId="3AADB0BC" w:rsidR="006A5E66" w:rsidRPr="00D22595" w:rsidRDefault="006A5E66" w:rsidP="006066AA">
            <w:pPr>
              <w:spacing w:before="20" w:after="20"/>
            </w:pPr>
            <w:r w:rsidRPr="00D22595">
              <w:rPr>
                <w:sz w:val="21"/>
                <w:szCs w:val="21"/>
              </w:rPr>
              <w:t xml:space="preserve">Tema </w:t>
            </w:r>
            <w:r w:rsidR="00FD7868" w:rsidRPr="00D22595">
              <w:rPr>
                <w:sz w:val="21"/>
                <w:szCs w:val="21"/>
              </w:rPr>
              <w:t>9</w:t>
            </w:r>
            <w:r>
              <w:rPr>
                <w:sz w:val="21"/>
                <w:szCs w:val="21"/>
              </w:rPr>
              <w:t xml:space="preserve">: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Enfoque de los costos de </w:delText>
              </w:r>
              <w:r>
                <w:rPr>
                  <w:sz w:val="21"/>
                  <w:szCs w:val="21"/>
                </w:rPr>
                <w:delText xml:space="preserve">agropecuarios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Enfoque de los costos agropecuarios</w:t>
              </w:r>
            </w:ins>
            <w:r w:rsidRPr="00D22595">
              <w:rPr>
                <w:sz w:val="21"/>
                <w:szCs w:val="21"/>
              </w:rPr>
              <w:t>.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43561" w14:textId="5DFB444C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D22595">
              <w:rPr>
                <w:sz w:val="21"/>
                <w:szCs w:val="21"/>
              </w:rPr>
              <w:t xml:space="preserve">Importancia de los costos </w:t>
            </w:r>
            <w:r w:rsidR="00A26620" w:rsidRPr="00D22595">
              <w:rPr>
                <w:sz w:val="21"/>
                <w:szCs w:val="21"/>
              </w:rPr>
              <w:t>agropecuarios</w:t>
            </w:r>
            <w:r w:rsidR="00A26620" w:rsidRPr="00D22595">
              <w:rPr>
                <w:sz w:val="21"/>
                <w:szCs w:val="21"/>
              </w:rPr>
              <w:t xml:space="preserve"> </w:t>
            </w:r>
            <w:r w:rsidRPr="00D22595">
              <w:rPr>
                <w:sz w:val="21"/>
                <w:szCs w:val="21"/>
              </w:rPr>
              <w:t>a nivel nacional e internacional. (C)</w:t>
            </w:r>
          </w:p>
          <w:p w14:paraId="3DB07B18" w14:textId="7606720F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>
              <w:rPr>
                <w:sz w:val="21"/>
                <w:szCs w:val="21"/>
              </w:rPr>
              <w:t xml:space="preserve">Análisis de los elementos del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costo agrícola y </w:delText>
              </w:r>
              <w:r>
                <w:rPr>
                  <w:sz w:val="21"/>
                  <w:szCs w:val="21"/>
                </w:rPr>
                <w:delText xml:space="preserve">ganadero </w:delText>
              </w:r>
              <w:r>
                <w:rPr>
                  <w:sz w:val="21"/>
                  <w:szCs w:val="21"/>
                </w:rPr>
                <w:delText xml:space="preserve">determinación de los costos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costo agrícola y ganadero; determinación de los costos</w:t>
              </w:r>
            </w:ins>
            <w:r>
              <w:rPr>
                <w:sz w:val="21"/>
                <w:szCs w:val="21"/>
              </w:rPr>
              <w:t xml:space="preserve"> de producción según el lugar de producción por departamento y municipio, el nivel tecnológico mecanizado o semimecanizado, el </w:t>
            </w:r>
            <w:r w:rsidR="00A26620" w:rsidRPr="00D22595">
              <w:rPr>
                <w:sz w:val="21"/>
                <w:szCs w:val="21"/>
              </w:rPr>
              <w:t>periodo</w:t>
            </w:r>
            <w:r w:rsidRPr="00D22595">
              <w:rPr>
                <w:sz w:val="21"/>
                <w:szCs w:val="21"/>
              </w:rPr>
              <w:t>. (C, P)</w:t>
            </w:r>
          </w:p>
          <w:p w14:paraId="366F22AF" w14:textId="2A746C1D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D22595">
              <w:rPr>
                <w:sz w:val="21"/>
                <w:szCs w:val="21"/>
              </w:rPr>
              <w:t xml:space="preserve">Costos directos: gastos de </w:t>
            </w:r>
            <w:r w:rsidR="00093F5A" w:rsidRPr="00D22595">
              <w:rPr>
                <w:sz w:val="21"/>
                <w:szCs w:val="21"/>
              </w:rPr>
              <w:t>productos agropecuarios</w:t>
            </w:r>
            <w:r w:rsidR="00093F5A" w:rsidRPr="00D22595">
              <w:rPr>
                <w:sz w:val="21"/>
                <w:szCs w:val="21"/>
              </w:rPr>
              <w:t>,</w:t>
            </w:r>
            <w:r w:rsidRPr="00D22595">
              <w:rPr>
                <w:sz w:val="21"/>
                <w:szCs w:val="21"/>
              </w:rPr>
              <w:t xml:space="preserve"> gastos generales, alquiler de terreno y depreciación; costos indirectos y costo total de producción. (C)</w:t>
            </w:r>
          </w:p>
          <w:p w14:paraId="60925AAE" w14:textId="77777777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D22595">
              <w:rPr>
                <w:sz w:val="21"/>
                <w:szCs w:val="21"/>
              </w:rPr>
              <w:t>Gastos, amortizaciones y depreciaciones, costo financiero y costo de oportunidad. (C)</w:t>
            </w:r>
          </w:p>
          <w:p w14:paraId="69ADAD82" w14:textId="3F2C1FCF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D22595">
              <w:rPr>
                <w:sz w:val="21"/>
                <w:szCs w:val="21"/>
              </w:rPr>
              <w:t xml:space="preserve">Óptica empresarial de costo-beneficio y la óptica no empresarial: hoja de costos de producción con sus costos directos, depreciaciones, costo financiero y los componentes esenciales del costo </w:t>
            </w:r>
            <w:r w:rsidR="00093F5A" w:rsidRPr="00D22595">
              <w:rPr>
                <w:sz w:val="21"/>
                <w:szCs w:val="21"/>
              </w:rPr>
              <w:t>agropecuario</w:t>
            </w:r>
            <w:r w:rsidRPr="00D22595">
              <w:rPr>
                <w:sz w:val="21"/>
                <w:szCs w:val="21"/>
              </w:rPr>
              <w:t>. (C)</w:t>
            </w:r>
          </w:p>
          <w:p w14:paraId="46E64E6F" w14:textId="77777777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D22595">
              <w:rPr>
                <w:sz w:val="21"/>
                <w:szCs w:val="21"/>
              </w:rPr>
              <w:t>Presupuesto agrícola de producción, de inversiones y de resultados, con sus costos y beneficios, y otros enfoques. (C)</w:t>
            </w:r>
          </w:p>
          <w:p w14:paraId="0C5BDBFB" w14:textId="7FC7B92A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D22595">
              <w:rPr>
                <w:sz w:val="21"/>
                <w:szCs w:val="21"/>
              </w:rPr>
              <w:t xml:space="preserve">Elaboración de planillas de costos de los </w:t>
            </w:r>
            <w:r w:rsidR="00093F5A" w:rsidRPr="00D22595">
              <w:rPr>
                <w:sz w:val="21"/>
                <w:szCs w:val="21"/>
              </w:rPr>
              <w:t>productos agropecuarios</w:t>
            </w:r>
            <w:r w:rsidRPr="00D22595">
              <w:rPr>
                <w:sz w:val="21"/>
                <w:szCs w:val="21"/>
              </w:rPr>
              <w:t>. (P)</w:t>
            </w:r>
          </w:p>
          <w:p w14:paraId="3B12F5FD" w14:textId="3B5AEF88" w:rsidR="006A5E66" w:rsidRPr="00D22595" w:rsidRDefault="006A5E66" w:rsidP="006066A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D22595">
              <w:rPr>
                <w:sz w:val="21"/>
                <w:szCs w:val="21"/>
              </w:rPr>
              <w:t xml:space="preserve">Costos ambientales de la producción </w:t>
            </w:r>
            <w:r w:rsidR="00093F5A" w:rsidRPr="00D22595">
              <w:rPr>
                <w:sz w:val="21"/>
                <w:szCs w:val="21"/>
              </w:rPr>
              <w:t>agropecuaria</w:t>
            </w:r>
            <w:r w:rsidRPr="00D22595">
              <w:rPr>
                <w:sz w:val="21"/>
                <w:szCs w:val="21"/>
              </w:rPr>
              <w:t>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3C187" w14:textId="77777777" w:rsidR="006A5E66" w:rsidRPr="00D22595" w:rsidRDefault="006A5E66" w:rsidP="006066A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Labores culturales y su requerimiento de jornales y de maquinaria por hectárea.</w:t>
            </w:r>
          </w:p>
          <w:p w14:paraId="24CBE7AB" w14:textId="77777777" w:rsidR="006A5E66" w:rsidRPr="00D22595" w:rsidRDefault="006A5E66" w:rsidP="006066A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Unidades de medida agrícolas usadas en Bolivia: hectárea, arroba, quintal y tonelada.</w:t>
            </w:r>
          </w:p>
          <w:p w14:paraId="3D8354ED" w14:textId="77777777" w:rsidR="00093F5A" w:rsidRPr="00D22595" w:rsidRDefault="00093F5A" w:rsidP="00093F5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Indicadores zootécnicos: tasa de natalidad, ganancia diaria de peso y conversión alimenticia.</w:t>
            </w:r>
          </w:p>
          <w:p w14:paraId="30D430FC" w14:textId="725DDEB6" w:rsidR="00093F5A" w:rsidRPr="00D22595" w:rsidRDefault="00093F5A" w:rsidP="00093F5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Comercialización del ganado en pie en ferias y mataderos de Bolivia.</w:t>
            </w:r>
          </w:p>
        </w:tc>
      </w:tr>
      <w:tr w:rsidR="00D22595" w:rsidRPr="00D22595" w14:paraId="758D3438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2A2D2" w14:textId="2BA57FFA" w:rsidR="00C94F39" w:rsidRPr="00D22595" w:rsidRDefault="004C4B4B">
            <w:pPr>
              <w:spacing w:before="20" w:after="20"/>
              <w:jc w:val="both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</w:t>
            </w:r>
            <w:r w:rsidR="00FD7868" w:rsidRPr="00D22595">
              <w:rPr>
                <w:b/>
                <w:bCs/>
                <w:i/>
                <w:iCs/>
                <w:sz w:val="21"/>
                <w:szCs w:val="21"/>
              </w:rPr>
              <w:t>6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Aplica la NIC 41 Agricultura, reconociendo y midiendo los activos biológicos y los productos agrícolas conforme al ordenamiento jurídico tributario boliviano.</w:t>
            </w:r>
          </w:p>
        </w:tc>
      </w:tr>
      <w:tr w:rsidR="00D22595" w:rsidRPr="00D22595" w14:paraId="3A5E4C6C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931B1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43C1F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375E3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D22595" w:rsidRPr="00D22595" w14:paraId="1A247E65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6A599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1. Aplica la NIC 41 Agricultura, reconociendo y midiendo los activos biológicos y los productos agrícolas al valor razonable menos los costos de venta.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BBAAB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1.1 Mide en aula el valor razonable de un activo biológico con la jerarquía de la NIIF 13.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51507" w14:textId="0D9F8366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FD7868" w:rsidRPr="00D22595">
              <w:rPr>
                <w:b/>
                <w:bCs/>
                <w:sz w:val="21"/>
                <w:szCs w:val="21"/>
              </w:rPr>
              <w:t>2</w:t>
            </w:r>
            <w:r w:rsidR="009B0823" w:rsidRPr="00D22595">
              <w:rPr>
                <w:b/>
                <w:bCs/>
                <w:sz w:val="21"/>
                <w:szCs w:val="21"/>
              </w:rPr>
              <w:t>5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Informe de reconocimiento y medición al valor razonable de un activo biológico.</w:t>
            </w:r>
          </w:p>
        </w:tc>
      </w:tr>
      <w:tr w:rsidR="00D22595" w:rsidRPr="00D22595" w14:paraId="5C7A4F6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19BCC" w14:textId="77777777" w:rsidR="00C94F39" w:rsidRPr="00D22595" w:rsidRDefault="00C94F39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28FF1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1.2 Prepara en equipo la información a revelar de un caso práctico bajo la NIC 41.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8D830" w14:textId="3E52F9AA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9B0823" w:rsidRPr="00D22595">
              <w:rPr>
                <w:b/>
                <w:bCs/>
                <w:sz w:val="21"/>
                <w:szCs w:val="21"/>
              </w:rPr>
              <w:t>26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Cuadro de información a revelar de un caso práctico bajo la NIC 41.</w:t>
            </w:r>
          </w:p>
        </w:tc>
      </w:tr>
      <w:tr w:rsidR="00D22595" w:rsidRPr="00D22595" w14:paraId="34C4E15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5E5F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 xml:space="preserve">2. Evalúa las diferencias entre la medición de la NIC 41 y el tratamiento tributario boliviano, </w:t>
            </w:r>
            <w:r w:rsidRPr="00D22595">
              <w:rPr>
                <w:sz w:val="21"/>
                <w:szCs w:val="21"/>
              </w:rPr>
              <w:lastRenderedPageBreak/>
              <w:t>conciliando su efecto en el resultado contable e impositivo.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3CE48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lastRenderedPageBreak/>
              <w:t>2.1 Analiza en equipo la NIC 41 frente al ordenamiento jurídico tributario boliviano.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D77AB" w14:textId="2B6C2DB9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9B0823" w:rsidRPr="00D22595">
              <w:rPr>
                <w:b/>
                <w:bCs/>
                <w:sz w:val="21"/>
                <w:szCs w:val="21"/>
              </w:rPr>
              <w:t>27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Cuadro comparativo de la NIC 41 y del tratamiento tributario boliviano.</w:t>
            </w:r>
          </w:p>
        </w:tc>
      </w:tr>
      <w:tr w:rsidR="00D22595" w:rsidRPr="00D22595" w14:paraId="5AB96E0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4C68F" w14:textId="77777777" w:rsidR="00C94F39" w:rsidRPr="00D22595" w:rsidRDefault="00C94F39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1FF2A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2.2 Concilia en aula el resultado contable y el resultado impositivo de una empresa agropecuaria con activos biológicos.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6D656" w14:textId="50E8EE5C" w:rsidR="00C94F39" w:rsidRPr="00D22595" w:rsidRDefault="004C4B4B">
            <w:pPr>
              <w:spacing w:before="20" w:after="20"/>
            </w:pPr>
            <w:r w:rsidRPr="00D22595">
              <w:rPr>
                <w:b/>
                <w:bCs/>
                <w:sz w:val="21"/>
                <w:szCs w:val="21"/>
              </w:rPr>
              <w:t xml:space="preserve">Producto </w:t>
            </w:r>
            <w:r w:rsidR="009B0823" w:rsidRPr="00D22595">
              <w:rPr>
                <w:b/>
                <w:bCs/>
                <w:sz w:val="21"/>
                <w:szCs w:val="21"/>
              </w:rPr>
              <w:t>28</w:t>
            </w:r>
            <w:r w:rsidRPr="00D22595">
              <w:rPr>
                <w:b/>
                <w:b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Conciliación contable impositiva de una empresa agropecuaria.</w:t>
            </w:r>
          </w:p>
        </w:tc>
      </w:tr>
      <w:tr w:rsidR="00D22595" w:rsidRPr="00D22595" w14:paraId="4B23B86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F7CCE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D22595" w:rsidRPr="00D22595" w14:paraId="6AFB388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587B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4DBA3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593AD9B9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F826C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D22595" w:rsidRPr="00D22595" w14:paraId="0ADBA36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3B3CF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Tema 15: NIC 41 Agricultura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5EB4A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D22595">
              <w:rPr>
                <w:sz w:val="21"/>
                <w:szCs w:val="21"/>
              </w:rPr>
              <w:t>Objetivo, alcance y definiciones de la NIC 41 Agricultura. (C)</w:t>
            </w:r>
          </w:p>
          <w:p w14:paraId="15201641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D22595">
              <w:rPr>
                <w:sz w:val="21"/>
                <w:szCs w:val="21"/>
              </w:rPr>
              <w:t>Reconocimiento y medición, ganancias y pérdidas, y valor razonable de los activos biológicos y productos agrícolas. (P)</w:t>
            </w:r>
          </w:p>
          <w:p w14:paraId="0B028114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D22595">
              <w:rPr>
                <w:sz w:val="21"/>
                <w:szCs w:val="21"/>
              </w:rPr>
              <w:t>Jerarquía del valor razonable de la NIIF 13 aplicada a los activos biológicos y presunción de fiabilidad de la medición. (P)</w:t>
            </w:r>
          </w:p>
          <w:p w14:paraId="7A1E8EFD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D22595">
              <w:rPr>
                <w:sz w:val="21"/>
                <w:szCs w:val="21"/>
              </w:rPr>
              <w:t>Subvenciones del gobierno e información a revelar según la NIC 41. (P)</w:t>
            </w:r>
          </w:p>
          <w:p w14:paraId="01607EFE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D22595">
              <w:rPr>
                <w:sz w:val="21"/>
                <w:szCs w:val="21"/>
              </w:rPr>
              <w:t>Plantas productoras excluidas del alcance de la NIC 41 y tratadas conforme a la NIC 16, y productos agrícolas cosechados medidos conforme a la NIC 2 desde el momento de la cosecha. (C)</w:t>
            </w:r>
          </w:p>
          <w:p w14:paraId="6DF48C25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Análisis de la norma internacional conforme al ordenamiento jurídico tributario del país. (C, P)</w:t>
            </w:r>
          </w:p>
          <w:p w14:paraId="59B15849" w14:textId="77777777" w:rsidR="00C94F39" w:rsidRPr="00D22595" w:rsidRDefault="004C4B4B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D22595">
              <w:rPr>
                <w:sz w:val="21"/>
                <w:szCs w:val="21"/>
              </w:rPr>
              <w:t>Diferencias entre la medición al valor razonable de la NIC 41 y el costo histórico admitido por la normativa tributaria boliviana, y su efecto en la conciliación contable impositiva.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4BCAB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Fuentes oficiales de precios de los productos agropecuarios en Bolivia.</w:t>
            </w:r>
          </w:p>
          <w:p w14:paraId="7C169EEB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Nociones de peritaje agronómico y pecuario aplicadas a la medición de activos biológicos.</w:t>
            </w:r>
          </w:p>
        </w:tc>
      </w:tr>
      <w:tr w:rsidR="00D22595" w:rsidRPr="00D22595" w14:paraId="08BCEFA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91810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D22595" w:rsidRPr="00D22595" w14:paraId="5B95971A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2012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407B2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8042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4AA8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FE79F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D22595" w:rsidRPr="00D22595" w14:paraId="11282D2A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2A035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Exposición dialogada de los procesos de producción agrícola y ganadera y de su efecto contable.</w:t>
            </w:r>
          </w:p>
          <w:p w14:paraId="6F58C9F9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Resolución guiada del costo unitario de adquisición según la condición tributaria del proveedor.</w:t>
            </w:r>
          </w:p>
          <w:p w14:paraId="3C49428E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Demostración en hoja de cálculo de la proyección del hato y de la hoja de costos de una campaña.</w:t>
            </w:r>
          </w:p>
          <w:p w14:paraId="618B070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 xml:space="preserve">Análisis de casos de medición de activos </w:t>
            </w:r>
            <w:r w:rsidRPr="00D22595">
              <w:rPr>
                <w:sz w:val="21"/>
                <w:szCs w:val="21"/>
              </w:rPr>
              <w:lastRenderedPageBreak/>
              <w:t>biológicos bajo la NIC 41.</w:t>
            </w:r>
          </w:p>
          <w:p w14:paraId="2D9A1973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Preguntas de comprensión sobre el Régimen General y el Régimen Agropecuario Unificado.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F0C33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lastRenderedPageBreak/>
              <w:t>Resolución de ejercicios de determinación de costo unitario y de costos de producción al cierre de cada tema.</w:t>
            </w:r>
          </w:p>
          <w:p w14:paraId="2113B594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Lectura de las leyes y decretos que rigen el régimen impositivo agropecuario.</w:t>
            </w:r>
          </w:p>
          <w:p w14:paraId="0C29B953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Desarrollo progresivo del caso práctico integral de una empresa agrícola y de una empresa ganadera.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74E5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Cuestionarios de comprensión en la plataforma Moodle UMSA.</w:t>
            </w:r>
          </w:p>
          <w:p w14:paraId="0E461BE2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Foros de consulta sobre casos prácticos de costeo agrícola y ganadero.</w:t>
            </w:r>
          </w:p>
          <w:p w14:paraId="32A85544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Videotutoriales de registro contable de activos biológicos.</w:t>
            </w:r>
          </w:p>
          <w:p w14:paraId="7EDBD2F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 xml:space="preserve">Ejercicios de determinación </w:t>
            </w:r>
            <w:r w:rsidRPr="00D22595">
              <w:rPr>
                <w:sz w:val="21"/>
                <w:szCs w:val="21"/>
              </w:rPr>
              <w:lastRenderedPageBreak/>
              <w:t>del costo unitario de adquisición según la condición del proveedor.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92F9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lastRenderedPageBreak/>
              <w:t>Resolución colaborativa de casos de contabilización de activos biológicos agrícolas y ganaderos.</w:t>
            </w:r>
          </w:p>
          <w:p w14:paraId="76E37005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Elaboración guiada de hojas de costos agrícolas y ganaderos.</w:t>
            </w:r>
          </w:p>
          <w:p w14:paraId="0E4D6A8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Revisión cruzada de estados financieros entre equipos.</w:t>
            </w:r>
          </w:p>
          <w:p w14:paraId="4AFD6B14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Proyección del hato ganadero y elaboración de la hoja de costos de una campaña agrícola en hoja de cálculo.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1BF85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Análisis de estados financieros publicados por empresas agropecuarias bolivianas.</w:t>
            </w:r>
          </w:p>
          <w:p w14:paraId="191D48AE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Revisión de la normativa del Régimen Agropecuario Unificado y de la NIC 41 Agricultura.</w:t>
            </w:r>
          </w:p>
          <w:p w14:paraId="1379FC54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t>Comparación de los enfoques bolivianos e internacionales de costeo agrícola y ganadero.</w:t>
            </w:r>
          </w:p>
          <w:p w14:paraId="49D1D012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sz w:val="21"/>
                <w:szCs w:val="21"/>
              </w:rPr>
              <w:lastRenderedPageBreak/>
              <w:t>Comparación de la medición de los activos biológicos bajo la NIC 41 con el tratamiento tributario boliviano.</w:t>
            </w:r>
          </w:p>
        </w:tc>
      </w:tr>
      <w:tr w:rsidR="00D22595" w:rsidRPr="00D22595" w14:paraId="48121C6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969F1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2198A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Aprendizaje basado en problemas con casos de empresas agrícolas y ganaderas bolivianas.</w:t>
            </w:r>
          </w:p>
          <w:p w14:paraId="54DABEEA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Resolución guiada de ejercicios en orden de dificultad creciente.</w:t>
            </w:r>
          </w:p>
          <w:p w14:paraId="66DAF38B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Caso práctico integral que recorre el ciclo contable de una empresa agrícola y de una empresa ganadera.</w:t>
            </w:r>
          </w:p>
          <w:p w14:paraId="78BE01D8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Estudio de casos de costeo y de activos biológicos del sector agropecuario.</w:t>
            </w:r>
          </w:p>
          <w:p w14:paraId="2C59C051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Trabajo colaborativo en equipos de registro y determinación de costos.</w:t>
            </w:r>
          </w:p>
          <w:p w14:paraId="0A33BF37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Clase invertida para los contenidos normativos y tributarios.</w:t>
            </w:r>
          </w:p>
          <w:p w14:paraId="7E3B6802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Análisis crítico del efecto del riesgo climático y de precios sobre los resultados de una explotación agropecuaria.</w:t>
            </w:r>
          </w:p>
        </w:tc>
      </w:tr>
      <w:tr w:rsidR="00D22595" w:rsidRPr="00D22595" w14:paraId="4FBDD14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9334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0EEAE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Plataforma Moodle UMSA.</w:t>
            </w:r>
          </w:p>
          <w:p w14:paraId="7F215290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Hoja de cálculo y sistemas contables de uso académico.</w:t>
            </w:r>
          </w:p>
          <w:p w14:paraId="3C6957D9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Formularios de declaración jurada del Régimen Agropecuario Unificado y de certificados de abastecimiento.</w:t>
            </w:r>
          </w:p>
          <w:p w14:paraId="305BEB49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Compendio de Normas de Contabilidad y Auditoría del CAUB y Normas Internacionales de Información Financiera.</w:t>
            </w:r>
          </w:p>
          <w:p w14:paraId="515E25FC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Guías de ejercicios y casos elaborados por la cátedra sobre contabilidad agrícola y ganadera.</w:t>
            </w:r>
          </w:p>
          <w:p w14:paraId="23E425EA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Hoja de cálculo para las hojas de costos agrícolas y ganaderos y para la proyección del hato.</w:t>
            </w:r>
          </w:p>
          <w:p w14:paraId="028F5508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Normativa tributaria del Régimen Agropecuario Unificado y formularios del Servicio de Impuestos Nacionales.</w:t>
            </w:r>
          </w:p>
        </w:tc>
      </w:tr>
      <w:tr w:rsidR="00D22595" w:rsidRPr="00D22595" w14:paraId="3E5430A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23B34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62364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Evaluación diagnóstica: prueba inicial sobre los conocimientos previos de contabilidad internacional y de contabilidad de costos y gestión.</w:t>
            </w:r>
          </w:p>
          <w:p w14:paraId="4D388393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0C1C8CDA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D22595" w:rsidRPr="00D22595" w14:paraId="5037EE5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A7B7C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02C92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Nota mínima de aprobación: 51/100.</w:t>
            </w:r>
          </w:p>
          <w:p w14:paraId="0D7AC5CB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3A02ADAD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13CD90C7" w14:textId="77777777" w:rsidR="00C94F39" w:rsidRPr="00D22595" w:rsidRDefault="004C4B4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22595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D22595" w:rsidRPr="00D22595" w14:paraId="26200890" w14:textId="77777777" w:rsidTr="00CC76E6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F8DD3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081B0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D22595">
              <w:rPr>
                <w:sz w:val="21"/>
                <w:szCs w:val="21"/>
              </w:rPr>
              <w:t>Esquema del capital agropecuario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C12F5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D22595" w:rsidRPr="00D22595" w14:paraId="3D3601A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541B2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62B2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21058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9DB01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3A9C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14C8C46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37E3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EDF99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Capital de la empresa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4CC26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Confunde los tipos de capital.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87FEE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Diferencia el capital personal, el agropecuario y las reservas.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0BB29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Relaciona el capital con la escala de la explotación.</w:t>
            </w:r>
          </w:p>
        </w:tc>
      </w:tr>
      <w:tr w:rsidR="00D22595" w:rsidRPr="00D22595" w14:paraId="65D4FA8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5E5B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AADD6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Elementos de producción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BD06B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Omite elementos intrínsecos o extrínsecos.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7855E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Clasifica los elementos intrínsecos y extrínsecos.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44196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Analiza su efecto en la productividad.</w:t>
            </w:r>
          </w:p>
        </w:tc>
      </w:tr>
      <w:tr w:rsidR="00D22595" w:rsidRPr="00D22595" w14:paraId="61D4FC9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CABA5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1AA2A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Exposición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9E33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La exposición es desordenada.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E027A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La exposición es clara y todos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1F230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El equipo responde con solvencia a las preguntas del curso.</w:t>
            </w:r>
          </w:p>
        </w:tc>
      </w:tr>
      <w:tr w:rsidR="00D22595" w:rsidRPr="00D22595" w14:paraId="2BD290FA" w14:textId="77777777" w:rsidTr="00CC76E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29CB" w14:textId="77777777" w:rsidR="00C94F39" w:rsidRPr="00D22595" w:rsidRDefault="00C94F39"/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C15E7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D22595">
              <w:rPr>
                <w:sz w:val="21"/>
                <w:szCs w:val="21"/>
              </w:rPr>
              <w:t>Cuadro comparativo de actividades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131D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D22595" w:rsidRPr="00D22595" w14:paraId="7CC7DCD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884F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A0F19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20819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D9500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A0CBE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1103A4F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16A1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DDA3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Características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8F42E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Omite rasgos propios del agro.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C42C8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Diferencia el ciclo biológico, el riesgo y los precios del agro.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AC3BB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Explica el efecto de cada rasgo en la contabilidad.</w:t>
            </w:r>
          </w:p>
        </w:tc>
      </w:tr>
      <w:tr w:rsidR="00D22595" w:rsidRPr="00D22595" w14:paraId="2946FCB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B7A61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2CA5C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Administración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9ED3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No identifica funciones administrativas.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DF687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Describe las funciones de la administración agropecuaria.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75EA8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Relaciona la administración con las ciencias naturales y económicas.</w:t>
            </w:r>
          </w:p>
        </w:tc>
      </w:tr>
      <w:tr w:rsidR="00D22595" w:rsidRPr="00D22595" w14:paraId="66F7F6B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EBD8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C734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Claridad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EE193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0B77E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El cuadro es claro y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C369D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Incluye ejemplos de empresas bolivianas.</w:t>
            </w:r>
          </w:p>
        </w:tc>
      </w:tr>
      <w:tr w:rsidR="00D22595" w:rsidRPr="00D22595" w14:paraId="71DBD059" w14:textId="77777777" w:rsidTr="00CC76E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5725" w14:textId="77777777" w:rsidR="00C94F39" w:rsidRPr="00D22595" w:rsidRDefault="00C94F39"/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BF4AA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D22595">
              <w:rPr>
                <w:sz w:val="21"/>
                <w:szCs w:val="21"/>
              </w:rPr>
              <w:t>Matriz de riesgos agropecuarios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60FE0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D22595" w:rsidRPr="00D22595" w14:paraId="4A0D666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ED95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B1B5C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57509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7A13A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1086E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7F2AB7E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EAD1F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47C71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Identificación de riesgos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6D066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Omite riesgos relevantes.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58842" w14:textId="2BDDB38C" w:rsidR="00C94F39" w:rsidRPr="00D22595" w:rsidRDefault="004C4B4B">
            <w:pPr>
              <w:spacing w:before="20" w:after="20"/>
            </w:pP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Identifica los </w:delText>
              </w:r>
              <w:r>
                <w:rPr>
                  <w:sz w:val="21"/>
                  <w:szCs w:val="21"/>
                </w:rPr>
                <w:delText xml:space="preserve">riesgos climáticos</w:delText>
              </w:r>
              <w:r>
                <w:rPr>
                  <w:sz w:val="21"/>
                  <w:szCs w:val="21"/>
                </w:rPr>
                <w:delText xml:space="preserve">, sanitario y de precio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Identifica los riesgos climáticos, sanitarios y de precio</w:t>
              </w:r>
            </w:ins>
            <w:r>
              <w:rPr>
                <w:sz w:val="21"/>
                <w:szCs w:val="21"/>
              </w:rPr>
              <w:t xml:space="preserve"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9367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Valora la probabilidad y el impacto de cada riesgo.</w:t>
            </w:r>
          </w:p>
        </w:tc>
      </w:tr>
      <w:tr w:rsidR="00D22595" w:rsidRPr="00D22595" w14:paraId="5C8601E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5EB4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6E4B3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Instrumentos de cobertura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0818A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No propone coberturas.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67527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Asocia cada riesgo con un seguro o financiamiento.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95A32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Evalúa el costo y la eficacia de la cobertura.</w:t>
            </w:r>
          </w:p>
        </w:tc>
      </w:tr>
      <w:tr w:rsidR="00D22595" w:rsidRPr="00D22595" w14:paraId="2ECEC1A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2801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F7877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D5FB9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E04AA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5BA08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D22595" w:rsidRPr="00D22595" w14:paraId="2C571BCA" w14:textId="77777777" w:rsidTr="00CC76E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5ADE" w14:textId="77777777" w:rsidR="00C94F39" w:rsidRPr="00D22595" w:rsidRDefault="00C94F39"/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2D4C3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D22595">
              <w:rPr>
                <w:sz w:val="21"/>
                <w:szCs w:val="21"/>
              </w:rPr>
              <w:t>Mapa institucional agropecuario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8F5B5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D22595" w:rsidRPr="00D22595" w14:paraId="79CD858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D19A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2C3C9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DAA6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EBD42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F5B4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1540ECC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7E0CF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84687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Instituciones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6A760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Omite instituciones clave.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FCACA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Identifica las instituciones públicas y privadas del sector.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39B12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Explica la relación entre ellas.</w:t>
            </w:r>
          </w:p>
        </w:tc>
      </w:tr>
      <w:tr w:rsidR="00D22595" w:rsidRPr="00D22595" w14:paraId="10994BD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CBFA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93F89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Funciones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7659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Confunde las funciones.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0AD71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Asigna a cada institución su función.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A973F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Relaciona cada función con un registro contable o documental.</w:t>
            </w:r>
          </w:p>
        </w:tc>
      </w:tr>
      <w:tr w:rsidR="00D22595" w:rsidRPr="00D22595" w14:paraId="31994FE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406A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40842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Trazabilidad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DBF71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No considera la certificación.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62871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Describe el registro sanitario y la certificación de origen.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A617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Analiza su efecto en el acceso a mercados.</w:t>
            </w:r>
          </w:p>
        </w:tc>
      </w:tr>
      <w:tr w:rsidR="00D22595" w:rsidRPr="00D22595" w14:paraId="52E00A68" w14:textId="77777777" w:rsidTr="00CC76E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CDB9" w14:textId="77777777" w:rsidR="00C94F39" w:rsidRPr="00D22595" w:rsidRDefault="00C94F39"/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02CDE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D22595">
              <w:rPr>
                <w:sz w:val="21"/>
                <w:szCs w:val="21"/>
              </w:rPr>
              <w:t>Informe de declaración del IUE agropecuario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60164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D22595" w:rsidRPr="00D22595" w14:paraId="3DD5F3B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C10A5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7741E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E653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D98F0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1249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4D5C67D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E601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E953F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Cierre de gestión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06668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Aplica un cierre que no corresponde.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5796C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Aplica el cierre de gestión del sector agropecuario.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015AD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Explica la relación del cierre con el ciclo productivo.</w:t>
            </w:r>
          </w:p>
        </w:tc>
      </w:tr>
      <w:tr w:rsidR="00D22595" w:rsidRPr="00D22595" w14:paraId="544462D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5C59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BB9D7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Determinación del impuesto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5628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Calcula mal la utilidad imponible.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15411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Determina el impuesto y su plazo de pago.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3028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Concilia la utilidad contable con la imponible.</w:t>
            </w:r>
          </w:p>
        </w:tc>
      </w:tr>
      <w:tr w:rsidR="00D22595" w:rsidRPr="00D22595" w14:paraId="0D4B350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8043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56B72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Deberes formales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7DDD7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Omite deberes formales.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64A63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Identifica los deberes formales y sus sanciones.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0842C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Propone controles para evitar incumplimientos.</w:t>
            </w:r>
          </w:p>
        </w:tc>
      </w:tr>
      <w:tr w:rsidR="00D22595" w:rsidRPr="00D22595" w14:paraId="61B6A7BE" w14:textId="77777777" w:rsidTr="00CC76E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ED585" w14:textId="77777777" w:rsidR="00C94F39" w:rsidRPr="00D22595" w:rsidRDefault="00C94F39"/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1FFB9" w14:textId="38C5CAB9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="00FD5DCD" w:rsidRPr="00D22595">
              <w:rPr>
                <w:i/>
                <w:iCs/>
                <w:sz w:val="21"/>
                <w:szCs w:val="21"/>
              </w:rPr>
              <w:t>Procedimientos de importación de una empresa agropecuaria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C1CB8" w14:textId="1FFB428D" w:rsidR="00C94F39" w:rsidRPr="00D22595" w:rsidRDefault="00D03A05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5</w:t>
            </w:r>
            <w:r w:rsidR="004C4B4B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7CEC006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E0941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5C54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EE7C7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E77BC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45B35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345FC0B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77A75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19FA9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Importación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7095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Omite regímenes de importación.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DF42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Describe la exoneración y la suspensión de tributos.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C095C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Analiza el efecto de los beneficios en el costo.</w:t>
            </w:r>
          </w:p>
        </w:tc>
      </w:tr>
      <w:tr w:rsidR="00D22595" w:rsidRPr="00D22595" w14:paraId="69E9D53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684B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DFA3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Exportación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4B1DA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Omite certificados exigidos.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7AF91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Describe los requisitos y certificados de exportación.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7306E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Evalúa las consecuencias de su incumplimiento.</w:t>
            </w:r>
          </w:p>
        </w:tc>
      </w:tr>
      <w:tr w:rsidR="00D22595" w:rsidRPr="00D22595" w14:paraId="1E91891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4081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5694E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5CA5F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19413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A768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D22595" w:rsidRPr="00D22595" w14:paraId="3C50A22F" w14:textId="77777777" w:rsidTr="00CC76E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D061" w14:textId="77777777" w:rsidR="00C94F39" w:rsidRPr="00D22595" w:rsidRDefault="00C94F39"/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B0CB3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D22595">
              <w:rPr>
                <w:sz w:val="21"/>
                <w:szCs w:val="21"/>
              </w:rPr>
              <w:t>Planilla de la cuota del RAU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32BB6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D22595" w:rsidRPr="00D22595" w14:paraId="0051D31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C055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18639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7109A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499E5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0B7A3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3762E59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AE766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C250C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Superficie y actividad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6224A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Clasifica mal la superficie o la actividad.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E3E0F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Clasifica la superficie y la actividad del productor.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FA2BD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Verifica los límites de superficie del régimen.</w:t>
            </w:r>
          </w:p>
        </w:tc>
      </w:tr>
      <w:tr w:rsidR="00D22595" w:rsidRPr="00D22595" w14:paraId="59B126F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46F2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19160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Cálculo de la cuota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2D31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Calcula mal la cuota.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8CA3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Calcula la cuota por hectárea actualizada.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23D9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Simula la cuota ante cambios de superficie.</w:t>
            </w:r>
          </w:p>
        </w:tc>
      </w:tr>
      <w:tr w:rsidR="00D22595" w:rsidRPr="00D22595" w14:paraId="24B0E37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ACA9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FC9AD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8DC79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ED3A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Usa fórmulas y referencias correctas.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A1191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El modelo es reutilizable para cada gestión.</w:t>
            </w:r>
          </w:p>
        </w:tc>
      </w:tr>
      <w:tr w:rsidR="00D22595" w:rsidRPr="00D22595" w14:paraId="3F9B819E" w14:textId="77777777" w:rsidTr="00CC76E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DC0B" w14:textId="77777777" w:rsidR="00C94F39" w:rsidRPr="00D22595" w:rsidRDefault="00C94F39"/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051FC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D22595">
              <w:rPr>
                <w:sz w:val="21"/>
                <w:szCs w:val="21"/>
              </w:rPr>
              <w:t>Cuadro comparativo de regímenes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60F08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D22595" w:rsidRPr="00D22595" w14:paraId="510F75C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870D3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D341A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4C767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27ADC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0057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3E6F64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57C26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8B47F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Obligaciones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114D2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Omite obligaciones de algún régimen.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8AE5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Compara las obligaciones de ambos regímenes.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4B7E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Recomienda el régimen con fundamento.</w:t>
            </w:r>
          </w:p>
        </w:tc>
      </w:tr>
      <w:tr w:rsidR="00D22595" w:rsidRPr="00D22595" w14:paraId="60BE3E2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23BD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DF9D3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Elusión y evasión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610A2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Confunde ambas conductas.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8EFCB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Distingue la planificación, la elusión y la evasión.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40987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Analiza un caso real con criterio ético.</w:t>
            </w:r>
          </w:p>
        </w:tc>
      </w:tr>
      <w:tr w:rsidR="00D22595" w:rsidRPr="00D22595" w14:paraId="1F70706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3749F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DEDC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7A210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1379F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El cuadro es claro y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FB99B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Sustenta la comparación con la normativa.</w:t>
            </w:r>
          </w:p>
        </w:tc>
      </w:tr>
      <w:tr w:rsidR="00D22595" w:rsidRPr="00D22595" w14:paraId="54B3765A" w14:textId="77777777" w:rsidTr="00CC76E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544C9" w14:textId="77777777" w:rsidR="00C94F39" w:rsidRPr="00D22595" w:rsidRDefault="00C94F39"/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CA849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D22595">
              <w:rPr>
                <w:sz w:val="21"/>
                <w:szCs w:val="21"/>
              </w:rPr>
              <w:t>Esquema del ciclo agrícola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0ED7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D22595" w:rsidRPr="00D22595" w14:paraId="14215C2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03F7A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FEA8F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6557A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A07E2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D256A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7F15505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A102C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B626A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Tipos de cultivo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B7511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Confunde cultivos transitorios y permanentes.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6F10E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Diferencia ambos tipos de cultivo.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A84CD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Relaciona cada tipo con su tratamiento contable.</w:t>
            </w:r>
          </w:p>
        </w:tc>
      </w:tr>
      <w:tr w:rsidR="00D22595" w:rsidRPr="00D22595" w14:paraId="7FCFB5C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D9D9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A4090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Etapas del ciclo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B88FD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Omite etapas del ciclo.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31FFD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Presenta las etapas de preparación, siembra, labores y cosecha.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EEABA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Identifica los costos de cada etapa.</w:t>
            </w:r>
          </w:p>
        </w:tc>
      </w:tr>
      <w:tr w:rsidR="00D22595" w:rsidRPr="00D22595" w14:paraId="707B314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DE684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13198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Exposición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84D51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La exposición es desordenada.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ADFA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La exposición es clara y todos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2476F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El equipo responde con solvencia a las preguntas del curso.</w:t>
            </w:r>
          </w:p>
        </w:tc>
      </w:tr>
      <w:tr w:rsidR="00D22595" w:rsidRPr="00D22595" w14:paraId="45F27A05" w14:textId="77777777" w:rsidTr="00CC76E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E8DB1" w14:textId="77777777" w:rsidR="00C94F39" w:rsidRPr="00D22595" w:rsidRDefault="00C94F39"/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EA6ED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D22595">
              <w:rPr>
                <w:sz w:val="21"/>
                <w:szCs w:val="21"/>
              </w:rPr>
              <w:t>Registro de campaña agrícola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6B3F4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D22595" w:rsidRPr="00D22595" w14:paraId="7190053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FE9E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79CFB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E421E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B7043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E7B61" w14:textId="77777777" w:rsidR="00C94F39" w:rsidRPr="00D22595" w:rsidRDefault="004C4B4B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0149A06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3F12F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85D89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Registros de campo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912DB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Los registros son incompletos.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53D57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Registra superficie, insumos y cosecha.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F0E05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Organiza los registros por lote y por campaña.</w:t>
            </w:r>
          </w:p>
        </w:tc>
      </w:tr>
      <w:tr w:rsidR="00D22595" w:rsidRPr="00D22595" w14:paraId="6B70DFC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2C17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A1E16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Rendimiento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10C03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Calcula mal el rendimiento.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6D4C4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Calcula el rendimiento por hectárea.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D187B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Compara el rendimiento con el de la zona.</w:t>
            </w:r>
          </w:p>
        </w:tc>
      </w:tr>
      <w:tr w:rsidR="00D22595" w:rsidRPr="00D22595" w14:paraId="741BC93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BEDD" w14:textId="77777777" w:rsidR="00C94F39" w:rsidRPr="00D22595" w:rsidRDefault="00C94F3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821F0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Inversión y explotación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AE57B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No relaciona rendimiento e inversión.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26BBC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Relaciona el rendimiento con la inversión.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BF326" w14:textId="77777777" w:rsidR="00C94F39" w:rsidRPr="00D22595" w:rsidRDefault="004C4B4B">
            <w:pPr>
              <w:spacing w:before="20" w:after="20"/>
            </w:pPr>
            <w:r w:rsidRPr="00D22595">
              <w:rPr>
                <w:sz w:val="21"/>
                <w:szCs w:val="21"/>
              </w:rPr>
              <w:t>Propone mejoras de productividad.</w:t>
            </w:r>
          </w:p>
        </w:tc>
      </w:tr>
      <w:tr w:rsidR="00D22595" w:rsidRPr="00D22595" w14:paraId="718E46A2" w14:textId="77777777" w:rsidTr="001348CD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5015" w14:textId="77777777" w:rsidR="00E61D2A" w:rsidRPr="00D22595" w:rsidRDefault="00E61D2A" w:rsidP="00E61D2A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49DF4" w14:textId="0BA67DA1" w:rsidR="00E61D2A" w:rsidRPr="00D22595" w:rsidRDefault="00E61D2A" w:rsidP="00E61D2A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Producto 1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>1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>: Cédula de costo unitario de adquisición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C866F" w14:textId="44CF77C3" w:rsidR="00E61D2A" w:rsidRPr="00D22595" w:rsidRDefault="008B1505" w:rsidP="00E61D2A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2</w:t>
            </w:r>
            <w:r w:rsidR="00E61D2A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2818D63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556A" w14:textId="77777777" w:rsidR="00E61D2A" w:rsidRPr="00D22595" w:rsidRDefault="00E61D2A" w:rsidP="00E61D2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97244" w14:textId="0ABB7A49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15B5E" w14:textId="554F09DA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AF59F" w14:textId="5439C709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DB1C0" w14:textId="4795921D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53B364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B532" w14:textId="77777777" w:rsidR="00E61D2A" w:rsidRPr="00D22595" w:rsidRDefault="00E61D2A" w:rsidP="00E61D2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D1D1F" w14:textId="50134750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Casos tributarios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325EC" w14:textId="0EA3ADAB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Confunde los casos del proveedor.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2ABA6" w14:textId="384A3849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Aplica el tratamiento de cada uno de los cinco casos.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FBBC5" w14:textId="125E2715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Explica la diferencia de costo entre los casos.</w:t>
            </w:r>
          </w:p>
        </w:tc>
      </w:tr>
      <w:tr w:rsidR="00D22595" w:rsidRPr="00D22595" w14:paraId="1D691A3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E9E95" w14:textId="77777777" w:rsidR="00E61D2A" w:rsidRPr="00D22595" w:rsidRDefault="00E61D2A" w:rsidP="00E61D2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6ABF3" w14:textId="410E0CF2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Cálculo del costo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F3962" w14:textId="53138238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Incluye o excluye impuestos sin criterio.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92F9B" w14:textId="2E77842C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Determina el costo unitario correcto.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42055" w14:textId="3A16600E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Verifica el costo con la documentación de respaldo.</w:t>
            </w:r>
          </w:p>
        </w:tc>
      </w:tr>
      <w:tr w:rsidR="00D22595" w:rsidRPr="00D22595" w14:paraId="625C856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B3A8" w14:textId="77777777" w:rsidR="00E61D2A" w:rsidRPr="00D22595" w:rsidRDefault="00E61D2A" w:rsidP="00E61D2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92CE4" w14:textId="076FCB49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C0024" w14:textId="66D66CF5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E52B4" w14:textId="4B1EF11C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Los cálculos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76CFA" w14:textId="7D148D8B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Concilia el costo con el kárdex del almacén.</w:t>
            </w:r>
          </w:p>
        </w:tc>
      </w:tr>
      <w:tr w:rsidR="00D22595" w:rsidRPr="00D22595" w14:paraId="4E8F2BA6" w14:textId="77777777" w:rsidTr="007A4332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9A5FF" w14:textId="77777777" w:rsidR="00E61D2A" w:rsidRPr="00D22595" w:rsidRDefault="00E61D2A" w:rsidP="00E61D2A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3B069" w14:textId="4BF3B610" w:rsidR="00E61D2A" w:rsidRPr="00D22595" w:rsidRDefault="00E61D2A" w:rsidP="00E61D2A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Producto 1</w:t>
            </w:r>
            <w:r w:rsidR="003D59C9" w:rsidRPr="00D22595">
              <w:rPr>
                <w:b/>
                <w:bCs/>
                <w:i/>
                <w:iCs/>
                <w:sz w:val="21"/>
                <w:szCs w:val="21"/>
              </w:rPr>
              <w:t>2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 xml:space="preserve">Planilla de retenciones </w:t>
            </w:r>
            <w:r w:rsidR="00FD66D9" w:rsidRPr="00D22595">
              <w:rPr>
                <w:sz w:val="21"/>
                <w:szCs w:val="21"/>
              </w:rPr>
              <w:t xml:space="preserve">compras </w:t>
            </w:r>
            <w:r w:rsidRPr="00D22595">
              <w:rPr>
                <w:sz w:val="21"/>
                <w:szCs w:val="21"/>
              </w:rPr>
              <w:t>agrícolas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382D5" w14:textId="30E0F4A5" w:rsidR="00E61D2A" w:rsidRPr="00D22595" w:rsidRDefault="008B1505" w:rsidP="00E61D2A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2</w:t>
            </w:r>
            <w:r w:rsidR="00E61D2A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7C0FB1E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05E16" w14:textId="77777777" w:rsidR="00E61D2A" w:rsidRPr="00D22595" w:rsidRDefault="00E61D2A" w:rsidP="00E61D2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66A54" w14:textId="1A7C96B0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9E790" w14:textId="38ADA5DF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5715B" w14:textId="78C11DDF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A7537" w14:textId="23A3E741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6290026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904E" w14:textId="77777777" w:rsidR="00E61D2A" w:rsidRPr="00D22595" w:rsidRDefault="00E61D2A" w:rsidP="00E61D2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CF466" w14:textId="61EB6A2C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Cálculo de retenciones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8E324" w14:textId="1F5517B7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Calcula mal las retenciones.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EC01B" w14:textId="1E7B9961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Calcula las retenciones del IUE y del IT.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CB887" w14:textId="06B7E62C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Analiza el efecto de las retenciones en el costo.</w:t>
            </w:r>
          </w:p>
        </w:tc>
      </w:tr>
      <w:tr w:rsidR="00D22595" w:rsidRPr="00D22595" w14:paraId="4B98A01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36A5" w14:textId="77777777" w:rsidR="00E61D2A" w:rsidRPr="00D22595" w:rsidRDefault="00E61D2A" w:rsidP="00E61D2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B36E1" w14:textId="5805E7D8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Respaldo documental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50E88" w14:textId="759C3CB5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el respaldo.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B6B79" w14:textId="05D1D389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Adjunta el respaldo exigido.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6C24C" w14:textId="5DACD1E9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Señala el riesgo tributario de la operación.</w:t>
            </w:r>
          </w:p>
        </w:tc>
      </w:tr>
      <w:tr w:rsidR="00D22595" w:rsidRPr="00D22595" w14:paraId="143F324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B0CD" w14:textId="77777777" w:rsidR="00E61D2A" w:rsidRPr="00D22595" w:rsidRDefault="00E61D2A" w:rsidP="00E61D2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86F48" w14:textId="49FDB8C0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1E996" w14:textId="25A5872D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ADD76" w14:textId="5A3F92A0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EB3A9" w14:textId="53E8F6B1" w:rsidR="00E61D2A" w:rsidRPr="00D22595" w:rsidRDefault="00E61D2A" w:rsidP="00E61D2A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D22595" w:rsidRPr="00D22595" w14:paraId="03BD9DA9" w14:textId="77777777" w:rsidTr="005B669A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42E0" w14:textId="77777777" w:rsidR="003D59C9" w:rsidRPr="00D22595" w:rsidRDefault="003D59C9" w:rsidP="003D59C9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3CA44" w14:textId="4BC6616D" w:rsidR="003D59C9" w:rsidRPr="00D22595" w:rsidRDefault="003D59C9" w:rsidP="00C678F0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Producto 1</w:t>
            </w:r>
            <w:r w:rsidR="009E1A10" w:rsidRPr="00D22595">
              <w:rPr>
                <w:b/>
                <w:bCs/>
                <w:i/>
                <w:iCs/>
                <w:sz w:val="21"/>
                <w:szCs w:val="21"/>
              </w:rPr>
              <w:t>3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Esquema de contabilización de cultivos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34A13" w14:textId="287793B2" w:rsidR="003D59C9" w:rsidRPr="00D22595" w:rsidRDefault="003D59C9" w:rsidP="008B1505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D22595" w:rsidRPr="00D22595" w14:paraId="5C20CB9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C6FF" w14:textId="77777777" w:rsidR="003D59C9" w:rsidRPr="00D22595" w:rsidRDefault="003D59C9" w:rsidP="003D59C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6E526" w14:textId="4E43B662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1CBB4" w14:textId="16B8BB99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09D9F" w14:textId="4801A8EF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B9F72" w14:textId="02BAB630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6D6FF77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ECDA5" w14:textId="77777777" w:rsidR="003D59C9" w:rsidRPr="00D22595" w:rsidRDefault="003D59C9" w:rsidP="003D59C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42DD3" w14:textId="4FEC0F5A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Clasificación de plantaciones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ECD4B" w14:textId="2E15C737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Confunde plantas productoras y activos consumibles.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6A7B0" w14:textId="4BDC77C9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Clasifica las plantaciones según la</w:t>
            </w:r>
            <w:r w:rsidRPr="00D22595">
              <w:rPr>
                <w:sz w:val="21"/>
                <w:szCs w:val="21"/>
              </w:rPr>
              <w:t xml:space="preserve"> NC</w:t>
            </w:r>
            <w:r w:rsidRPr="00D22595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BE513" w14:textId="4DDC9420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Justifica la clasificación de cada plantación.</w:t>
            </w:r>
          </w:p>
        </w:tc>
      </w:tr>
      <w:tr w:rsidR="00D22595" w:rsidRPr="00D22595" w14:paraId="20ADA68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BBD0" w14:textId="77777777" w:rsidR="003D59C9" w:rsidRPr="00D22595" w:rsidRDefault="003D59C9" w:rsidP="003D59C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0BF5B" w14:textId="222B796D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Costo de producción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9C0A7" w14:textId="78DE105A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elementos del costo.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0A228" w14:textId="7A265104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Acumula el costo de los sembradíos y cultivos.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9AA0D" w14:textId="2AFEFE44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Controla el costo por campaña y por cultivo.</w:t>
            </w:r>
          </w:p>
        </w:tc>
      </w:tr>
      <w:tr w:rsidR="00D22595" w:rsidRPr="00D22595" w14:paraId="53C168A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D2AD" w14:textId="77777777" w:rsidR="003D59C9" w:rsidRPr="00D22595" w:rsidRDefault="003D59C9" w:rsidP="003D59C9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108D2" w14:textId="136D3B44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C2F30" w14:textId="60875AE5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Los asientos no corresponden.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B288C" w14:textId="43B6F010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Registra correctamente las operaciones.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F29C0" w14:textId="5C246CBA" w:rsidR="003D59C9" w:rsidRPr="00D22595" w:rsidRDefault="003D59C9" w:rsidP="003D59C9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Explica la transferencia a productos cosechados.</w:t>
            </w:r>
          </w:p>
        </w:tc>
      </w:tr>
      <w:tr w:rsidR="00D22595" w:rsidRPr="00D22595" w14:paraId="1A06B5FB" w14:textId="77777777" w:rsidTr="00C20031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0560" w14:textId="77777777" w:rsidR="00C678F0" w:rsidRPr="00D22595" w:rsidRDefault="00C678F0" w:rsidP="00C678F0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F803E" w14:textId="36A8C43B" w:rsidR="00C678F0" w:rsidRPr="00D22595" w:rsidRDefault="00C678F0" w:rsidP="00C678F0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Producto 1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>4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Estados financieros agrícolas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7B6A6" w14:textId="1A89C8A7" w:rsidR="00C678F0" w:rsidRPr="00D22595" w:rsidRDefault="00D03A05" w:rsidP="008B150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10</w:t>
            </w:r>
            <w:r w:rsidR="00C678F0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505EED6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1017" w14:textId="77777777" w:rsidR="00C678F0" w:rsidRPr="00D22595" w:rsidRDefault="00C678F0" w:rsidP="00C678F0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5F4C8" w14:textId="5C7DBA50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C7FDD" w14:textId="5E6181DA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207A4" w14:textId="5DBF6C86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C0DEC" w14:textId="13B332D7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1787701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4E81" w14:textId="77777777" w:rsidR="00C678F0" w:rsidRPr="00D22595" w:rsidRDefault="00C678F0" w:rsidP="00C678F0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B97E2" w14:textId="5CB213A2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Ciclo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E9DF5" w14:textId="36A80A2A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ajustes o regularizaciones.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E8635" w14:textId="679ABEB4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Completa el ciclo de la apertura al cierre.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FA705" w14:textId="3692EA3D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Concilia los saldos con los registros auxiliares.</w:t>
            </w:r>
          </w:p>
        </w:tc>
      </w:tr>
      <w:tr w:rsidR="00D22595" w:rsidRPr="00D22595" w14:paraId="0E82D93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4E7C5" w14:textId="77777777" w:rsidR="00C678F0" w:rsidRPr="00D22595" w:rsidRDefault="00C678F0" w:rsidP="00C678F0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C453D" w14:textId="3D3100C0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Previsiones y deterioro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8F260" w14:textId="1BF69062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previsiones.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73612" w14:textId="5D0DAFC7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Registra previsiones y deterioro por eventos climáticos.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251A4" w14:textId="711D5DA0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Sustenta las estimaciones con documentación.</w:t>
            </w:r>
          </w:p>
        </w:tc>
      </w:tr>
      <w:tr w:rsidR="00D22595" w:rsidRPr="00D22595" w14:paraId="76AAB16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36C4" w14:textId="77777777" w:rsidR="00C678F0" w:rsidRPr="00D22595" w:rsidRDefault="00C678F0" w:rsidP="00C678F0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9D937" w14:textId="0E9DB864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Estados financieros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EEEEB" w14:textId="53B79225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Los estados no cuadran.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08257" w14:textId="446E69A9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Presenta los estados completos y cuadrados.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51CB1" w14:textId="5AD85887" w:rsidR="00C678F0" w:rsidRPr="00D22595" w:rsidRDefault="00C678F0" w:rsidP="00C678F0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Analiza la situación financiera de la empresa.</w:t>
            </w:r>
          </w:p>
        </w:tc>
      </w:tr>
      <w:tr w:rsidR="00D22595" w:rsidRPr="00D22595" w14:paraId="56F43870" w14:textId="77777777" w:rsidTr="00EB1209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19A9" w14:textId="77777777" w:rsidR="0044107C" w:rsidRPr="00D22595" w:rsidRDefault="0044107C" w:rsidP="0044107C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50194" w14:textId="40C77F3C" w:rsidR="0044107C" w:rsidRPr="00D22595" w:rsidRDefault="0044107C" w:rsidP="00A34F0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>15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Proyección del hato vacuno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A315A" w14:textId="0A104758" w:rsidR="0044107C" w:rsidRPr="00D22595" w:rsidRDefault="0044107C" w:rsidP="00A34F0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D22595" w:rsidRPr="00D22595" w14:paraId="63BF21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0C82" w14:textId="77777777" w:rsidR="0044107C" w:rsidRPr="00D22595" w:rsidRDefault="0044107C" w:rsidP="004410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ABFAD" w14:textId="4E3BA60F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831C7" w14:textId="0048358E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A88A5" w14:textId="14DDBF17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8E467" w14:textId="19F8A41C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7E3F0C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4CCE1" w14:textId="77777777" w:rsidR="0044107C" w:rsidRPr="00D22595" w:rsidRDefault="0044107C" w:rsidP="004410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4AC28" w14:textId="4306CD50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Categorización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D3AE6" w14:textId="3D1ED1C7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Categoriza mal por edad o destino.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93E29" w14:textId="7BBBFD78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Categoriza el hato por edad y destino.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262A4" w14:textId="75F7D941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Explica el cambio de edad entre categorías.</w:t>
            </w:r>
          </w:p>
        </w:tc>
      </w:tr>
      <w:tr w:rsidR="00D22595" w:rsidRPr="00D22595" w14:paraId="7FB06B8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B5C3B" w14:textId="77777777" w:rsidR="0044107C" w:rsidRPr="00D22595" w:rsidRDefault="0044107C" w:rsidP="004410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E272A" w14:textId="533CF9D4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Coeficientes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14708" w14:textId="41155883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coeficientes.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ED066" w14:textId="4D75A2A8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Aplica los coeficientes de procreación, mortandad y descarte.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DD8BC" w14:textId="34EDE31E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Evalúa el efecto de cada coeficiente en la proyección.</w:t>
            </w:r>
          </w:p>
        </w:tc>
      </w:tr>
      <w:tr w:rsidR="00D22595" w:rsidRPr="00D22595" w14:paraId="7CE049C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5219" w14:textId="77777777" w:rsidR="0044107C" w:rsidRPr="00D22595" w:rsidRDefault="0044107C" w:rsidP="0044107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45429" w14:textId="114027B0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D82E3" w14:textId="463BDAD4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2F7B5" w14:textId="120CB2A9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Usa fórmulas y vínculos entre años.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5D243" w14:textId="0C2EB466" w:rsidR="0044107C" w:rsidRPr="00D22595" w:rsidRDefault="0044107C" w:rsidP="0044107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El modelo permite simular escenarios.</w:t>
            </w:r>
          </w:p>
        </w:tc>
      </w:tr>
      <w:tr w:rsidR="00D22595" w:rsidRPr="00D22595" w14:paraId="76FA361A" w14:textId="77777777" w:rsidTr="00320098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FB0B" w14:textId="77777777" w:rsidR="008200E8" w:rsidRPr="00D22595" w:rsidRDefault="008200E8" w:rsidP="008200E8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08E8C" w14:textId="0C2D2270" w:rsidR="008200E8" w:rsidRPr="00D22595" w:rsidRDefault="008200E8" w:rsidP="00D272A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</w:t>
            </w:r>
            <w:r w:rsidR="00D272A2" w:rsidRPr="00D22595">
              <w:rPr>
                <w:b/>
                <w:bCs/>
                <w:i/>
                <w:iCs/>
                <w:sz w:val="21"/>
                <w:szCs w:val="21"/>
              </w:rPr>
              <w:t>16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Cuadro de categorización de especies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93CB2" w14:textId="7AA5C9C2" w:rsidR="008200E8" w:rsidRPr="00D22595" w:rsidRDefault="008200E8" w:rsidP="00D272A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D22595" w:rsidRPr="00D22595" w14:paraId="5B200CA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1B92" w14:textId="77777777" w:rsidR="008200E8" w:rsidRPr="00D22595" w:rsidRDefault="008200E8" w:rsidP="008200E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69413" w14:textId="1C70014D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B3CD3" w14:textId="0FEE9D73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92CAA" w14:textId="501B05C7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35C12" w14:textId="37B97FF1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288793E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818C" w14:textId="77777777" w:rsidR="008200E8" w:rsidRPr="00D22595" w:rsidRDefault="008200E8" w:rsidP="008200E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8CCAC" w14:textId="626E1E36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Categorías por especie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0C337" w14:textId="3589D968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Confunde categorías.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E01ED" w14:textId="046631D1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Categoriza cada especie.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CBEFB" w14:textId="5F91D9E5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Compara las diferencias de manejo entre especies.</w:t>
            </w:r>
          </w:p>
        </w:tc>
      </w:tr>
      <w:tr w:rsidR="00D22595" w:rsidRPr="00D22595" w14:paraId="0B59173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D967" w14:textId="77777777" w:rsidR="008200E8" w:rsidRPr="00D22595" w:rsidRDefault="008200E8" w:rsidP="008200E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14D3C" w14:textId="7960FE27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Coeficiente de procreación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CEAB6" w14:textId="190327D0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Aplica mal el coeficiente.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521F5" w14:textId="291B23F7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Aplica el coeficiente de cada especie.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485AE" w14:textId="113F8690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Justifica el coeficiente con datos del sector.</w:t>
            </w:r>
          </w:p>
        </w:tc>
      </w:tr>
      <w:tr w:rsidR="00D22595" w:rsidRPr="00D22595" w14:paraId="151C72F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4D62" w14:textId="77777777" w:rsidR="008200E8" w:rsidRPr="00D22595" w:rsidRDefault="008200E8" w:rsidP="008200E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EA639" w14:textId="4D19EEE5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B8D15" w14:textId="76EEA3F3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03733" w14:textId="3C149C89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24777" w14:textId="7DC605F6" w:rsidR="008200E8" w:rsidRPr="00D22595" w:rsidRDefault="008200E8" w:rsidP="008200E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D22595" w:rsidRPr="00D22595" w14:paraId="04888AB4" w14:textId="77777777" w:rsidTr="00C867F0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E83B5" w14:textId="77777777" w:rsidR="00D272A2" w:rsidRPr="00D22595" w:rsidRDefault="00D272A2" w:rsidP="00D272A2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18479" w14:textId="678AE46A" w:rsidR="00D272A2" w:rsidRPr="00D22595" w:rsidRDefault="00D272A2" w:rsidP="00D272A2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Producto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 17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Esquema del proceso biológico del ganado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3E443" w14:textId="0BCB8C51" w:rsidR="00D272A2" w:rsidRPr="00D22595" w:rsidRDefault="008B1505" w:rsidP="008B150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4</w:t>
            </w:r>
            <w:r w:rsidR="00D272A2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545BBF9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DBCE4" w14:textId="77777777" w:rsidR="00D272A2" w:rsidRPr="00D22595" w:rsidRDefault="00D272A2" w:rsidP="00D272A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4225B" w14:textId="31F9E346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6B5BB" w14:textId="5A90BAC9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6B47B" w14:textId="7D5AA05C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69B97" w14:textId="18C6E67B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363305C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74CB" w14:textId="77777777" w:rsidR="00D272A2" w:rsidRPr="00D22595" w:rsidRDefault="00D272A2" w:rsidP="00D272A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A7C65" w14:textId="2184B64E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Adquisición y procreo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2F0B5" w14:textId="7B529BF5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el procreo en proceso.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90435" w14:textId="2B360D1A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Registra la adquisición y el procreo.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31E6C" w14:textId="53A1651A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Acumula los costos durante la gestación.</w:t>
            </w:r>
          </w:p>
        </w:tc>
      </w:tr>
      <w:tr w:rsidR="00D22595" w:rsidRPr="00D22595" w14:paraId="301544C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3927" w14:textId="77777777" w:rsidR="00D272A2" w:rsidRPr="00D22595" w:rsidRDefault="00D272A2" w:rsidP="00D272A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C5266" w14:textId="71B07B4C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Venta de ganado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20CF6" w14:textId="1A76FF2F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Confunde las modalidades de venta.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82796" w14:textId="62286931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Registra la venta por punta, por peso y faenado.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386BF" w14:textId="435862B4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Analiza el resultado de cada modalidad.</w:t>
            </w:r>
          </w:p>
        </w:tc>
      </w:tr>
      <w:tr w:rsidR="00D22595" w:rsidRPr="00D22595" w14:paraId="7046C5C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7689" w14:textId="77777777" w:rsidR="00D272A2" w:rsidRPr="00D22595" w:rsidRDefault="00D272A2" w:rsidP="00D272A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D5E67" w14:textId="30CF6E6E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Medición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B8030" w14:textId="20CC400A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 aplica la NIC 41.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1AB6B" w14:textId="56C17D73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Mide el ganado conforme a la NIC 41.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A1CFD" w14:textId="57F678FF" w:rsidR="00D272A2" w:rsidRPr="00D22595" w:rsidRDefault="00D272A2" w:rsidP="00D272A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Distingue el ganado de la NIC 41 de los activos de la NIC 16.</w:t>
            </w:r>
          </w:p>
        </w:tc>
      </w:tr>
      <w:tr w:rsidR="00D22595" w:rsidRPr="00D22595" w14:paraId="072CE38A" w14:textId="77777777" w:rsidTr="00DE748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4205" w14:textId="77777777" w:rsidR="002D049B" w:rsidRPr="00D22595" w:rsidRDefault="002D049B" w:rsidP="002D049B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AB266" w14:textId="234E0330" w:rsidR="002D049B" w:rsidRPr="00D22595" w:rsidRDefault="002D049B" w:rsidP="002D049B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>1</w:t>
            </w:r>
            <w:r w:rsidR="00955128" w:rsidRPr="00D22595">
              <w:rPr>
                <w:b/>
                <w:bCs/>
                <w:i/>
                <w:iCs/>
                <w:sz w:val="21"/>
                <w:szCs w:val="21"/>
              </w:rPr>
              <w:t>8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Práctico de bajas y altas del hato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AA51B" w14:textId="1EEFA78F" w:rsidR="002D049B" w:rsidRPr="00D22595" w:rsidRDefault="008B1505" w:rsidP="008B150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4</w:t>
            </w:r>
            <w:r w:rsidR="002D049B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52D82E1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D8E5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99BB1" w14:textId="7BB56647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68840" w14:textId="7921BA89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5ECDF" w14:textId="1DFE06A5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CF6E3" w14:textId="35519892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170FAE8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2694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0E4E4" w14:textId="1656EE76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Bajas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9D299" w14:textId="2006DB0B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tipos de baja.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11444" w14:textId="420DF4FC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Registra cada tipo de baja con su respaldo.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368FD" w14:textId="2C7C4608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Analiza las causas de las bajas anormales.</w:t>
            </w:r>
          </w:p>
        </w:tc>
      </w:tr>
      <w:tr w:rsidR="00D22595" w:rsidRPr="00D22595" w14:paraId="0E77FD8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C5DA8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1DF02" w14:textId="36977C9F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Cambio de edad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515A3" w14:textId="6C949FD3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 registra el cambio de edad.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BD3C0" w14:textId="1CC4471C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Registra las altas y bajas por cambio de edad.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735CE" w14:textId="30E8AE8D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Concilia las categorías con la proyección del hato.</w:t>
            </w:r>
          </w:p>
        </w:tc>
      </w:tr>
      <w:tr w:rsidR="00D22595" w:rsidRPr="00D22595" w14:paraId="27A8025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3893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510A2" w14:textId="697D2598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BD74A" w14:textId="01183846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F13D0" w14:textId="1933992B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7FBE8" w14:textId="6B87C1E3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D22595" w:rsidRPr="00D22595" w14:paraId="2AC26F8F" w14:textId="77777777" w:rsidTr="005B186A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4860" w14:textId="77777777" w:rsidR="002D049B" w:rsidRPr="00D22595" w:rsidRDefault="002D049B" w:rsidP="002D049B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1B735" w14:textId="517748D1" w:rsidR="002D049B" w:rsidRPr="00D22595" w:rsidRDefault="002D049B" w:rsidP="002D049B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>19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Acta de conciliación del hato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E1398" w14:textId="4C1E4CD7" w:rsidR="002D049B" w:rsidRPr="00D22595" w:rsidRDefault="002D049B" w:rsidP="002D049B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D22595" w:rsidRPr="00D22595" w14:paraId="3742744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1D60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39AB5" w14:textId="2F237BCF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2D963" w14:textId="740866BA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A7752" w14:textId="728D9077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03BCA" w14:textId="3BEC25F6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1A72865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45F21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22E76" w14:textId="58597558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Conteo físico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D248E" w14:textId="06E269E0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El conteo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0448F" w14:textId="3CABC0E8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Registra el conteo por categoría y aretado.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30E26" w14:textId="24145548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Documenta el conteo con actas firmadas.</w:t>
            </w:r>
          </w:p>
        </w:tc>
      </w:tr>
      <w:tr w:rsidR="00D22595" w:rsidRPr="00D22595" w14:paraId="5992A92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9B7B0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8B839" w14:textId="32FB871E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Conciliación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04204" w14:textId="74105976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 explica diferencias.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16F17" w14:textId="1CD6B6FF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Concilia el conteo con los registros.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FA4D0" w14:textId="74370BC8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Propone ajustes y controles sobre las diferencias.</w:t>
            </w:r>
          </w:p>
        </w:tc>
      </w:tr>
      <w:tr w:rsidR="00D22595" w:rsidRPr="00D22595" w14:paraId="76BDE41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E836A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43167" w14:textId="7024995C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Ética profesional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82997" w14:textId="22B81C4B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diferencias detectadas.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060BE" w14:textId="1607BC1C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Informa todas las diferencias.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C3F87" w14:textId="41C84E7F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Señala el riesgo tributario de las compras sin factura.</w:t>
            </w:r>
          </w:p>
        </w:tc>
      </w:tr>
      <w:tr w:rsidR="00D22595" w:rsidRPr="00D22595" w14:paraId="204D538E" w14:textId="77777777" w:rsidTr="0085335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DFFF" w14:textId="77777777" w:rsidR="002D049B" w:rsidRPr="00D22595" w:rsidRDefault="002D049B" w:rsidP="002D049B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670A9" w14:textId="12E8C070" w:rsidR="002D049B" w:rsidRPr="00D22595" w:rsidRDefault="002D049B" w:rsidP="002D049B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Producto 2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>0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Estados financieros ganaderos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CE014" w14:textId="73E608CF" w:rsidR="002D049B" w:rsidRPr="00D22595" w:rsidRDefault="00D03A05" w:rsidP="008B150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10</w:t>
            </w:r>
            <w:r w:rsidR="002D049B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7867827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44D4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C557A" w14:textId="7B3839F1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808B5" w14:textId="3713D873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2C3FE" w14:textId="0F637E09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5E8F9" w14:textId="76E6D2F8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14D30D2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5836C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F9EE1" w14:textId="10385AAD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Ciclo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ECCA4" w14:textId="5CFB4596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ajustes o regularizaciones.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DA48B" w14:textId="2EA961D0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Completa el ciclo de la apertura al cierre.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E30CD" w14:textId="331A25A1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Concilia los saldos con los registros auxiliares.</w:t>
            </w:r>
          </w:p>
        </w:tc>
      </w:tr>
      <w:tr w:rsidR="00D22595" w:rsidRPr="00D22595" w14:paraId="5738B8D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55FB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867D5" w14:textId="0D226CC1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Pasivos y retenciones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434B7" w14:textId="7CB2E4BA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retenciones por pagar.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71E42" w14:textId="75FDB1BF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Registra los pasivos y las retenciones del sector.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09248" w14:textId="2098E818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Verifica las retenciones con su respaldo.</w:t>
            </w:r>
          </w:p>
        </w:tc>
      </w:tr>
      <w:tr w:rsidR="00D22595" w:rsidRPr="00D22595" w14:paraId="452B928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766E" w14:textId="77777777" w:rsidR="002D049B" w:rsidRPr="00D22595" w:rsidRDefault="002D049B" w:rsidP="002D049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56660" w14:textId="250CB65D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Estados financieros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55A00" w14:textId="73BCD8DC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Los estados no cuadran.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A85C5" w14:textId="2ED87047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Presenta los estados completos y cuadrados.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AB341" w14:textId="40580D1D" w:rsidR="002D049B" w:rsidRPr="00D22595" w:rsidRDefault="002D049B" w:rsidP="002D049B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Analiza la situación financiera de la empresa.</w:t>
            </w:r>
          </w:p>
        </w:tc>
      </w:tr>
      <w:tr w:rsidR="00D22595" w:rsidRPr="00D22595" w14:paraId="2E346917" w14:textId="77777777" w:rsidTr="001673A9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8E60" w14:textId="77777777" w:rsidR="00C340A8" w:rsidRPr="00D22595" w:rsidRDefault="00C340A8" w:rsidP="00C340A8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B93BA" w14:textId="2D23BD8F" w:rsidR="00C340A8" w:rsidRPr="00D22595" w:rsidRDefault="00C340A8" w:rsidP="00C340A8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Producto 2</w:t>
            </w:r>
            <w:r w:rsidR="008E6CA0" w:rsidRPr="00D22595">
              <w:rPr>
                <w:b/>
                <w:bCs/>
                <w:i/>
                <w:iCs/>
                <w:sz w:val="21"/>
                <w:szCs w:val="21"/>
              </w:rPr>
              <w:t>1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 xml:space="preserve">Hoja de costos </w:t>
            </w:r>
            <w:r w:rsidR="008E6CA0" w:rsidRPr="00D22595">
              <w:rPr>
                <w:sz w:val="21"/>
                <w:szCs w:val="21"/>
              </w:rPr>
              <w:t>agropecua</w:t>
            </w:r>
            <w:r w:rsidR="00231643" w:rsidRPr="00D22595">
              <w:rPr>
                <w:sz w:val="21"/>
                <w:szCs w:val="21"/>
              </w:rPr>
              <w:t>r</w:t>
            </w:r>
            <w:r w:rsidR="008E6CA0" w:rsidRPr="00D22595">
              <w:rPr>
                <w:sz w:val="21"/>
                <w:szCs w:val="21"/>
              </w:rPr>
              <w:t>ios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F4846" w14:textId="7ACC6A16" w:rsidR="00C340A8" w:rsidRPr="00D22595" w:rsidRDefault="00D03A05" w:rsidP="008B150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1</w:t>
            </w:r>
            <w:r w:rsidR="008B1505">
              <w:rPr>
                <w:b/>
                <w:bCs/>
                <w:i/>
                <w:iCs/>
                <w:sz w:val="21"/>
                <w:szCs w:val="21"/>
              </w:rPr>
              <w:t>4</w:t>
            </w:r>
            <w:r w:rsidR="00C340A8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2136584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7205" w14:textId="77777777" w:rsidR="00C340A8" w:rsidRPr="00D22595" w:rsidRDefault="00C340A8" w:rsidP="00C34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2FB6A" w14:textId="4E40BEAE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3E3EF" w14:textId="418CC817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BF3CE" w14:textId="7887AA35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51795" w14:textId="0799A30D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3AAF4F4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F7D4" w14:textId="77777777" w:rsidR="00C340A8" w:rsidRPr="00D22595" w:rsidRDefault="00C340A8" w:rsidP="00C34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45E2A" w14:textId="1E0E3EAF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Componentes del costo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D40D5" w14:textId="218BA669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componentes esenciales.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D0178" w14:textId="78AD3CD8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Integra el costo estable, de crianza y de procreo.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E4D7B" w14:textId="290412D8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Distingue el costo por categoría del hato.</w:t>
            </w:r>
          </w:p>
        </w:tc>
      </w:tr>
      <w:tr w:rsidR="00D22595" w:rsidRPr="00D22595" w14:paraId="1903A2A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BC53" w14:textId="77777777" w:rsidR="00C340A8" w:rsidRPr="00D22595" w:rsidRDefault="00C340A8" w:rsidP="00C34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37134" w14:textId="547A608F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Distribución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AA271" w14:textId="5CE721FB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Distribuye sin base.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6BEFD" w14:textId="2FE84493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Distribuye los costos por categoría.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9C627" w14:textId="7C9B87E7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Justifica las bases de distribución.</w:t>
            </w:r>
          </w:p>
        </w:tc>
      </w:tr>
      <w:tr w:rsidR="00D22595" w:rsidRPr="00D22595" w14:paraId="1C0F8D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D9DF" w14:textId="77777777" w:rsidR="00C340A8" w:rsidRPr="00D22595" w:rsidRDefault="00C340A8" w:rsidP="00C34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D229F" w14:textId="6B77E003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5E2BD" w14:textId="6F523894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83040" w14:textId="0EA4F9D9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Usa fórmulas y vínculos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FB495" w14:textId="6A11C283" w:rsidR="00C340A8" w:rsidRPr="00D22595" w:rsidRDefault="00C340A8" w:rsidP="00C340A8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El modelo es reutilizable para otra gestión.</w:t>
            </w:r>
          </w:p>
        </w:tc>
      </w:tr>
      <w:tr w:rsidR="00D22595" w:rsidRPr="00D22595" w14:paraId="029AEADD" w14:textId="77777777" w:rsidTr="00A738BC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18FE2" w14:textId="77777777" w:rsidR="00401EE2" w:rsidRPr="00D22595" w:rsidRDefault="00401EE2" w:rsidP="00401EE2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6FCF2" w14:textId="6BE2F18A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>22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Cuadro de clasificación de los costos agropecuarios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2B79D" w14:textId="790B1709" w:rsidR="00401EE2" w:rsidRPr="00D22595" w:rsidRDefault="00D03A05" w:rsidP="00D03A0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2</w:t>
            </w:r>
            <w:r w:rsidR="00401EE2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640CAC7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DC88" w14:textId="77777777" w:rsidR="00401EE2" w:rsidRPr="00D22595" w:rsidRDefault="00401EE2" w:rsidP="00401EE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EFCAF" w14:textId="2F4B7946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0B704" w14:textId="7D78332B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9EE97" w14:textId="074FE712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30466" w14:textId="1F604720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03FBE0F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17B9E" w14:textId="77777777" w:rsidR="00401EE2" w:rsidRPr="00D22595" w:rsidRDefault="00401EE2" w:rsidP="00401EE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0382F" w14:textId="4B956932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Directos e indirectos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85078" w14:textId="3DF18373" w:rsidR="00401EE2" w:rsidRPr="00D22595" w:rsidRDefault="00401EE2" w:rsidP="00401EE2">
            <w:pPr>
              <w:tabs>
                <w:tab w:val="left" w:pos="420"/>
              </w:tabs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Confunde costos directos e indirectos.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3ECEE" w14:textId="754C95E9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Clasifica los costos de la campaña.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51823" w14:textId="16200242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Justifica la clasificación de los casos dudosos.</w:t>
            </w:r>
          </w:p>
        </w:tc>
      </w:tr>
      <w:tr w:rsidR="00D22595" w:rsidRPr="00D22595" w14:paraId="756427F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22CEF" w14:textId="77777777" w:rsidR="00401EE2" w:rsidRPr="00D22595" w:rsidRDefault="00401EE2" w:rsidP="00401EE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2B86D" w14:textId="65036621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Costo financiero y de oportunidad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9DAC9" w14:textId="4E71FD1E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ambos costos.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AF271" w14:textId="06084EC7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Calcula el costo financiero y el de oportunidad.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38CFA" w14:textId="07C2EAD5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Analiza su efecto en la rentabilidad.</w:t>
            </w:r>
          </w:p>
        </w:tc>
      </w:tr>
      <w:tr w:rsidR="00D22595" w:rsidRPr="00D22595" w14:paraId="7FC4162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0937" w14:textId="77777777" w:rsidR="00401EE2" w:rsidRPr="00D22595" w:rsidRDefault="00401EE2" w:rsidP="00401EE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75387" w14:textId="5BB7AC3E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C45FF" w14:textId="3057AF93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62D77" w14:textId="2EF76735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B024E" w14:textId="643F16B2" w:rsidR="00401EE2" w:rsidRPr="00D22595" w:rsidRDefault="00401EE2" w:rsidP="00401EE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D22595" w:rsidRPr="00D22595" w14:paraId="08E26A0C" w14:textId="77777777" w:rsidTr="009C4664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F918" w14:textId="77777777" w:rsidR="00443881" w:rsidRPr="00D22595" w:rsidRDefault="00443881" w:rsidP="00443881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54B0C" w14:textId="4DAC2BBA" w:rsidR="00443881" w:rsidRPr="00D22595" w:rsidRDefault="00443881" w:rsidP="0044388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>23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Presupuesto agrícola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CE38D" w14:textId="7318D941" w:rsidR="00443881" w:rsidRPr="00D22595" w:rsidRDefault="00D03A05" w:rsidP="001742F9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2</w:t>
            </w:r>
            <w:r w:rsidR="00443881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1DD97BB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B0F52" w14:textId="77777777" w:rsidR="00443881" w:rsidRPr="00D22595" w:rsidRDefault="00443881" w:rsidP="0044388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7A922" w14:textId="6C4C483C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0705E" w14:textId="457C0914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39906" w14:textId="427511AB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22A9D" w14:textId="203398F3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68079B9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AF7B0" w14:textId="77777777" w:rsidR="00443881" w:rsidRPr="00D22595" w:rsidRDefault="00443881" w:rsidP="0044388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CF23B" w14:textId="767F7538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Presupuesto de producción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58C5D" w14:textId="12C0E879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Está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697D6" w14:textId="0DA318A4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Proyecta la producción y sus costos.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BD497" w14:textId="44F50546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Relaciona la producción con el periodo vegetativo.</w:t>
            </w:r>
          </w:p>
        </w:tc>
      </w:tr>
      <w:tr w:rsidR="00D22595" w:rsidRPr="00D22595" w14:paraId="73A9063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9D27F" w14:textId="77777777" w:rsidR="00443881" w:rsidRPr="00D22595" w:rsidRDefault="00443881" w:rsidP="0044388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CFA4C" w14:textId="06D82307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Inversiones y resultados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B1D3C" w14:textId="2CC479CB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 integra las inversiones.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D68A7" w14:textId="088127B5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Integra las inversiones y el resultado esperado.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4B10D" w14:textId="5DDCFEC1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Evalúa la recuperación de la inversión.</w:t>
            </w:r>
          </w:p>
        </w:tc>
      </w:tr>
      <w:tr w:rsidR="00D22595" w:rsidRPr="00D22595" w14:paraId="618610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B301" w14:textId="77777777" w:rsidR="00443881" w:rsidRPr="00D22595" w:rsidRDefault="00443881" w:rsidP="0044388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C14EA" w14:textId="02260E34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B2FE6" w14:textId="08FB9D70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La presentación es desordenada.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94AB2" w14:textId="37D37C2D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La presentación es clara.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354BA" w14:textId="474F9471" w:rsidR="00443881" w:rsidRPr="00D22595" w:rsidRDefault="00443881" w:rsidP="004438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El equipo sustenta sus supuestos ante el curso.</w:t>
            </w:r>
          </w:p>
        </w:tc>
      </w:tr>
      <w:tr w:rsidR="00D22595" w:rsidRPr="00D22595" w14:paraId="5002FB07" w14:textId="77777777" w:rsidTr="00650EE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A405" w14:textId="77777777" w:rsidR="006A5381" w:rsidRPr="00D22595" w:rsidRDefault="006A5381" w:rsidP="006A5381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B7122" w14:textId="11A49C62" w:rsidR="006A5381" w:rsidRPr="00D22595" w:rsidRDefault="006A5381" w:rsidP="006A5381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Producto 2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>4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Informe de sensibilidad agrícola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FE437" w14:textId="6D17F191" w:rsidR="006A5381" w:rsidRPr="00D22595" w:rsidRDefault="00D03A05" w:rsidP="001742F9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2</w:t>
            </w:r>
            <w:r w:rsidR="006A5381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5145261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2EB6" w14:textId="77777777" w:rsidR="006A5381" w:rsidRPr="00D22595" w:rsidRDefault="006A5381" w:rsidP="006A538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DB690" w14:textId="50D34064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17FDE" w14:textId="535A2E98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31B0C" w14:textId="45BA5722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18C6E" w14:textId="18AD8BFF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0EE75D2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EB51" w14:textId="77777777" w:rsidR="006A5381" w:rsidRPr="00D22595" w:rsidRDefault="006A5381" w:rsidP="006A538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778E3" w14:textId="54E0648A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Desviaciones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57CFA" w14:textId="3F7DF719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 calcula desviaciones.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83480" w14:textId="5E7D4250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Calcula las desviaciones entre presupuesto y real.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2D663" w14:textId="0665D4CD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Explica las causas de cada desviación.</w:t>
            </w:r>
          </w:p>
        </w:tc>
      </w:tr>
      <w:tr w:rsidR="00D22595" w:rsidRPr="00D22595" w14:paraId="21AB7F1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2637" w14:textId="77777777" w:rsidR="006A5381" w:rsidRPr="00D22595" w:rsidRDefault="006A5381" w:rsidP="006A538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D05E4" w14:textId="0BA178DE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Sensibilidad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7C39C" w14:textId="4CA69F8F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 simula escenarios.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811F7" w14:textId="2F4412A8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Simula cambios del rendimiento y de los precios.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5DF7C" w14:textId="618C8B79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Propone medidas ante el escenario adverso.</w:t>
            </w:r>
          </w:p>
        </w:tc>
      </w:tr>
      <w:tr w:rsidR="00D22595" w:rsidRPr="00D22595" w14:paraId="6F4CB29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6CC60" w14:textId="77777777" w:rsidR="006A5381" w:rsidRPr="00D22595" w:rsidRDefault="006A5381" w:rsidP="006A5381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B5BDD" w14:textId="67CF95FE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Costos ambientales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FF0B9" w14:textId="21BA26D7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costos ambientales.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2AEF8" w14:textId="7D70B95A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Incluye el manejo de envases y residuos.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F17B1" w14:textId="6883BB30" w:rsidR="006A5381" w:rsidRPr="00D22595" w:rsidRDefault="006A5381" w:rsidP="006A5381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Analiza el costo de recuperar los suelos.</w:t>
            </w:r>
          </w:p>
        </w:tc>
      </w:tr>
      <w:tr w:rsidR="00D22595" w:rsidRPr="00D22595" w14:paraId="00270D1A" w14:textId="77777777" w:rsidTr="006E7B2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747E" w14:textId="77777777" w:rsidR="000D76B2" w:rsidRPr="00D22595" w:rsidRDefault="000D76B2" w:rsidP="000D76B2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78AE5" w14:textId="315E5F1B" w:rsidR="000D76B2" w:rsidRPr="00D22595" w:rsidRDefault="000D76B2" w:rsidP="00DB73DC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</w:t>
            </w:r>
            <w:r w:rsidR="00DB73DC" w:rsidRPr="00D22595">
              <w:rPr>
                <w:b/>
                <w:bCs/>
                <w:i/>
                <w:iCs/>
                <w:sz w:val="21"/>
                <w:szCs w:val="21"/>
              </w:rPr>
              <w:t>25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Informe de medición de activos biológicos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8440A" w14:textId="559FBE10" w:rsidR="000D76B2" w:rsidRPr="00D22595" w:rsidRDefault="00D03A05" w:rsidP="00D03A05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6</w:t>
            </w:r>
            <w:r w:rsidR="000D76B2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68470F3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E4D46" w14:textId="77777777" w:rsidR="000D76B2" w:rsidRPr="00D22595" w:rsidRDefault="000D76B2" w:rsidP="000D76B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7646E" w14:textId="69F77AF8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48457" w14:textId="56356FDB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5AFCF" w14:textId="5B1116BF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6667F" w14:textId="39A296B2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5F6A981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C591" w14:textId="77777777" w:rsidR="000D76B2" w:rsidRPr="00D22595" w:rsidRDefault="000D76B2" w:rsidP="000D76B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B0692" w14:textId="2D7C076D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Reconocimiento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7E00A" w14:textId="0A35B57F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Reconoce activos fuera del alcance.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AA0AD" w14:textId="498074E5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Reconoce los activos biológicos y los productos agrícolas.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2B371" w14:textId="60115207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Excluye con fundamento las plantas productoras.</w:t>
            </w:r>
          </w:p>
        </w:tc>
      </w:tr>
      <w:tr w:rsidR="00D22595" w:rsidRPr="00D22595" w14:paraId="483B627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AFDA" w14:textId="77777777" w:rsidR="000D76B2" w:rsidRPr="00D22595" w:rsidRDefault="000D76B2" w:rsidP="000D76B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EF259" w14:textId="1384B268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Medición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403FF" w14:textId="64BD0DC8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Mide sin aplicar la jerarquía.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A01F1" w14:textId="43C68EDE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Mide al valor razonable menos los costos de venta.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925C9" w14:textId="3363B2FD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Evalúa la fiabilidad sin mercado activo.</w:t>
            </w:r>
          </w:p>
        </w:tc>
      </w:tr>
      <w:tr w:rsidR="00D22595" w:rsidRPr="00D22595" w14:paraId="30FE61C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536E" w14:textId="77777777" w:rsidR="000D76B2" w:rsidRPr="00D22595" w:rsidRDefault="000D76B2" w:rsidP="000D76B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45457" w14:textId="12D673AC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Ganancias y pérdidas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45BFC" w14:textId="48204634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 reconoce la variación.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985DF" w14:textId="193225FD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Reconoce las ganancias y pérdidas del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1A61C" w14:textId="33E8205F" w:rsidR="000D76B2" w:rsidRPr="00D22595" w:rsidRDefault="000D76B2" w:rsidP="000D76B2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Analiza su efecto en el resultado.</w:t>
            </w:r>
          </w:p>
        </w:tc>
      </w:tr>
      <w:tr w:rsidR="00D22595" w:rsidRPr="00D22595" w14:paraId="6A8E0564" w14:textId="77777777" w:rsidTr="0057059D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E5C4" w14:textId="77777777" w:rsidR="00DB73DC" w:rsidRPr="00D22595" w:rsidRDefault="00DB73DC" w:rsidP="00DB73DC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F0A72" w14:textId="0E2CD75C" w:rsidR="00DB73DC" w:rsidRPr="00D22595" w:rsidRDefault="00DB73DC" w:rsidP="00DB73DC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Producto 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>26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Cuadro de revelaciones de la NIC 41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09E85" w14:textId="6628D5D0" w:rsidR="00DB73DC" w:rsidRPr="00D22595" w:rsidRDefault="00DB73DC" w:rsidP="001742F9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D22595" w:rsidRPr="00D22595" w14:paraId="67E5B62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1CC8E" w14:textId="77777777" w:rsidR="00DB73DC" w:rsidRPr="00D22595" w:rsidRDefault="00DB73DC" w:rsidP="00DB73D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14DC2" w14:textId="7AAAC657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0F413" w14:textId="0487E0F5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06C9F" w14:textId="6BCDD977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3E2EF" w14:textId="531C887D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62F7CED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D884" w14:textId="77777777" w:rsidR="00DB73DC" w:rsidRPr="00D22595" w:rsidRDefault="00DB73DC" w:rsidP="00DB73D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73991" w14:textId="08AD10BC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Revelaciones exigidas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81BA8" w14:textId="7267B04B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revelaciones.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9EDC6" w14:textId="0EE32FB3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Incluye las revelaciones exigidas por la norma.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39494" w14:textId="3CA9A2A5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Redacta las notas con claridad técnica.</w:t>
            </w:r>
          </w:p>
        </w:tc>
      </w:tr>
      <w:tr w:rsidR="00D22595" w:rsidRPr="00D22595" w14:paraId="11C06AC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656B" w14:textId="77777777" w:rsidR="00DB73DC" w:rsidRPr="00D22595" w:rsidRDefault="00DB73DC" w:rsidP="00DB73D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DA1DE" w14:textId="52D16BC2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Subvenciones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7C658" w14:textId="471FC6D2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No trata las subvenciones.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11230" w14:textId="291B3BDC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Revela las subvenciones del gobierno.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3646C" w14:textId="14D42B09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Explica sus condiciones y contingencias.</w:t>
            </w:r>
          </w:p>
        </w:tc>
      </w:tr>
      <w:tr w:rsidR="00D22595" w:rsidRPr="00D22595" w14:paraId="1C39352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7BE9" w14:textId="77777777" w:rsidR="00DB73DC" w:rsidRPr="00D22595" w:rsidRDefault="00DB73DC" w:rsidP="00DB73DC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759C8" w14:textId="2A83B005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C3A13" w14:textId="190468B1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CE4D0" w14:textId="5930FC9B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2C76B" w14:textId="4757A9E3" w:rsidR="00DB73DC" w:rsidRPr="00D22595" w:rsidRDefault="00DB73DC" w:rsidP="00DB73DC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El equipo sustenta sus conclusiones ante el curso.</w:t>
            </w:r>
          </w:p>
        </w:tc>
      </w:tr>
      <w:tr w:rsidR="00D22595" w:rsidRPr="00D22595" w14:paraId="78C1A9E9" w14:textId="77777777" w:rsidTr="00CC76E6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2A5E8" w14:textId="77777777" w:rsidR="00B36B32" w:rsidRPr="00D22595" w:rsidRDefault="00B36B32" w:rsidP="00B36B32"/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3A334" w14:textId="31E19D5A" w:rsidR="00B36B32" w:rsidRPr="00D22595" w:rsidRDefault="00B36B32" w:rsidP="00B36B32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Producto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 27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Cuadro comparativo NIC 41 y norma tributaria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8C747" w14:textId="42BF6D72" w:rsidR="00B36B32" w:rsidRPr="00D22595" w:rsidRDefault="00D03A05" w:rsidP="00B36B32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</w:t>
            </w:r>
            <w:r w:rsidR="00B36B32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7B3E548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0358C" w14:textId="77777777" w:rsidR="00B36B32" w:rsidRPr="00D22595" w:rsidRDefault="00B36B32" w:rsidP="00B36B3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316E5" w14:textId="2038E0A1" w:rsidR="00B36B32" w:rsidRPr="00D22595" w:rsidRDefault="00B36B32" w:rsidP="00B36B32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243A1" w14:textId="5B0BA3F5" w:rsidR="00B36B32" w:rsidRPr="00D22595" w:rsidRDefault="00B36B32" w:rsidP="00B36B32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95BD2" w14:textId="2A739EC2" w:rsidR="00B36B32" w:rsidRPr="00D22595" w:rsidRDefault="00B36B32" w:rsidP="00B36B32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44316" w14:textId="41398818" w:rsidR="00B36B32" w:rsidRPr="00D22595" w:rsidRDefault="00B36B32" w:rsidP="00B36B32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</w:tr>
      <w:tr w:rsidR="00D22595" w:rsidRPr="00D22595" w14:paraId="6767817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D4EA1" w14:textId="77777777" w:rsidR="00B36B32" w:rsidRPr="00D22595" w:rsidRDefault="00B36B32" w:rsidP="00B36B3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E47EF" w14:textId="0BF96DC0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Criterios de medición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A86AD" w14:textId="020CD9FE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Confunde los criterios.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D4F12" w14:textId="08D7CEE9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Criterios de medición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F5689" w14:textId="01CECCA8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Confunde los criterios.</w:t>
            </w:r>
          </w:p>
        </w:tc>
      </w:tr>
      <w:tr w:rsidR="00D22595" w:rsidRPr="00D22595" w14:paraId="48A6540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6956" w14:textId="77777777" w:rsidR="00B36B32" w:rsidRPr="00D22595" w:rsidRDefault="00B36B32" w:rsidP="00B36B3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8C24F" w14:textId="07393403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Normativa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34822" w14:textId="14CA1AA3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Cita normas de forma imprecisa.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32EDF" w14:textId="616ACC6D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Normativa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9F7DB" w14:textId="57CDE3D1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Cita normas de forma imprecisa.</w:t>
            </w:r>
          </w:p>
        </w:tc>
      </w:tr>
      <w:tr w:rsidR="00D22595" w:rsidRPr="00D22595" w14:paraId="2768025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2E86A" w14:textId="77777777" w:rsidR="00B36B32" w:rsidRPr="00D22595" w:rsidRDefault="00B36B32" w:rsidP="00B36B32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AE9C0" w14:textId="6960F52B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629EA" w14:textId="6D4C6521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2D492" w14:textId="59CCE8BB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1A15C" w14:textId="6EE53EF5" w:rsidR="00B36B32" w:rsidRPr="00D22595" w:rsidRDefault="00B36B32" w:rsidP="00B36B32">
            <w:pPr>
              <w:spacing w:before="20" w:after="20"/>
            </w:pPr>
            <w:r w:rsidRPr="00D22595">
              <w:rPr>
                <w:sz w:val="21"/>
                <w:szCs w:val="21"/>
              </w:rPr>
              <w:t>El cuadro es incompleto.</w:t>
            </w:r>
          </w:p>
        </w:tc>
      </w:tr>
      <w:tr w:rsidR="00D22595" w:rsidRPr="00D22595" w14:paraId="7DAE04E2" w14:textId="77777777" w:rsidTr="000E5CCA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2382E" w14:textId="77777777" w:rsidR="00821493" w:rsidRPr="00D22595" w:rsidRDefault="00821493" w:rsidP="00821493"/>
        </w:tc>
        <w:tc>
          <w:tcPr>
            <w:tcW w:w="622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7047D" w14:textId="2078CCC0" w:rsidR="00821493" w:rsidRPr="00D22595" w:rsidRDefault="00821493" w:rsidP="00821493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Producto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 28</w:t>
            </w:r>
            <w:r w:rsidRPr="00D22595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 w:rsidRPr="00D22595">
              <w:rPr>
                <w:sz w:val="21"/>
                <w:szCs w:val="21"/>
              </w:rPr>
              <w:t>Conciliación contable impositiva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3E968" w14:textId="77C279ED" w:rsidR="00821493" w:rsidRPr="00D22595" w:rsidRDefault="00D03A05" w:rsidP="00CC76E6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2</w:t>
            </w:r>
            <w:r w:rsidR="00821493" w:rsidRPr="00D22595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D22595" w:rsidRPr="00D22595" w14:paraId="56299B5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4498" w14:textId="77777777" w:rsidR="00821493" w:rsidRPr="00D22595" w:rsidRDefault="00821493" w:rsidP="0082149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A43AD" w14:textId="45DA0EB7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31021" w14:textId="59734970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E7205" w14:textId="36D5280D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8EDDB" w14:textId="2A6E56D0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D22595" w:rsidRPr="00D22595" w14:paraId="5E0CC19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9159A" w14:textId="77777777" w:rsidR="00821493" w:rsidRPr="00D22595" w:rsidRDefault="00821493" w:rsidP="0082149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E62E0" w14:textId="6605261A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Partidas de conciliación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4127A" w14:textId="6E93AAA7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Omite partidas.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5A9C2" w14:textId="3206C87F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Identifica las diferencias por la medición biológica.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E76B5" w14:textId="4946857B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Clasifica las diferencias en permanentes y temporarias.</w:t>
            </w:r>
          </w:p>
        </w:tc>
      </w:tr>
      <w:tr w:rsidR="00D22595" w:rsidRPr="00D22595" w14:paraId="1262E8A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A99EA" w14:textId="77777777" w:rsidR="00821493" w:rsidRPr="00D22595" w:rsidRDefault="00821493" w:rsidP="0082149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F6F5D" w14:textId="317B9541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Resultado impositivo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015F5" w14:textId="6D19A2B8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Calcula mal el resultado.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7234E" w14:textId="0B847152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Determina el resultado impositivo.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2563B" w14:textId="72FC0FA8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Analiza el efecto en el impuesto a pagar.</w:t>
            </w:r>
          </w:p>
        </w:tc>
      </w:tr>
      <w:tr w:rsidR="00D22595" w:rsidRPr="00D22595" w14:paraId="256D88B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2D7B" w14:textId="77777777" w:rsidR="00821493" w:rsidRPr="00D22595" w:rsidRDefault="00821493" w:rsidP="0082149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EB275" w14:textId="4AF19B10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10633" w14:textId="31D6988B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7A83F" w14:textId="10A6DD46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Los cálculos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E4AEE" w14:textId="6C83728F" w:rsidR="00821493" w:rsidRPr="00D22595" w:rsidRDefault="00821493" w:rsidP="00821493">
            <w:pPr>
              <w:spacing w:before="20" w:after="20"/>
              <w:rPr>
                <w:sz w:val="21"/>
                <w:szCs w:val="21"/>
              </w:rPr>
            </w:pPr>
            <w:r w:rsidRPr="00D22595">
              <w:rPr>
                <w:sz w:val="21"/>
                <w:szCs w:val="21"/>
              </w:rPr>
              <w:t>Verifica la conciliación con los estados financieros.</w:t>
            </w:r>
          </w:p>
        </w:tc>
      </w:tr>
      <w:tr w:rsidR="00D22595" w:rsidRPr="00D22595" w14:paraId="3EFC5DC8" w14:textId="77777777" w:rsidTr="00CC76E6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1E0E" w14:textId="77777777" w:rsidR="00821493" w:rsidRPr="00D22595" w:rsidRDefault="00821493" w:rsidP="00821493"/>
        </w:tc>
        <w:tc>
          <w:tcPr>
            <w:tcW w:w="627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4D64E" w14:textId="77777777" w:rsidR="00821493" w:rsidRPr="00D22595" w:rsidRDefault="00821493" w:rsidP="00821493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E324C" w14:textId="77777777" w:rsidR="00821493" w:rsidRPr="00D22595" w:rsidRDefault="00821493" w:rsidP="00821493">
            <w:pPr>
              <w:spacing w:before="20" w:after="20"/>
              <w:jc w:val="center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D22595" w:rsidRPr="00D22595" w14:paraId="35B7AE16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6A921" w14:textId="77777777" w:rsidR="00821493" w:rsidRPr="00D22595" w:rsidRDefault="00821493" w:rsidP="00821493">
            <w:pPr>
              <w:spacing w:before="20" w:after="20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7EB35145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Código de Comercio, Decreto Ley N° 14379.</w:t>
            </w:r>
          </w:p>
          <w:p w14:paraId="4041AEB1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 xml:space="preserve">Colegio de Auditores o Contadores Públicos de Bolivia, CAUB – Consejo Técnico Nacional de Auditoría y Contabilidad, CTNAC (2023). </w:t>
            </w:r>
            <w:r w:rsidRPr="00D22595">
              <w:rPr>
                <w:i/>
                <w:iCs/>
                <w:sz w:val="21"/>
                <w:szCs w:val="21"/>
              </w:rPr>
              <w:t>Compendio de Normas de Contabilidad y Auditoría</w:t>
            </w:r>
            <w:r w:rsidRPr="00D22595">
              <w:rPr>
                <w:sz w:val="21"/>
                <w:szCs w:val="21"/>
              </w:rPr>
              <w:t>. Santa Cruz – Bolivia.</w:t>
            </w:r>
          </w:p>
          <w:p w14:paraId="32D7820F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Consejo de Normas Internacionales de Contabilidad (IASB). NIC 41 Agricultura, NIC 16 Propiedades, planta y equipo, NIC 2 Inventarios y NIIF 13 Medición del valor razonable.</w:t>
            </w:r>
          </w:p>
          <w:p w14:paraId="10A5576A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Decreto Supremo N° 24051, Reglamento del Impuesto sobre las Utilidades de las Empresas, de 29 de junio de 1995.</w:t>
            </w:r>
          </w:p>
          <w:p w14:paraId="32172871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Decreto Supremo N° 24463, del Régimen Agropecuario Unificado.</w:t>
            </w:r>
          </w:p>
          <w:p w14:paraId="3D7753F6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Decreto Supremo N° 24848, de los Consejos de Políticas Agropecuarias.</w:t>
            </w:r>
          </w:p>
          <w:p w14:paraId="25DCE733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Decreto Supremo N° 24895, de Funciones Agrarias.</w:t>
            </w:r>
          </w:p>
          <w:p w14:paraId="269E5969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 xml:space="preserve">Fundación IFRS – Consejo de Normas Internacionales de Contabilidad, IASB (2023). </w:t>
            </w:r>
            <w:r w:rsidRPr="00D22595">
              <w:rPr>
                <w:i/>
                <w:iCs/>
                <w:sz w:val="21"/>
                <w:szCs w:val="21"/>
              </w:rPr>
              <w:t>Normas Internacionales de Información Financiera 2023</w:t>
            </w:r>
            <w:r w:rsidRPr="00D22595">
              <w:rPr>
                <w:sz w:val="21"/>
                <w:szCs w:val="21"/>
              </w:rPr>
              <w:t>. Londres.</w:t>
            </w:r>
          </w:p>
          <w:p w14:paraId="23D8C85E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Ley N° 1333, Ley del Medio Ambiente, y sus decretos supremos reglamentarios.</w:t>
            </w:r>
          </w:p>
          <w:p w14:paraId="4E8B92F7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Ley N° 144, de la Revolución Productiva Comunitaria Agropecuaria, de 26 de junio de 2011, que crea el Seguro Agrario Universal Pachamama.</w:t>
            </w:r>
          </w:p>
          <w:p w14:paraId="5B91FF3F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Ley N° 1700, Ley Forestal.</w:t>
            </w:r>
          </w:p>
          <w:p w14:paraId="0AF9F4D9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Ley N° 1715, del Servicio Nacional de Reforma Agraria, INRA.</w:t>
            </w:r>
          </w:p>
          <w:p w14:paraId="3232DDF5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Ley N° 2492, Código Tributario Boliviano.</w:t>
            </w:r>
          </w:p>
          <w:p w14:paraId="6479D186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 xml:space="preserve">López, E. (2019). </w:t>
            </w:r>
            <w:r w:rsidRPr="00D22595">
              <w:rPr>
                <w:i/>
                <w:iCs/>
                <w:sz w:val="21"/>
                <w:szCs w:val="21"/>
              </w:rPr>
              <w:t>Contabilidad Agrícola y Ganadera</w:t>
            </w:r>
            <w:r w:rsidRPr="00D22595">
              <w:rPr>
                <w:sz w:val="21"/>
                <w:szCs w:val="21"/>
              </w:rPr>
              <w:t>. La Paz – Bolivia: Editorial La Primera S.R.L., Artes Gráficas.</w:t>
            </w:r>
          </w:p>
          <w:p w14:paraId="3067F37F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 xml:space="preserve">Mendoza, A. (2010). </w:t>
            </w:r>
            <w:r w:rsidRPr="00D22595">
              <w:rPr>
                <w:i/>
                <w:iCs/>
                <w:sz w:val="21"/>
                <w:szCs w:val="21"/>
              </w:rPr>
              <w:t>Manual de Contabilidad Agrícola – Ganadera</w:t>
            </w:r>
            <w:r w:rsidRPr="00D22595">
              <w:rPr>
                <w:sz w:val="21"/>
                <w:szCs w:val="21"/>
              </w:rPr>
              <w:t>. La Paz – Bolivia: Editorial Sagitario S.R.L.</w:t>
            </w:r>
          </w:p>
          <w:p w14:paraId="1EF5259B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 xml:space="preserve">Mendoza, A. (2017). </w:t>
            </w:r>
            <w:r w:rsidRPr="00D22595">
              <w:rPr>
                <w:i/>
                <w:iCs/>
                <w:sz w:val="21"/>
                <w:szCs w:val="21"/>
              </w:rPr>
              <w:t>Costos Agropecuarios</w:t>
            </w:r>
            <w:r w:rsidRPr="00D22595">
              <w:rPr>
                <w:sz w:val="21"/>
                <w:szCs w:val="21"/>
              </w:rPr>
              <w:t>. La Paz – Bolivia: Imprenta Miltluz.</w:t>
            </w:r>
          </w:p>
          <w:p w14:paraId="3DB07650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Texto ordenado de la Ley N° 843 y sus decretos supremos reglamentarios.</w:t>
            </w:r>
          </w:p>
        </w:tc>
      </w:tr>
      <w:tr w:rsidR="00D22595" w:rsidRPr="00D22595" w14:paraId="3A0F258E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E3F5B" w14:textId="77777777" w:rsidR="00821493" w:rsidRPr="00D22595" w:rsidRDefault="00821493" w:rsidP="00821493">
            <w:pPr>
              <w:spacing w:before="20" w:after="20"/>
            </w:pPr>
            <w:r w:rsidRPr="00D22595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6BF17D31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Consejo de Normas Internacionales de Sostenibilidad (ISSB). NIIF S2 Información a revelar relacionada con el clima, de aplicación en Bolivia desde el 1 de enero de 2027.</w:t>
            </w:r>
          </w:p>
          <w:p w14:paraId="2A5CB9A9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Instituto del Seguro Agrario: https://www.insa.gob.bo</w:t>
            </w:r>
          </w:p>
          <w:p w14:paraId="424B61C9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Instituto Nacional de Estadística de Bolivia, estadísticas agropecuarias: https://www.ine.gob.bo</w:t>
            </w:r>
          </w:p>
          <w:p w14:paraId="60F32A3E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 xml:space="preserve">Kime, L. (2014). </w:t>
            </w:r>
            <w:r w:rsidRPr="00D22595">
              <w:rPr>
                <w:i/>
                <w:iCs/>
                <w:sz w:val="21"/>
                <w:szCs w:val="21"/>
              </w:rPr>
              <w:t>Presupuestos para tomar decisiones agrícolas</w:t>
            </w:r>
            <w:r w:rsidRPr="00D22595">
              <w:rPr>
                <w:sz w:val="21"/>
                <w:szCs w:val="21"/>
              </w:rPr>
              <w:t>. PennState Extension.</w:t>
            </w:r>
          </w:p>
          <w:p w14:paraId="6BA87EA3" w14:textId="77777777" w:rsidR="00821493" w:rsidRPr="00D22595" w:rsidRDefault="00821493" w:rsidP="00821493">
            <w:pPr>
              <w:spacing w:before="10" w:after="10"/>
              <w:ind w:left="360" w:hanging="360"/>
            </w:pPr>
            <w:r w:rsidRPr="00D22595">
              <w:rPr>
                <w:sz w:val="21"/>
                <w:szCs w:val="21"/>
              </w:rPr>
              <w:t>Servicio Nacional de Sanidad Agropecuaria e Inocuidad Alimentaria: https://www.senasag.gob.bo</w:t>
            </w:r>
          </w:p>
        </w:tc>
      </w:tr>
    </w:tbl>
    <w:p w14:paraId="7220999E" w14:textId="77777777" w:rsidR="004C4B4B" w:rsidRPr="00D22595" w:rsidRDefault="004C4B4B"/>
    <w:sectPr w:rsidR="004C4B4B" w:rsidRPr="00D22595">
      <w:footerReference w:type="default" r:id="rId8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2BB7E" w14:textId="77777777" w:rsidR="005C7E94" w:rsidRDefault="005C7E94">
      <w:r>
        <w:separator/>
      </w:r>
    </w:p>
  </w:endnote>
  <w:endnote w:type="continuationSeparator" w:id="0">
    <w:p w14:paraId="0947BE68" w14:textId="77777777" w:rsidR="005C7E94" w:rsidRDefault="005C7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75321" w14:textId="77777777" w:rsidR="00C94F39" w:rsidRDefault="004C4B4B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89203D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1F6ED" w14:textId="77777777" w:rsidR="005C7E94" w:rsidRDefault="005C7E94">
      <w:r>
        <w:separator/>
      </w:r>
    </w:p>
  </w:footnote>
  <w:footnote w:type="continuationSeparator" w:id="0">
    <w:p w14:paraId="338BD3CB" w14:textId="77777777" w:rsidR="005C7E94" w:rsidRDefault="005C7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976D5"/>
    <w:multiLevelType w:val="hybridMultilevel"/>
    <w:tmpl w:val="2B001598"/>
    <w:lvl w:ilvl="0" w:tplc="DE54EBF2">
      <w:start w:val="1"/>
      <w:numFmt w:val="bullet"/>
      <w:lvlText w:val="•"/>
      <w:lvlJc w:val="left"/>
      <w:pPr>
        <w:ind w:left="260" w:hanging="220"/>
      </w:pPr>
    </w:lvl>
    <w:lvl w:ilvl="1" w:tplc="20467DF2">
      <w:numFmt w:val="decimal"/>
      <w:lvlText w:val=""/>
      <w:lvlJc w:val="left"/>
    </w:lvl>
    <w:lvl w:ilvl="2" w:tplc="117C15FC">
      <w:numFmt w:val="decimal"/>
      <w:lvlText w:val=""/>
      <w:lvlJc w:val="left"/>
    </w:lvl>
    <w:lvl w:ilvl="3" w:tplc="C868C128">
      <w:numFmt w:val="decimal"/>
      <w:lvlText w:val=""/>
      <w:lvlJc w:val="left"/>
    </w:lvl>
    <w:lvl w:ilvl="4" w:tplc="B8CE4AB4">
      <w:numFmt w:val="decimal"/>
      <w:lvlText w:val=""/>
      <w:lvlJc w:val="left"/>
    </w:lvl>
    <w:lvl w:ilvl="5" w:tplc="2EFAB3C2">
      <w:numFmt w:val="decimal"/>
      <w:lvlText w:val=""/>
      <w:lvlJc w:val="left"/>
    </w:lvl>
    <w:lvl w:ilvl="6" w:tplc="9D4AB532">
      <w:numFmt w:val="decimal"/>
      <w:lvlText w:val=""/>
      <w:lvlJc w:val="left"/>
    </w:lvl>
    <w:lvl w:ilvl="7" w:tplc="B80C464A">
      <w:numFmt w:val="decimal"/>
      <w:lvlText w:val=""/>
      <w:lvlJc w:val="left"/>
    </w:lvl>
    <w:lvl w:ilvl="8" w:tplc="0806263A">
      <w:numFmt w:val="decimal"/>
      <w:lvlText w:val=""/>
      <w:lvlJc w:val="left"/>
    </w:lvl>
  </w:abstractNum>
  <w:abstractNum w:abstractNumId="1" w15:restartNumberingAfterBreak="0">
    <w:nsid w:val="5D640B85"/>
    <w:multiLevelType w:val="hybridMultilevel"/>
    <w:tmpl w:val="53762666"/>
    <w:lvl w:ilvl="0" w:tplc="76C24DB0">
      <w:start w:val="1"/>
      <w:numFmt w:val="decimal"/>
      <w:lvlText w:val="%1."/>
      <w:lvlJc w:val="left"/>
      <w:pPr>
        <w:ind w:left="400" w:hanging="380"/>
      </w:pPr>
    </w:lvl>
    <w:lvl w:ilvl="1" w:tplc="CD04BC78">
      <w:numFmt w:val="decimal"/>
      <w:lvlText w:val=""/>
      <w:lvlJc w:val="left"/>
    </w:lvl>
    <w:lvl w:ilvl="2" w:tplc="EBBA07F8">
      <w:numFmt w:val="decimal"/>
      <w:lvlText w:val=""/>
      <w:lvlJc w:val="left"/>
    </w:lvl>
    <w:lvl w:ilvl="3" w:tplc="2ECEE216">
      <w:numFmt w:val="decimal"/>
      <w:lvlText w:val=""/>
      <w:lvlJc w:val="left"/>
    </w:lvl>
    <w:lvl w:ilvl="4" w:tplc="0204C886">
      <w:numFmt w:val="decimal"/>
      <w:lvlText w:val=""/>
      <w:lvlJc w:val="left"/>
    </w:lvl>
    <w:lvl w:ilvl="5" w:tplc="6E6C863C">
      <w:numFmt w:val="decimal"/>
      <w:lvlText w:val=""/>
      <w:lvlJc w:val="left"/>
    </w:lvl>
    <w:lvl w:ilvl="6" w:tplc="2BFCB5DE">
      <w:numFmt w:val="decimal"/>
      <w:lvlText w:val=""/>
      <w:lvlJc w:val="left"/>
    </w:lvl>
    <w:lvl w:ilvl="7" w:tplc="A2B2F26C">
      <w:numFmt w:val="decimal"/>
      <w:lvlText w:val=""/>
      <w:lvlJc w:val="left"/>
    </w:lvl>
    <w:lvl w:ilvl="8" w:tplc="D2F0BBAE">
      <w:numFmt w:val="decimal"/>
      <w:lvlText w:val=""/>
      <w:lvlJc w:val="left"/>
    </w:lvl>
  </w:abstractNum>
  <w:abstractNum w:abstractNumId="2" w15:restartNumberingAfterBreak="0">
    <w:nsid w:val="61A838AC"/>
    <w:multiLevelType w:val="hybridMultilevel"/>
    <w:tmpl w:val="4D46F0EC"/>
    <w:lvl w:ilvl="0" w:tplc="0C0A0001">
      <w:start w:val="1"/>
      <w:numFmt w:val="bullet"/>
      <w:lvlText w:val=""/>
      <w:lvlJc w:val="left"/>
      <w:pPr>
        <w:ind w:left="400" w:hanging="380"/>
      </w:pPr>
      <w:rPr>
        <w:rFonts w:ascii="Symbol" w:hAnsi="Symbol" w:hint="default"/>
      </w:rPr>
    </w:lvl>
    <w:lvl w:ilvl="1" w:tplc="076C32FC">
      <w:numFmt w:val="decimal"/>
      <w:lvlText w:val=""/>
      <w:lvlJc w:val="left"/>
    </w:lvl>
    <w:lvl w:ilvl="2" w:tplc="62EEA874">
      <w:numFmt w:val="decimal"/>
      <w:lvlText w:val=""/>
      <w:lvlJc w:val="left"/>
    </w:lvl>
    <w:lvl w:ilvl="3" w:tplc="EE5E0DBA">
      <w:numFmt w:val="decimal"/>
      <w:lvlText w:val=""/>
      <w:lvlJc w:val="left"/>
    </w:lvl>
    <w:lvl w:ilvl="4" w:tplc="0546CB02">
      <w:numFmt w:val="decimal"/>
      <w:lvlText w:val=""/>
      <w:lvlJc w:val="left"/>
    </w:lvl>
    <w:lvl w:ilvl="5" w:tplc="B8701938">
      <w:numFmt w:val="decimal"/>
      <w:lvlText w:val=""/>
      <w:lvlJc w:val="left"/>
    </w:lvl>
    <w:lvl w:ilvl="6" w:tplc="CDEEBC6E">
      <w:numFmt w:val="decimal"/>
      <w:lvlText w:val=""/>
      <w:lvlJc w:val="left"/>
    </w:lvl>
    <w:lvl w:ilvl="7" w:tplc="7EF065D2">
      <w:numFmt w:val="decimal"/>
      <w:lvlText w:val=""/>
      <w:lvlJc w:val="left"/>
    </w:lvl>
    <w:lvl w:ilvl="8" w:tplc="A3DEFD02">
      <w:numFmt w:val="decimal"/>
      <w:lvlText w:val=""/>
      <w:lvlJc w:val="left"/>
    </w:lvl>
  </w:abstractNum>
  <w:abstractNum w:abstractNumId="3" w15:restartNumberingAfterBreak="0">
    <w:nsid w:val="64CC2BE6"/>
    <w:multiLevelType w:val="hybridMultilevel"/>
    <w:tmpl w:val="946A1764"/>
    <w:lvl w:ilvl="0" w:tplc="B1A23FAE">
      <w:start w:val="1"/>
      <w:numFmt w:val="bullet"/>
      <w:lvlText w:val="•"/>
      <w:lvlJc w:val="left"/>
      <w:pPr>
        <w:ind w:left="260" w:hanging="220"/>
      </w:pPr>
    </w:lvl>
    <w:lvl w:ilvl="1" w:tplc="755CBF84">
      <w:numFmt w:val="decimal"/>
      <w:lvlText w:val=""/>
      <w:lvlJc w:val="left"/>
    </w:lvl>
    <w:lvl w:ilvl="2" w:tplc="B8788238">
      <w:numFmt w:val="decimal"/>
      <w:lvlText w:val=""/>
      <w:lvlJc w:val="left"/>
    </w:lvl>
    <w:lvl w:ilvl="3" w:tplc="46C08F30">
      <w:numFmt w:val="decimal"/>
      <w:lvlText w:val=""/>
      <w:lvlJc w:val="left"/>
    </w:lvl>
    <w:lvl w:ilvl="4" w:tplc="B950BA92">
      <w:numFmt w:val="decimal"/>
      <w:lvlText w:val=""/>
      <w:lvlJc w:val="left"/>
    </w:lvl>
    <w:lvl w:ilvl="5" w:tplc="F2C61B44">
      <w:numFmt w:val="decimal"/>
      <w:lvlText w:val=""/>
      <w:lvlJc w:val="left"/>
    </w:lvl>
    <w:lvl w:ilvl="6" w:tplc="4EB4B61C">
      <w:numFmt w:val="decimal"/>
      <w:lvlText w:val=""/>
      <w:lvlJc w:val="left"/>
    </w:lvl>
    <w:lvl w:ilvl="7" w:tplc="E7DA4CB4">
      <w:numFmt w:val="decimal"/>
      <w:lvlText w:val=""/>
      <w:lvlJc w:val="left"/>
    </w:lvl>
    <w:lvl w:ilvl="8" w:tplc="2EAAA310">
      <w:numFmt w:val="decimal"/>
      <w:lvlText w:val=""/>
      <w:lvlJc w:val="left"/>
    </w:lvl>
  </w:abstractNum>
  <w:abstractNum w:abstractNumId="4" w15:restartNumberingAfterBreak="0">
    <w:nsid w:val="6F086251"/>
    <w:multiLevelType w:val="hybridMultilevel"/>
    <w:tmpl w:val="1F12547A"/>
    <w:lvl w:ilvl="0" w:tplc="5238AAA8">
      <w:start w:val="1"/>
      <w:numFmt w:val="bullet"/>
      <w:lvlText w:val="●"/>
      <w:lvlJc w:val="left"/>
      <w:pPr>
        <w:ind w:left="720" w:hanging="360"/>
      </w:pPr>
    </w:lvl>
    <w:lvl w:ilvl="1" w:tplc="5C28C576">
      <w:start w:val="1"/>
      <w:numFmt w:val="bullet"/>
      <w:lvlText w:val="○"/>
      <w:lvlJc w:val="left"/>
      <w:pPr>
        <w:ind w:left="1440" w:hanging="360"/>
      </w:pPr>
    </w:lvl>
    <w:lvl w:ilvl="2" w:tplc="DD7A2C7C">
      <w:start w:val="1"/>
      <w:numFmt w:val="bullet"/>
      <w:lvlText w:val="■"/>
      <w:lvlJc w:val="left"/>
      <w:pPr>
        <w:ind w:left="2160" w:hanging="360"/>
      </w:pPr>
    </w:lvl>
    <w:lvl w:ilvl="3" w:tplc="1DA46B06">
      <w:start w:val="1"/>
      <w:numFmt w:val="bullet"/>
      <w:lvlText w:val="●"/>
      <w:lvlJc w:val="left"/>
      <w:pPr>
        <w:ind w:left="2880" w:hanging="360"/>
      </w:pPr>
    </w:lvl>
    <w:lvl w:ilvl="4" w:tplc="2716FDB6">
      <w:start w:val="1"/>
      <w:numFmt w:val="bullet"/>
      <w:lvlText w:val="○"/>
      <w:lvlJc w:val="left"/>
      <w:pPr>
        <w:ind w:left="3600" w:hanging="360"/>
      </w:pPr>
    </w:lvl>
    <w:lvl w:ilvl="5" w:tplc="F67A3686">
      <w:start w:val="1"/>
      <w:numFmt w:val="bullet"/>
      <w:lvlText w:val="■"/>
      <w:lvlJc w:val="left"/>
      <w:pPr>
        <w:ind w:left="4320" w:hanging="360"/>
      </w:pPr>
    </w:lvl>
    <w:lvl w:ilvl="6" w:tplc="1B0E4A8C">
      <w:start w:val="1"/>
      <w:numFmt w:val="bullet"/>
      <w:lvlText w:val="●"/>
      <w:lvlJc w:val="left"/>
      <w:pPr>
        <w:ind w:left="5040" w:hanging="360"/>
      </w:pPr>
    </w:lvl>
    <w:lvl w:ilvl="7" w:tplc="2CAAF55C">
      <w:start w:val="1"/>
      <w:numFmt w:val="bullet"/>
      <w:lvlText w:val="●"/>
      <w:lvlJc w:val="left"/>
      <w:pPr>
        <w:ind w:left="5760" w:hanging="360"/>
      </w:pPr>
    </w:lvl>
    <w:lvl w:ilvl="8" w:tplc="81C4DE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umberto Quintanilla">
    <w15:presenceInfo w15:providerId="None" w15:userId="Humberto Quintanill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F39"/>
    <w:rsid w:val="00001407"/>
    <w:rsid w:val="00004F81"/>
    <w:rsid w:val="0003284A"/>
    <w:rsid w:val="00050B94"/>
    <w:rsid w:val="00054020"/>
    <w:rsid w:val="00093F5A"/>
    <w:rsid w:val="000D76B2"/>
    <w:rsid w:val="0011510A"/>
    <w:rsid w:val="00150DD2"/>
    <w:rsid w:val="001742F9"/>
    <w:rsid w:val="001941DE"/>
    <w:rsid w:val="001C6ED9"/>
    <w:rsid w:val="001D7A4E"/>
    <w:rsid w:val="002040DC"/>
    <w:rsid w:val="00231643"/>
    <w:rsid w:val="002368BD"/>
    <w:rsid w:val="002D049B"/>
    <w:rsid w:val="002E6670"/>
    <w:rsid w:val="0037277A"/>
    <w:rsid w:val="003822EA"/>
    <w:rsid w:val="003C677E"/>
    <w:rsid w:val="003D2F70"/>
    <w:rsid w:val="003D59C9"/>
    <w:rsid w:val="00401EE2"/>
    <w:rsid w:val="0044107C"/>
    <w:rsid w:val="00443881"/>
    <w:rsid w:val="0045331A"/>
    <w:rsid w:val="00461D11"/>
    <w:rsid w:val="004C4B4B"/>
    <w:rsid w:val="004F2339"/>
    <w:rsid w:val="00506243"/>
    <w:rsid w:val="00514311"/>
    <w:rsid w:val="005C7E94"/>
    <w:rsid w:val="00652B2D"/>
    <w:rsid w:val="006A5381"/>
    <w:rsid w:val="006A5E66"/>
    <w:rsid w:val="006C1C82"/>
    <w:rsid w:val="0079345D"/>
    <w:rsid w:val="007C2D92"/>
    <w:rsid w:val="008131D0"/>
    <w:rsid w:val="008166C0"/>
    <w:rsid w:val="008200E8"/>
    <w:rsid w:val="00821493"/>
    <w:rsid w:val="00846DBF"/>
    <w:rsid w:val="00867A2E"/>
    <w:rsid w:val="0089203D"/>
    <w:rsid w:val="008B1505"/>
    <w:rsid w:val="008E6CA0"/>
    <w:rsid w:val="00955128"/>
    <w:rsid w:val="009A4297"/>
    <w:rsid w:val="009B0823"/>
    <w:rsid w:val="009E1A10"/>
    <w:rsid w:val="00A0270B"/>
    <w:rsid w:val="00A26620"/>
    <w:rsid w:val="00A34F08"/>
    <w:rsid w:val="00A472DC"/>
    <w:rsid w:val="00A54C97"/>
    <w:rsid w:val="00B36B32"/>
    <w:rsid w:val="00BA628F"/>
    <w:rsid w:val="00C340A8"/>
    <w:rsid w:val="00C43AB1"/>
    <w:rsid w:val="00C678F0"/>
    <w:rsid w:val="00C94F39"/>
    <w:rsid w:val="00CC76E6"/>
    <w:rsid w:val="00CE58E9"/>
    <w:rsid w:val="00D03A05"/>
    <w:rsid w:val="00D22595"/>
    <w:rsid w:val="00D272A2"/>
    <w:rsid w:val="00D76F6E"/>
    <w:rsid w:val="00D84AC9"/>
    <w:rsid w:val="00D95104"/>
    <w:rsid w:val="00DB73DC"/>
    <w:rsid w:val="00DE60E5"/>
    <w:rsid w:val="00E122CA"/>
    <w:rsid w:val="00E61D2A"/>
    <w:rsid w:val="00E729EF"/>
    <w:rsid w:val="00F62845"/>
    <w:rsid w:val="00F840FF"/>
    <w:rsid w:val="00FD1CAF"/>
    <w:rsid w:val="00FD5DCD"/>
    <w:rsid w:val="00FD66D9"/>
    <w:rsid w:val="00FD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81CE0"/>
  <w15:docId w15:val="{05543D9E-0399-4DB3-B0BC-23004059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B4515-4A08-4507-B2D3-2660D20EE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20</Pages>
  <Words>7473</Words>
  <Characters>41105</Characters>
  <Application>Microsoft Office Word</Application>
  <DocSecurity>0</DocSecurity>
  <Lines>342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Humberto Quintanilla</cp:lastModifiedBy>
  <cp:revision>72</cp:revision>
  <dcterms:created xsi:type="dcterms:W3CDTF">2026-10-09T16:12:00Z</dcterms:created>
  <dcterms:modified xsi:type="dcterms:W3CDTF">2026-10-09T20:22:00Z</dcterms:modified>
</cp:coreProperties>
</file>
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305B7" w14:textId="77777777" w:rsidR="004245CF" w:rsidRDefault="00337DD9">
      <w:pPr>
        <w:spacing w:after="80" w:line="252" w:lineRule="auto"/>
        <w:jc w:val="center"/>
      </w:pPr>
      <w:r>
        <w:rPr>
          <w:b/>
          <w:bCs/>
        </w:rPr>
        <w:t>PLAN DE ASIGNATURA POR COMPETENCIAS – MODALIDAD DE DESEMPEÑO</w:t>
      </w:r>
    </w:p>
    <w:p w14:paraId="149EE39F" w14:textId="77777777" w:rsidR="004245CF" w:rsidRDefault="00337DD9">
      <w:pPr>
        <w:spacing w:line="252" w:lineRule="auto"/>
        <w:jc w:val="center"/>
      </w:pPr>
      <w:r>
        <w:t>Nivel: Licenciatura en Contaduría Pública</w:t>
      </w:r>
    </w:p>
    <w:p w14:paraId="2E8F0FB3" w14:textId="77777777" w:rsidR="004245CF" w:rsidRDefault="00337DD9" w:rsidP="001E59EC">
      <w:pPr>
        <w:spacing w:after="160" w:line="252" w:lineRule="auto"/>
        <w:jc w:val="center"/>
      </w:pPr>
      <w:r>
        <w:rPr>
          <w:b/>
          <w:bCs/>
        </w:rPr>
        <w:t>QUINTO AÑO</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22"/>
        <w:gridCol w:w="978"/>
        <w:gridCol w:w="90"/>
        <w:gridCol w:w="354"/>
        <w:gridCol w:w="476"/>
        <w:gridCol w:w="946"/>
        <w:gridCol w:w="714"/>
        <w:gridCol w:w="708"/>
        <w:gridCol w:w="952"/>
        <w:gridCol w:w="470"/>
        <w:gridCol w:w="250"/>
        <w:gridCol w:w="110"/>
        <w:gridCol w:w="1062"/>
        <w:gridCol w:w="1428"/>
      </w:tblGrid>
      <w:tr w:rsidR="004245CF" w:rsidRPr="002308B8" w14:paraId="1CDD4AF6" w14:textId="77777777">
        <w:tc>
          <w:tcPr>
            <w:tcW w:w="2490" w:type="dxa"/>
            <w:gridSpan w:val="3"/>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15A14B4" w14:textId="77777777" w:rsidR="004245CF" w:rsidRPr="002308B8" w:rsidRDefault="00337DD9">
            <w:pPr>
              <w:spacing w:after="40" w:line="252" w:lineRule="auto"/>
              <w:jc w:val="center"/>
            </w:pPr>
            <w:r w:rsidRPr="002308B8">
              <w:rPr>
                <w:b/>
                <w:bCs/>
              </w:rPr>
              <w:t>Asignatura</w:t>
            </w:r>
          </w:p>
        </w:tc>
        <w:tc>
          <w:tcPr>
            <w:tcW w:w="2490"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7D90C97" w14:textId="77777777" w:rsidR="004245CF" w:rsidRPr="002308B8" w:rsidRDefault="00337DD9">
            <w:pPr>
              <w:spacing w:after="40" w:line="252" w:lineRule="auto"/>
              <w:jc w:val="center"/>
            </w:pPr>
            <w:r w:rsidRPr="002308B8">
              <w:rPr>
                <w:b/>
                <w:bCs/>
              </w:rPr>
              <w:t>Sigla</w:t>
            </w:r>
          </w:p>
        </w:tc>
        <w:tc>
          <w:tcPr>
            <w:tcW w:w="2490" w:type="dxa"/>
            <w:gridSpan w:val="5"/>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CC4D679" w14:textId="77777777" w:rsidR="004245CF" w:rsidRPr="002308B8" w:rsidRDefault="00337DD9">
            <w:pPr>
              <w:spacing w:after="40" w:line="252" w:lineRule="auto"/>
              <w:jc w:val="center"/>
            </w:pPr>
            <w:r w:rsidRPr="002308B8">
              <w:rPr>
                <w:b/>
                <w:bCs/>
              </w:rPr>
              <w:t>Nivel/Área</w:t>
            </w:r>
          </w:p>
        </w:tc>
        <w:tc>
          <w:tcPr>
            <w:tcW w:w="2490"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6649CB9" w14:textId="77777777" w:rsidR="004245CF" w:rsidRPr="002308B8" w:rsidRDefault="00337DD9">
            <w:pPr>
              <w:spacing w:after="40" w:line="252" w:lineRule="auto"/>
              <w:jc w:val="center"/>
            </w:pPr>
            <w:r w:rsidRPr="002308B8">
              <w:rPr>
                <w:b/>
                <w:bCs/>
              </w:rPr>
              <w:t>Prerrequisito</w:t>
            </w:r>
          </w:p>
        </w:tc>
      </w:tr>
      <w:tr w:rsidR="004245CF" w:rsidRPr="002308B8" w14:paraId="6E27B13C" w14:textId="77777777">
        <w:tc>
          <w:tcPr>
            <w:tcW w:w="2490"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918C77" w14:textId="77777777" w:rsidR="004245CF" w:rsidRPr="002308B8" w:rsidRDefault="00337DD9">
            <w:pPr>
              <w:spacing w:after="40" w:line="252" w:lineRule="auto"/>
              <w:jc w:val="center"/>
            </w:pPr>
            <w:r w:rsidRPr="002308B8">
              <w:t>Auditoría de Entidades Sin Fines de Lucro – Proyectos Privados y Públicos</w:t>
            </w:r>
          </w:p>
        </w:tc>
        <w:tc>
          <w:tcPr>
            <w:tcW w:w="2490" w:type="dxa"/>
            <w:gridSpan w:val="4"/>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C6ADEA" w14:textId="77777777" w:rsidR="004245CF" w:rsidRPr="002308B8" w:rsidRDefault="00337DD9">
            <w:pPr>
              <w:spacing w:after="40" w:line="252" w:lineRule="auto"/>
              <w:jc w:val="center"/>
            </w:pPr>
            <w:r w:rsidRPr="002308B8">
              <w:t>CPA-507</w:t>
            </w:r>
          </w:p>
        </w:tc>
        <w:tc>
          <w:tcPr>
            <w:tcW w:w="2490"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30AA713" w14:textId="77777777" w:rsidR="004245CF" w:rsidRPr="002308B8" w:rsidRDefault="00337DD9">
            <w:pPr>
              <w:spacing w:after="40" w:line="252" w:lineRule="auto"/>
              <w:jc w:val="center"/>
            </w:pPr>
            <w:r w:rsidRPr="002308B8">
              <w:t>Aseguramiento</w:t>
            </w:r>
          </w:p>
        </w:tc>
        <w:tc>
          <w:tcPr>
            <w:tcW w:w="249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AB85F2A" w14:textId="77777777" w:rsidR="004245CF" w:rsidRPr="002308B8" w:rsidRDefault="00337DD9">
            <w:pPr>
              <w:spacing w:after="40" w:line="252" w:lineRule="auto"/>
              <w:jc w:val="center"/>
            </w:pPr>
            <w:r w:rsidRPr="002308B8">
              <w:t>CPA-401 a CPA-408</w:t>
            </w:r>
          </w:p>
        </w:tc>
      </w:tr>
      <w:tr w:rsidR="004245CF" w:rsidRPr="002308B8" w14:paraId="434044D3" w14:textId="77777777">
        <w:tc>
          <w:tcPr>
            <w:tcW w:w="8532" w:type="dxa"/>
            <w:gridSpan w:val="13"/>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3C748FB" w14:textId="77777777" w:rsidR="004245CF" w:rsidRPr="002308B8" w:rsidRDefault="00337DD9">
            <w:pPr>
              <w:spacing w:after="40" w:line="252" w:lineRule="auto"/>
              <w:jc w:val="center"/>
            </w:pPr>
            <w:r w:rsidRPr="002308B8">
              <w:rPr>
                <w:b/>
                <w:bCs/>
              </w:rPr>
              <w:t>Carga Horaria</w:t>
            </w:r>
          </w:p>
        </w:tc>
        <w:tc>
          <w:tcPr>
            <w:tcW w:w="1428" w:type="dxa"/>
            <w:vMerge w:val="restart"/>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F47742B" w14:textId="77777777" w:rsidR="004245CF" w:rsidRPr="002308B8" w:rsidRDefault="00337DD9">
            <w:pPr>
              <w:spacing w:after="40" w:line="252" w:lineRule="auto"/>
              <w:jc w:val="center"/>
            </w:pPr>
            <w:r w:rsidRPr="002308B8">
              <w:rPr>
                <w:b/>
                <w:bCs/>
              </w:rPr>
              <w:t>Créditos</w:t>
            </w:r>
          </w:p>
        </w:tc>
      </w:tr>
      <w:tr w:rsidR="004245CF" w:rsidRPr="002308B8" w14:paraId="696E148F" w14:textId="77777777">
        <w:tc>
          <w:tcPr>
            <w:tcW w:w="1422"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39D3D21" w14:textId="77777777" w:rsidR="004245CF" w:rsidRPr="002308B8" w:rsidRDefault="00337DD9">
            <w:pPr>
              <w:spacing w:after="40" w:line="252" w:lineRule="auto"/>
              <w:jc w:val="center"/>
            </w:pPr>
            <w:r w:rsidRPr="002308B8">
              <w:rPr>
                <w:b/>
                <w:bCs/>
              </w:rPr>
              <w:t>HP</w:t>
            </w:r>
          </w:p>
        </w:tc>
        <w:tc>
          <w:tcPr>
            <w:tcW w:w="1422" w:type="dxa"/>
            <w:gridSpan w:val="3"/>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23ED2BD" w14:textId="77777777" w:rsidR="004245CF" w:rsidRPr="002308B8" w:rsidRDefault="00337DD9">
            <w:pPr>
              <w:spacing w:after="40" w:line="252" w:lineRule="auto"/>
              <w:jc w:val="center"/>
            </w:pPr>
            <w:r w:rsidRPr="002308B8">
              <w:rPr>
                <w:b/>
                <w:bCs/>
              </w:rPr>
              <w:t>HAA</w:t>
            </w:r>
          </w:p>
        </w:tc>
        <w:tc>
          <w:tcPr>
            <w:tcW w:w="1422"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F275589" w14:textId="77777777" w:rsidR="004245CF" w:rsidRPr="002308B8" w:rsidRDefault="00337DD9">
            <w:pPr>
              <w:spacing w:after="40" w:line="252" w:lineRule="auto"/>
              <w:jc w:val="center"/>
            </w:pPr>
            <w:r w:rsidRPr="002308B8">
              <w:rPr>
                <w:b/>
                <w:bCs/>
              </w:rPr>
              <w:t>HTG</w:t>
            </w:r>
          </w:p>
        </w:tc>
        <w:tc>
          <w:tcPr>
            <w:tcW w:w="1422"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3091713" w14:textId="77777777" w:rsidR="004245CF" w:rsidRPr="002308B8" w:rsidRDefault="00337DD9">
            <w:pPr>
              <w:spacing w:after="40" w:line="252" w:lineRule="auto"/>
              <w:jc w:val="center"/>
            </w:pPr>
            <w:r w:rsidRPr="002308B8">
              <w:rPr>
                <w:b/>
                <w:bCs/>
              </w:rPr>
              <w:t>HIP</w:t>
            </w:r>
          </w:p>
        </w:tc>
        <w:tc>
          <w:tcPr>
            <w:tcW w:w="1422" w:type="dxa"/>
            <w:gridSpan w:val="2"/>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EC7177C" w14:textId="77777777" w:rsidR="004245CF" w:rsidRPr="002308B8" w:rsidRDefault="00337DD9">
            <w:pPr>
              <w:spacing w:after="40" w:line="252" w:lineRule="auto"/>
              <w:jc w:val="center"/>
            </w:pPr>
            <w:r w:rsidRPr="002308B8">
              <w:rPr>
                <w:b/>
                <w:bCs/>
              </w:rPr>
              <w:t>HE</w:t>
            </w:r>
          </w:p>
        </w:tc>
        <w:tc>
          <w:tcPr>
            <w:tcW w:w="1422" w:type="dxa"/>
            <w:gridSpan w:val="3"/>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6DCB2F4" w14:textId="77777777" w:rsidR="004245CF" w:rsidRPr="002308B8" w:rsidRDefault="00337DD9">
            <w:pPr>
              <w:spacing w:after="40" w:line="252" w:lineRule="auto"/>
              <w:jc w:val="center"/>
            </w:pPr>
            <w:r w:rsidRPr="002308B8">
              <w:rPr>
                <w:b/>
                <w:bCs/>
              </w:rPr>
              <w:t>TOTAL</w:t>
            </w:r>
          </w:p>
        </w:tc>
        <w:tc>
          <w:tcPr>
            <w:tcW w:w="1428" w:type="dxa"/>
            <w:vMerge/>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BCA42B7" w14:textId="77777777" w:rsidR="004245CF" w:rsidRPr="002308B8" w:rsidRDefault="004245CF">
            <w:pPr>
              <w:spacing w:after="40" w:line="252" w:lineRule="auto"/>
            </w:pPr>
          </w:p>
        </w:tc>
      </w:tr>
      <w:tr w:rsidR="004245CF" w:rsidRPr="002308B8" w14:paraId="793C2E0F" w14:textId="77777777">
        <w:tc>
          <w:tcPr>
            <w:tcW w:w="142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17A6FD" w14:textId="77777777" w:rsidR="004245CF" w:rsidRPr="002308B8" w:rsidRDefault="00337DD9">
            <w:pPr>
              <w:spacing w:after="40" w:line="252" w:lineRule="auto"/>
              <w:jc w:val="center"/>
            </w:pPr>
            <w:r w:rsidRPr="002308B8">
              <w:t>80</w:t>
            </w:r>
          </w:p>
        </w:tc>
        <w:tc>
          <w:tcPr>
            <w:tcW w:w="1422"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6E071D" w14:textId="77777777" w:rsidR="004245CF" w:rsidRPr="002308B8" w:rsidRDefault="00BF4E66">
            <w:pPr>
              <w:spacing w:after="40" w:line="252" w:lineRule="auto"/>
              <w:jc w:val="center"/>
            </w:pPr>
            <w:r>
              <w:t>14</w:t>
            </w:r>
          </w:p>
        </w:tc>
        <w:tc>
          <w:tcPr>
            <w:tcW w:w="1422"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1396C9" w14:textId="77777777" w:rsidR="004245CF" w:rsidRPr="002308B8" w:rsidRDefault="00BF4E66">
            <w:pPr>
              <w:spacing w:after="40" w:line="252" w:lineRule="auto"/>
              <w:jc w:val="center"/>
            </w:pPr>
            <w:r>
              <w:t>12</w:t>
            </w:r>
          </w:p>
        </w:tc>
        <w:tc>
          <w:tcPr>
            <w:tcW w:w="1422"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8C8026" w14:textId="77777777" w:rsidR="004245CF" w:rsidRPr="002308B8" w:rsidRDefault="00BF4E66">
            <w:pPr>
              <w:spacing w:after="40" w:line="252" w:lineRule="auto"/>
              <w:jc w:val="center"/>
            </w:pPr>
            <w:r>
              <w:t>7</w:t>
            </w:r>
          </w:p>
        </w:tc>
        <w:tc>
          <w:tcPr>
            <w:tcW w:w="1422"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1D178F" w14:textId="77777777" w:rsidR="004245CF" w:rsidRPr="002308B8" w:rsidRDefault="00BF4E66">
            <w:pPr>
              <w:spacing w:after="40" w:line="252" w:lineRule="auto"/>
              <w:jc w:val="center"/>
            </w:pPr>
            <w:r>
              <w:t>7</w:t>
            </w:r>
          </w:p>
        </w:tc>
        <w:tc>
          <w:tcPr>
            <w:tcW w:w="1422"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1D960E" w14:textId="77777777" w:rsidR="004245CF" w:rsidRPr="002308B8" w:rsidRDefault="00337DD9">
            <w:pPr>
              <w:spacing w:after="40" w:line="252" w:lineRule="auto"/>
              <w:jc w:val="center"/>
            </w:pPr>
            <w:r w:rsidRPr="002308B8">
              <w:t>120</w:t>
            </w:r>
          </w:p>
        </w:tc>
        <w:tc>
          <w:tcPr>
            <w:tcW w:w="142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12470B" w14:textId="77777777" w:rsidR="004245CF" w:rsidRPr="002308B8" w:rsidRDefault="004245CF">
            <w:pPr>
              <w:spacing w:after="40" w:line="252" w:lineRule="auto"/>
              <w:jc w:val="center"/>
            </w:pPr>
          </w:p>
        </w:tc>
      </w:tr>
      <w:tr w:rsidR="004245CF" w:rsidRPr="002308B8" w14:paraId="237676E2" w14:textId="77777777">
        <w:tc>
          <w:tcPr>
            <w:tcW w:w="9960" w:type="dxa"/>
            <w:gridSpan w:val="14"/>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4BFF714" w14:textId="77777777" w:rsidR="004245CF" w:rsidRPr="002308B8" w:rsidRDefault="00337DD9">
            <w:pPr>
              <w:spacing w:after="40" w:line="252" w:lineRule="auto"/>
              <w:jc w:val="center"/>
            </w:pPr>
            <w:r w:rsidRPr="002308B8">
              <w:rPr>
                <w:b/>
                <w:bCs/>
              </w:rPr>
              <w:t>Unidad de Competencia</w:t>
            </w:r>
          </w:p>
        </w:tc>
      </w:tr>
      <w:tr w:rsidR="004245CF" w:rsidRPr="002308B8" w14:paraId="412673B7" w14:textId="77777777">
        <w:tc>
          <w:tcPr>
            <w:tcW w:w="9960" w:type="dxa"/>
            <w:gridSpan w:val="14"/>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BB93EC" w14:textId="77777777" w:rsidR="004245CF" w:rsidRPr="002308B8" w:rsidRDefault="00337DD9">
            <w:pPr>
              <w:spacing w:after="40" w:line="252" w:lineRule="auto"/>
              <w:jc w:val="both"/>
            </w:pPr>
            <w:r>
              <w:t xml:space="preserve">Realiza los encargos de auditoría, de revisión, de procedimientos acordados y de cumplimiento sobre los estados financieros de propósito general y de propósito específico de las Entidades Sin Fines de Lucro y de los proyectos privados y públicos que administran y ejecutan con recursos nacionales e internacionales, mediante el proceso de planificación (valoración del riesgo), ejecución (respuesta al riesgo) e informe, conforme a las </w:t>
            </w:r>
            <w:del w:id="9001" w:author="Comisión de revisión 4.5" w:date="2026-10-13T00:00:00Z">
              <w:r>
                <w:delText xml:space="preserve">normas de </w:delText>
              </w:r>
              <w:r>
                <w:delText xml:space="preserve">nacionales e internacionales</w:delText>
              </w:r>
            </w:del>
            <w:ins w:id="9002" w:author="Comisión de revisión 4.5" w:date="2026-10-13T00:00:00Z">
              <w:r>
                <w:t xml:space="preserve">normas nacionales e internacionales</w:t>
              </w:r>
            </w:ins>
            <w:r w:rsidRPr="002308B8">
              <w:t>, los marcos de referencia de información financiera, la normativa tributaria y los requerimientos de los financiadores, con apoyo de las tecnologías emergentes, juicio profesional, independencia, objetividad, escepticismo profesional y ética conforme al código de ética profesional vigente.</w:t>
            </w:r>
          </w:p>
        </w:tc>
      </w:tr>
      <w:tr w:rsidR="004245CF" w:rsidRPr="002308B8" w14:paraId="4991FBD5" w14:textId="77777777">
        <w:tc>
          <w:tcPr>
            <w:tcW w:w="9960" w:type="dxa"/>
            <w:gridSpan w:val="14"/>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B32090C" w14:textId="77777777" w:rsidR="004245CF" w:rsidRPr="002308B8" w:rsidRDefault="00337DD9">
            <w:pPr>
              <w:spacing w:after="40" w:line="252" w:lineRule="auto"/>
              <w:jc w:val="both"/>
            </w:pPr>
            <w:r w:rsidRPr="002308B8">
              <w:rPr>
                <w:b/>
                <w:bCs/>
              </w:rPr>
              <w:t xml:space="preserve">Elemento de competencia 1: </w:t>
            </w:r>
            <w:r w:rsidRPr="002308B8">
              <w:t>Caracteriza las Entidades Sin Fines de Lucro y los proyectos privados y públicos que administran y ejecutan, sus estados financieros de propósito general y específico y su gestión financiera, diferenciándola de la gestión de las entidades lucrativas.</w:t>
            </w:r>
          </w:p>
        </w:tc>
      </w:tr>
      <w:tr w:rsidR="004245CF" w:rsidRPr="002308B8" w14:paraId="70BDF7EA" w14:textId="77777777">
        <w:tc>
          <w:tcPr>
            <w:tcW w:w="3320" w:type="dxa"/>
            <w:gridSpan w:val="5"/>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076F891" w14:textId="77777777" w:rsidR="004245CF" w:rsidRPr="002308B8" w:rsidRDefault="00337DD9">
            <w:pPr>
              <w:spacing w:after="40" w:line="252" w:lineRule="auto"/>
              <w:jc w:val="center"/>
            </w:pPr>
            <w:r w:rsidRPr="002308B8">
              <w:rPr>
                <w:b/>
                <w:bCs/>
              </w:rPr>
              <w:t>Criterios de desempeño</w:t>
            </w:r>
          </w:p>
        </w:tc>
        <w:tc>
          <w:tcPr>
            <w:tcW w:w="3320" w:type="dxa"/>
            <w:gridSpan w:val="4"/>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6F2A9283" w14:textId="77777777" w:rsidR="004245CF" w:rsidRPr="002308B8" w:rsidRDefault="00337DD9">
            <w:pPr>
              <w:spacing w:after="40" w:line="252" w:lineRule="auto"/>
              <w:jc w:val="center"/>
            </w:pPr>
            <w:r w:rsidRPr="002308B8">
              <w:rPr>
                <w:b/>
                <w:bCs/>
              </w:rPr>
              <w:t>Evidencias de desempeño</w:t>
            </w:r>
          </w:p>
        </w:tc>
        <w:tc>
          <w:tcPr>
            <w:tcW w:w="3320" w:type="dxa"/>
            <w:gridSpan w:val="5"/>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F43A280" w14:textId="77777777" w:rsidR="004245CF" w:rsidRPr="002308B8" w:rsidRDefault="00337DD9">
            <w:pPr>
              <w:spacing w:after="40" w:line="252" w:lineRule="auto"/>
              <w:jc w:val="center"/>
            </w:pPr>
            <w:r w:rsidRPr="002308B8">
              <w:rPr>
                <w:b/>
                <w:bCs/>
              </w:rPr>
              <w:t>Evidencias de producto</w:t>
            </w:r>
          </w:p>
        </w:tc>
      </w:tr>
      <w:tr w:rsidR="004245CF" w:rsidRPr="002308B8" w14:paraId="24BD62FF" w14:textId="77777777">
        <w:tc>
          <w:tcPr>
            <w:tcW w:w="3320" w:type="dxa"/>
            <w:gridSpan w:val="5"/>
            <w:vMerge w:val="restart"/>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DCD008" w14:textId="77777777" w:rsidR="004245CF" w:rsidRPr="002308B8" w:rsidRDefault="00337DD9">
            <w:pPr>
              <w:spacing w:after="40" w:line="252" w:lineRule="auto"/>
            </w:pPr>
            <w:r w:rsidRPr="002308B8">
              <w:t>1. Caracteriza a las Entidades Sin Fines de Lucro y a sus proyectos según su régimen jurídico, los encargos de aseguramiento aplicables y los estados financieros de propósito general y específico que presentan, conforme al Código Civil, a la Ley N° 351 y al marco internacional de aseguramiento.</w:t>
            </w:r>
          </w:p>
        </w:tc>
        <w:tc>
          <w:tcPr>
            <w:tcW w:w="3320" w:type="dxa"/>
            <w:gridSpan w:val="4"/>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259EB2" w14:textId="77777777" w:rsidR="004245CF" w:rsidRPr="002308B8" w:rsidRDefault="00337DD9">
            <w:pPr>
              <w:spacing w:after="40" w:line="252" w:lineRule="auto"/>
            </w:pPr>
            <w:r w:rsidRPr="002308B8">
              <w:t>1.1 Clasifica en equipo, a partir de un caso, la naturaleza jurídica de una entidad sin fines de lucro y los encargos aplicables (auditoría, revisión, procedimientos acordados y compilación).</w:t>
            </w:r>
          </w:p>
        </w:tc>
        <w:tc>
          <w:tcPr>
            <w:tcW w:w="3320"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A45D9B2" w14:textId="77777777" w:rsidR="004245CF" w:rsidRPr="002308B8" w:rsidRDefault="00337DD9">
            <w:pPr>
              <w:spacing w:after="40" w:line="252" w:lineRule="auto"/>
            </w:pPr>
            <w:r w:rsidRPr="002308B8">
              <w:rPr>
                <w:b/>
                <w:bCs/>
              </w:rPr>
              <w:t xml:space="preserve">Producto 1: </w:t>
            </w:r>
            <w:r w:rsidRPr="002308B8">
              <w:t>Cuadro de caracterización jurídica de la entidad y de los encargos aplicables.</w:t>
            </w:r>
          </w:p>
        </w:tc>
      </w:tr>
      <w:tr w:rsidR="004245CF" w:rsidRPr="002308B8" w14:paraId="2E310AEA" w14:textId="77777777">
        <w:tc>
          <w:tcPr>
            <w:tcW w:w="3320" w:type="dxa"/>
            <w:gridSpan w:val="5"/>
            <w:vMerge/>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8BA89B" w14:textId="77777777" w:rsidR="004245CF" w:rsidRPr="002308B8" w:rsidRDefault="004245CF">
            <w:pPr>
              <w:spacing w:after="40" w:line="252" w:lineRule="auto"/>
            </w:pPr>
          </w:p>
        </w:tc>
        <w:tc>
          <w:tcPr>
            <w:tcW w:w="3320" w:type="dxa"/>
            <w:gridSpan w:val="4"/>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CFFF39" w14:textId="77777777" w:rsidR="004245CF" w:rsidRPr="002308B8" w:rsidRDefault="00337DD9">
            <w:pPr>
              <w:spacing w:after="40" w:line="252" w:lineRule="auto"/>
            </w:pPr>
            <w:r w:rsidRPr="002308B8">
              <w:t>1.2 Clasifica en aula los estados financieros de propósito general y de propósito específico que una entidad y su proyecto presentan a sus usuarios y al financiador.</w:t>
            </w:r>
          </w:p>
        </w:tc>
        <w:tc>
          <w:tcPr>
            <w:tcW w:w="3320"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7F2166" w14:textId="77777777" w:rsidR="004245CF" w:rsidRPr="002308B8" w:rsidRDefault="00337DD9">
            <w:pPr>
              <w:spacing w:after="40" w:line="252" w:lineRule="auto"/>
            </w:pPr>
            <w:r w:rsidRPr="002308B8">
              <w:rPr>
                <w:b/>
                <w:bCs/>
              </w:rPr>
              <w:t xml:space="preserve">Producto 2: </w:t>
            </w:r>
            <w:r w:rsidRPr="002308B8">
              <w:t>Matriz comparativa de los estados financieros de propósito general y específico de la entidad y de su proyecto.</w:t>
            </w:r>
          </w:p>
        </w:tc>
      </w:tr>
      <w:tr w:rsidR="004245CF" w:rsidRPr="002308B8" w14:paraId="4178EC56" w14:textId="77777777">
        <w:tc>
          <w:tcPr>
            <w:tcW w:w="3320" w:type="dxa"/>
            <w:gridSpan w:val="5"/>
            <w:vMerge w:val="restart"/>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7C8A13" w14:textId="77777777" w:rsidR="004245CF" w:rsidRPr="002308B8" w:rsidRDefault="00337DD9">
            <w:pPr>
              <w:spacing w:after="40" w:line="252" w:lineRule="auto"/>
            </w:pPr>
            <w:r w:rsidRPr="002308B8">
              <w:t>2. Estructura el ciclo, la gestión por resultados y la gestión financiera de un proyecto, vinculando sus indicadores con los Objetivos de Desarrollo Sostenible y con la planificación estatal y diferenciando el tratamiento de las contribuciones, las donaciones y la contraparte.</w:t>
            </w:r>
          </w:p>
        </w:tc>
        <w:tc>
          <w:tcPr>
            <w:tcW w:w="3320" w:type="dxa"/>
            <w:gridSpan w:val="4"/>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C9D74B" w14:textId="77777777" w:rsidR="004245CF" w:rsidRPr="002308B8" w:rsidRDefault="00337DD9">
            <w:pPr>
              <w:spacing w:after="40" w:line="252" w:lineRule="auto"/>
            </w:pPr>
            <w:r w:rsidRPr="002308B8">
              <w:t>2.1 Elabora en equipo el marco lógico de un proyecto con sus indicadores, metas y medios de verificación, alineados a los Objetivos de Desarrollo Sostenible.</w:t>
            </w:r>
          </w:p>
        </w:tc>
        <w:tc>
          <w:tcPr>
            <w:tcW w:w="3320"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550A4D" w14:textId="77777777" w:rsidR="004245CF" w:rsidRPr="002308B8" w:rsidRDefault="00337DD9">
            <w:pPr>
              <w:spacing w:after="40" w:line="252" w:lineRule="auto"/>
            </w:pPr>
            <w:r w:rsidRPr="002308B8">
              <w:rPr>
                <w:b/>
                <w:bCs/>
              </w:rPr>
              <w:t xml:space="preserve">Producto 3: </w:t>
            </w:r>
            <w:r w:rsidRPr="002308B8">
              <w:t>Marco lógico del proyecto con su matriz de indicadores alineada a los ODS y a la planificación estatal.</w:t>
            </w:r>
          </w:p>
        </w:tc>
      </w:tr>
      <w:tr w:rsidR="004245CF" w:rsidRPr="002308B8" w14:paraId="19DAB40E" w14:textId="77777777">
        <w:tc>
          <w:tcPr>
            <w:tcW w:w="3320" w:type="dxa"/>
            <w:gridSpan w:val="5"/>
            <w:vMerge/>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0F7A34" w14:textId="77777777" w:rsidR="004245CF" w:rsidRPr="002308B8" w:rsidRDefault="004245CF">
            <w:pPr>
              <w:spacing w:after="40" w:line="252" w:lineRule="auto"/>
            </w:pPr>
          </w:p>
        </w:tc>
        <w:tc>
          <w:tcPr>
            <w:tcW w:w="3320" w:type="dxa"/>
            <w:gridSpan w:val="4"/>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D00A5D" w14:textId="77777777" w:rsidR="004245CF" w:rsidRPr="002308B8" w:rsidRDefault="00337DD9">
            <w:pPr>
              <w:spacing w:after="40" w:line="252" w:lineRule="auto"/>
            </w:pPr>
            <w:r w:rsidRPr="002308B8">
              <w:t>2.2 Expone ante el curso la gestión financiera de una entidad no lucrativa, sus fuentes de financiamiento y sus obligaciones de prevención de legitimación de ganancias ilícitas en la recepción de donaciones.</w:t>
            </w:r>
          </w:p>
        </w:tc>
        <w:tc>
          <w:tcPr>
            <w:tcW w:w="3320"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2A53B9" w14:textId="77777777" w:rsidR="004245CF" w:rsidRPr="002308B8" w:rsidRDefault="00337DD9">
            <w:pPr>
              <w:spacing w:after="40" w:line="252" w:lineRule="auto"/>
            </w:pPr>
            <w:r w:rsidRPr="002308B8">
              <w:rPr>
                <w:b/>
                <w:bCs/>
              </w:rPr>
              <w:t xml:space="preserve">Producto 4: </w:t>
            </w:r>
            <w:r w:rsidRPr="002308B8">
              <w:t>Cuadro comparativo de la gestión financiera lucrativa y no lucrativa con el esquema de fuentes de fondos y de obligaciones ante la UIF.</w:t>
            </w:r>
          </w:p>
        </w:tc>
      </w:tr>
      <w:tr w:rsidR="004245CF" w:rsidRPr="002308B8" w14:paraId="32DE650B" w14:textId="77777777">
        <w:tc>
          <w:tcPr>
            <w:tcW w:w="9960" w:type="dxa"/>
            <w:gridSpan w:val="14"/>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63A3A60" w14:textId="77777777" w:rsidR="004245CF" w:rsidRPr="002308B8" w:rsidRDefault="00337DD9">
            <w:pPr>
              <w:spacing w:after="40" w:line="252" w:lineRule="auto"/>
              <w:jc w:val="center"/>
            </w:pPr>
            <w:r w:rsidRPr="002308B8">
              <w:rPr>
                <w:b/>
                <w:bCs/>
              </w:rPr>
              <w:t>Evidencias de conocimiento</w:t>
            </w:r>
          </w:p>
        </w:tc>
      </w:tr>
      <w:tr w:rsidR="004245CF" w:rsidRPr="002308B8" w14:paraId="7C05F1E8" w14:textId="77777777">
        <w:tc>
          <w:tcPr>
            <w:tcW w:w="2400"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18D72DB1" w14:textId="77777777" w:rsidR="004245CF" w:rsidRPr="002308B8" w:rsidRDefault="00337DD9">
            <w:pPr>
              <w:spacing w:after="40" w:line="252" w:lineRule="auto"/>
              <w:jc w:val="center"/>
            </w:pPr>
            <w:r w:rsidRPr="002308B8">
              <w:rPr>
                <w:b/>
                <w:bCs/>
              </w:rPr>
              <w:t>Unidad de aprendizaje</w:t>
            </w:r>
          </w:p>
        </w:tc>
        <w:tc>
          <w:tcPr>
            <w:tcW w:w="4960" w:type="dxa"/>
            <w:gridSpan w:val="9"/>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120098D9" w14:textId="77777777" w:rsidR="004245CF" w:rsidRPr="002308B8" w:rsidRDefault="00337DD9">
            <w:pPr>
              <w:spacing w:line="252" w:lineRule="auto"/>
              <w:jc w:val="center"/>
            </w:pPr>
            <w:r w:rsidRPr="002308B8">
              <w:rPr>
                <w:b/>
                <w:bCs/>
              </w:rPr>
              <w:t>Contenidos</w:t>
            </w:r>
          </w:p>
          <w:p w14:paraId="3BF4837D" w14:textId="77777777" w:rsidR="004245CF" w:rsidRPr="002308B8" w:rsidRDefault="00337DD9">
            <w:pPr>
              <w:spacing w:line="252" w:lineRule="auto"/>
              <w:jc w:val="center"/>
            </w:pPr>
            <w:r w:rsidRPr="002308B8">
              <w:t>C: cognitivo · P: procedimental · A: actitudinal · T: manejo de tecnología e IA</w:t>
            </w:r>
          </w:p>
        </w:tc>
        <w:tc>
          <w:tcPr>
            <w:tcW w:w="260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2E653744" w14:textId="77777777" w:rsidR="004245CF" w:rsidRPr="002308B8" w:rsidRDefault="00337DD9">
            <w:pPr>
              <w:spacing w:after="40" w:line="252" w:lineRule="auto"/>
              <w:jc w:val="center"/>
            </w:pPr>
            <w:r w:rsidRPr="002308B8">
              <w:rPr>
                <w:b/>
                <w:bCs/>
              </w:rPr>
              <w:t>Conocimientos circunstanciales</w:t>
            </w:r>
          </w:p>
        </w:tc>
      </w:tr>
      <w:tr w:rsidR="004245CF" w:rsidRPr="002308B8" w14:paraId="7B596A3C" w14:textId="77777777">
        <w:tc>
          <w:tcPr>
            <w:tcW w:w="24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1E590E" w14:textId="77777777" w:rsidR="004245CF" w:rsidRPr="002308B8" w:rsidRDefault="00337DD9">
            <w:pPr>
              <w:spacing w:after="40" w:line="252" w:lineRule="auto"/>
            </w:pPr>
            <w:r w:rsidRPr="002308B8">
              <w:rPr>
                <w:b/>
                <w:bCs/>
              </w:rPr>
              <w:t>Tema 1: Introducción y definición de conceptos generales</w:t>
            </w:r>
          </w:p>
        </w:tc>
        <w:tc>
          <w:tcPr>
            <w:tcW w:w="4960" w:type="dxa"/>
            <w:gridSpan w:val="9"/>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4B26A9" w14:textId="77777777" w:rsidR="004245CF" w:rsidRPr="002308B8" w:rsidRDefault="00337DD9">
            <w:pPr>
              <w:pStyle w:val="Prrafodelista"/>
              <w:numPr>
                <w:ilvl w:val="0"/>
                <w:numId w:val="2"/>
              </w:numPr>
              <w:spacing w:after="40" w:line="252" w:lineRule="auto"/>
            </w:pPr>
            <w:r w:rsidRPr="002308B8">
              <w:t xml:space="preserve">Concepto de aseguramiento y de servicios relacionados; tipos de auditoría (financiera, de cumplimiento, operacional y especial) y tipos de encargo: auditoría, revisión, otros encargos de aseguramiento, procedimientos acordados y compilación. </w:t>
            </w:r>
            <w:r w:rsidRPr="002308B8">
              <w:rPr>
                <w:b/>
                <w:bCs/>
              </w:rPr>
              <w:t>(C)</w:t>
            </w:r>
          </w:p>
          <w:p w14:paraId="2C16DA31" w14:textId="77777777" w:rsidR="004245CF" w:rsidRPr="002308B8" w:rsidRDefault="00337DD9">
            <w:pPr>
              <w:pStyle w:val="Prrafodelista"/>
              <w:numPr>
                <w:ilvl w:val="0"/>
                <w:numId w:val="2"/>
              </w:numPr>
              <w:spacing w:after="40" w:line="252" w:lineRule="auto"/>
            </w:pPr>
            <w:r w:rsidRPr="002308B8">
              <w:t xml:space="preserve">Concepto, características y clasificación de las Entidades Sin Fines de Lucro (asociaciones, fundaciones, organizaciones no gubernamentales nacionales y extranjeras, entidades religiosas) y de los proyectos privados y públicos que administran y ejecutan. </w:t>
            </w:r>
            <w:r w:rsidRPr="002308B8">
              <w:rPr>
                <w:b/>
                <w:bCs/>
              </w:rPr>
              <w:t>(C)</w:t>
            </w:r>
          </w:p>
          <w:p w14:paraId="03BD5781" w14:textId="77777777" w:rsidR="004245CF" w:rsidRPr="002308B8" w:rsidRDefault="00337DD9">
            <w:pPr>
              <w:pStyle w:val="Prrafodelista"/>
              <w:numPr>
                <w:ilvl w:val="0"/>
                <w:numId w:val="2"/>
              </w:numPr>
              <w:spacing w:after="40" w:line="252" w:lineRule="auto"/>
            </w:pPr>
            <w:r w:rsidRPr="002308B8">
              <w:t>Régimen jurídico: Código Civil (Decreto Ley N° 12760) sobre asociaciones y fundaciones; Ley N° 351 de 19 de marzo de 2013 y Decreto Supremo N° 1597 de 5 de junio de 2013, reglamentario</w:t>
            </w:r>
            <w:r w:rsidR="00F35895" w:rsidRPr="002308B8">
              <w:t xml:space="preserve"> y otros</w:t>
            </w:r>
            <w:r w:rsidRPr="002308B8">
              <w:t xml:space="preserve">. </w:t>
            </w:r>
            <w:r w:rsidRPr="002308B8">
              <w:rPr>
                <w:b/>
                <w:bCs/>
              </w:rPr>
              <w:t>(C)</w:t>
            </w:r>
          </w:p>
          <w:p w14:paraId="11D2B134" w14:textId="77777777" w:rsidR="004245CF" w:rsidRPr="002308B8" w:rsidRDefault="00337DD9">
            <w:pPr>
              <w:pStyle w:val="Prrafodelista"/>
              <w:numPr>
                <w:ilvl w:val="0"/>
                <w:numId w:val="2"/>
              </w:numPr>
              <w:spacing w:after="40" w:line="252" w:lineRule="auto"/>
            </w:pPr>
            <w:r w:rsidRPr="002308B8">
              <w:t xml:space="preserve">Clasificación de casos de entidades según su naturaleza jurídica, su fuente de recursos y el encargo profesional requerido. </w:t>
            </w:r>
            <w:r w:rsidRPr="002308B8">
              <w:rPr>
                <w:b/>
                <w:bCs/>
              </w:rPr>
              <w:t>(P)</w:t>
            </w:r>
          </w:p>
          <w:p w14:paraId="5AE4DA5A" w14:textId="77777777" w:rsidR="004245CF" w:rsidRPr="002308B8" w:rsidRDefault="00337DD9">
            <w:pPr>
              <w:pStyle w:val="Prrafodelista"/>
              <w:numPr>
                <w:ilvl w:val="0"/>
                <w:numId w:val="2"/>
              </w:numPr>
              <w:spacing w:after="40" w:line="252" w:lineRule="auto"/>
            </w:pPr>
            <w:r w:rsidRPr="002308B8">
              <w:t xml:space="preserve">Responsabilidad del auditor frente al interés público en la fiscalización de recursos ajenos: independencia, objetividad y escepticismo profesional. </w:t>
            </w:r>
            <w:r w:rsidRPr="002308B8">
              <w:rPr>
                <w:b/>
                <w:bCs/>
              </w:rPr>
              <w:t>(A)</w:t>
            </w:r>
          </w:p>
          <w:p w14:paraId="18998CF5" w14:textId="77777777" w:rsidR="004245CF" w:rsidRPr="002308B8" w:rsidRDefault="00337DD9">
            <w:pPr>
              <w:pStyle w:val="Prrafodelista"/>
              <w:numPr>
                <w:ilvl w:val="0"/>
                <w:numId w:val="2"/>
              </w:numPr>
              <w:spacing w:after="40" w:line="252" w:lineRule="auto"/>
            </w:pPr>
            <w:r w:rsidRPr="002308B8">
              <w:t xml:space="preserve">Consulta de normativa y de registros públicos en línea (Gaceta Oficial de Bolivia, registro de personalidades jurídicas). </w:t>
            </w:r>
            <w:r w:rsidRPr="002308B8">
              <w:rPr>
                <w:b/>
                <w:bCs/>
              </w:rPr>
              <w:t>(T)</w:t>
            </w:r>
          </w:p>
        </w:tc>
        <w:tc>
          <w:tcPr>
            <w:tcW w:w="2600"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C159CF" w14:textId="77777777" w:rsidR="004245CF" w:rsidRPr="002308B8" w:rsidRDefault="00337DD9">
            <w:pPr>
              <w:pStyle w:val="Prrafodelista"/>
              <w:numPr>
                <w:ilvl w:val="0"/>
                <w:numId w:val="2"/>
              </w:numPr>
              <w:spacing w:after="40" w:line="252" w:lineRule="auto"/>
            </w:pPr>
            <w:r w:rsidRPr="002308B8">
              <w:t>Organización y gobierno de las organizaciones no gubernamentales y de las fundaciones que operan en Bolivia.</w:t>
            </w:r>
          </w:p>
          <w:p w14:paraId="759F4CFD" w14:textId="77777777" w:rsidR="004245CF" w:rsidRPr="002308B8" w:rsidRDefault="00337DD9">
            <w:pPr>
              <w:pStyle w:val="Prrafodelista"/>
              <w:numPr>
                <w:ilvl w:val="0"/>
                <w:numId w:val="2"/>
              </w:numPr>
              <w:spacing w:after="40" w:line="252" w:lineRule="auto"/>
            </w:pPr>
            <w:r w:rsidRPr="002308B8">
              <w:t>Modalidades de la cooperación internacional al desarrollo: reembolsable y no reembolsable.</w:t>
            </w:r>
          </w:p>
        </w:tc>
      </w:tr>
      <w:tr w:rsidR="004245CF" w:rsidRPr="002308B8" w14:paraId="7585F1E3" w14:textId="77777777">
        <w:tc>
          <w:tcPr>
            <w:tcW w:w="24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4D8864" w14:textId="77777777" w:rsidR="004245CF" w:rsidRPr="002308B8" w:rsidRDefault="00337DD9">
            <w:pPr>
              <w:spacing w:after="40" w:line="252" w:lineRule="auto"/>
            </w:pPr>
            <w:r w:rsidRPr="002308B8">
              <w:rPr>
                <w:b/>
                <w:bCs/>
              </w:rPr>
              <w:t>Tema 2: Estados financieros de propósitos generales y específicos (especiales)</w:t>
            </w:r>
          </w:p>
        </w:tc>
        <w:tc>
          <w:tcPr>
            <w:tcW w:w="4960" w:type="dxa"/>
            <w:gridSpan w:val="9"/>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764344" w14:textId="77777777" w:rsidR="004245CF" w:rsidRPr="002308B8" w:rsidRDefault="00337DD9">
            <w:pPr>
              <w:pStyle w:val="Prrafodelista"/>
              <w:numPr>
                <w:ilvl w:val="0"/>
                <w:numId w:val="2"/>
              </w:numPr>
              <w:spacing w:after="40" w:line="252" w:lineRule="auto"/>
            </w:pPr>
            <w:r w:rsidRPr="002308B8">
              <w:t xml:space="preserve">Estados financieros de propósito general de las Entidades Sin Fines de Lucro: objetivo, usuarios y componentes. </w:t>
            </w:r>
            <w:r w:rsidRPr="002308B8">
              <w:rPr>
                <w:b/>
                <w:bCs/>
              </w:rPr>
              <w:t>(C)</w:t>
            </w:r>
          </w:p>
          <w:p w14:paraId="38FF4080" w14:textId="77777777" w:rsidR="004245CF" w:rsidRPr="002308B8" w:rsidRDefault="00337DD9">
            <w:pPr>
              <w:pStyle w:val="Prrafodelista"/>
              <w:numPr>
                <w:ilvl w:val="0"/>
                <w:numId w:val="2"/>
              </w:numPr>
              <w:spacing w:after="40" w:line="252" w:lineRule="auto"/>
            </w:pPr>
            <w:r w:rsidRPr="002308B8">
              <w:t xml:space="preserve">Estados financieros de propósito específico exigidos por los convenios: estado de fuentes y usos de fondos, estado de inversiones acumuladas, estado de ejecución presupuestaria, estado de solicitudes de desembolso y notas. </w:t>
            </w:r>
            <w:r w:rsidRPr="002308B8">
              <w:rPr>
                <w:b/>
                <w:bCs/>
              </w:rPr>
              <w:t>(C)</w:t>
            </w:r>
          </w:p>
          <w:p w14:paraId="335A3C34" w14:textId="77777777" w:rsidR="004245CF" w:rsidRPr="002308B8" w:rsidRDefault="00337DD9">
            <w:pPr>
              <w:pStyle w:val="Prrafodelista"/>
              <w:numPr>
                <w:ilvl w:val="0"/>
                <w:numId w:val="2"/>
              </w:numPr>
              <w:spacing w:after="40" w:line="252" w:lineRule="auto"/>
            </w:pPr>
            <w:r w:rsidRPr="002308B8">
              <w:t xml:space="preserve">Relación entre la información financiera de la entidad y la de cada proyecto; rendición de cuentas al financiador. </w:t>
            </w:r>
            <w:r w:rsidRPr="002308B8">
              <w:rPr>
                <w:b/>
                <w:bCs/>
              </w:rPr>
              <w:t>(C)</w:t>
            </w:r>
          </w:p>
          <w:p w14:paraId="27C4583B" w14:textId="77777777" w:rsidR="004245CF" w:rsidRPr="002308B8" w:rsidRDefault="00337DD9">
            <w:pPr>
              <w:pStyle w:val="Prrafodelista"/>
              <w:numPr>
                <w:ilvl w:val="0"/>
                <w:numId w:val="2"/>
              </w:numPr>
              <w:spacing w:after="40" w:line="252" w:lineRule="auto"/>
            </w:pPr>
            <w:r w:rsidRPr="002308B8">
              <w:t xml:space="preserve">Identificación, a partir de las cláusulas de un convenio, de los estados financieros que deben presentar la entidad y su proyecto. </w:t>
            </w:r>
            <w:r w:rsidRPr="002308B8">
              <w:rPr>
                <w:b/>
                <w:bCs/>
              </w:rPr>
              <w:t>(P)</w:t>
            </w:r>
          </w:p>
          <w:p w14:paraId="327991E5" w14:textId="77777777" w:rsidR="004245CF" w:rsidRPr="002308B8" w:rsidRDefault="00337DD9">
            <w:pPr>
              <w:pStyle w:val="Prrafodelista"/>
              <w:numPr>
                <w:ilvl w:val="0"/>
                <w:numId w:val="2"/>
              </w:numPr>
              <w:spacing w:after="40" w:line="252" w:lineRule="auto"/>
            </w:pPr>
            <w:r w:rsidRPr="002308B8">
              <w:t xml:space="preserve">Transparencia y rendición de cuentas como valores de la administración de recursos ajenos. </w:t>
            </w:r>
            <w:r w:rsidRPr="002308B8">
              <w:rPr>
                <w:b/>
                <w:bCs/>
              </w:rPr>
              <w:t>(A)</w:t>
            </w:r>
          </w:p>
          <w:p w14:paraId="7CDEDC73" w14:textId="77777777" w:rsidR="004245CF" w:rsidRPr="002308B8" w:rsidRDefault="00337DD9">
            <w:pPr>
              <w:pStyle w:val="Prrafodelista"/>
              <w:numPr>
                <w:ilvl w:val="0"/>
                <w:numId w:val="2"/>
              </w:numPr>
              <w:spacing w:after="40" w:line="252" w:lineRule="auto"/>
            </w:pPr>
            <w:r w:rsidRPr="002308B8">
              <w:t xml:space="preserve">Lectura de estados financieros y de informes de rendición de cuentas publicados en los portales de las entidades y de los financiadores. </w:t>
            </w:r>
            <w:r w:rsidRPr="002308B8">
              <w:rPr>
                <w:b/>
                <w:bCs/>
              </w:rPr>
              <w:t>(T)</w:t>
            </w:r>
          </w:p>
        </w:tc>
        <w:tc>
          <w:tcPr>
            <w:tcW w:w="2600"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BC14F4" w14:textId="77777777" w:rsidR="004245CF" w:rsidRPr="002308B8" w:rsidRDefault="00337DD9">
            <w:pPr>
              <w:pStyle w:val="Prrafodelista"/>
              <w:numPr>
                <w:ilvl w:val="0"/>
                <w:numId w:val="2"/>
              </w:numPr>
              <w:spacing w:after="40" w:line="252" w:lineRule="auto"/>
            </w:pPr>
            <w:r w:rsidRPr="002308B8">
              <w:t>Formatos de rendición de cuentas exigidos por los financiadores bilaterales y multilaterales que operan en Bolivia.</w:t>
            </w:r>
          </w:p>
          <w:p w14:paraId="267C7AC8" w14:textId="77777777" w:rsidR="004245CF" w:rsidRPr="002308B8" w:rsidRDefault="00337DD9">
            <w:pPr>
              <w:pStyle w:val="Prrafodelista"/>
              <w:numPr>
                <w:ilvl w:val="0"/>
                <w:numId w:val="2"/>
              </w:numPr>
              <w:spacing w:after="40" w:line="252" w:lineRule="auto"/>
            </w:pPr>
            <w:r w:rsidRPr="002308B8">
              <w:t>Terminología financiera en inglés de los convenios de financiamiento.</w:t>
            </w:r>
          </w:p>
          <w:p w14:paraId="107F0F98" w14:textId="77777777" w:rsidR="004245CF" w:rsidRPr="002308B8" w:rsidRDefault="00337DD9">
            <w:pPr>
              <w:pStyle w:val="Prrafodelista"/>
              <w:numPr>
                <w:ilvl w:val="0"/>
                <w:numId w:val="2"/>
              </w:numPr>
              <w:spacing w:after="40" w:line="252" w:lineRule="auto"/>
            </w:pPr>
            <w:r w:rsidRPr="002308B8">
              <w:t>Normas NIIF S1 y S2 del ISSB (2023) como referencia internacional de divulgación de información de sostenibilidad</w:t>
            </w:r>
            <w:r w:rsidR="002444CF" w:rsidRPr="002308B8">
              <w:t>.</w:t>
            </w:r>
          </w:p>
        </w:tc>
      </w:tr>
      <w:tr w:rsidR="004245CF" w:rsidRPr="002308B8" w14:paraId="102FAC95" w14:textId="77777777">
        <w:tc>
          <w:tcPr>
            <w:tcW w:w="24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9D9018" w14:textId="77777777" w:rsidR="004245CF" w:rsidRPr="002308B8" w:rsidRDefault="00337DD9">
            <w:pPr>
              <w:spacing w:after="40" w:line="252" w:lineRule="auto"/>
            </w:pPr>
            <w:r>
              <w:rPr>
                <w:b/>
                <w:bCs/>
              </w:rPr>
              <w:t xml:space="preserve">Tema 3: Gestión financiera de las Entidades Sin Fines de Lucro y </w:t>
            </w:r>
            <w:del w:id="9003" w:author="Comisión de revisión 4.5" w:date="2026-10-13T00:00:00Z">
              <w:r>
                <w:rPr>
                  <w:b/>
                  <w:bCs/>
                </w:rPr>
                <w:delText xml:space="preserve">sus proyectos que los administran y ejecutan</w:delText>
              </w:r>
            </w:del>
            <w:ins w:id="9004" w:author="Comisión de revisión 4.5" w:date="2026-10-13T00:00:00Z">
              <w:r>
                <w:rPr>
                  <w:b/>
                  <w:bCs/>
                </w:rPr>
                <w:t xml:space="preserve">los proyectos que administran y ejecutan</w:t>
              </w:r>
            </w:ins>
          </w:p>
        </w:tc>
        <w:tc>
          <w:tcPr>
            <w:tcW w:w="4960" w:type="dxa"/>
            <w:gridSpan w:val="9"/>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ADC182" w14:textId="77777777" w:rsidR="004245CF" w:rsidRPr="002308B8" w:rsidRDefault="00337DD9">
            <w:pPr>
              <w:pStyle w:val="Prrafodelista"/>
              <w:numPr>
                <w:ilvl w:val="0"/>
                <w:numId w:val="2"/>
              </w:numPr>
              <w:spacing w:after="40" w:line="252" w:lineRule="auto"/>
            </w:pPr>
            <w:r w:rsidRPr="002308B8">
              <w:t xml:space="preserve">Tipos de proyecto, ciclo del proyecto y atributos comunes; gestión, seguimiento y partes interesadas; restricciones tradicionales (alcance, tiempo, costo y calidad) y posibles alteraciones. </w:t>
            </w:r>
            <w:r w:rsidRPr="002308B8">
              <w:rPr>
                <w:b/>
                <w:bCs/>
              </w:rPr>
              <w:t>(C)</w:t>
            </w:r>
          </w:p>
          <w:p w14:paraId="3DE57B6F" w14:textId="77777777" w:rsidR="004245CF" w:rsidRPr="002308B8" w:rsidRDefault="00337DD9">
            <w:pPr>
              <w:pStyle w:val="Prrafodelista"/>
              <w:numPr>
                <w:ilvl w:val="0"/>
                <w:numId w:val="2"/>
              </w:numPr>
              <w:spacing w:after="40" w:line="252" w:lineRule="auto"/>
            </w:pPr>
            <w:r w:rsidRPr="002308B8">
              <w:t xml:space="preserve">Gestión por resultados: plan estratégico, marco lógico, indicadores, metas y medios de verificación. </w:t>
            </w:r>
            <w:r w:rsidRPr="002308B8">
              <w:rPr>
                <w:b/>
                <w:bCs/>
              </w:rPr>
              <w:t>(C, P)</w:t>
            </w:r>
          </w:p>
          <w:p w14:paraId="27BD17AF" w14:textId="77777777" w:rsidR="004245CF" w:rsidRPr="002308B8" w:rsidRDefault="00337DD9">
            <w:pPr>
              <w:pStyle w:val="Prrafodelista"/>
              <w:numPr>
                <w:ilvl w:val="0"/>
                <w:numId w:val="2"/>
              </w:numPr>
              <w:spacing w:after="40" w:line="252" w:lineRule="auto"/>
            </w:pPr>
            <w:r w:rsidRPr="002308B8">
              <w:t xml:space="preserve">Alineación de los resultados del proyecto con la Agenda 2030 y los Objetivos de Desarrollo Sostenible y con el Sistema de Planificación Integral del Estado (Ley N° 777). </w:t>
            </w:r>
            <w:r w:rsidRPr="002308B8">
              <w:rPr>
                <w:b/>
                <w:bCs/>
              </w:rPr>
              <w:t>(C)</w:t>
            </w:r>
          </w:p>
          <w:p w14:paraId="1C425D8F" w14:textId="77777777" w:rsidR="004245CF" w:rsidRPr="002308B8" w:rsidRDefault="00337DD9">
            <w:pPr>
              <w:pStyle w:val="Prrafodelista"/>
              <w:numPr>
                <w:ilvl w:val="0"/>
                <w:numId w:val="2"/>
              </w:numPr>
              <w:spacing w:after="40" w:line="252" w:lineRule="auto"/>
            </w:pPr>
            <w:r w:rsidRPr="002308B8">
              <w:t xml:space="preserve">Diferencias entre instituciones lucrativas y no lucrativas; la función financiera en la estructura organizacional; administración, ejecución y finanzas. </w:t>
            </w:r>
            <w:r w:rsidRPr="002308B8">
              <w:rPr>
                <w:b/>
                <w:bCs/>
              </w:rPr>
              <w:t>(C)</w:t>
            </w:r>
          </w:p>
          <w:p w14:paraId="390BE747" w14:textId="77777777" w:rsidR="004245CF" w:rsidRPr="002308B8" w:rsidRDefault="00337DD9">
            <w:pPr>
              <w:pStyle w:val="Prrafodelista"/>
              <w:numPr>
                <w:ilvl w:val="0"/>
                <w:numId w:val="2"/>
              </w:numPr>
              <w:spacing w:after="40" w:line="252" w:lineRule="auto"/>
            </w:pPr>
            <w:r w:rsidRPr="002308B8">
              <w:t>Contribuciones, donaciones y contraparte de co</w:t>
            </w:r>
            <w:r w:rsidRPr="002308B8">
              <w:t xml:space="preserve">-ejecución; obtención y asignación de fondos por fuente. </w:t>
            </w:r>
            <w:r w:rsidRPr="002308B8">
              <w:rPr>
                <w:b/>
                <w:bCs/>
              </w:rPr>
              <w:t>(P)</w:t>
            </w:r>
          </w:p>
          <w:p w14:paraId="18B46EB4" w14:textId="77777777" w:rsidR="004245CF" w:rsidRPr="002308B8" w:rsidRDefault="00337DD9">
            <w:pPr>
              <w:pStyle w:val="Prrafodelista"/>
              <w:numPr>
                <w:ilvl w:val="0"/>
                <w:numId w:val="2"/>
              </w:numPr>
              <w:spacing w:after="40" w:line="252" w:lineRule="auto"/>
            </w:pPr>
            <w:r w:rsidRPr="002308B8">
              <w:t>Subvenciones en cascada (sub-granting) y co-ejecutores: transferencia de fondos a terceros, evaluación de su capacidad fiduciaria y rendición de cuentas en cadena. (C, P)</w:t>
            </w:r>
          </w:p>
          <w:p w14:paraId="5D07B60C" w14:textId="77777777" w:rsidR="004245CF" w:rsidRPr="002308B8" w:rsidRDefault="00337DD9">
            <w:pPr>
              <w:pStyle w:val="Prrafodelista"/>
              <w:numPr>
                <w:ilvl w:val="0"/>
                <w:numId w:val="2"/>
              </w:numPr>
              <w:spacing w:after="40" w:line="252" w:lineRule="auto"/>
            </w:pPr>
            <w:r w:rsidRPr="002308B8">
              <w:t xml:space="preserve">Prevención de la legitimación de ganancias ilícitas y del financiamiento del terrorismo en la recepción de donaciones y transferencias (Recomendación 8 del GAFI); obligaciones de registro y reporte ante la Unidad de Investigaciones Financieras; identificación del beneficiario final de los donantes y de los receptores de fondos. </w:t>
            </w:r>
            <w:r w:rsidRPr="002308B8">
              <w:rPr>
                <w:b/>
                <w:bCs/>
              </w:rPr>
              <w:t>(C, A)</w:t>
            </w:r>
          </w:p>
          <w:p w14:paraId="0BDFCF37" w14:textId="77777777" w:rsidR="004245CF" w:rsidRPr="002308B8" w:rsidRDefault="00337DD9">
            <w:pPr>
              <w:pStyle w:val="Prrafodelista"/>
              <w:numPr>
                <w:ilvl w:val="0"/>
                <w:numId w:val="2"/>
              </w:numPr>
              <w:spacing w:after="40" w:line="252" w:lineRule="auto"/>
            </w:pPr>
            <w:r w:rsidRPr="002308B8">
              <w:t xml:space="preserve">Elaboración del marco lógico y de la matriz de indicadores en hoja de cálculo o en herramientas colaborativas en línea. </w:t>
            </w:r>
            <w:r w:rsidRPr="002308B8">
              <w:rPr>
                <w:b/>
                <w:bCs/>
              </w:rPr>
              <w:t>(P, T)</w:t>
            </w:r>
          </w:p>
        </w:tc>
        <w:tc>
          <w:tcPr>
            <w:tcW w:w="2600"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1D3731" w14:textId="77777777" w:rsidR="004245CF" w:rsidRPr="002308B8" w:rsidRDefault="00337DD9">
            <w:pPr>
              <w:pStyle w:val="Prrafodelista"/>
              <w:numPr>
                <w:ilvl w:val="0"/>
                <w:numId w:val="2"/>
              </w:numPr>
              <w:spacing w:after="40" w:line="252" w:lineRule="auto"/>
            </w:pPr>
            <w:r w:rsidRPr="002308B8">
              <w:t>Plan de Desarrollo Económico y Social vigente y su articulación con los proyectos de la cooperación.</w:t>
            </w:r>
          </w:p>
          <w:p w14:paraId="0FDB0DD9" w14:textId="77777777" w:rsidR="004245CF" w:rsidRPr="002308B8" w:rsidRDefault="00337DD9">
            <w:pPr>
              <w:pStyle w:val="Prrafodelista"/>
              <w:numPr>
                <w:ilvl w:val="0"/>
                <w:numId w:val="2"/>
              </w:numPr>
              <w:spacing w:after="40" w:line="252" w:lineRule="auto"/>
            </w:pPr>
            <w:r w:rsidRPr="002308B8">
              <w:t>Informes de resultados de proyectos de la cooperación vinculados a los Objetivos de Desarrollo Sostenible.</w:t>
            </w:r>
          </w:p>
          <w:p w14:paraId="61AEF667" w14:textId="77777777" w:rsidR="004245CF" w:rsidRPr="002308B8" w:rsidRDefault="00337DD9">
            <w:pPr>
              <w:pStyle w:val="Prrafodelista"/>
              <w:numPr>
                <w:ilvl w:val="0"/>
                <w:numId w:val="2"/>
              </w:numPr>
              <w:spacing w:after="40" w:line="252" w:lineRule="auto"/>
            </w:pPr>
            <w:r w:rsidRPr="002308B8">
              <w:t>Tipologías regionales de uso indebido de organizaciones sin fines de lucro (GAFILAT).</w:t>
            </w:r>
          </w:p>
        </w:tc>
      </w:tr>
      <w:tr w:rsidR="004245CF" w:rsidRPr="002308B8" w14:paraId="637FF7EE" w14:textId="77777777">
        <w:tc>
          <w:tcPr>
            <w:tcW w:w="9960" w:type="dxa"/>
            <w:gridSpan w:val="14"/>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FFC7778" w14:textId="77777777" w:rsidR="004245CF" w:rsidRPr="002308B8" w:rsidRDefault="00337DD9">
            <w:pPr>
              <w:spacing w:after="40" w:line="252" w:lineRule="auto"/>
              <w:jc w:val="both"/>
            </w:pPr>
            <w:r w:rsidRPr="002308B8">
              <w:rPr>
                <w:b/>
                <w:bCs/>
              </w:rPr>
              <w:t xml:space="preserve">Elemento de competencia 2: </w:t>
            </w:r>
            <w:r w:rsidRPr="002308B8">
              <w:t>Prepara los estados financieros de propósito general y específico de las Entidades Sin Fines de Lucro y de sus proyectos conforme a los marcos de referencia de información financiera aplicables, considerando las regulaciones tributarias de las entidades sin fines de lucro y la ejecución presupuestaria del convenio.</w:t>
            </w:r>
          </w:p>
        </w:tc>
      </w:tr>
      <w:tr w:rsidR="004245CF" w:rsidRPr="002308B8" w14:paraId="186B48A9" w14:textId="77777777">
        <w:tc>
          <w:tcPr>
            <w:tcW w:w="3320" w:type="dxa"/>
            <w:gridSpan w:val="5"/>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3F574E49" w14:textId="77777777" w:rsidR="004245CF" w:rsidRPr="002308B8" w:rsidRDefault="00337DD9">
            <w:pPr>
              <w:spacing w:after="40" w:line="252" w:lineRule="auto"/>
              <w:jc w:val="center"/>
            </w:pPr>
            <w:r w:rsidRPr="002308B8">
              <w:rPr>
                <w:b/>
                <w:bCs/>
              </w:rPr>
              <w:t>Criterios de desempeño</w:t>
            </w:r>
          </w:p>
        </w:tc>
        <w:tc>
          <w:tcPr>
            <w:tcW w:w="3320" w:type="dxa"/>
            <w:gridSpan w:val="4"/>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136324C8" w14:textId="77777777" w:rsidR="004245CF" w:rsidRPr="002308B8" w:rsidRDefault="00337DD9">
            <w:pPr>
              <w:spacing w:after="40" w:line="252" w:lineRule="auto"/>
              <w:jc w:val="center"/>
            </w:pPr>
            <w:r w:rsidRPr="002308B8">
              <w:rPr>
                <w:b/>
                <w:bCs/>
              </w:rPr>
              <w:t>Evidencias de desempeño</w:t>
            </w:r>
          </w:p>
        </w:tc>
        <w:tc>
          <w:tcPr>
            <w:tcW w:w="3320" w:type="dxa"/>
            <w:gridSpan w:val="5"/>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5D86D376" w14:textId="77777777" w:rsidR="004245CF" w:rsidRPr="002308B8" w:rsidRDefault="00337DD9">
            <w:pPr>
              <w:spacing w:after="40" w:line="252" w:lineRule="auto"/>
              <w:jc w:val="center"/>
            </w:pPr>
            <w:r w:rsidRPr="002308B8">
              <w:rPr>
                <w:b/>
                <w:bCs/>
              </w:rPr>
              <w:t>Evidencias de producto</w:t>
            </w:r>
          </w:p>
        </w:tc>
      </w:tr>
      <w:tr w:rsidR="004245CF" w:rsidRPr="002308B8" w14:paraId="18603A58" w14:textId="77777777">
        <w:tc>
          <w:tcPr>
            <w:tcW w:w="3320" w:type="dxa"/>
            <w:gridSpan w:val="5"/>
            <w:vMerge w:val="restart"/>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CF395C" w14:textId="77777777" w:rsidR="004245CF" w:rsidRPr="002308B8" w:rsidRDefault="00337DD9">
            <w:pPr>
              <w:spacing w:after="40" w:line="252" w:lineRule="auto"/>
            </w:pPr>
            <w:r w:rsidRPr="002308B8">
              <w:t xml:space="preserve">1. Aplica el marco conceptual y las normas de información financiera pertinentes (NIC </w:t>
            </w:r>
            <w:r w:rsidRPr="002308B8">
              <w:t>20, Sección 24 de la NIIF para las PYMES, NICSP 47 e INPAS) al reconocimiento, medición, presentación y revelación de las contribuciones, las subvenciones, los fondos restringidos y las diferencias de cambio del convenio.</w:t>
            </w:r>
          </w:p>
        </w:tc>
        <w:tc>
          <w:tcPr>
            <w:tcW w:w="3320" w:type="dxa"/>
            <w:gridSpan w:val="4"/>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D86094" w14:textId="77777777" w:rsidR="004245CF" w:rsidRPr="002308B8" w:rsidRDefault="00337DD9">
            <w:pPr>
              <w:spacing w:after="40" w:line="252" w:lineRule="auto"/>
            </w:pPr>
            <w:r w:rsidRPr="002308B8">
              <w:t>1.1 Resuelve en aula un caso de reconocimiento de subvenciones y donaciones restringidas, no restringidas y en especie, conforme a la INPAS y a la NIC 20.</w:t>
            </w:r>
          </w:p>
        </w:tc>
        <w:tc>
          <w:tcPr>
            <w:tcW w:w="3320"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FDE5A9" w14:textId="77777777" w:rsidR="004245CF" w:rsidRPr="002308B8" w:rsidRDefault="00337DD9">
            <w:pPr>
              <w:spacing w:after="40" w:line="252" w:lineRule="auto"/>
            </w:pPr>
            <w:r w:rsidRPr="002308B8">
              <w:rPr>
                <w:b/>
                <w:bCs/>
              </w:rPr>
              <w:t xml:space="preserve">Producto 5: </w:t>
            </w:r>
            <w:r w:rsidRPr="002308B8">
              <w:t xml:space="preserve">Estados financieros de propósito general y específico de una </w:t>
            </w:r>
            <w:r w:rsidRPr="002308B8">
              <w:t>entidad y de su proyecto, con las notas de fondos restringidos.</w:t>
            </w:r>
          </w:p>
        </w:tc>
      </w:tr>
      <w:tr w:rsidR="004245CF" w:rsidRPr="002308B8" w14:paraId="6B7867EE" w14:textId="77777777">
        <w:tc>
          <w:tcPr>
            <w:tcW w:w="3320" w:type="dxa"/>
            <w:gridSpan w:val="5"/>
            <w:vMerge/>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AB136B" w14:textId="77777777" w:rsidR="004245CF" w:rsidRPr="002308B8" w:rsidRDefault="004245CF">
            <w:pPr>
              <w:spacing w:after="40" w:line="252" w:lineRule="auto"/>
            </w:pPr>
          </w:p>
        </w:tc>
        <w:tc>
          <w:tcPr>
            <w:tcW w:w="3320" w:type="dxa"/>
            <w:gridSpan w:val="4"/>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14B45B" w14:textId="77777777" w:rsidR="004245CF" w:rsidRPr="002308B8" w:rsidRDefault="00337DD9">
            <w:pPr>
              <w:spacing w:after="40" w:line="252" w:lineRule="auto"/>
            </w:pPr>
            <w:r w:rsidRPr="002308B8">
              <w:t>1.2 Calcula en el laboratorio de cómputo la conversión de los desembolsos del financiador a la moneda de reporte y las diferencias de cambio del convenio.</w:t>
            </w:r>
          </w:p>
        </w:tc>
        <w:tc>
          <w:tcPr>
            <w:tcW w:w="3320"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57E1A5" w14:textId="77777777" w:rsidR="004245CF" w:rsidRPr="002308B8" w:rsidRDefault="00337DD9">
            <w:pPr>
              <w:spacing w:after="40" w:line="252" w:lineRule="auto"/>
            </w:pPr>
            <w:r w:rsidRPr="002308B8">
              <w:rPr>
                <w:b/>
                <w:bCs/>
              </w:rPr>
              <w:t xml:space="preserve">Producto 6: </w:t>
            </w:r>
            <w:r w:rsidRPr="002308B8">
              <w:t>Papel de trabajo de la conversión de los desembolsos y de las diferencias de cambio.</w:t>
            </w:r>
          </w:p>
        </w:tc>
      </w:tr>
      <w:tr w:rsidR="004245CF" w:rsidRPr="002308B8" w14:paraId="717918E3" w14:textId="77777777">
        <w:tc>
          <w:tcPr>
            <w:tcW w:w="3320" w:type="dxa"/>
            <w:gridSpan w:val="5"/>
            <w:vMerge w:val="restart"/>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38125F" w14:textId="77777777" w:rsidR="004245CF" w:rsidRPr="002308B8" w:rsidRDefault="00337DD9">
            <w:pPr>
              <w:spacing w:after="40" w:line="252" w:lineRule="auto"/>
            </w:pPr>
            <w:r w:rsidRPr="002308B8">
              <w:t>2. Determina el régimen tributario y la ejecución presupuestaria del convenio, verificando la exención, las obligaciones de facturación y de retención y el seguimiento por fuente de financiamiento y por componente.</w:t>
            </w:r>
          </w:p>
        </w:tc>
        <w:tc>
          <w:tcPr>
            <w:tcW w:w="3320" w:type="dxa"/>
            <w:gridSpan w:val="4"/>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257232" w14:textId="77777777" w:rsidR="004245CF" w:rsidRPr="002308B8" w:rsidRDefault="00337DD9">
            <w:pPr>
              <w:spacing w:after="40" w:line="252" w:lineRule="auto"/>
            </w:pPr>
            <w:r w:rsidRPr="002308B8">
              <w:t>2.1 Clasifica en equipo las disposiciones tributarias aplicables a una entidad sin fines de lucro y verifica su cumplimiento en un caso.</w:t>
            </w:r>
          </w:p>
        </w:tc>
        <w:tc>
          <w:tcPr>
            <w:tcW w:w="3320"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9ABE08" w14:textId="77777777" w:rsidR="004245CF" w:rsidRPr="002308B8" w:rsidRDefault="00337DD9">
            <w:pPr>
              <w:spacing w:after="40" w:line="252" w:lineRule="auto"/>
            </w:pPr>
            <w:r w:rsidRPr="002308B8">
              <w:rPr>
                <w:b/>
                <w:bCs/>
              </w:rPr>
              <w:t xml:space="preserve">Producto 7: </w:t>
            </w:r>
            <w:r w:rsidRPr="002308B8">
              <w:t>Cuadro de regulaciones tributarias y de exenciones con la verificación del cumplimiento de las obligaciones formales.</w:t>
            </w:r>
          </w:p>
        </w:tc>
      </w:tr>
      <w:tr w:rsidR="004245CF" w:rsidRPr="002308B8" w14:paraId="399C71E4" w14:textId="77777777">
        <w:tc>
          <w:tcPr>
            <w:tcW w:w="3320" w:type="dxa"/>
            <w:gridSpan w:val="5"/>
            <w:vMerge/>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BCB074" w14:textId="77777777" w:rsidR="004245CF" w:rsidRPr="002308B8" w:rsidRDefault="004245CF">
            <w:pPr>
              <w:spacing w:after="40" w:line="252" w:lineRule="auto"/>
            </w:pPr>
          </w:p>
        </w:tc>
        <w:tc>
          <w:tcPr>
            <w:tcW w:w="3320" w:type="dxa"/>
            <w:gridSpan w:val="4"/>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CA32DF" w14:textId="77777777" w:rsidR="004245CF" w:rsidRPr="002308B8" w:rsidRDefault="00337DD9">
            <w:pPr>
              <w:spacing w:after="40" w:line="252" w:lineRule="auto"/>
            </w:pPr>
            <w:r w:rsidRPr="002308B8">
              <w:t>2.2 Calcula en el laboratorio de cómputo la ejecución presupuestaria del convenio por fuente de financiamiento y por componente, y la concilia con los estados financieros.</w:t>
            </w:r>
          </w:p>
        </w:tc>
        <w:tc>
          <w:tcPr>
            <w:tcW w:w="3320"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0E81F6" w14:textId="77777777" w:rsidR="004245CF" w:rsidRPr="002308B8" w:rsidRDefault="00337DD9">
            <w:pPr>
              <w:spacing w:after="40" w:line="252" w:lineRule="auto"/>
            </w:pPr>
            <w:r w:rsidRPr="002308B8">
              <w:rPr>
                <w:b/>
                <w:bCs/>
              </w:rPr>
              <w:t xml:space="preserve">Producto 8: </w:t>
            </w:r>
            <w:r w:rsidRPr="002308B8">
              <w:t>Informe de ejecución presupuestaria del convenio con el análisis de sus variaciones.</w:t>
            </w:r>
          </w:p>
        </w:tc>
      </w:tr>
      <w:tr w:rsidR="004245CF" w:rsidRPr="002308B8" w14:paraId="7DC1998F" w14:textId="77777777">
        <w:tc>
          <w:tcPr>
            <w:tcW w:w="9960" w:type="dxa"/>
            <w:gridSpan w:val="14"/>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1CA0228" w14:textId="77777777" w:rsidR="004245CF" w:rsidRPr="002308B8" w:rsidRDefault="00337DD9">
            <w:pPr>
              <w:spacing w:after="40" w:line="252" w:lineRule="auto"/>
              <w:jc w:val="center"/>
            </w:pPr>
            <w:r w:rsidRPr="002308B8">
              <w:rPr>
                <w:b/>
                <w:bCs/>
              </w:rPr>
              <w:t>Evidencias de conocimiento</w:t>
            </w:r>
          </w:p>
        </w:tc>
      </w:tr>
      <w:tr w:rsidR="004245CF" w:rsidRPr="002308B8" w14:paraId="32F951F9" w14:textId="77777777">
        <w:tc>
          <w:tcPr>
            <w:tcW w:w="2400"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072D0BC6" w14:textId="77777777" w:rsidR="004245CF" w:rsidRPr="002308B8" w:rsidRDefault="00337DD9">
            <w:pPr>
              <w:spacing w:after="40" w:line="252" w:lineRule="auto"/>
              <w:jc w:val="center"/>
            </w:pPr>
            <w:r w:rsidRPr="002308B8">
              <w:rPr>
                <w:b/>
                <w:bCs/>
              </w:rPr>
              <w:t>Unidad de aprendizaje</w:t>
            </w:r>
          </w:p>
        </w:tc>
        <w:tc>
          <w:tcPr>
            <w:tcW w:w="4960" w:type="dxa"/>
            <w:gridSpan w:val="9"/>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662951F7" w14:textId="77777777" w:rsidR="004245CF" w:rsidRPr="002308B8" w:rsidRDefault="00337DD9">
            <w:pPr>
              <w:spacing w:line="252" w:lineRule="auto"/>
              <w:jc w:val="center"/>
            </w:pPr>
            <w:r w:rsidRPr="002308B8">
              <w:rPr>
                <w:b/>
                <w:bCs/>
              </w:rPr>
              <w:t>Contenidos</w:t>
            </w:r>
          </w:p>
          <w:p w14:paraId="5A3A62EB" w14:textId="77777777" w:rsidR="004245CF" w:rsidRPr="002308B8" w:rsidRDefault="00337DD9">
            <w:pPr>
              <w:spacing w:line="252" w:lineRule="auto"/>
              <w:jc w:val="center"/>
            </w:pPr>
            <w:r w:rsidRPr="002308B8">
              <w:t>C: cognitivo · P: procedimental · A: actitudinal · T: manejo de tecnología e IA</w:t>
            </w:r>
          </w:p>
        </w:tc>
        <w:tc>
          <w:tcPr>
            <w:tcW w:w="260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0CF1CAAF" w14:textId="77777777" w:rsidR="004245CF" w:rsidRPr="002308B8" w:rsidRDefault="00337DD9">
            <w:pPr>
              <w:spacing w:after="40" w:line="252" w:lineRule="auto"/>
              <w:jc w:val="center"/>
            </w:pPr>
            <w:r w:rsidRPr="002308B8">
              <w:rPr>
                <w:b/>
                <w:bCs/>
              </w:rPr>
              <w:t>Conocimientos circunstanciales</w:t>
            </w:r>
          </w:p>
        </w:tc>
      </w:tr>
      <w:tr w:rsidR="004245CF" w:rsidRPr="002308B8" w14:paraId="6BFB0F78" w14:textId="77777777">
        <w:tc>
          <w:tcPr>
            <w:tcW w:w="24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CA925A" w14:textId="77777777" w:rsidR="004245CF" w:rsidRPr="002308B8" w:rsidRDefault="00337DD9">
            <w:pPr>
              <w:spacing w:after="40" w:line="252" w:lineRule="auto"/>
            </w:pPr>
            <w:r w:rsidRPr="002308B8">
              <w:rPr>
                <w:b/>
                <w:bCs/>
              </w:rPr>
              <w:t>Tema 4: Marco conceptual de la información financiera</w:t>
            </w:r>
          </w:p>
        </w:tc>
        <w:tc>
          <w:tcPr>
            <w:tcW w:w="4960" w:type="dxa"/>
            <w:gridSpan w:val="9"/>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5D58D0" w14:textId="77777777" w:rsidR="004245CF" w:rsidRPr="002308B8" w:rsidRDefault="00337DD9">
            <w:pPr>
              <w:pStyle w:val="Prrafodelista"/>
              <w:numPr>
                <w:ilvl w:val="0"/>
                <w:numId w:val="2"/>
              </w:numPr>
              <w:spacing w:after="40" w:line="252" w:lineRule="auto"/>
            </w:pPr>
            <w:r w:rsidRPr="002308B8">
              <w:t>Repaso autónomo del Marco Conceptual del IASB aplicado a la selección del marco de referencia del convenio. (C)</w:t>
            </w:r>
          </w:p>
          <w:p w14:paraId="5F2526C3" w14:textId="77777777" w:rsidR="004245CF" w:rsidRPr="002308B8" w:rsidRDefault="00337DD9">
            <w:pPr>
              <w:pStyle w:val="Prrafodelista"/>
              <w:numPr>
                <w:ilvl w:val="0"/>
                <w:numId w:val="2"/>
              </w:numPr>
              <w:spacing w:after="40" w:line="252" w:lineRule="auto"/>
            </w:pPr>
            <w:r w:rsidRPr="002308B8">
              <w:t xml:space="preserve">Marcos de referencia de propósito general y de propósito específico; marcos de imagen fiel y de cumplimiento (NIA 200 y NIA 800): características y diferencias. </w:t>
            </w:r>
            <w:r w:rsidRPr="002308B8">
              <w:rPr>
                <w:b/>
                <w:bCs/>
              </w:rPr>
              <w:t>(C)</w:t>
            </w:r>
          </w:p>
          <w:p w14:paraId="2F4CE2C7" w14:textId="77777777" w:rsidR="004245CF" w:rsidRPr="002308B8" w:rsidRDefault="00337DD9">
            <w:pPr>
              <w:pStyle w:val="Prrafodelista"/>
              <w:numPr>
                <w:ilvl w:val="0"/>
                <w:numId w:val="2"/>
              </w:numPr>
              <w:spacing w:after="40" w:line="252" w:lineRule="auto"/>
            </w:pPr>
            <w:r w:rsidRPr="002308B8">
              <w:t xml:space="preserve">Marcos aplicables en Bolivia (normas emitidas o adoptadas por el CTNAC del CAUB) y a nivel internacional (NIIF, NIIF para las PYMES, NICSP y ASC 958 del FASB). </w:t>
            </w:r>
            <w:r w:rsidRPr="002308B8">
              <w:rPr>
                <w:b/>
                <w:bCs/>
              </w:rPr>
              <w:t>(C)</w:t>
            </w:r>
          </w:p>
          <w:p w14:paraId="33A4C143" w14:textId="77777777" w:rsidR="004245CF" w:rsidRPr="002308B8" w:rsidRDefault="00337DD9">
            <w:pPr>
              <w:pStyle w:val="Prrafodelista"/>
              <w:numPr>
                <w:ilvl w:val="0"/>
                <w:numId w:val="2"/>
              </w:numPr>
              <w:spacing w:after="40" w:line="252" w:lineRule="auto"/>
            </w:pPr>
            <w:r w:rsidRPr="002308B8">
              <w:t xml:space="preserve">Selección y justificación del marco de referencia aplicable a un proyecto según las cláusulas del convenio. </w:t>
            </w:r>
            <w:r w:rsidRPr="002308B8">
              <w:rPr>
                <w:b/>
                <w:bCs/>
              </w:rPr>
              <w:t>(P)</w:t>
            </w:r>
          </w:p>
          <w:p w14:paraId="5297006E" w14:textId="77777777" w:rsidR="004245CF" w:rsidRPr="002308B8" w:rsidRDefault="00337DD9">
            <w:pPr>
              <w:pStyle w:val="Prrafodelista"/>
              <w:numPr>
                <w:ilvl w:val="0"/>
                <w:numId w:val="2"/>
              </w:numPr>
              <w:spacing w:after="40" w:line="252" w:lineRule="auto"/>
            </w:pPr>
            <w:r w:rsidRPr="002308B8">
              <w:t xml:space="preserve">Juicio profesional y neutralidad en la elección de las políticas contables. </w:t>
            </w:r>
            <w:r w:rsidRPr="002308B8">
              <w:rPr>
                <w:b/>
                <w:bCs/>
              </w:rPr>
              <w:t>(A)</w:t>
            </w:r>
          </w:p>
        </w:tc>
        <w:tc>
          <w:tcPr>
            <w:tcW w:w="2600"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F854AE" w14:textId="77777777" w:rsidR="004245CF" w:rsidRPr="002308B8" w:rsidRDefault="00337DD9">
            <w:pPr>
              <w:pStyle w:val="Prrafodelista"/>
              <w:numPr>
                <w:ilvl w:val="0"/>
                <w:numId w:val="2"/>
              </w:numPr>
              <w:spacing w:after="40" w:line="252" w:lineRule="auto"/>
            </w:pPr>
            <w:r w:rsidRPr="002308B8">
              <w:t>Normas de contabilidad vigentes en Bolivia emitidas por el CTNAC y estado de adopción de las NIIF.</w:t>
            </w:r>
          </w:p>
          <w:p w14:paraId="22D54D16" w14:textId="77777777" w:rsidR="004245CF" w:rsidRPr="002308B8" w:rsidRDefault="00337DD9">
            <w:pPr>
              <w:pStyle w:val="Prrafodelista"/>
              <w:numPr>
                <w:ilvl w:val="0"/>
                <w:numId w:val="2"/>
              </w:numPr>
              <w:spacing w:after="40" w:line="252" w:lineRule="auto"/>
            </w:pPr>
            <w:r w:rsidRPr="002308B8">
              <w:t>Marcos contables exigidos en los convenios de financiamiento suscritos por entidades bolivianas.</w:t>
            </w:r>
          </w:p>
        </w:tc>
      </w:tr>
      <w:tr w:rsidR="004245CF" w:rsidRPr="002308B8" w14:paraId="6335E4BD" w14:textId="77777777">
        <w:tc>
          <w:tcPr>
            <w:tcW w:w="24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8D5D91" w14:textId="77777777" w:rsidR="004245CF" w:rsidRPr="002308B8" w:rsidRDefault="00337DD9">
            <w:pPr>
              <w:spacing w:after="40" w:line="252" w:lineRule="auto"/>
            </w:pPr>
            <w:r w:rsidRPr="002308B8">
              <w:rPr>
                <w:b/>
                <w:bCs/>
              </w:rPr>
              <w:t>Tema 5: Normas Internacionales de Información Financiera para ayudas gubernamentales y Norma Internacional de Contabilidad para Entidades sin Fines de Lucro (INPAS)</w:t>
            </w:r>
          </w:p>
        </w:tc>
        <w:tc>
          <w:tcPr>
            <w:tcW w:w="4960" w:type="dxa"/>
            <w:gridSpan w:val="9"/>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4B3799" w14:textId="77777777" w:rsidR="004245CF" w:rsidRPr="002308B8" w:rsidRDefault="00337DD9">
            <w:pPr>
              <w:pStyle w:val="Prrafodelista"/>
              <w:numPr>
                <w:ilvl w:val="0"/>
                <w:numId w:val="2"/>
              </w:numPr>
              <w:spacing w:after="40" w:line="252" w:lineRule="auto"/>
            </w:pPr>
            <w:r w:rsidRPr="002308B8">
              <w:t xml:space="preserve">NIC 20, Contabilización de las subvenciones del gobierno e información a revelar sobre ayudas gubernamentales; Sección 24 de la NIIF para las PYMES (tercera edición, 2025). </w:t>
            </w:r>
            <w:r w:rsidRPr="002308B8">
              <w:rPr>
                <w:b/>
                <w:bCs/>
              </w:rPr>
              <w:t>(C, P)</w:t>
            </w:r>
          </w:p>
          <w:p w14:paraId="63A0E410" w14:textId="77777777" w:rsidR="004245CF" w:rsidRPr="002308B8" w:rsidRDefault="00337DD9">
            <w:pPr>
              <w:pStyle w:val="Prrafodelista"/>
              <w:numPr>
                <w:ilvl w:val="0"/>
                <w:numId w:val="2"/>
              </w:numPr>
              <w:spacing w:after="40" w:line="252" w:lineRule="auto"/>
            </w:pPr>
            <w:r w:rsidRPr="002308B8">
              <w:t xml:space="preserve">NICSP 47, Ingresos, aplicable a las entidades públicas ejecutoras de proyectos (sustituye a las NICSP 9, 11 y 23). </w:t>
            </w:r>
            <w:r w:rsidRPr="002308B8">
              <w:rPr>
                <w:b/>
                <w:bCs/>
              </w:rPr>
              <w:t>(C)</w:t>
            </w:r>
          </w:p>
          <w:p w14:paraId="2E5A20D7" w14:textId="77777777" w:rsidR="004245CF" w:rsidRPr="002308B8" w:rsidRDefault="00337DD9">
            <w:pPr>
              <w:pStyle w:val="Prrafodelista"/>
              <w:numPr>
                <w:ilvl w:val="0"/>
                <w:numId w:val="2"/>
              </w:numPr>
              <w:spacing w:after="40" w:line="252" w:lineRule="auto"/>
            </w:pPr>
            <w:r w:rsidRPr="002308B8">
              <w:t xml:space="preserve">Norma Internacional de Contabilidad para Entidades sin Fines de Lucro (INPAS, INPRF, 2025): fondos restringidos y no restringidos, ingresos por subvenciones, donaciones en especie, presentación, revelación e informe narrativo. </w:t>
            </w:r>
            <w:r w:rsidRPr="002308B8">
              <w:rPr>
                <w:b/>
                <w:bCs/>
              </w:rPr>
              <w:t>(C, P)</w:t>
            </w:r>
          </w:p>
          <w:p w14:paraId="52AAA894" w14:textId="77777777" w:rsidR="004245CF" w:rsidRPr="002308B8" w:rsidRDefault="00337DD9">
            <w:pPr>
              <w:pStyle w:val="Prrafodelista"/>
              <w:numPr>
                <w:ilvl w:val="0"/>
                <w:numId w:val="2"/>
              </w:numPr>
              <w:spacing w:after="40" w:line="252" w:lineRule="auto"/>
            </w:pPr>
            <w:r w:rsidRPr="002308B8">
              <w:t xml:space="preserve">ASC 958 del FASB (que codifica las anteriores FASB 116 y 117): contribuciones recibidas y efectuadas y presentación según las restricciones del donante. </w:t>
            </w:r>
            <w:r w:rsidRPr="002308B8">
              <w:rPr>
                <w:b/>
                <w:bCs/>
              </w:rPr>
              <w:t>(C)</w:t>
            </w:r>
          </w:p>
          <w:p w14:paraId="781212C0" w14:textId="77777777" w:rsidR="004245CF" w:rsidRPr="002308B8" w:rsidRDefault="00337DD9">
            <w:pPr>
              <w:pStyle w:val="Prrafodelista"/>
              <w:numPr>
                <w:ilvl w:val="0"/>
                <w:numId w:val="2"/>
              </w:numPr>
              <w:spacing w:after="40" w:line="252" w:lineRule="auto"/>
            </w:pPr>
            <w:r w:rsidRPr="002308B8">
              <w:t xml:space="preserve">Registro contable de subvenciones, donaciones en especie y fondos restringidos; casos prácticos. </w:t>
            </w:r>
            <w:r w:rsidRPr="002308B8">
              <w:rPr>
                <w:b/>
                <w:bCs/>
              </w:rPr>
              <w:t>(P)</w:t>
            </w:r>
          </w:p>
          <w:p w14:paraId="6866398C" w14:textId="77777777" w:rsidR="004245CF" w:rsidRPr="002308B8" w:rsidRDefault="00337DD9">
            <w:pPr>
              <w:pStyle w:val="Prrafodelista"/>
              <w:numPr>
                <w:ilvl w:val="0"/>
                <w:numId w:val="2"/>
              </w:numPr>
              <w:spacing w:after="40" w:line="252" w:lineRule="auto"/>
            </w:pPr>
            <w:r w:rsidRPr="002308B8">
              <w:t xml:space="preserve">Conversión de las transacciones en moneda extranjera del convenio (NIC 21) y tratamiento de las diferencias de cambio. </w:t>
            </w:r>
            <w:r w:rsidRPr="002308B8">
              <w:rPr>
                <w:b/>
                <w:bCs/>
              </w:rPr>
              <w:t>(C, P)</w:t>
            </w:r>
          </w:p>
          <w:p w14:paraId="34BA9BFB" w14:textId="77777777" w:rsidR="004245CF" w:rsidRPr="002308B8" w:rsidRDefault="00337DD9">
            <w:pPr>
              <w:pStyle w:val="Prrafodelista"/>
              <w:numPr>
                <w:ilvl w:val="0"/>
                <w:numId w:val="2"/>
              </w:numPr>
              <w:spacing w:after="40" w:line="252" w:lineRule="auto"/>
            </w:pPr>
            <w:r w:rsidRPr="002308B8">
              <w:t xml:space="preserve">Hoja de cálculo para la conversión y la conciliación de los desembolsos. </w:t>
            </w:r>
            <w:r w:rsidRPr="002308B8">
              <w:rPr>
                <w:b/>
                <w:bCs/>
              </w:rPr>
              <w:t>(T)</w:t>
            </w:r>
          </w:p>
          <w:p w14:paraId="75FECA24" w14:textId="77777777" w:rsidR="004245CF" w:rsidRPr="002308B8" w:rsidRDefault="00337DD9">
            <w:pPr>
              <w:pStyle w:val="Prrafodelista"/>
              <w:numPr>
                <w:ilvl w:val="0"/>
                <w:numId w:val="2"/>
              </w:numPr>
              <w:spacing w:after="40" w:line="252" w:lineRule="auto"/>
            </w:pPr>
            <w:r w:rsidRPr="002308B8">
              <w:t xml:space="preserve">Respeto de las restricciones impuestas por el donante en el uso de los fondos. </w:t>
            </w:r>
            <w:r w:rsidRPr="002308B8">
              <w:rPr>
                <w:b/>
                <w:bCs/>
              </w:rPr>
              <w:t>(A)</w:t>
            </w:r>
          </w:p>
        </w:tc>
        <w:tc>
          <w:tcPr>
            <w:tcW w:w="2600"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9DBEBD" w14:textId="77777777" w:rsidR="004245CF" w:rsidRPr="002308B8" w:rsidRDefault="00337DD9">
            <w:pPr>
              <w:pStyle w:val="Prrafodelista"/>
              <w:numPr>
                <w:ilvl w:val="0"/>
                <w:numId w:val="2"/>
              </w:numPr>
              <w:spacing w:after="40" w:line="252" w:lineRule="auto"/>
            </w:pPr>
            <w:r w:rsidRPr="002308B8">
              <w:t>Estado de adopción de la INPAS y su aplicación por exigencia de los financiadores.</w:t>
            </w:r>
          </w:p>
          <w:p w14:paraId="20AB35A6" w14:textId="77777777" w:rsidR="004245CF" w:rsidRPr="002308B8" w:rsidRDefault="00337DD9">
            <w:pPr>
              <w:pStyle w:val="Prrafodelista"/>
              <w:numPr>
                <w:ilvl w:val="0"/>
                <w:numId w:val="2"/>
              </w:numPr>
              <w:spacing w:after="40" w:line="252" w:lineRule="auto"/>
            </w:pPr>
            <w:r w:rsidRPr="002308B8">
              <w:t>Variación de la cotización oficial de la moneda extranjera (Banco Central de Bolivia) y su efecto en los desembolsos.</w:t>
            </w:r>
          </w:p>
        </w:tc>
      </w:tr>
      <w:tr w:rsidR="004245CF" w:rsidRPr="002308B8" w14:paraId="0173C0F1" w14:textId="77777777">
        <w:tc>
          <w:tcPr>
            <w:tcW w:w="24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9512C9" w14:textId="77777777" w:rsidR="004245CF" w:rsidRPr="002308B8" w:rsidRDefault="00337DD9">
            <w:pPr>
              <w:spacing w:after="40" w:line="252" w:lineRule="auto"/>
            </w:pPr>
            <w:r w:rsidRPr="002308B8">
              <w:rPr>
                <w:b/>
                <w:bCs/>
              </w:rPr>
              <w:t>Tema 6: Regulaciones emitidas por el Servicio de Impuestos Nacionales para entidades sin fines de lucro y otras leyes, normas y regulaciones aplicables</w:t>
            </w:r>
          </w:p>
        </w:tc>
        <w:tc>
          <w:tcPr>
            <w:tcW w:w="4960" w:type="dxa"/>
            <w:gridSpan w:val="9"/>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FE609D" w14:textId="77777777" w:rsidR="004245CF" w:rsidRPr="002308B8" w:rsidRDefault="00337DD9">
            <w:pPr>
              <w:pStyle w:val="Prrafodelista"/>
              <w:numPr>
                <w:ilvl w:val="0"/>
                <w:numId w:val="2"/>
              </w:numPr>
              <w:spacing w:after="40" w:line="252" w:lineRule="auto"/>
            </w:pPr>
            <w:r w:rsidRPr="002308B8">
              <w:t xml:space="preserve">Ley N° 843 (Texto Ordenado vigente), artículo 49, inciso b), y Decreto Supremo N° 24051, artículo 5: exención del Impuesto sobre las Utilidades de las Empresas. </w:t>
            </w:r>
            <w:r w:rsidRPr="002308B8">
              <w:rPr>
                <w:b/>
                <w:bCs/>
              </w:rPr>
              <w:t>(C)</w:t>
            </w:r>
          </w:p>
          <w:p w14:paraId="53CD5EB2" w14:textId="77777777" w:rsidR="004245CF" w:rsidRPr="002308B8" w:rsidRDefault="00337DD9">
            <w:pPr>
              <w:pStyle w:val="Prrafodelista"/>
              <w:numPr>
                <w:ilvl w:val="0"/>
                <w:numId w:val="2"/>
              </w:numPr>
              <w:spacing w:after="40" w:line="252" w:lineRule="auto"/>
            </w:pPr>
            <w:r w:rsidRPr="002308B8">
              <w:t xml:space="preserve">Resolución Normativa de Directorio N° 10-0030-05, de 14 de septiembre de 2005, y sus modificaciones: procedimiento y requisitos para el reconocimiento de la exención; RND N° 101800000004, de 2 de marzo de 2018, y N° 101800000007, de 16 de marzo de 2018: presentación de estados financieros, dictamen e información tributaria complementaria; y otras aplicables. </w:t>
            </w:r>
            <w:r w:rsidRPr="002308B8">
              <w:rPr>
                <w:b/>
                <w:bCs/>
              </w:rPr>
              <w:t>(C)</w:t>
            </w:r>
          </w:p>
          <w:p w14:paraId="08B6AF94" w14:textId="77777777" w:rsidR="004245CF" w:rsidRPr="002308B8" w:rsidRDefault="00337DD9">
            <w:pPr>
              <w:pStyle w:val="Prrafodelista"/>
              <w:numPr>
                <w:ilvl w:val="0"/>
                <w:numId w:val="2"/>
              </w:numPr>
              <w:spacing w:after="40" w:line="252" w:lineRule="auto"/>
            </w:pPr>
            <w:r w:rsidRPr="002308B8">
              <w:t xml:space="preserve">Código Tributario Boliviano (Ley N° 2492): interpretación de las exenciones, facultades de fiscalización y revocatoria. </w:t>
            </w:r>
            <w:r w:rsidRPr="002308B8">
              <w:rPr>
                <w:b/>
                <w:bCs/>
              </w:rPr>
              <w:t>(C)</w:t>
            </w:r>
          </w:p>
          <w:p w14:paraId="637A7D3B" w14:textId="77777777" w:rsidR="004245CF" w:rsidRPr="002308B8" w:rsidRDefault="00337DD9">
            <w:pPr>
              <w:pStyle w:val="Prrafodelista"/>
              <w:numPr>
                <w:ilvl w:val="0"/>
                <w:numId w:val="2"/>
              </w:numPr>
              <w:spacing w:after="40" w:line="252" w:lineRule="auto"/>
            </w:pPr>
            <w:r w:rsidRPr="002308B8">
              <w:t xml:space="preserve">Obligaciones formales: facturación electrónica (RND N° 102100000011), retenciones (RC-IVA, IUE-BE e IT) y agentes de información. </w:t>
            </w:r>
            <w:r w:rsidRPr="002308B8">
              <w:rPr>
                <w:b/>
                <w:bCs/>
              </w:rPr>
              <w:t>(C, T)</w:t>
            </w:r>
          </w:p>
          <w:p w14:paraId="6D2330AC" w14:textId="77777777" w:rsidR="004245CF" w:rsidRPr="002308B8" w:rsidRDefault="00337DD9">
            <w:pPr>
              <w:pStyle w:val="Prrafodelista"/>
              <w:numPr>
                <w:ilvl w:val="0"/>
                <w:numId w:val="2"/>
              </w:numPr>
              <w:spacing w:after="40" w:line="252" w:lineRule="auto"/>
            </w:pPr>
            <w:r w:rsidRPr="002308B8">
              <w:t xml:space="preserve">Verificación del cumplimiento tributario de una entidad sin fines de lucro en un caso práctico. </w:t>
            </w:r>
            <w:r w:rsidRPr="002308B8">
              <w:rPr>
                <w:b/>
                <w:bCs/>
              </w:rPr>
              <w:t>(P)</w:t>
            </w:r>
          </w:p>
          <w:p w14:paraId="7A0F3A6E" w14:textId="77777777" w:rsidR="004245CF" w:rsidRPr="002308B8" w:rsidRDefault="00337DD9">
            <w:pPr>
              <w:pStyle w:val="Prrafodelista"/>
              <w:numPr>
                <w:ilvl w:val="0"/>
                <w:numId w:val="2"/>
              </w:numPr>
              <w:spacing w:after="40" w:line="252" w:lineRule="auto"/>
            </w:pPr>
            <w:r w:rsidRPr="002308B8">
              <w:t xml:space="preserve">El cumplimiento tributario como responsabilidad de quien administra recursos ajenos. </w:t>
            </w:r>
            <w:r w:rsidRPr="002308B8">
              <w:rPr>
                <w:b/>
                <w:bCs/>
              </w:rPr>
              <w:t>(A)</w:t>
            </w:r>
          </w:p>
        </w:tc>
        <w:tc>
          <w:tcPr>
            <w:tcW w:w="2600"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418938" w14:textId="77777777" w:rsidR="004245CF" w:rsidRPr="002308B8" w:rsidRDefault="00337DD9">
            <w:pPr>
              <w:pStyle w:val="Prrafodelista"/>
              <w:numPr>
                <w:ilvl w:val="0"/>
                <w:numId w:val="2"/>
              </w:numPr>
              <w:spacing w:after="40" w:line="252" w:lineRule="auto"/>
            </w:pPr>
            <w:r w:rsidRPr="002308B8">
              <w:t>Procesos de fiscalización del Servicio de Impuestos Nacionales a entidades sin fines de lucro.</w:t>
            </w:r>
          </w:p>
          <w:p w14:paraId="2E39FB8B" w14:textId="77777777" w:rsidR="004245CF" w:rsidRPr="002308B8" w:rsidRDefault="00337DD9">
            <w:pPr>
              <w:pStyle w:val="Prrafodelista"/>
              <w:numPr>
                <w:ilvl w:val="0"/>
                <w:numId w:val="2"/>
              </w:numPr>
              <w:spacing w:after="40" w:line="252" w:lineRule="auto"/>
            </w:pPr>
            <w:r w:rsidRPr="002308B8">
              <w:t>Servicios en línea del Sistema Integrado de Administración Tributaria (SIAT).</w:t>
            </w:r>
          </w:p>
        </w:tc>
      </w:tr>
      <w:tr w:rsidR="004245CF" w:rsidRPr="002308B8" w14:paraId="4931C6C2" w14:textId="77777777">
        <w:tc>
          <w:tcPr>
            <w:tcW w:w="24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BD8EEE" w14:textId="77777777" w:rsidR="004245CF" w:rsidRPr="002308B8" w:rsidRDefault="00337DD9">
            <w:pPr>
              <w:spacing w:after="40" w:line="252" w:lineRule="auto"/>
            </w:pPr>
            <w:r w:rsidRPr="002308B8">
              <w:rPr>
                <w:b/>
                <w:bCs/>
              </w:rPr>
              <w:t>Tema 7: Presupuesto y la ejecución presupuestaria</w:t>
            </w:r>
          </w:p>
        </w:tc>
        <w:tc>
          <w:tcPr>
            <w:tcW w:w="4960" w:type="dxa"/>
            <w:gridSpan w:val="9"/>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210ED7" w14:textId="77777777" w:rsidR="004245CF" w:rsidRPr="002308B8" w:rsidRDefault="00337DD9">
            <w:pPr>
              <w:pStyle w:val="Prrafodelista"/>
              <w:numPr>
                <w:ilvl w:val="0"/>
                <w:numId w:val="2"/>
              </w:numPr>
              <w:spacing w:after="40" w:line="252" w:lineRule="auto"/>
            </w:pPr>
            <w:r w:rsidRPr="002308B8">
              <w:t xml:space="preserve">El presupuesto dentro del convenio: estructura por componente, por categoría de gasto y por fuente de financiamiento; su relación con la auditoría. </w:t>
            </w:r>
            <w:r w:rsidRPr="002308B8">
              <w:rPr>
                <w:b/>
                <w:bCs/>
              </w:rPr>
              <w:t>(C)</w:t>
            </w:r>
          </w:p>
          <w:p w14:paraId="76430CE4" w14:textId="77777777" w:rsidR="004245CF" w:rsidRPr="002308B8" w:rsidRDefault="00337DD9">
            <w:pPr>
              <w:pStyle w:val="Prrafodelista"/>
              <w:numPr>
                <w:ilvl w:val="0"/>
                <w:numId w:val="2"/>
              </w:numPr>
              <w:spacing w:after="40" w:line="252" w:lineRule="auto"/>
            </w:pPr>
            <w:r w:rsidRPr="002308B8">
              <w:t>La ejecución presupuestaria y sus efectos: sobre</w:t>
            </w:r>
            <w:r w:rsidR="002308B8">
              <w:t>-</w:t>
            </w:r>
            <w:r w:rsidRPr="002308B8">
              <w:t xml:space="preserve">ejecución, subejecución, reformulaciones y no objeción del financiador; casos prácticos. </w:t>
            </w:r>
            <w:r w:rsidRPr="002308B8">
              <w:rPr>
                <w:b/>
                <w:bCs/>
              </w:rPr>
              <w:t>(C, P)</w:t>
            </w:r>
          </w:p>
          <w:p w14:paraId="05528F47" w14:textId="77777777" w:rsidR="004245CF" w:rsidRPr="002308B8" w:rsidRDefault="00337DD9">
            <w:pPr>
              <w:pStyle w:val="Prrafodelista"/>
              <w:numPr>
                <w:ilvl w:val="0"/>
                <w:numId w:val="2"/>
              </w:numPr>
              <w:spacing w:after="40" w:line="252" w:lineRule="auto"/>
            </w:pPr>
            <w:r w:rsidRPr="002308B8">
              <w:t xml:space="preserve">Seguimiento de la ejecución por fuente de financiamiento y por componente; conciliación con los estados financieros. </w:t>
            </w:r>
            <w:r w:rsidRPr="002308B8">
              <w:rPr>
                <w:b/>
                <w:bCs/>
              </w:rPr>
              <w:t>(P)</w:t>
            </w:r>
          </w:p>
          <w:p w14:paraId="4B4F416D" w14:textId="77777777" w:rsidR="004245CF" w:rsidRPr="002308B8" w:rsidRDefault="00337DD9">
            <w:pPr>
              <w:pStyle w:val="Prrafodelista"/>
              <w:numPr>
                <w:ilvl w:val="0"/>
                <w:numId w:val="2"/>
              </w:numPr>
              <w:spacing w:after="40" w:line="252" w:lineRule="auto"/>
            </w:pPr>
            <w:r w:rsidRPr="002308B8">
              <w:t xml:space="preserve">Reportes de ejecución en hoja de cálculo y tableros de control (Power BI). </w:t>
            </w:r>
            <w:r w:rsidRPr="002308B8">
              <w:rPr>
                <w:b/>
                <w:bCs/>
              </w:rPr>
              <w:t>(T)</w:t>
            </w:r>
          </w:p>
          <w:p w14:paraId="3A8DDA00" w14:textId="77777777" w:rsidR="004245CF" w:rsidRPr="002308B8" w:rsidRDefault="00337DD9">
            <w:pPr>
              <w:pStyle w:val="Prrafodelista"/>
              <w:numPr>
                <w:ilvl w:val="0"/>
                <w:numId w:val="2"/>
              </w:numPr>
              <w:spacing w:after="40" w:line="252" w:lineRule="auto"/>
            </w:pPr>
            <w:r w:rsidRPr="002308B8">
              <w:t xml:space="preserve">Responsabilidad en el uso eficiente y transparente de los recursos. </w:t>
            </w:r>
            <w:r w:rsidRPr="002308B8">
              <w:rPr>
                <w:b/>
                <w:bCs/>
              </w:rPr>
              <w:t>(A)</w:t>
            </w:r>
          </w:p>
        </w:tc>
        <w:tc>
          <w:tcPr>
            <w:tcW w:w="2600"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F0FEF3" w14:textId="77777777" w:rsidR="004245CF" w:rsidRPr="002308B8" w:rsidRDefault="00337DD9">
            <w:pPr>
              <w:pStyle w:val="Prrafodelista"/>
              <w:numPr>
                <w:ilvl w:val="0"/>
                <w:numId w:val="2"/>
              </w:numPr>
              <w:spacing w:after="40" w:line="252" w:lineRule="auto"/>
            </w:pPr>
            <w:r w:rsidRPr="002308B8">
              <w:t>Condiciones de desembolso y de rendición de cuentas pactadas con los financiadores.</w:t>
            </w:r>
          </w:p>
          <w:p w14:paraId="2E719F06" w14:textId="77777777" w:rsidR="004245CF" w:rsidRPr="002308B8" w:rsidRDefault="00337DD9">
            <w:pPr>
              <w:pStyle w:val="Prrafodelista"/>
              <w:numPr>
                <w:ilvl w:val="0"/>
                <w:numId w:val="2"/>
              </w:numPr>
              <w:spacing w:after="40" w:line="252" w:lineRule="auto"/>
            </w:pPr>
            <w:r w:rsidRPr="002308B8">
              <w:t>Registro presupuestario de los proyectos con contraparte estatal en el Sistema de Gestión Pública (SIGEP).</w:t>
            </w:r>
          </w:p>
          <w:p w14:paraId="57EE6E7D" w14:textId="77777777" w:rsidR="004245CF" w:rsidRPr="002308B8" w:rsidRDefault="00337DD9">
            <w:pPr>
              <w:pStyle w:val="Prrafodelista"/>
              <w:numPr>
                <w:ilvl w:val="0"/>
                <w:numId w:val="2"/>
              </w:numPr>
              <w:spacing w:after="40" w:line="252" w:lineRule="auto"/>
            </w:pPr>
            <w:r w:rsidRPr="002308B8">
              <w:t>Valor por el dinero (Value for Money): economía, eficiencia y eficacia en la ejecución de los proyectos.</w:t>
            </w:r>
          </w:p>
          <w:p w14:paraId="71118BEC" w14:textId="77777777" w:rsidR="001E59EC" w:rsidRPr="002308B8" w:rsidRDefault="001E59EC" w:rsidP="001E59EC">
            <w:pPr>
              <w:pStyle w:val="Prrafodelista"/>
              <w:spacing w:after="40" w:line="252" w:lineRule="auto"/>
              <w:ind w:left="260"/>
            </w:pPr>
          </w:p>
        </w:tc>
      </w:tr>
      <w:tr w:rsidR="004245CF" w:rsidRPr="002308B8" w14:paraId="23C0A58C" w14:textId="77777777">
        <w:tc>
          <w:tcPr>
            <w:tcW w:w="9960" w:type="dxa"/>
            <w:gridSpan w:val="14"/>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5A2DB38" w14:textId="77777777" w:rsidR="004245CF" w:rsidRPr="002308B8" w:rsidRDefault="00337DD9">
            <w:pPr>
              <w:spacing w:after="40" w:line="252" w:lineRule="auto"/>
              <w:jc w:val="both"/>
            </w:pPr>
            <w:r w:rsidRPr="002308B8">
              <w:rPr>
                <w:b/>
                <w:bCs/>
              </w:rPr>
              <w:t xml:space="preserve">Elemento de competencia 3: </w:t>
            </w:r>
            <w:r w:rsidRPr="002308B8">
              <w:t>Evalúa el control interno de las Entidades Sin Fines de Lucro y de sus proyectos financiados, incluido el cumplimiento de las salvaguardas ambientales y sociales exigidas por los financiadores, documentando el sistema con cuestionarios, narrativas y diagramas de flujo y aplicando pruebas de cumplimiento.</w:t>
            </w:r>
          </w:p>
        </w:tc>
      </w:tr>
      <w:tr w:rsidR="004245CF" w:rsidRPr="002308B8" w14:paraId="564CB0DF" w14:textId="77777777">
        <w:tc>
          <w:tcPr>
            <w:tcW w:w="3320" w:type="dxa"/>
            <w:gridSpan w:val="5"/>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309BBA29" w14:textId="77777777" w:rsidR="004245CF" w:rsidRPr="002308B8" w:rsidRDefault="00337DD9">
            <w:pPr>
              <w:spacing w:after="40" w:line="252" w:lineRule="auto"/>
              <w:jc w:val="center"/>
            </w:pPr>
            <w:r w:rsidRPr="002308B8">
              <w:rPr>
                <w:b/>
                <w:bCs/>
              </w:rPr>
              <w:t>Criterios de desempeño</w:t>
            </w:r>
          </w:p>
        </w:tc>
        <w:tc>
          <w:tcPr>
            <w:tcW w:w="3320" w:type="dxa"/>
            <w:gridSpan w:val="4"/>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6141899D" w14:textId="77777777" w:rsidR="004245CF" w:rsidRPr="002308B8" w:rsidRDefault="00337DD9">
            <w:pPr>
              <w:spacing w:after="40" w:line="252" w:lineRule="auto"/>
              <w:jc w:val="center"/>
            </w:pPr>
            <w:r w:rsidRPr="002308B8">
              <w:rPr>
                <w:b/>
                <w:bCs/>
              </w:rPr>
              <w:t>Evidencias de desempeño</w:t>
            </w:r>
          </w:p>
        </w:tc>
        <w:tc>
          <w:tcPr>
            <w:tcW w:w="3320" w:type="dxa"/>
            <w:gridSpan w:val="5"/>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2A493A42" w14:textId="77777777" w:rsidR="004245CF" w:rsidRPr="002308B8" w:rsidRDefault="00337DD9">
            <w:pPr>
              <w:spacing w:after="40" w:line="252" w:lineRule="auto"/>
              <w:jc w:val="center"/>
            </w:pPr>
            <w:r w:rsidRPr="002308B8">
              <w:rPr>
                <w:b/>
                <w:bCs/>
              </w:rPr>
              <w:t>Evidencias de producto</w:t>
            </w:r>
          </w:p>
        </w:tc>
      </w:tr>
      <w:tr w:rsidR="004245CF" w:rsidRPr="002308B8" w14:paraId="45CB9BEE" w14:textId="77777777">
        <w:tc>
          <w:tcPr>
            <w:tcW w:w="3320" w:type="dxa"/>
            <w:gridSpan w:val="5"/>
            <w:vMerge w:val="restart"/>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2A2C02" w14:textId="589BF8C7" w:rsidR="004245CF" w:rsidRPr="002308B8" w:rsidRDefault="00337DD9">
            <w:pPr>
              <w:spacing w:after="40" w:line="252" w:lineRule="auto"/>
            </w:pPr>
            <w:r w:rsidRPr="002308B8">
              <w:t xml:space="preserve">1. Determina el proceso de auditoría aplicable a una entidad sin fines de lucro y a sus proyectos según el origen de los fondos </w:t>
            </w:r>
            <w:r w:rsidRPr="002308B8">
              <w:t>privados (Normas de Auditoría Generalmente Aceptadas en Bolivia) o públicos (Ley N° 1178 y Normas de Auditoría Gubernamental)</w:t>
            </w:r>
            <w:r w:rsidRPr="002308B8">
              <w:t xml:space="preserve"> y según la fase del proyecto de inversión pública.</w:t>
            </w:r>
          </w:p>
        </w:tc>
        <w:tc>
          <w:tcPr>
            <w:tcW w:w="3320" w:type="dxa"/>
            <w:gridSpan w:val="4"/>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E73022" w14:textId="77777777" w:rsidR="004245CF" w:rsidRPr="002308B8" w:rsidRDefault="00337DD9">
            <w:pPr>
              <w:spacing w:after="40" w:line="252" w:lineRule="auto"/>
            </w:pPr>
            <w:r w:rsidRPr="002308B8">
              <w:t>1.1 Elabora en equipo el cuadro comparativo del proceso de auditoría de un proyecto financiado con fondos privados y de uno financiado con fondos públicos.</w:t>
            </w:r>
          </w:p>
        </w:tc>
        <w:tc>
          <w:tcPr>
            <w:tcW w:w="3320"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2E2EF0" w14:textId="77777777" w:rsidR="004245CF" w:rsidRPr="002308B8" w:rsidRDefault="00337DD9">
            <w:pPr>
              <w:spacing w:after="40" w:line="252" w:lineRule="auto"/>
            </w:pPr>
            <w:r w:rsidRPr="002308B8">
              <w:rPr>
                <w:b/>
                <w:bCs/>
              </w:rPr>
              <w:t xml:space="preserve">Producto 9: </w:t>
            </w:r>
            <w:r w:rsidRPr="002308B8">
              <w:t>Cuadro comparativo del proceso de auditoría según el origen de los fondos.</w:t>
            </w:r>
          </w:p>
        </w:tc>
      </w:tr>
      <w:tr w:rsidR="004245CF" w:rsidRPr="002308B8" w14:paraId="447C1470" w14:textId="77777777">
        <w:tc>
          <w:tcPr>
            <w:tcW w:w="3320" w:type="dxa"/>
            <w:gridSpan w:val="5"/>
            <w:vMerge/>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29E522" w14:textId="77777777" w:rsidR="004245CF" w:rsidRPr="002308B8" w:rsidRDefault="004245CF">
            <w:pPr>
              <w:spacing w:after="40" w:line="252" w:lineRule="auto"/>
            </w:pPr>
          </w:p>
        </w:tc>
        <w:tc>
          <w:tcPr>
            <w:tcW w:w="3320" w:type="dxa"/>
            <w:gridSpan w:val="4"/>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4823DD" w14:textId="77777777" w:rsidR="004245CF" w:rsidRPr="002308B8" w:rsidRDefault="00337DD9">
            <w:pPr>
              <w:spacing w:after="40" w:line="252" w:lineRule="auto"/>
            </w:pPr>
            <w:r w:rsidRPr="002308B8">
              <w:t>1.2 Determina en aula, en un proyecto de inversión pública, los aspectos que examina la auditoría en cada fase del ciclo, en sus contrataciones y en el cumplimiento de sus salvaguardas ambientales y sociales.</w:t>
            </w:r>
          </w:p>
        </w:tc>
        <w:tc>
          <w:tcPr>
            <w:tcW w:w="3320"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94BF4E" w14:textId="77777777" w:rsidR="004245CF" w:rsidRPr="002308B8" w:rsidRDefault="00337DD9">
            <w:pPr>
              <w:spacing w:after="40" w:line="252" w:lineRule="auto"/>
            </w:pPr>
            <w:r w:rsidRPr="002308B8">
              <w:rPr>
                <w:b/>
                <w:bCs/>
              </w:rPr>
              <w:t xml:space="preserve">Producto 10: </w:t>
            </w:r>
            <w:r w:rsidRPr="002308B8">
              <w:t>Matriz de aspectos de auditoría por fase del proyecto de inversión pública, con el cuadro de prelación de las normas de adquisiciones.</w:t>
            </w:r>
          </w:p>
        </w:tc>
      </w:tr>
      <w:tr w:rsidR="004245CF" w:rsidRPr="002308B8" w14:paraId="6E9330FD" w14:textId="77777777">
        <w:tc>
          <w:tcPr>
            <w:tcW w:w="3320" w:type="dxa"/>
            <w:gridSpan w:val="5"/>
            <w:vMerge w:val="restart"/>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28E553" w14:textId="77777777" w:rsidR="004245CF" w:rsidRPr="002308B8" w:rsidRDefault="00337DD9">
            <w:pPr>
              <w:spacing w:after="40" w:line="252" w:lineRule="auto"/>
            </w:pPr>
            <w:r w:rsidRPr="002308B8">
              <w:t>2. Evalúa el control interno de los ciclos contables del proyecto conforme al marco COSO 2013, con cuestionarios, narrativas, diagramas de flujo y pruebas de cumplimiento, determinando el riesgo de control por ciclo.</w:t>
            </w:r>
          </w:p>
        </w:tc>
        <w:tc>
          <w:tcPr>
            <w:tcW w:w="3320" w:type="dxa"/>
            <w:gridSpan w:val="4"/>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F29CC9" w14:textId="77777777" w:rsidR="004245CF" w:rsidRPr="002308B8" w:rsidRDefault="00337DD9">
            <w:pPr>
              <w:spacing w:after="40" w:line="252" w:lineRule="auto"/>
            </w:pPr>
            <w:r w:rsidRPr="002308B8">
              <w:t>2.1 Documenta en aula los ciclos de contribuciones y de adquisiciones y pagos de un proyecto con narrativas, diagramas de flujo y cuestionarios, incluidos los controles generales de tecnología de la información.</w:t>
            </w:r>
          </w:p>
        </w:tc>
        <w:tc>
          <w:tcPr>
            <w:tcW w:w="3320"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75999F" w14:textId="77777777" w:rsidR="004245CF" w:rsidRPr="002308B8" w:rsidRDefault="00337DD9">
            <w:pPr>
              <w:spacing w:after="40" w:line="252" w:lineRule="auto"/>
            </w:pPr>
            <w:r w:rsidRPr="002308B8">
              <w:rPr>
                <w:b/>
                <w:bCs/>
              </w:rPr>
              <w:t xml:space="preserve">Producto 11: </w:t>
            </w:r>
            <w:r w:rsidRPr="002308B8">
              <w:t>Narrativas, diagramas de flujo y matriz de riesgos y controles clave de los ciclos del proyecto.</w:t>
            </w:r>
          </w:p>
        </w:tc>
      </w:tr>
      <w:tr w:rsidR="004245CF" w:rsidRPr="002308B8" w14:paraId="7AE81C5A" w14:textId="77777777">
        <w:tc>
          <w:tcPr>
            <w:tcW w:w="3320" w:type="dxa"/>
            <w:gridSpan w:val="5"/>
            <w:vMerge/>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CB5E03" w14:textId="77777777" w:rsidR="004245CF" w:rsidRPr="002308B8" w:rsidRDefault="004245CF">
            <w:pPr>
              <w:spacing w:after="40" w:line="252" w:lineRule="auto"/>
            </w:pPr>
          </w:p>
        </w:tc>
        <w:tc>
          <w:tcPr>
            <w:tcW w:w="3320" w:type="dxa"/>
            <w:gridSpan w:val="4"/>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E2558E" w14:textId="77777777" w:rsidR="004245CF" w:rsidRPr="002308B8" w:rsidRDefault="00337DD9">
            <w:pPr>
              <w:spacing w:after="40" w:line="252" w:lineRule="auto"/>
            </w:pPr>
            <w:r w:rsidRPr="002308B8">
              <w:t>2.2 Aplica en equipo las pruebas de cumplimiento a los controles clave y sustenta ante el curso la evaluación del control interno del caso.</w:t>
            </w:r>
          </w:p>
        </w:tc>
        <w:tc>
          <w:tcPr>
            <w:tcW w:w="3320"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F918D5" w14:textId="77777777" w:rsidR="004245CF" w:rsidRPr="002308B8" w:rsidRDefault="00337DD9">
            <w:pPr>
              <w:spacing w:after="40" w:line="252" w:lineRule="auto"/>
            </w:pPr>
            <w:r w:rsidRPr="002308B8">
              <w:rPr>
                <w:b/>
                <w:bCs/>
              </w:rPr>
              <w:t xml:space="preserve">Producto 12: </w:t>
            </w:r>
            <w:r w:rsidRPr="002308B8">
              <w:t>Papeles de trabajo de las pruebas de cumplimiento e informe de evaluación del control interno con el riesgo por ciclo.</w:t>
            </w:r>
          </w:p>
          <w:p w14:paraId="0F3A5A9B" w14:textId="77777777" w:rsidR="001E59EC" w:rsidRPr="002308B8" w:rsidRDefault="001E59EC">
            <w:pPr>
              <w:spacing w:after="40" w:line="252" w:lineRule="auto"/>
            </w:pPr>
          </w:p>
          <w:p w14:paraId="4CB29AC4" w14:textId="77777777" w:rsidR="001E59EC" w:rsidRPr="002308B8" w:rsidRDefault="001E59EC">
            <w:pPr>
              <w:spacing w:after="40" w:line="252" w:lineRule="auto"/>
            </w:pPr>
          </w:p>
        </w:tc>
      </w:tr>
      <w:tr w:rsidR="004245CF" w:rsidRPr="002308B8" w14:paraId="243164F1" w14:textId="77777777">
        <w:tc>
          <w:tcPr>
            <w:tcW w:w="9960" w:type="dxa"/>
            <w:gridSpan w:val="14"/>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594B004" w14:textId="77777777" w:rsidR="004245CF" w:rsidRPr="002308B8" w:rsidRDefault="00337DD9">
            <w:pPr>
              <w:spacing w:after="40" w:line="252" w:lineRule="auto"/>
              <w:jc w:val="center"/>
            </w:pPr>
            <w:r w:rsidRPr="002308B8">
              <w:rPr>
                <w:b/>
                <w:bCs/>
              </w:rPr>
              <w:t>Evidencias de conocimiento</w:t>
            </w:r>
          </w:p>
        </w:tc>
      </w:tr>
      <w:tr w:rsidR="004245CF" w:rsidRPr="002308B8" w14:paraId="64C3B561" w14:textId="77777777">
        <w:tc>
          <w:tcPr>
            <w:tcW w:w="2400"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15FA4313" w14:textId="77777777" w:rsidR="004245CF" w:rsidRPr="002308B8" w:rsidRDefault="00337DD9">
            <w:pPr>
              <w:spacing w:after="40" w:line="252" w:lineRule="auto"/>
              <w:jc w:val="center"/>
            </w:pPr>
            <w:r w:rsidRPr="002308B8">
              <w:rPr>
                <w:b/>
                <w:bCs/>
              </w:rPr>
              <w:t>Unidad de aprendizaje</w:t>
            </w:r>
          </w:p>
        </w:tc>
        <w:tc>
          <w:tcPr>
            <w:tcW w:w="4960" w:type="dxa"/>
            <w:gridSpan w:val="9"/>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3CEBFB5B" w14:textId="77777777" w:rsidR="004245CF" w:rsidRPr="002308B8" w:rsidRDefault="00337DD9">
            <w:pPr>
              <w:spacing w:line="252" w:lineRule="auto"/>
              <w:jc w:val="center"/>
            </w:pPr>
            <w:r w:rsidRPr="002308B8">
              <w:rPr>
                <w:b/>
                <w:bCs/>
              </w:rPr>
              <w:t>Contenidos</w:t>
            </w:r>
          </w:p>
          <w:p w14:paraId="4416A887" w14:textId="77777777" w:rsidR="004245CF" w:rsidRPr="002308B8" w:rsidRDefault="00337DD9">
            <w:pPr>
              <w:spacing w:line="252" w:lineRule="auto"/>
              <w:jc w:val="center"/>
            </w:pPr>
            <w:r w:rsidRPr="002308B8">
              <w:t>C: cognitivo · P: procedimental · A: actitudinal · T: manejo de tecnología e IA</w:t>
            </w:r>
          </w:p>
        </w:tc>
        <w:tc>
          <w:tcPr>
            <w:tcW w:w="260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344C0E0C" w14:textId="77777777" w:rsidR="004245CF" w:rsidRPr="002308B8" w:rsidRDefault="00337DD9">
            <w:pPr>
              <w:spacing w:after="40" w:line="252" w:lineRule="auto"/>
              <w:jc w:val="center"/>
            </w:pPr>
            <w:r w:rsidRPr="002308B8">
              <w:rPr>
                <w:b/>
                <w:bCs/>
              </w:rPr>
              <w:t>Conocimientos circunstanciales</w:t>
            </w:r>
          </w:p>
        </w:tc>
      </w:tr>
      <w:tr w:rsidR="004245CF" w:rsidRPr="002308B8" w14:paraId="05ACF7DB" w14:textId="77777777">
        <w:tc>
          <w:tcPr>
            <w:tcW w:w="24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122DF8" w14:textId="77777777" w:rsidR="004245CF" w:rsidRPr="002308B8" w:rsidRDefault="00337DD9">
            <w:pPr>
              <w:spacing w:after="40" w:line="252" w:lineRule="auto"/>
            </w:pPr>
            <w:r w:rsidRPr="002308B8">
              <w:rPr>
                <w:b/>
                <w:bCs/>
              </w:rPr>
              <w:t>Tema 8: Auditoría de proyectos y de las entidades que los administran y ejecutan, procesos de auditoría con fondos públicos y privados</w:t>
            </w:r>
          </w:p>
        </w:tc>
        <w:tc>
          <w:tcPr>
            <w:tcW w:w="4960" w:type="dxa"/>
            <w:gridSpan w:val="9"/>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7A53DE" w14:textId="77777777" w:rsidR="004245CF" w:rsidRPr="002308B8" w:rsidRDefault="00337DD9">
            <w:pPr>
              <w:pStyle w:val="Prrafodelista"/>
              <w:numPr>
                <w:ilvl w:val="0"/>
                <w:numId w:val="2"/>
              </w:numPr>
              <w:spacing w:after="40" w:line="252" w:lineRule="auto"/>
            </w:pPr>
            <w:r w:rsidRPr="002308B8">
              <w:t xml:space="preserve">Encargos de aseguramiento y servicios relacionados aplicables a las entidades y a sus proyectos y sus objetivos. </w:t>
            </w:r>
            <w:r w:rsidRPr="002308B8">
              <w:rPr>
                <w:b/>
                <w:bCs/>
              </w:rPr>
              <w:t>(C)</w:t>
            </w:r>
          </w:p>
          <w:p w14:paraId="0EF03E26" w14:textId="77777777" w:rsidR="004245CF" w:rsidRPr="002308B8" w:rsidRDefault="00337DD9">
            <w:pPr>
              <w:pStyle w:val="Prrafodelista"/>
              <w:numPr>
                <w:ilvl w:val="0"/>
                <w:numId w:val="2"/>
              </w:numPr>
              <w:spacing w:after="40" w:line="252" w:lineRule="auto"/>
            </w:pPr>
            <w:r w:rsidRPr="002308B8">
              <w:t xml:space="preserve">Normas de Auditoría Generalmente Aceptadas en Bolivia (NIA adoptadas por el CTNAC), NIA para Entidades Menos Complejas, Normas Internacionales de Gestión de la Calidad 1 y 2 y NIA 220 (Revisada). </w:t>
            </w:r>
            <w:r w:rsidRPr="002308B8">
              <w:rPr>
                <w:b/>
                <w:bCs/>
              </w:rPr>
              <w:t>(C)</w:t>
            </w:r>
          </w:p>
          <w:p w14:paraId="318CEAC2" w14:textId="77777777" w:rsidR="004245CF" w:rsidRPr="002308B8" w:rsidRDefault="00337DD9">
            <w:pPr>
              <w:pStyle w:val="Prrafodelista"/>
              <w:numPr>
                <w:ilvl w:val="0"/>
                <w:numId w:val="2"/>
              </w:numPr>
              <w:spacing w:after="40" w:line="252" w:lineRule="auto"/>
            </w:pPr>
            <w:r w:rsidRPr="002308B8">
              <w:t>Ley N° 1178 de Administración y Control Gubernamentales y Normas de Auditoría Gubernamental (CGE</w:t>
            </w:r>
            <w:r w:rsidR="002308B8">
              <w:t xml:space="preserve"> </w:t>
            </w:r>
            <w:r w:rsidR="00F35895" w:rsidRPr="002308B8">
              <w:t>y otras aplicables</w:t>
            </w:r>
            <w:r w:rsidRPr="002308B8">
              <w:t xml:space="preserve">): control de los recursos públicos administrados por entidades y proyectos. </w:t>
            </w:r>
            <w:r w:rsidRPr="002308B8">
              <w:rPr>
                <w:b/>
                <w:bCs/>
              </w:rPr>
              <w:t>(C)</w:t>
            </w:r>
          </w:p>
          <w:p w14:paraId="0616DBBD" w14:textId="77777777" w:rsidR="004245CF" w:rsidRPr="002308B8" w:rsidRDefault="00337DD9">
            <w:pPr>
              <w:pStyle w:val="Prrafodelista"/>
              <w:numPr>
                <w:ilvl w:val="0"/>
                <w:numId w:val="2"/>
              </w:numPr>
              <w:spacing w:after="40" w:line="252" w:lineRule="auto"/>
            </w:pPr>
            <w:r w:rsidRPr="002308B8">
              <w:t xml:space="preserve">El proceso de la auditoría definido por los términos de referencia (TdR) del financiador y sus diferencias según el origen de los fondos. </w:t>
            </w:r>
            <w:r w:rsidRPr="002308B8">
              <w:rPr>
                <w:b/>
                <w:bCs/>
              </w:rPr>
              <w:t>(C, P)</w:t>
            </w:r>
          </w:p>
          <w:p w14:paraId="35F88B2C" w14:textId="77777777" w:rsidR="004245CF" w:rsidRPr="002308B8" w:rsidRDefault="00337DD9">
            <w:pPr>
              <w:pStyle w:val="Prrafodelista"/>
              <w:numPr>
                <w:ilvl w:val="0"/>
                <w:numId w:val="2"/>
              </w:numPr>
              <w:spacing w:after="40" w:line="252" w:lineRule="auto"/>
            </w:pPr>
            <w:r w:rsidRPr="002308B8">
              <w:t xml:space="preserve">Comparación de los procesos de auditoría con fondos públicos y privados en un caso. </w:t>
            </w:r>
            <w:r w:rsidRPr="002308B8">
              <w:rPr>
                <w:b/>
                <w:bCs/>
              </w:rPr>
              <w:t>(P)</w:t>
            </w:r>
          </w:p>
          <w:p w14:paraId="1AFFE297" w14:textId="77777777" w:rsidR="004245CF" w:rsidRPr="002308B8" w:rsidRDefault="00337DD9">
            <w:pPr>
              <w:pStyle w:val="Prrafodelista"/>
              <w:numPr>
                <w:ilvl w:val="0"/>
                <w:numId w:val="2"/>
              </w:numPr>
              <w:spacing w:after="40" w:line="252" w:lineRule="auto"/>
            </w:pPr>
            <w:r w:rsidRPr="002308B8">
              <w:t xml:space="preserve">Papeles de trabajo electrónicos y software de gestión de auditoría. </w:t>
            </w:r>
            <w:r w:rsidRPr="002308B8">
              <w:rPr>
                <w:b/>
                <w:bCs/>
              </w:rPr>
              <w:t>(T)</w:t>
            </w:r>
          </w:p>
          <w:p w14:paraId="65A478E5" w14:textId="77777777" w:rsidR="004245CF" w:rsidRPr="002308B8" w:rsidRDefault="00337DD9">
            <w:pPr>
              <w:pStyle w:val="Prrafodelista"/>
              <w:numPr>
                <w:ilvl w:val="0"/>
                <w:numId w:val="2"/>
              </w:numPr>
              <w:spacing w:after="40" w:line="252" w:lineRule="auto"/>
            </w:pPr>
            <w:r w:rsidRPr="002308B8">
              <w:t xml:space="preserve">Independencia y escepticismo profesional en la auditoría de recursos ajenos. </w:t>
            </w:r>
            <w:r w:rsidRPr="002308B8">
              <w:rPr>
                <w:b/>
                <w:bCs/>
              </w:rPr>
              <w:t>(A)</w:t>
            </w:r>
          </w:p>
        </w:tc>
        <w:tc>
          <w:tcPr>
            <w:tcW w:w="2600"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BED250" w14:textId="77777777" w:rsidR="004245CF" w:rsidRPr="002308B8" w:rsidRDefault="00337DD9">
            <w:pPr>
              <w:pStyle w:val="Prrafodelista"/>
              <w:numPr>
                <w:ilvl w:val="0"/>
                <w:numId w:val="2"/>
              </w:numPr>
              <w:spacing w:after="40" w:line="252" w:lineRule="auto"/>
            </w:pPr>
            <w:r w:rsidRPr="002308B8">
              <w:t>Requisitos para que firmas privadas auditen recursos públicos administrados por entidades sin fines de lucro.</w:t>
            </w:r>
          </w:p>
          <w:p w14:paraId="40974132" w14:textId="77777777" w:rsidR="004245CF" w:rsidRPr="002308B8" w:rsidRDefault="00337DD9">
            <w:pPr>
              <w:pStyle w:val="Prrafodelista"/>
              <w:numPr>
                <w:ilvl w:val="0"/>
                <w:numId w:val="2"/>
              </w:numPr>
              <w:spacing w:after="40" w:line="252" w:lineRule="auto"/>
            </w:pPr>
            <w:r w:rsidRPr="002308B8">
              <w:t>Auditorías de proyectos con contraparte de gobiernos municipales y departamentales.</w:t>
            </w:r>
          </w:p>
        </w:tc>
      </w:tr>
      <w:tr w:rsidR="004245CF" w:rsidRPr="002308B8" w14:paraId="7875E84D" w14:textId="77777777">
        <w:tc>
          <w:tcPr>
            <w:tcW w:w="24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AD341F" w14:textId="77777777" w:rsidR="004245CF" w:rsidRPr="002308B8" w:rsidRDefault="00337DD9">
            <w:pPr>
              <w:spacing w:after="40" w:line="252" w:lineRule="auto"/>
            </w:pPr>
            <w:r w:rsidRPr="002308B8">
              <w:rPr>
                <w:b/>
                <w:bCs/>
              </w:rPr>
              <w:t>Tema 9: Auditoría de proyectos de inversión pública</w:t>
            </w:r>
          </w:p>
        </w:tc>
        <w:tc>
          <w:tcPr>
            <w:tcW w:w="4960" w:type="dxa"/>
            <w:gridSpan w:val="9"/>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B55F81" w14:textId="77777777" w:rsidR="004245CF" w:rsidRPr="002308B8" w:rsidRDefault="00337DD9">
            <w:pPr>
              <w:pStyle w:val="Prrafodelista"/>
              <w:numPr>
                <w:ilvl w:val="0"/>
                <w:numId w:val="2"/>
              </w:numPr>
              <w:spacing w:after="40" w:line="252" w:lineRule="auto"/>
            </w:pPr>
            <w:r w:rsidRPr="002308B8">
              <w:t>Normas Básicas del Sistema Nacional de Inversión Pública; fases del ciclo del proyecto (pre</w:t>
            </w:r>
            <w:r w:rsidR="002308B8">
              <w:t>-</w:t>
            </w:r>
            <w:r w:rsidRPr="002308B8">
              <w:t xml:space="preserve">inversión, inversión y operación) y aspectos que examina la auditoría en cada fase. </w:t>
            </w:r>
            <w:r w:rsidRPr="002308B8">
              <w:rPr>
                <w:b/>
                <w:bCs/>
              </w:rPr>
              <w:t>(C)</w:t>
            </w:r>
          </w:p>
          <w:p w14:paraId="0B1DB454" w14:textId="77777777" w:rsidR="004245CF" w:rsidRPr="002308B8" w:rsidRDefault="00337DD9">
            <w:pPr>
              <w:pStyle w:val="Prrafodelista"/>
              <w:numPr>
                <w:ilvl w:val="0"/>
                <w:numId w:val="2"/>
              </w:numPr>
              <w:spacing w:after="40" w:line="252" w:lineRule="auto"/>
            </w:pPr>
            <w:r w:rsidRPr="002308B8">
              <w:t>Contratación de bienes, obras y servicios: Normas Básicas del Sistema de Administración de Bienes y Servicios (D.S. N°</w:t>
            </w:r>
            <w:r w:rsidRPr="002308B8">
              <w:t xml:space="preserve"> 0181) y políticas de adquisiciones de los financiadores (Regulaciones de Adquisiciones del Banco Mundial y sistema STEP; políticas GN-2349-15 y GN-2350-15 del BID y sistema SEPA; PRAG de la Unión Europea); compatibilización de las normas y prelación del convenio de financiamiento. </w:t>
            </w:r>
            <w:r w:rsidRPr="002308B8">
              <w:rPr>
                <w:b/>
                <w:bCs/>
              </w:rPr>
              <w:t>(C)</w:t>
            </w:r>
          </w:p>
          <w:p w14:paraId="0D9BB38A" w14:textId="77777777" w:rsidR="004245CF" w:rsidRPr="002308B8" w:rsidRDefault="00337DD9">
            <w:pPr>
              <w:pStyle w:val="Prrafodelista"/>
              <w:numPr>
                <w:ilvl w:val="0"/>
                <w:numId w:val="2"/>
              </w:numPr>
              <w:spacing w:after="40" w:line="252" w:lineRule="auto"/>
            </w:pPr>
            <w:r w:rsidRPr="002308B8">
              <w:t xml:space="preserve">Auditoría técnica: verificación de los avances físicos y financieros y del cumplimiento de las especificaciones con apoyo de especialistas (NIA 620). </w:t>
            </w:r>
            <w:r w:rsidRPr="002308B8">
              <w:rPr>
                <w:b/>
                <w:bCs/>
              </w:rPr>
              <w:t>(C, P)</w:t>
            </w:r>
          </w:p>
          <w:p w14:paraId="29437160" w14:textId="77777777" w:rsidR="004245CF" w:rsidRPr="002308B8" w:rsidRDefault="00337DD9">
            <w:pPr>
              <w:pStyle w:val="Prrafodelista"/>
              <w:numPr>
                <w:ilvl w:val="0"/>
                <w:numId w:val="2"/>
              </w:numPr>
              <w:spacing w:after="40" w:line="252" w:lineRule="auto"/>
            </w:pPr>
            <w:r w:rsidRPr="002308B8">
              <w:t xml:space="preserve">Identificación, en un caso, de los aspectos a auditar en cada fase del proyecto de inversión. </w:t>
            </w:r>
            <w:r w:rsidRPr="002308B8">
              <w:rPr>
                <w:b/>
                <w:bCs/>
              </w:rPr>
              <w:t>(P)</w:t>
            </w:r>
          </w:p>
          <w:p w14:paraId="1B614B37" w14:textId="77777777" w:rsidR="004245CF" w:rsidRPr="002308B8" w:rsidRDefault="00337DD9">
            <w:pPr>
              <w:pStyle w:val="Prrafodelista"/>
              <w:numPr>
                <w:ilvl w:val="0"/>
                <w:numId w:val="2"/>
              </w:numPr>
              <w:spacing w:after="40" w:line="252" w:lineRule="auto"/>
            </w:pPr>
            <w:r w:rsidRPr="002308B8">
              <w:t>Auditoría del cumplimiento de las salvaguardas ambientales y sociales (Marco Ambiental y Social del Banco Mundial; Marco de Política Ambiental y Social del BID) y de los mecanismos de atención de quejas (GRM). (C, P)</w:t>
            </w:r>
          </w:p>
        </w:tc>
        <w:tc>
          <w:tcPr>
            <w:tcW w:w="2600"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8F4090" w14:textId="77777777" w:rsidR="004245CF" w:rsidRPr="002308B8" w:rsidRDefault="00337DD9">
            <w:pPr>
              <w:pStyle w:val="Prrafodelista"/>
              <w:numPr>
                <w:ilvl w:val="0"/>
                <w:numId w:val="2"/>
              </w:numPr>
              <w:spacing w:after="40" w:line="252" w:lineRule="auto"/>
            </w:pPr>
            <w:r w:rsidRPr="002308B8">
              <w:t>Informes de supervisión técnica de obras.</w:t>
            </w:r>
          </w:p>
          <w:p w14:paraId="58ACCE5F" w14:textId="77777777" w:rsidR="004245CF" w:rsidRPr="002308B8" w:rsidRDefault="00337DD9">
            <w:pPr>
              <w:pStyle w:val="Prrafodelista"/>
              <w:numPr>
                <w:ilvl w:val="0"/>
                <w:numId w:val="2"/>
              </w:numPr>
              <w:spacing w:after="40" w:line="252" w:lineRule="auto"/>
            </w:pPr>
            <w:r w:rsidRPr="002308B8">
              <w:t>Informes de la Contraloría General del Estado sobre proyectos de inversión pública.</w:t>
            </w:r>
          </w:p>
        </w:tc>
      </w:tr>
      <w:tr w:rsidR="004245CF" w:rsidRPr="002308B8" w14:paraId="50457C5D" w14:textId="77777777">
        <w:tc>
          <w:tcPr>
            <w:tcW w:w="24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5DD159" w14:textId="77777777" w:rsidR="004245CF" w:rsidRPr="002308B8" w:rsidRDefault="00337DD9">
            <w:pPr>
              <w:spacing w:after="40" w:line="252" w:lineRule="auto"/>
            </w:pPr>
            <w:r w:rsidRPr="002308B8">
              <w:rPr>
                <w:b/>
                <w:bCs/>
              </w:rPr>
              <w:t>Tema 10: Comprensión y valoración del control interno</w:t>
            </w:r>
          </w:p>
        </w:tc>
        <w:tc>
          <w:tcPr>
            <w:tcW w:w="4960" w:type="dxa"/>
            <w:gridSpan w:val="9"/>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353B71" w14:textId="77777777" w:rsidR="004245CF" w:rsidRPr="002308B8" w:rsidRDefault="00337DD9">
            <w:pPr>
              <w:pStyle w:val="Prrafodelista"/>
              <w:numPr>
                <w:ilvl w:val="0"/>
                <w:numId w:val="2"/>
              </w:numPr>
              <w:spacing w:after="40" w:line="252" w:lineRule="auto"/>
            </w:pPr>
            <w:r w:rsidRPr="002308B8">
              <w:t xml:space="preserve">Control Interno – Marco Integrado (COSO 2013): objetivos, cinco componentes y diecisiete principios; antecedentes COSO 1992 y 2004. </w:t>
            </w:r>
            <w:r w:rsidRPr="002308B8">
              <w:rPr>
                <w:b/>
                <w:bCs/>
              </w:rPr>
              <w:t>(C)</w:t>
            </w:r>
          </w:p>
          <w:p w14:paraId="25363E69" w14:textId="77777777" w:rsidR="004245CF" w:rsidRPr="002308B8" w:rsidRDefault="00337DD9">
            <w:pPr>
              <w:pStyle w:val="Prrafodelista"/>
              <w:numPr>
                <w:ilvl w:val="0"/>
                <w:numId w:val="2"/>
              </w:numPr>
              <w:spacing w:after="40" w:line="252" w:lineRule="auto"/>
            </w:pPr>
            <w:r w:rsidRPr="002308B8">
              <w:t xml:space="preserve">Gestión del riesgo empresarial COSO ERM 2017 aplicada a los riesgos de las entidades y de sus proyectos; Principios, Normas Generales y Básicas de Control Interno Gubernamental. </w:t>
            </w:r>
            <w:r w:rsidRPr="002308B8">
              <w:rPr>
                <w:b/>
                <w:bCs/>
              </w:rPr>
              <w:t>(C)</w:t>
            </w:r>
          </w:p>
          <w:p w14:paraId="2D050C40" w14:textId="77777777" w:rsidR="004245CF" w:rsidRPr="002308B8" w:rsidRDefault="00337DD9">
            <w:pPr>
              <w:pStyle w:val="Prrafodelista"/>
              <w:numPr>
                <w:ilvl w:val="0"/>
                <w:numId w:val="2"/>
              </w:numPr>
              <w:spacing w:after="40" w:line="252" w:lineRule="auto"/>
            </w:pPr>
            <w:r>
              <w:t xml:space="preserve">Ciclos contables: tesorería, adquisiciones y pagos, contribuciones y desembolsos, informe financiero; controles sobre la elegibilidad de los gastos; segregación de funciones, </w:t>
            </w:r>
            <w:del w:id="9007" w:author="Comisión de revisión 4.5" w:date="2026-10-13T00:00:00Z">
              <w:r>
                <w:delText xml:space="preserve">estados de gastos) y ruta</w:delText>
              </w:r>
            </w:del>
            <w:ins w:id="9008" w:author="Comisión de revisión 4.5" w:date="2026-10-13T00:00:00Z">
              <w:r>
                <w:t xml:space="preserve">estados de gastos y ruta</w:t>
              </w:r>
            </w:ins>
            <w:r>
              <w:t xml:space="preserve"> de no objeción. </w:t>
            </w:r>
            <w:r w:rsidRPr="002308B8">
              <w:rPr>
                <w:b/>
                <w:bCs/>
              </w:rPr>
              <w:t>(C)</w:t>
            </w:r>
          </w:p>
          <w:p w14:paraId="35B3BF61" w14:textId="77777777" w:rsidR="004245CF" w:rsidRPr="002308B8" w:rsidRDefault="00337DD9">
            <w:pPr>
              <w:pStyle w:val="Prrafodelista"/>
              <w:numPr>
                <w:ilvl w:val="0"/>
                <w:numId w:val="2"/>
              </w:numPr>
              <w:spacing w:after="40" w:line="252" w:lineRule="auto"/>
            </w:pPr>
            <w:r w:rsidRPr="002308B8">
              <w:t xml:space="preserve">Métodos de documentación: cuestionarios, narrativas, diagramas de flujo y pruebas de recorrido. </w:t>
            </w:r>
            <w:r w:rsidRPr="002308B8">
              <w:rPr>
                <w:b/>
                <w:bCs/>
              </w:rPr>
              <w:t>(P)</w:t>
            </w:r>
          </w:p>
          <w:p w14:paraId="4BC1B4B2" w14:textId="77777777" w:rsidR="004245CF" w:rsidRPr="002308B8" w:rsidRDefault="00337DD9">
            <w:pPr>
              <w:pStyle w:val="Prrafodelista"/>
              <w:numPr>
                <w:ilvl w:val="0"/>
                <w:numId w:val="2"/>
              </w:numPr>
              <w:spacing w:after="40" w:line="252" w:lineRule="auto"/>
            </w:pPr>
            <w:r w:rsidRPr="002308B8">
              <w:t xml:space="preserve">Pruebas de cumplimiento: diseño, muestreo (NIA 530) y evaluación de las desviaciones. </w:t>
            </w:r>
            <w:r w:rsidRPr="002308B8">
              <w:rPr>
                <w:b/>
                <w:bCs/>
              </w:rPr>
              <w:t>(P)</w:t>
            </w:r>
          </w:p>
          <w:p w14:paraId="613DDCF0" w14:textId="77777777" w:rsidR="004245CF" w:rsidRPr="002308B8" w:rsidRDefault="00337DD9">
            <w:pPr>
              <w:pStyle w:val="Prrafodelista"/>
              <w:numPr>
                <w:ilvl w:val="0"/>
                <w:numId w:val="2"/>
              </w:numPr>
              <w:spacing w:after="40" w:line="252" w:lineRule="auto"/>
            </w:pPr>
            <w:r w:rsidRPr="002308B8">
              <w:t xml:space="preserve">Controles generales de tecnología de la información y controles de aplicación de los sistemas contables en la nube. </w:t>
            </w:r>
            <w:r w:rsidRPr="002308B8">
              <w:rPr>
                <w:b/>
                <w:bCs/>
              </w:rPr>
              <w:t>(P, T)</w:t>
            </w:r>
          </w:p>
          <w:p w14:paraId="1D51DFF2" w14:textId="77777777" w:rsidR="004245CF" w:rsidRPr="002308B8" w:rsidRDefault="00337DD9">
            <w:pPr>
              <w:pStyle w:val="Prrafodelista"/>
              <w:numPr>
                <w:ilvl w:val="0"/>
                <w:numId w:val="2"/>
              </w:numPr>
              <w:spacing w:after="40" w:line="252" w:lineRule="auto"/>
            </w:pPr>
            <w:r w:rsidRPr="002308B8">
              <w:t xml:space="preserve">Determinación del riesgo de control por ciclo y comunicación de las deficiencias (NIA 265). </w:t>
            </w:r>
            <w:r w:rsidRPr="002308B8">
              <w:rPr>
                <w:b/>
                <w:bCs/>
              </w:rPr>
              <w:t>(P)</w:t>
            </w:r>
          </w:p>
          <w:p w14:paraId="69090AF2" w14:textId="77777777" w:rsidR="004245CF" w:rsidRPr="002308B8" w:rsidRDefault="00337DD9">
            <w:pPr>
              <w:pStyle w:val="Prrafodelista"/>
              <w:numPr>
                <w:ilvl w:val="0"/>
                <w:numId w:val="2"/>
              </w:numPr>
              <w:spacing w:after="40" w:line="252" w:lineRule="auto"/>
            </w:pPr>
            <w:r w:rsidRPr="002308B8">
              <w:t xml:space="preserve">Actitud crítica y confidencialidad en el manejo de la información del cliente. </w:t>
            </w:r>
            <w:r w:rsidRPr="002308B8">
              <w:rPr>
                <w:b/>
                <w:bCs/>
              </w:rPr>
              <w:t>(A)</w:t>
            </w:r>
          </w:p>
        </w:tc>
        <w:tc>
          <w:tcPr>
            <w:tcW w:w="2600"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F5E36C" w14:textId="77777777" w:rsidR="004245CF" w:rsidRPr="002308B8" w:rsidRDefault="00337DD9">
            <w:pPr>
              <w:pStyle w:val="Prrafodelista"/>
              <w:numPr>
                <w:ilvl w:val="0"/>
                <w:numId w:val="2"/>
              </w:numPr>
              <w:spacing w:after="40" w:line="252" w:lineRule="auto"/>
            </w:pPr>
            <w:r w:rsidRPr="002308B8">
              <w:t>Sistemas contables y de gestión en la nube utilizados por las entidades sin fines de lucro en Bolivia.</w:t>
            </w:r>
          </w:p>
          <w:p w14:paraId="66226339" w14:textId="77777777" w:rsidR="004245CF" w:rsidRPr="002308B8" w:rsidRDefault="00337DD9">
            <w:pPr>
              <w:pStyle w:val="Prrafodelista"/>
              <w:numPr>
                <w:ilvl w:val="0"/>
                <w:numId w:val="2"/>
              </w:numPr>
              <w:spacing w:after="40" w:line="252" w:lineRule="auto"/>
            </w:pPr>
            <w:r w:rsidRPr="002308B8">
              <w:t>Controles exigidos por los financiadores sobre la contraparte local y los gastos elegibles.</w:t>
            </w:r>
          </w:p>
        </w:tc>
      </w:tr>
      <w:tr w:rsidR="004245CF" w:rsidRPr="002308B8" w14:paraId="46CCF5E8" w14:textId="77777777">
        <w:tc>
          <w:tcPr>
            <w:tcW w:w="9960" w:type="dxa"/>
            <w:gridSpan w:val="14"/>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4C0E2E4" w14:textId="77777777" w:rsidR="004245CF" w:rsidRPr="002308B8" w:rsidRDefault="00337DD9">
            <w:pPr>
              <w:spacing w:after="40" w:line="252" w:lineRule="auto"/>
              <w:jc w:val="both"/>
            </w:pPr>
            <w:r w:rsidRPr="002308B8">
              <w:rPr>
                <w:b/>
                <w:bCs/>
              </w:rPr>
              <w:t xml:space="preserve">Elemento de competencia 4: </w:t>
            </w:r>
            <w:r w:rsidRPr="002308B8">
              <w:t>Elabora los informes de auditoría, de revisión, de procedimientos acordados y de cumplimiento de las Entidades Sin Fines de Lucro y de sus proyectos financiados por organismos nacionales e internacionales, a partir de la valoración de los riesgos del encargo, de la respuesta de auditoría y de la verificación del régimen tributario del convenio, con apoyo de la analítica de datos y de la inteligencia artificial bajo juicio profesional.</w:t>
            </w:r>
          </w:p>
        </w:tc>
      </w:tr>
      <w:tr w:rsidR="004245CF" w:rsidRPr="002308B8" w14:paraId="12377C93" w14:textId="77777777">
        <w:tc>
          <w:tcPr>
            <w:tcW w:w="3320" w:type="dxa"/>
            <w:gridSpan w:val="5"/>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0029E26" w14:textId="77777777" w:rsidR="004245CF" w:rsidRPr="002308B8" w:rsidRDefault="00337DD9">
            <w:pPr>
              <w:spacing w:after="40" w:line="252" w:lineRule="auto"/>
              <w:jc w:val="center"/>
            </w:pPr>
            <w:r w:rsidRPr="002308B8">
              <w:rPr>
                <w:b/>
                <w:bCs/>
              </w:rPr>
              <w:t>Criterios de desempeño</w:t>
            </w:r>
          </w:p>
        </w:tc>
        <w:tc>
          <w:tcPr>
            <w:tcW w:w="3320" w:type="dxa"/>
            <w:gridSpan w:val="4"/>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3F79DB9D" w14:textId="77777777" w:rsidR="004245CF" w:rsidRPr="002308B8" w:rsidRDefault="00337DD9">
            <w:pPr>
              <w:spacing w:after="40" w:line="252" w:lineRule="auto"/>
              <w:jc w:val="center"/>
            </w:pPr>
            <w:r w:rsidRPr="002308B8">
              <w:rPr>
                <w:b/>
                <w:bCs/>
              </w:rPr>
              <w:t>Evidencias de desempeño</w:t>
            </w:r>
          </w:p>
        </w:tc>
        <w:tc>
          <w:tcPr>
            <w:tcW w:w="3320" w:type="dxa"/>
            <w:gridSpan w:val="5"/>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0EAFEA3" w14:textId="77777777" w:rsidR="004245CF" w:rsidRPr="002308B8" w:rsidRDefault="00337DD9">
            <w:pPr>
              <w:spacing w:after="40" w:line="252" w:lineRule="auto"/>
              <w:jc w:val="center"/>
            </w:pPr>
            <w:r w:rsidRPr="002308B8">
              <w:rPr>
                <w:b/>
                <w:bCs/>
              </w:rPr>
              <w:t>Evidencias de producto</w:t>
            </w:r>
          </w:p>
        </w:tc>
      </w:tr>
      <w:tr w:rsidR="004245CF" w:rsidRPr="002308B8" w14:paraId="1FF8E3D2" w14:textId="77777777">
        <w:tc>
          <w:tcPr>
            <w:tcW w:w="3320" w:type="dxa"/>
            <w:gridSpan w:val="5"/>
            <w:vMerge w:val="restart"/>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B2C035" w14:textId="77777777" w:rsidR="004245CF" w:rsidRPr="002308B8" w:rsidRDefault="00337DD9">
            <w:pPr>
              <w:spacing w:after="40" w:line="252" w:lineRule="auto"/>
            </w:pPr>
            <w:r w:rsidRPr="002308B8">
              <w:t>1. Planifica el encargo valorando sus riesgos y diseñando la respuesta de auditoría, con base en la independencia (Código IESBA), la materialidad y los riesgos significativos y de fraude (NIA 240, 315 y 330), con apoyo de la analítica de datos y de la inteligencia artificial validadas por el auditor.</w:t>
            </w:r>
          </w:p>
        </w:tc>
        <w:tc>
          <w:tcPr>
            <w:tcW w:w="3320" w:type="dxa"/>
            <w:gridSpan w:val="4"/>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84A2EB" w14:textId="77777777" w:rsidR="004245CF" w:rsidRPr="002308B8" w:rsidRDefault="00337DD9">
            <w:pPr>
              <w:spacing w:after="40" w:line="252" w:lineRule="auto"/>
            </w:pPr>
            <w:r w:rsidRPr="002308B8">
              <w:t>1.1 Determina en equipo la aceptación del encargo, la independencia, la materialidad, los riesgos inherentes y de fraude y la respuesta de auditoría de un proyecto.</w:t>
            </w:r>
          </w:p>
        </w:tc>
        <w:tc>
          <w:tcPr>
            <w:tcW w:w="3320"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6B0057" w14:textId="77777777" w:rsidR="004245CF" w:rsidRPr="002308B8" w:rsidRDefault="00337DD9">
            <w:pPr>
              <w:spacing w:after="40" w:line="252" w:lineRule="auto"/>
            </w:pPr>
            <w:r w:rsidRPr="002308B8">
              <w:rPr>
                <w:b/>
                <w:bCs/>
              </w:rPr>
              <w:t xml:space="preserve">Producto 13: </w:t>
            </w:r>
            <w:r w:rsidRPr="002308B8">
              <w:t>Estrategia global y plan de auditoría del proyecto con la evaluación de independencia.</w:t>
            </w:r>
          </w:p>
        </w:tc>
      </w:tr>
      <w:tr w:rsidR="004245CF" w:rsidRPr="002308B8" w14:paraId="566D119D" w14:textId="77777777">
        <w:tc>
          <w:tcPr>
            <w:tcW w:w="3320" w:type="dxa"/>
            <w:gridSpan w:val="5"/>
            <w:vMerge/>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48BD71" w14:textId="77777777" w:rsidR="004245CF" w:rsidRPr="002308B8" w:rsidRDefault="004245CF">
            <w:pPr>
              <w:spacing w:after="40" w:line="252" w:lineRule="auto"/>
            </w:pPr>
          </w:p>
        </w:tc>
        <w:tc>
          <w:tcPr>
            <w:tcW w:w="3320" w:type="dxa"/>
            <w:gridSpan w:val="4"/>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985CD6" w14:textId="77777777" w:rsidR="004245CF" w:rsidRPr="002308B8" w:rsidRDefault="00337DD9">
            <w:pPr>
              <w:spacing w:after="40" w:line="252" w:lineRule="auto"/>
            </w:pPr>
            <w:r w:rsidRPr="002308B8">
              <w:t>1.2 Examina en el laboratorio de cómputo la totalidad de los desembolsos de un proyecto con software de análisis de datos y un modelo de inteligencia artificial generativa, validando sus resultados.</w:t>
            </w:r>
          </w:p>
        </w:tc>
        <w:tc>
          <w:tcPr>
            <w:tcW w:w="3320"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2E4DD7" w14:textId="77777777" w:rsidR="004245CF" w:rsidRPr="002308B8" w:rsidRDefault="00337DD9">
            <w:pPr>
              <w:spacing w:after="40" w:line="252" w:lineRule="auto"/>
            </w:pPr>
            <w:r w:rsidRPr="002308B8">
              <w:rPr>
                <w:b/>
                <w:bCs/>
              </w:rPr>
              <w:t xml:space="preserve">Producto 14: </w:t>
            </w:r>
            <w:r w:rsidRPr="002308B8">
              <w:t>Papel de trabajo de analítica de datos e inteligencia artificial con las instrucciones utilizadas, los resultados y su validación.</w:t>
            </w:r>
          </w:p>
        </w:tc>
      </w:tr>
      <w:tr w:rsidR="004245CF" w:rsidRPr="002308B8" w14:paraId="63EC7C2F" w14:textId="77777777">
        <w:tc>
          <w:tcPr>
            <w:tcW w:w="3320" w:type="dxa"/>
            <w:gridSpan w:val="5"/>
            <w:vMerge w:val="restart"/>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498C14" w14:textId="001B44FB" w:rsidR="004245CF" w:rsidRPr="002308B8" w:rsidRDefault="00337DD9">
            <w:pPr>
              <w:spacing w:after="40" w:line="252" w:lineRule="auto"/>
            </w:pPr>
            <w:r>
              <w:t xml:space="preserve">2. Elabora los informes </w:t>
            </w:r>
            <w:del w:id="9005" w:author="Comisión de revisión 4.5" w:date="2026-10-13T00:00:00Z">
              <w:r>
                <w:delText xml:space="preserve">del encargo </w:delText>
              </w:r>
              <w:r>
                <w:delText xml:space="preserve">auditoría</w:delText>
              </w:r>
            </w:del>
            <w:ins w:id="9006" w:author="Comisión de revisión 4.5" w:date="2026-10-13T00:00:00Z">
              <w:r>
                <w:t xml:space="preserve">del encargo de auditoría</w:t>
              </w:r>
            </w:ins>
            <w:r>
              <w:t xml:space="preserve"> (NIA 700, 705, 706, 800 y 805), revisión (NIER 2400), procedimientos acordados (NISR 4400) y cumplimiento (ISSAI 4000 / NIEA 3000)</w:t>
            </w:r>
            <w:r w:rsidR="00046C78">
              <w:t xml:space="preserve"> </w:t>
            </w:r>
            <w:r w:rsidRPr="002308B8">
              <w:t xml:space="preserve">cuantificando los gastos no elegibles, verificando el cierre financiero y la cuenta designada y atendiendo los requerimientos de la Unión Europea, del Banco Mundial, </w:t>
            </w:r>
            <w:r w:rsidRPr="002308B8">
              <w:t>del BID y de otros financiadores.</w:t>
            </w:r>
          </w:p>
        </w:tc>
        <w:tc>
          <w:tcPr>
            <w:tcW w:w="3320" w:type="dxa"/>
            <w:gridSpan w:val="4"/>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8F9F26" w14:textId="77777777" w:rsidR="004245CF" w:rsidRPr="002308B8" w:rsidRDefault="00337DD9">
            <w:pPr>
              <w:spacing w:after="40" w:line="252" w:lineRule="auto"/>
            </w:pPr>
            <w:r w:rsidRPr="002308B8">
              <w:t>2.1 Resuelve en aula la determinación de los gastos no elegibles y del cumplimiento de las estipulaciones y del régimen tributario del convenio, y su efecto en el informe.</w:t>
            </w:r>
          </w:p>
        </w:tc>
        <w:tc>
          <w:tcPr>
            <w:tcW w:w="3320"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D96460" w14:textId="77777777" w:rsidR="004245CF" w:rsidRPr="002308B8" w:rsidRDefault="00337DD9">
            <w:pPr>
              <w:spacing w:after="40" w:line="252" w:lineRule="auto"/>
            </w:pPr>
            <w:r w:rsidRPr="002308B8">
              <w:rPr>
                <w:b/>
                <w:bCs/>
              </w:rPr>
              <w:t xml:space="preserve">Producto 15: </w:t>
            </w:r>
            <w:r w:rsidRPr="002308B8">
              <w:t>Papel de trabajo de gastos no elegibles y de cumplimiento del convenio con su efecto en el informe.</w:t>
            </w:r>
          </w:p>
        </w:tc>
      </w:tr>
      <w:tr w:rsidR="004245CF" w:rsidRPr="002308B8" w14:paraId="64E9A8EC" w14:textId="77777777">
        <w:tc>
          <w:tcPr>
            <w:tcW w:w="3320" w:type="dxa"/>
            <w:gridSpan w:val="5"/>
            <w:vMerge/>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64F197" w14:textId="77777777" w:rsidR="004245CF" w:rsidRPr="002308B8" w:rsidRDefault="004245CF">
            <w:pPr>
              <w:spacing w:after="40" w:line="252" w:lineRule="auto"/>
            </w:pPr>
          </w:p>
        </w:tc>
        <w:tc>
          <w:tcPr>
            <w:tcW w:w="3320" w:type="dxa"/>
            <w:gridSpan w:val="4"/>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94F183" w14:textId="77777777" w:rsidR="004245CF" w:rsidRPr="002308B8" w:rsidRDefault="00337DD9">
            <w:pPr>
              <w:spacing w:after="40" w:line="252" w:lineRule="auto"/>
            </w:pPr>
            <w:r w:rsidRPr="002308B8">
              <w:t>2.2 Presenta ante el curso el informe del encargo de un proyecto financiado por un organismo internacional, con la carta de deficiencias de control interno.</w:t>
            </w:r>
          </w:p>
        </w:tc>
        <w:tc>
          <w:tcPr>
            <w:tcW w:w="3320" w:type="dxa"/>
            <w:gridSpan w:val="5"/>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022F9E" w14:textId="77777777" w:rsidR="004245CF" w:rsidRPr="002308B8" w:rsidRDefault="00337DD9">
            <w:pPr>
              <w:spacing w:after="40" w:line="252" w:lineRule="auto"/>
            </w:pPr>
            <w:r w:rsidRPr="002308B8">
              <w:rPr>
                <w:b/>
                <w:bCs/>
              </w:rPr>
              <w:t xml:space="preserve">Producto 16: </w:t>
            </w:r>
            <w:r w:rsidRPr="002308B8">
              <w:t>Informe del encargo del proyecto (auditoría, revisión o procedimientos acordados), con el estado de la cuenta designada cuando corresponda, y carta de deficiencias de control interno.</w:t>
            </w:r>
          </w:p>
        </w:tc>
      </w:tr>
      <w:tr w:rsidR="004245CF" w:rsidRPr="002308B8" w14:paraId="3A8CA236" w14:textId="77777777">
        <w:tc>
          <w:tcPr>
            <w:tcW w:w="9960" w:type="dxa"/>
            <w:gridSpan w:val="14"/>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3024E8E" w14:textId="77777777" w:rsidR="004245CF" w:rsidRPr="002308B8" w:rsidRDefault="00337DD9">
            <w:pPr>
              <w:spacing w:after="40" w:line="252" w:lineRule="auto"/>
              <w:jc w:val="center"/>
            </w:pPr>
            <w:r w:rsidRPr="002308B8">
              <w:rPr>
                <w:b/>
                <w:bCs/>
              </w:rPr>
              <w:t>Evidencias de conocimiento</w:t>
            </w:r>
          </w:p>
        </w:tc>
      </w:tr>
      <w:tr w:rsidR="004245CF" w:rsidRPr="002308B8" w14:paraId="0E47CC7F" w14:textId="77777777">
        <w:tc>
          <w:tcPr>
            <w:tcW w:w="2400" w:type="dxa"/>
            <w:gridSpan w:val="2"/>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4037B86D" w14:textId="77777777" w:rsidR="004245CF" w:rsidRPr="002308B8" w:rsidRDefault="00337DD9">
            <w:pPr>
              <w:spacing w:after="40" w:line="252" w:lineRule="auto"/>
              <w:jc w:val="center"/>
            </w:pPr>
            <w:r w:rsidRPr="002308B8">
              <w:rPr>
                <w:b/>
                <w:bCs/>
              </w:rPr>
              <w:t>Unidad de aprendizaje</w:t>
            </w:r>
          </w:p>
        </w:tc>
        <w:tc>
          <w:tcPr>
            <w:tcW w:w="4960" w:type="dxa"/>
            <w:gridSpan w:val="9"/>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34AAFA07" w14:textId="77777777" w:rsidR="004245CF" w:rsidRPr="002308B8" w:rsidRDefault="00337DD9">
            <w:pPr>
              <w:spacing w:line="252" w:lineRule="auto"/>
              <w:jc w:val="center"/>
            </w:pPr>
            <w:r w:rsidRPr="002308B8">
              <w:rPr>
                <w:b/>
                <w:bCs/>
              </w:rPr>
              <w:t>Contenidos</w:t>
            </w:r>
          </w:p>
          <w:p w14:paraId="1E469C83" w14:textId="77777777" w:rsidR="004245CF" w:rsidRPr="002308B8" w:rsidRDefault="00337DD9">
            <w:pPr>
              <w:spacing w:line="252" w:lineRule="auto"/>
              <w:jc w:val="center"/>
            </w:pPr>
            <w:r w:rsidRPr="002308B8">
              <w:t>C: cognitivo · P: procedimental · A: actitudinal · T: manejo de tecnología e IA</w:t>
            </w:r>
          </w:p>
        </w:tc>
        <w:tc>
          <w:tcPr>
            <w:tcW w:w="260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15EF0963" w14:textId="77777777" w:rsidR="004245CF" w:rsidRPr="002308B8" w:rsidRDefault="00337DD9">
            <w:pPr>
              <w:spacing w:after="40" w:line="252" w:lineRule="auto"/>
              <w:jc w:val="center"/>
            </w:pPr>
            <w:r w:rsidRPr="002308B8">
              <w:rPr>
                <w:b/>
                <w:bCs/>
              </w:rPr>
              <w:t>Conocimientos circunstanciales</w:t>
            </w:r>
          </w:p>
        </w:tc>
      </w:tr>
      <w:tr w:rsidR="004245CF" w:rsidRPr="002308B8" w14:paraId="6712430B" w14:textId="77777777">
        <w:tc>
          <w:tcPr>
            <w:tcW w:w="24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7CDA15" w14:textId="77777777" w:rsidR="004245CF" w:rsidRPr="002308B8" w:rsidRDefault="00337DD9">
            <w:pPr>
              <w:spacing w:after="40" w:line="252" w:lineRule="auto"/>
            </w:pPr>
            <w:r w:rsidRPr="002308B8">
              <w:rPr>
                <w:b/>
                <w:bCs/>
              </w:rPr>
              <w:t>Tema 11: Encargos de revisión de Entidades Sin Fines de Lucro y sus proyectos y la aplicación de la NIER 2400 (Revisada)</w:t>
            </w:r>
          </w:p>
        </w:tc>
        <w:tc>
          <w:tcPr>
            <w:tcW w:w="4960" w:type="dxa"/>
            <w:gridSpan w:val="9"/>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C74F71" w14:textId="77777777" w:rsidR="004245CF" w:rsidRPr="002308B8" w:rsidRDefault="00337DD9">
            <w:pPr>
              <w:pStyle w:val="Prrafodelista"/>
              <w:numPr>
                <w:ilvl w:val="0"/>
                <w:numId w:val="2"/>
              </w:numPr>
              <w:spacing w:after="40" w:line="252" w:lineRule="auto"/>
            </w:pPr>
            <w:r w:rsidRPr="002308B8">
              <w:t xml:space="preserve">Objetivo y aplicabilidad de la NIER 2400 (Revisada): seguridad limitada y conclusión expresada en forma negativa sobre estados financieros históricos. </w:t>
            </w:r>
            <w:r w:rsidRPr="002308B8">
              <w:rPr>
                <w:b/>
                <w:bCs/>
              </w:rPr>
              <w:t>(C)</w:t>
            </w:r>
          </w:p>
          <w:p w14:paraId="543F669C" w14:textId="77777777" w:rsidR="004245CF" w:rsidRPr="002308B8" w:rsidRDefault="00337DD9">
            <w:pPr>
              <w:pStyle w:val="Prrafodelista"/>
              <w:numPr>
                <w:ilvl w:val="0"/>
                <w:numId w:val="2"/>
              </w:numPr>
              <w:spacing w:after="40" w:line="252" w:lineRule="auto"/>
            </w:pPr>
            <w:r w:rsidRPr="002308B8">
              <w:t xml:space="preserve">Procedimientos de revisión: indagación y procedimientos analíticos; materialidad en el encargo de revisión. </w:t>
            </w:r>
            <w:r w:rsidRPr="002308B8">
              <w:rPr>
                <w:b/>
                <w:bCs/>
              </w:rPr>
              <w:t>(P)</w:t>
            </w:r>
          </w:p>
          <w:p w14:paraId="1F50503B" w14:textId="77777777" w:rsidR="004245CF" w:rsidRPr="002308B8" w:rsidRDefault="00337DD9">
            <w:pPr>
              <w:pStyle w:val="Prrafodelista"/>
              <w:numPr>
                <w:ilvl w:val="0"/>
                <w:numId w:val="2"/>
              </w:numPr>
              <w:spacing w:after="40" w:line="252" w:lineRule="auto"/>
            </w:pPr>
            <w:r w:rsidRPr="002308B8">
              <w:t xml:space="preserve">Diferencias entre el informe de auditoría, el de revisión, el de procedimientos acordados (NISR 4400 Revisada) y el de compilación (NISR 4410 Revisada). </w:t>
            </w:r>
            <w:r w:rsidRPr="002308B8">
              <w:rPr>
                <w:b/>
                <w:bCs/>
              </w:rPr>
              <w:t>(C, P)</w:t>
            </w:r>
          </w:p>
          <w:p w14:paraId="6722ADF0" w14:textId="77777777" w:rsidR="004245CF" w:rsidRPr="002308B8" w:rsidRDefault="00337DD9">
            <w:pPr>
              <w:pStyle w:val="Prrafodelista"/>
              <w:numPr>
                <w:ilvl w:val="0"/>
                <w:numId w:val="2"/>
              </w:numPr>
              <w:spacing w:after="40" w:line="252" w:lineRule="auto"/>
            </w:pPr>
            <w:r w:rsidRPr="002308B8">
              <w:t xml:space="preserve">Comunicación clara al usuario del grado de seguridad que proporciona cada encargo. </w:t>
            </w:r>
            <w:r w:rsidRPr="002308B8">
              <w:rPr>
                <w:b/>
                <w:bCs/>
              </w:rPr>
              <w:t>(A)</w:t>
            </w:r>
          </w:p>
        </w:tc>
        <w:tc>
          <w:tcPr>
            <w:tcW w:w="2600"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77CD78" w14:textId="77777777" w:rsidR="004245CF" w:rsidRPr="002308B8" w:rsidRDefault="00337DD9">
            <w:pPr>
              <w:pStyle w:val="Prrafodelista"/>
              <w:numPr>
                <w:ilvl w:val="0"/>
                <w:numId w:val="2"/>
              </w:numPr>
              <w:spacing w:after="40" w:line="252" w:lineRule="auto"/>
            </w:pPr>
            <w:r w:rsidRPr="002308B8">
              <w:t>Financiadores que admiten revisiones o procedimientos acordados en lugar de auditorías para montos menores.</w:t>
            </w:r>
          </w:p>
        </w:tc>
      </w:tr>
      <w:tr w:rsidR="004245CF" w:rsidRPr="002308B8" w14:paraId="61D63133" w14:textId="77777777">
        <w:tc>
          <w:tcPr>
            <w:tcW w:w="24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A2DDA7" w14:textId="77777777" w:rsidR="004245CF" w:rsidRPr="002308B8" w:rsidRDefault="00337DD9">
            <w:pPr>
              <w:spacing w:after="40" w:line="252" w:lineRule="auto"/>
            </w:pPr>
            <w:r w:rsidRPr="002308B8">
              <w:rPr>
                <w:b/>
                <w:bCs/>
              </w:rPr>
              <w:t>Tema 12: Directrices y lineamientos para las auditorías de cumplimiento realizadas separadamente de la auditoría de estados financieros</w:t>
            </w:r>
          </w:p>
        </w:tc>
        <w:tc>
          <w:tcPr>
            <w:tcW w:w="4960" w:type="dxa"/>
            <w:gridSpan w:val="9"/>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1E35A4" w14:textId="77777777" w:rsidR="004245CF" w:rsidRPr="002308B8" w:rsidRDefault="00337DD9">
            <w:pPr>
              <w:pStyle w:val="Prrafodelista"/>
              <w:numPr>
                <w:ilvl w:val="0"/>
                <w:numId w:val="2"/>
              </w:numPr>
              <w:spacing w:after="40" w:line="252" w:lineRule="auto"/>
            </w:pPr>
            <w:r w:rsidRPr="002308B8">
              <w:t xml:space="preserve">Objeto de la auditoría de cumplimiento realizada separadamente: ISSAI 4000 que sustituyó a las ISSAI 4100 y 4200, y NIEA 3000 (Revisada) para el sector privado. </w:t>
            </w:r>
            <w:r w:rsidRPr="002308B8">
              <w:rPr>
                <w:b/>
                <w:bCs/>
              </w:rPr>
              <w:t>(C)</w:t>
            </w:r>
          </w:p>
          <w:p w14:paraId="0AFCDCF4" w14:textId="77777777" w:rsidR="004245CF" w:rsidRPr="002308B8" w:rsidRDefault="00337DD9">
            <w:pPr>
              <w:pStyle w:val="Prrafodelista"/>
              <w:numPr>
                <w:ilvl w:val="0"/>
                <w:numId w:val="2"/>
              </w:numPr>
              <w:spacing w:after="40" w:line="252" w:lineRule="auto"/>
            </w:pPr>
            <w:r w:rsidRPr="002308B8">
              <w:t xml:space="preserve">Materia en cuestión y criterios: convenio, políticas, códigos establecidos y estipulaciones acordadas; seguridad razonable o limitada. </w:t>
            </w:r>
            <w:r w:rsidRPr="002308B8">
              <w:rPr>
                <w:b/>
                <w:bCs/>
              </w:rPr>
              <w:t>(C, P)</w:t>
            </w:r>
          </w:p>
          <w:p w14:paraId="21B5203C" w14:textId="77777777" w:rsidR="004245CF" w:rsidRPr="002308B8" w:rsidRDefault="00337DD9">
            <w:pPr>
              <w:pStyle w:val="Prrafodelista"/>
              <w:numPr>
                <w:ilvl w:val="0"/>
                <w:numId w:val="2"/>
              </w:numPr>
              <w:spacing w:after="40" w:line="252" w:lineRule="auto"/>
            </w:pPr>
            <w:r w:rsidRPr="002308B8">
              <w:t xml:space="preserve">Verificación de las estipulaciones del convenio y de los procedimientos de licitación exigidos por los financiadores frente a la legislación local. </w:t>
            </w:r>
            <w:r w:rsidRPr="002308B8">
              <w:rPr>
                <w:b/>
                <w:bCs/>
              </w:rPr>
              <w:t>(P)</w:t>
            </w:r>
          </w:p>
          <w:p w14:paraId="3CA25BFD" w14:textId="77777777" w:rsidR="004245CF" w:rsidRPr="002308B8" w:rsidRDefault="00337DD9">
            <w:pPr>
              <w:pStyle w:val="Prrafodelista"/>
              <w:numPr>
                <w:ilvl w:val="0"/>
                <w:numId w:val="2"/>
              </w:numPr>
              <w:spacing w:after="40" w:line="252" w:lineRule="auto"/>
            </w:pPr>
            <w:r w:rsidRPr="002308B8">
              <w:t xml:space="preserve">Transparencia, rendición de cuentas, administración de recursos ajenos y buena gobernanza. </w:t>
            </w:r>
            <w:r w:rsidRPr="002308B8">
              <w:rPr>
                <w:b/>
                <w:bCs/>
              </w:rPr>
              <w:t>(A)</w:t>
            </w:r>
          </w:p>
        </w:tc>
        <w:tc>
          <w:tcPr>
            <w:tcW w:w="2600"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AFC99C" w14:textId="77777777" w:rsidR="004245CF" w:rsidRPr="002308B8" w:rsidRDefault="00337DD9">
            <w:pPr>
              <w:pStyle w:val="Prrafodelista"/>
              <w:numPr>
                <w:ilvl w:val="0"/>
                <w:numId w:val="2"/>
              </w:numPr>
              <w:spacing w:after="40" w:line="252" w:lineRule="auto"/>
            </w:pPr>
            <w:r w:rsidRPr="002308B8">
              <w:t>Auditorías especiales de la Contraloría General del Estado en el marco de la Ley N° 1178.</w:t>
            </w:r>
          </w:p>
        </w:tc>
      </w:tr>
      <w:tr w:rsidR="004245CF" w:rsidRPr="002308B8" w14:paraId="3D371C0B" w14:textId="77777777">
        <w:tc>
          <w:tcPr>
            <w:tcW w:w="24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2A4EF6" w14:textId="77777777" w:rsidR="004245CF" w:rsidRPr="002308B8" w:rsidRDefault="00337DD9">
            <w:pPr>
              <w:spacing w:after="40" w:line="252" w:lineRule="auto"/>
            </w:pPr>
            <w:r w:rsidRPr="002308B8">
              <w:rPr>
                <w:b/>
                <w:bCs/>
              </w:rPr>
              <w:t>Tema 13: Normas tributarias aplicables a los convenios y otros instrumentos jurídicos internacionales</w:t>
            </w:r>
          </w:p>
        </w:tc>
        <w:tc>
          <w:tcPr>
            <w:tcW w:w="4960" w:type="dxa"/>
            <w:gridSpan w:val="9"/>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24209C" w14:textId="77777777" w:rsidR="004245CF" w:rsidRPr="002308B8" w:rsidRDefault="00337DD9">
            <w:pPr>
              <w:pStyle w:val="Prrafodelista"/>
              <w:numPr>
                <w:ilvl w:val="0"/>
                <w:numId w:val="2"/>
              </w:numPr>
              <w:spacing w:after="40" w:line="252" w:lineRule="auto"/>
            </w:pPr>
            <w:r w:rsidRPr="002308B8">
              <w:t xml:space="preserve">Tratamiento tributario de los convenios de cooperación reembolsable y no reembolsable y de los acuerdos marco de cooperación con el Estado. </w:t>
            </w:r>
            <w:r w:rsidRPr="002308B8">
              <w:rPr>
                <w:b/>
                <w:bCs/>
              </w:rPr>
              <w:t>(C)</w:t>
            </w:r>
          </w:p>
          <w:p w14:paraId="2803FA6F" w14:textId="77777777" w:rsidR="004245CF" w:rsidRPr="002308B8" w:rsidRDefault="00337DD9">
            <w:pPr>
              <w:pStyle w:val="Prrafodelista"/>
              <w:numPr>
                <w:ilvl w:val="0"/>
                <w:numId w:val="2"/>
              </w:numPr>
              <w:spacing w:after="40" w:line="252" w:lineRule="auto"/>
            </w:pPr>
            <w:r w:rsidRPr="002308B8">
              <w:t xml:space="preserve">Identificación de los impuestos directos e indirectos que gravan la ejecución del convenio, de las exenciones (incluidos el IVA y el Gravamen Arancelario en la importación de donaciones y de bienes del proyecto) y de su relación con otras disposiciones tributarias. </w:t>
            </w:r>
            <w:r w:rsidRPr="002308B8">
              <w:rPr>
                <w:b/>
                <w:bCs/>
              </w:rPr>
              <w:t>(P)</w:t>
            </w:r>
          </w:p>
          <w:p w14:paraId="3BAB2E3F" w14:textId="77777777" w:rsidR="004245CF" w:rsidRPr="002308B8" w:rsidRDefault="00337DD9">
            <w:pPr>
              <w:pStyle w:val="Prrafodelista"/>
              <w:numPr>
                <w:ilvl w:val="0"/>
                <w:numId w:val="2"/>
              </w:numPr>
              <w:spacing w:after="40" w:line="252" w:lineRule="auto"/>
            </w:pPr>
            <w:r w:rsidRPr="002308B8">
              <w:t xml:space="preserve">Verificación del cumplimiento tributario en la ejecución del convenio. </w:t>
            </w:r>
            <w:r w:rsidRPr="002308B8">
              <w:rPr>
                <w:b/>
                <w:bCs/>
              </w:rPr>
              <w:t>(P)</w:t>
            </w:r>
          </w:p>
          <w:p w14:paraId="3119EA06" w14:textId="77777777" w:rsidR="004245CF" w:rsidRPr="002308B8" w:rsidRDefault="00337DD9">
            <w:pPr>
              <w:pStyle w:val="Prrafodelista"/>
              <w:numPr>
                <w:ilvl w:val="0"/>
                <w:numId w:val="2"/>
              </w:numPr>
              <w:spacing w:after="40" w:line="252" w:lineRule="auto"/>
            </w:pPr>
            <w:r w:rsidRPr="002308B8">
              <w:t xml:space="preserve">Integridad en la aplicación de los beneficios tributarios del convenio. </w:t>
            </w:r>
            <w:r w:rsidRPr="002308B8">
              <w:rPr>
                <w:b/>
                <w:bCs/>
              </w:rPr>
              <w:t>(A)</w:t>
            </w:r>
          </w:p>
        </w:tc>
        <w:tc>
          <w:tcPr>
            <w:tcW w:w="2600"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33B86D" w14:textId="77777777" w:rsidR="004245CF" w:rsidRPr="002308B8" w:rsidRDefault="00337DD9">
            <w:pPr>
              <w:pStyle w:val="Prrafodelista"/>
              <w:numPr>
                <w:ilvl w:val="0"/>
                <w:numId w:val="2"/>
              </w:numPr>
              <w:spacing w:after="40" w:line="252" w:lineRule="auto"/>
            </w:pPr>
            <w:r w:rsidRPr="002308B8">
              <w:t>Acuerdos marco de cooperación entre el Estado Plurinacional de Bolivia y organizaciones extranjeras.</w:t>
            </w:r>
          </w:p>
        </w:tc>
      </w:tr>
      <w:tr w:rsidR="004245CF" w:rsidRPr="002308B8" w14:paraId="57C51989" w14:textId="77777777">
        <w:tc>
          <w:tcPr>
            <w:tcW w:w="24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3BA1CC" w14:textId="77777777" w:rsidR="004245CF" w:rsidRPr="002308B8" w:rsidRDefault="00337DD9">
            <w:pPr>
              <w:spacing w:after="40" w:line="252" w:lineRule="auto"/>
            </w:pPr>
            <w:r w:rsidRPr="002308B8">
              <w:rPr>
                <w:b/>
                <w:bCs/>
              </w:rPr>
              <w:t>Tema 14: Evaluación del riesgo</w:t>
            </w:r>
          </w:p>
        </w:tc>
        <w:tc>
          <w:tcPr>
            <w:tcW w:w="4960" w:type="dxa"/>
            <w:gridSpan w:val="9"/>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BAD3BF" w14:textId="77777777" w:rsidR="004245CF" w:rsidRPr="002308B8" w:rsidRDefault="00337DD9">
            <w:pPr>
              <w:pStyle w:val="Prrafodelista"/>
              <w:numPr>
                <w:ilvl w:val="0"/>
                <w:numId w:val="2"/>
              </w:numPr>
              <w:spacing w:after="40" w:line="252" w:lineRule="auto"/>
            </w:pPr>
            <w:r w:rsidRPr="002308B8">
              <w:t xml:space="preserve">Aceptación y continuidad del encargo; independencia y amenazas conforme al Código IESBA, a la NIGC 1 y a la NIA 220 (Revisada). </w:t>
            </w:r>
            <w:r w:rsidRPr="002308B8">
              <w:rPr>
                <w:b/>
                <w:bCs/>
              </w:rPr>
              <w:t>(C, A)</w:t>
            </w:r>
          </w:p>
          <w:p w14:paraId="725A088C" w14:textId="77777777" w:rsidR="004245CF" w:rsidRPr="002308B8" w:rsidRDefault="00337DD9">
            <w:pPr>
              <w:pStyle w:val="Prrafodelista"/>
              <w:numPr>
                <w:ilvl w:val="0"/>
                <w:numId w:val="2"/>
              </w:numPr>
              <w:spacing w:after="40" w:line="252" w:lineRule="auto"/>
            </w:pPr>
            <w:r w:rsidRPr="002308B8">
              <w:t xml:space="preserve">Estrategia global y plan de auditoría (NIA 300). </w:t>
            </w:r>
            <w:r w:rsidRPr="002308B8">
              <w:rPr>
                <w:b/>
                <w:bCs/>
              </w:rPr>
              <w:t>(C, P)</w:t>
            </w:r>
          </w:p>
          <w:p w14:paraId="0306CB9D" w14:textId="77777777" w:rsidR="004245CF" w:rsidRPr="002308B8" w:rsidRDefault="00337DD9">
            <w:pPr>
              <w:pStyle w:val="Prrafodelista"/>
              <w:numPr>
                <w:ilvl w:val="0"/>
                <w:numId w:val="2"/>
              </w:numPr>
              <w:spacing w:after="40" w:line="252" w:lineRule="auto"/>
            </w:pPr>
            <w:r w:rsidRPr="002308B8">
              <w:t xml:space="preserve">Materialidad en los estados financieros de proyectos (NIA 320): bases, materialidad de ejecución y umbral de lo claramente insignificante. </w:t>
            </w:r>
            <w:r w:rsidRPr="002308B8">
              <w:rPr>
                <w:b/>
                <w:bCs/>
              </w:rPr>
              <w:t>(P)</w:t>
            </w:r>
          </w:p>
          <w:p w14:paraId="36BDF6F7" w14:textId="77777777" w:rsidR="004245CF" w:rsidRPr="002308B8" w:rsidRDefault="00337DD9">
            <w:pPr>
              <w:pStyle w:val="Prrafodelista"/>
              <w:numPr>
                <w:ilvl w:val="0"/>
                <w:numId w:val="2"/>
              </w:numPr>
              <w:spacing w:after="40" w:line="252" w:lineRule="auto"/>
            </w:pPr>
            <w:r w:rsidRPr="002308B8">
              <w:t xml:space="preserve">Identificación y valoración de los riesgos (NIA 315 Revisada 2019): riesgo inherente, espectro de riesgo y riesgos significativos. </w:t>
            </w:r>
            <w:r w:rsidRPr="002308B8">
              <w:rPr>
                <w:b/>
                <w:bCs/>
              </w:rPr>
              <w:t>(C, P)</w:t>
            </w:r>
          </w:p>
          <w:p w14:paraId="30B82CAA" w14:textId="77777777" w:rsidR="004245CF" w:rsidRPr="002308B8" w:rsidRDefault="00337DD9">
            <w:pPr>
              <w:pStyle w:val="Prrafodelista"/>
              <w:numPr>
                <w:ilvl w:val="0"/>
                <w:numId w:val="2"/>
              </w:numPr>
              <w:spacing w:after="40" w:line="252" w:lineRule="auto"/>
            </w:pPr>
            <w:r w:rsidRPr="002308B8">
              <w:t xml:space="preserve">Riesgo de fraude en el uso de los fondos del proyecto (NIA 240 Revisada, emitida en 2025 y aplicable a periodos iniciados desde el 15 de diciembre de 2026). </w:t>
            </w:r>
            <w:r w:rsidRPr="002308B8">
              <w:rPr>
                <w:b/>
                <w:bCs/>
              </w:rPr>
              <w:t>(C, P)</w:t>
            </w:r>
          </w:p>
          <w:p w14:paraId="24963274" w14:textId="77777777" w:rsidR="004245CF" w:rsidRPr="002308B8" w:rsidRDefault="00337DD9">
            <w:pPr>
              <w:pStyle w:val="Prrafodelista"/>
              <w:numPr>
                <w:ilvl w:val="0"/>
                <w:numId w:val="2"/>
              </w:numPr>
              <w:spacing w:after="40" w:line="252" w:lineRule="auto"/>
            </w:pPr>
            <w:r w:rsidRPr="002308B8">
              <w:t xml:space="preserve">Discusión del equipo y procedimientos analíticos preliminares con herramientas de datos. </w:t>
            </w:r>
            <w:r w:rsidRPr="002308B8">
              <w:rPr>
                <w:b/>
                <w:bCs/>
              </w:rPr>
              <w:t>(P, T)</w:t>
            </w:r>
          </w:p>
        </w:tc>
        <w:tc>
          <w:tcPr>
            <w:tcW w:w="2600"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1A4490" w14:textId="77777777" w:rsidR="004245CF" w:rsidRPr="002308B8" w:rsidRDefault="00337DD9">
            <w:pPr>
              <w:pStyle w:val="Prrafodelista"/>
              <w:numPr>
                <w:ilvl w:val="0"/>
                <w:numId w:val="2"/>
              </w:numPr>
              <w:spacing w:after="40" w:line="252" w:lineRule="auto"/>
            </w:pPr>
            <w:r w:rsidRPr="002308B8">
              <w:t>Tipologías de fraude en proyectos de cooperación reportadas por los financiadores.</w:t>
            </w:r>
          </w:p>
        </w:tc>
      </w:tr>
      <w:tr w:rsidR="004245CF" w:rsidRPr="002308B8" w14:paraId="234DA371" w14:textId="77777777">
        <w:tc>
          <w:tcPr>
            <w:tcW w:w="24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7172B6" w14:textId="77777777" w:rsidR="004245CF" w:rsidRPr="002308B8" w:rsidRDefault="00337DD9">
            <w:pPr>
              <w:spacing w:after="40" w:line="252" w:lineRule="auto"/>
            </w:pPr>
            <w:r w:rsidRPr="002308B8">
              <w:rPr>
                <w:b/>
                <w:bCs/>
              </w:rPr>
              <w:t>Tema 15: Respuesta al riesgo</w:t>
            </w:r>
          </w:p>
        </w:tc>
        <w:tc>
          <w:tcPr>
            <w:tcW w:w="4960" w:type="dxa"/>
            <w:gridSpan w:val="9"/>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4A9711" w14:textId="77777777" w:rsidR="004245CF" w:rsidRPr="002308B8" w:rsidRDefault="00337DD9">
            <w:pPr>
              <w:pStyle w:val="Prrafodelista"/>
              <w:numPr>
                <w:ilvl w:val="0"/>
                <w:numId w:val="2"/>
              </w:numPr>
              <w:spacing w:after="40" w:line="252" w:lineRule="auto"/>
            </w:pPr>
            <w:r w:rsidRPr="002308B8">
              <w:t xml:space="preserve">Respuestas globales y procedimientos de auditoría (NIA 330): naturaleza, momento y extensión. </w:t>
            </w:r>
            <w:r w:rsidRPr="002308B8">
              <w:rPr>
                <w:b/>
                <w:bCs/>
              </w:rPr>
              <w:t>(C, P)</w:t>
            </w:r>
          </w:p>
          <w:p w14:paraId="0E92570C" w14:textId="77777777" w:rsidR="004245CF" w:rsidRPr="002308B8" w:rsidRDefault="00337DD9">
            <w:pPr>
              <w:pStyle w:val="Prrafodelista"/>
              <w:numPr>
                <w:ilvl w:val="0"/>
                <w:numId w:val="2"/>
              </w:numPr>
              <w:spacing w:after="40" w:line="252" w:lineRule="auto"/>
            </w:pPr>
            <w:r w:rsidRPr="002308B8">
              <w:t xml:space="preserve">Evidencia de auditoría (NIA 500), confirmaciones externas con el financiador (NIA 505) y muestreo (NIA 530). </w:t>
            </w:r>
            <w:r w:rsidRPr="002308B8">
              <w:rPr>
                <w:b/>
                <w:bCs/>
              </w:rPr>
              <w:t>(P)</w:t>
            </w:r>
          </w:p>
          <w:p w14:paraId="1F22222E" w14:textId="77777777" w:rsidR="004245CF" w:rsidRPr="002308B8" w:rsidRDefault="00337DD9">
            <w:pPr>
              <w:pStyle w:val="Prrafodelista"/>
              <w:numPr>
                <w:ilvl w:val="0"/>
                <w:numId w:val="2"/>
              </w:numPr>
              <w:spacing w:after="40" w:line="252" w:lineRule="auto"/>
            </w:pPr>
            <w:r w:rsidRPr="002308B8">
              <w:t xml:space="preserve">Documentación del trabajo (NIA 230) y manifestaciones escritas (NIA 580). </w:t>
            </w:r>
            <w:r w:rsidRPr="002308B8">
              <w:rPr>
                <w:b/>
                <w:bCs/>
              </w:rPr>
              <w:t>(P)</w:t>
            </w:r>
          </w:p>
          <w:p w14:paraId="7B8608BD" w14:textId="77777777" w:rsidR="004245CF" w:rsidRPr="002308B8" w:rsidRDefault="00337DD9">
            <w:pPr>
              <w:pStyle w:val="Prrafodelista"/>
              <w:numPr>
                <w:ilvl w:val="0"/>
                <w:numId w:val="2"/>
              </w:numPr>
              <w:spacing w:after="40" w:line="252" w:lineRule="auto"/>
            </w:pPr>
            <w:r w:rsidRPr="002308B8">
              <w:t xml:space="preserve">Evaluación de la evidencia y comunicación con los responsables del gobierno de la entidad (NIA 260 y 265). </w:t>
            </w:r>
            <w:r w:rsidRPr="002308B8">
              <w:rPr>
                <w:b/>
                <w:bCs/>
              </w:rPr>
              <w:t>(P, A)</w:t>
            </w:r>
          </w:p>
          <w:p w14:paraId="600A262E" w14:textId="77777777" w:rsidR="004245CF" w:rsidRPr="002308B8" w:rsidRDefault="00337DD9">
            <w:pPr>
              <w:pStyle w:val="Prrafodelista"/>
              <w:numPr>
                <w:ilvl w:val="0"/>
                <w:numId w:val="2"/>
              </w:numPr>
              <w:spacing w:after="40" w:line="252" w:lineRule="auto"/>
            </w:pPr>
            <w:r w:rsidRPr="002308B8">
              <w:t xml:space="preserve">Escepticismo profesional ante la evidencia contradictoria. </w:t>
            </w:r>
            <w:r w:rsidRPr="002308B8">
              <w:rPr>
                <w:b/>
                <w:bCs/>
              </w:rPr>
              <w:t>(A)</w:t>
            </w:r>
          </w:p>
        </w:tc>
        <w:tc>
          <w:tcPr>
            <w:tcW w:w="2600"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67A5BB" w14:textId="77777777" w:rsidR="004245CF" w:rsidRPr="002308B8" w:rsidRDefault="00337DD9">
            <w:pPr>
              <w:pStyle w:val="Prrafodelista"/>
              <w:numPr>
                <w:ilvl w:val="0"/>
                <w:numId w:val="2"/>
              </w:numPr>
              <w:spacing w:after="40" w:line="252" w:lineRule="auto"/>
            </w:pPr>
            <w:r w:rsidRPr="002308B8">
              <w:t>Confirmación de los desembolsos con los financiadores y con las entidades bancarias.</w:t>
            </w:r>
          </w:p>
        </w:tc>
      </w:tr>
      <w:tr w:rsidR="004245CF" w:rsidRPr="002308B8" w14:paraId="559CDE84" w14:textId="77777777">
        <w:tc>
          <w:tcPr>
            <w:tcW w:w="24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83FBD8" w14:textId="77777777" w:rsidR="004245CF" w:rsidRPr="002308B8" w:rsidRDefault="00337DD9">
            <w:pPr>
              <w:spacing w:after="40" w:line="252" w:lineRule="auto"/>
            </w:pPr>
            <w:r w:rsidRPr="002308B8">
              <w:rPr>
                <w:b/>
                <w:bCs/>
              </w:rPr>
              <w:t>Tema 16: Informes de auditoría</w:t>
            </w:r>
          </w:p>
        </w:tc>
        <w:tc>
          <w:tcPr>
            <w:tcW w:w="4960" w:type="dxa"/>
            <w:gridSpan w:val="9"/>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6174E0" w14:textId="77777777" w:rsidR="004245CF" w:rsidRPr="002308B8" w:rsidRDefault="00337DD9">
            <w:pPr>
              <w:pStyle w:val="Prrafodelista"/>
              <w:numPr>
                <w:ilvl w:val="0"/>
                <w:numId w:val="2"/>
              </w:numPr>
              <w:spacing w:after="40" w:line="252" w:lineRule="auto"/>
            </w:pPr>
            <w:r w:rsidRPr="002308B8">
              <w:t xml:space="preserve">Informe del auditor (NIA 700 Revisada), opinión modificada (NIA 705) y párrafos de énfasis y de otras cuestiones (NIA 706). </w:t>
            </w:r>
            <w:r w:rsidRPr="002308B8">
              <w:rPr>
                <w:b/>
                <w:bCs/>
              </w:rPr>
              <w:t>(C)</w:t>
            </w:r>
          </w:p>
          <w:p w14:paraId="63CD5BF6" w14:textId="77777777" w:rsidR="004245CF" w:rsidRPr="002308B8" w:rsidRDefault="00337DD9">
            <w:pPr>
              <w:pStyle w:val="Prrafodelista"/>
              <w:numPr>
                <w:ilvl w:val="0"/>
                <w:numId w:val="2"/>
              </w:numPr>
              <w:spacing w:after="40" w:line="252" w:lineRule="auto"/>
            </w:pPr>
            <w:r w:rsidRPr="002308B8">
              <w:t xml:space="preserve">NIA 800 y NIA 805: informes sobre estados financieros preparados conforme a marcos de propósito específico y sobre estados o elementos aislados. </w:t>
            </w:r>
            <w:r w:rsidRPr="002308B8">
              <w:rPr>
                <w:b/>
                <w:bCs/>
              </w:rPr>
              <w:t>(C)</w:t>
            </w:r>
          </w:p>
          <w:p w14:paraId="584DDB1C" w14:textId="77777777" w:rsidR="004245CF" w:rsidRPr="002308B8" w:rsidRDefault="00337DD9">
            <w:pPr>
              <w:pStyle w:val="Prrafodelista"/>
              <w:numPr>
                <w:ilvl w:val="0"/>
                <w:numId w:val="2"/>
              </w:numPr>
              <w:spacing w:after="40" w:line="252" w:lineRule="auto"/>
            </w:pPr>
            <w:r w:rsidRPr="002308B8">
              <w:t xml:space="preserve">Gastos elegibles y no elegibles: identificación, cuantificación y efecto en la opinión y en las recomendaciones. </w:t>
            </w:r>
            <w:r w:rsidRPr="002308B8">
              <w:rPr>
                <w:b/>
                <w:bCs/>
              </w:rPr>
              <w:t>(C, P)</w:t>
            </w:r>
          </w:p>
          <w:p w14:paraId="3DDBACD8" w14:textId="77777777" w:rsidR="004245CF" w:rsidRPr="002308B8" w:rsidRDefault="00337DD9">
            <w:pPr>
              <w:pStyle w:val="Prrafodelista"/>
              <w:numPr>
                <w:ilvl w:val="0"/>
                <w:numId w:val="2"/>
              </w:numPr>
              <w:spacing w:after="40" w:line="252" w:lineRule="auto"/>
            </w:pPr>
            <w:r w:rsidRPr="002308B8">
              <w:t xml:space="preserve">Carta de deficiencias de control interno (NIA 265) y seguimiento de las recomendaciones. </w:t>
            </w:r>
            <w:r w:rsidRPr="002308B8">
              <w:rPr>
                <w:b/>
                <w:bCs/>
              </w:rPr>
              <w:t>(P)</w:t>
            </w:r>
          </w:p>
          <w:p w14:paraId="2F82B4FC" w14:textId="77777777" w:rsidR="004245CF" w:rsidRPr="002308B8" w:rsidRDefault="00337DD9">
            <w:pPr>
              <w:pStyle w:val="Prrafodelista"/>
              <w:numPr>
                <w:ilvl w:val="0"/>
                <w:numId w:val="2"/>
              </w:numPr>
              <w:spacing w:after="40" w:line="252" w:lineRule="auto"/>
            </w:pPr>
            <w:r w:rsidRPr="002308B8">
              <w:t>Opinión sobre el estado de la cuenta designada y conciliación de los desembolsos con los registros del financiador. (C, P)</w:t>
            </w:r>
          </w:p>
          <w:p w14:paraId="4465EB35" w14:textId="77777777" w:rsidR="004245CF" w:rsidRPr="002308B8" w:rsidRDefault="00337DD9">
            <w:pPr>
              <w:pStyle w:val="Prrafodelista"/>
              <w:numPr>
                <w:ilvl w:val="0"/>
                <w:numId w:val="2"/>
              </w:numPr>
              <w:spacing w:after="40" w:line="252" w:lineRule="auto"/>
            </w:pPr>
            <w:r w:rsidRPr="002308B8">
              <w:t xml:space="preserve">Redacción técnica clara, objetiva y fundamentada. </w:t>
            </w:r>
            <w:r w:rsidRPr="002308B8">
              <w:rPr>
                <w:b/>
                <w:bCs/>
              </w:rPr>
              <w:t>(A)</w:t>
            </w:r>
          </w:p>
          <w:p w14:paraId="14FD2AEC" w14:textId="77777777" w:rsidR="004245CF" w:rsidRPr="002308B8" w:rsidRDefault="00337DD9">
            <w:pPr>
              <w:pStyle w:val="Prrafodelista"/>
              <w:numPr>
                <w:ilvl w:val="0"/>
                <w:numId w:val="2"/>
              </w:numPr>
              <w:spacing w:after="40" w:line="252" w:lineRule="auto"/>
            </w:pPr>
            <w:r w:rsidRPr="002308B8">
              <w:t xml:space="preserve">Firma digital y entrega electrónica de los informes a los financiadores. </w:t>
            </w:r>
            <w:r w:rsidRPr="002308B8">
              <w:rPr>
                <w:b/>
                <w:bCs/>
              </w:rPr>
              <w:t>(T)</w:t>
            </w:r>
          </w:p>
        </w:tc>
        <w:tc>
          <w:tcPr>
            <w:tcW w:w="2600"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644AF8" w14:textId="77777777" w:rsidR="004245CF" w:rsidRPr="002308B8" w:rsidRDefault="00337DD9">
            <w:pPr>
              <w:pStyle w:val="Prrafodelista"/>
              <w:numPr>
                <w:ilvl w:val="0"/>
                <w:numId w:val="2"/>
              </w:numPr>
              <w:spacing w:after="40" w:line="252" w:lineRule="auto"/>
            </w:pPr>
            <w:r w:rsidRPr="002308B8">
              <w:t>Formatos de informe exigidos por el Banco Mundial, el BID y la Unión Europea.</w:t>
            </w:r>
          </w:p>
        </w:tc>
      </w:tr>
      <w:tr w:rsidR="004245CF" w:rsidRPr="002308B8" w14:paraId="1A2BB238" w14:textId="77777777">
        <w:tc>
          <w:tcPr>
            <w:tcW w:w="24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11404C" w14:textId="77777777" w:rsidR="004245CF" w:rsidRPr="002308B8" w:rsidRDefault="00337DD9">
            <w:pPr>
              <w:spacing w:after="40" w:line="252" w:lineRule="auto"/>
            </w:pPr>
            <w:r w:rsidRPr="002308B8">
              <w:rPr>
                <w:b/>
                <w:bCs/>
              </w:rPr>
              <w:t>Tema 17: Utilización de herramientas de tecnologías emergentes en el proceso de auditoría</w:t>
            </w:r>
          </w:p>
        </w:tc>
        <w:tc>
          <w:tcPr>
            <w:tcW w:w="4960" w:type="dxa"/>
            <w:gridSpan w:val="9"/>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DC9559" w14:textId="77777777" w:rsidR="004245CF" w:rsidRPr="002308B8" w:rsidRDefault="00337DD9">
            <w:pPr>
              <w:pStyle w:val="Prrafodelista"/>
              <w:numPr>
                <w:ilvl w:val="0"/>
                <w:numId w:val="2"/>
              </w:numPr>
              <w:spacing w:after="40" w:line="252" w:lineRule="auto"/>
            </w:pPr>
            <w:r w:rsidRPr="002308B8">
              <w:t xml:space="preserve">Técnicas de auditoría asistidas por computador: pruebas de totalidad, duplicados, secuencias, estratificación y ley de Benford. </w:t>
            </w:r>
            <w:r w:rsidRPr="002308B8">
              <w:rPr>
                <w:b/>
                <w:bCs/>
              </w:rPr>
              <w:t>(P, T)</w:t>
            </w:r>
          </w:p>
          <w:p w14:paraId="075A6D33" w14:textId="77777777" w:rsidR="004245CF" w:rsidRPr="002308B8" w:rsidRDefault="00337DD9">
            <w:pPr>
              <w:pStyle w:val="Prrafodelista"/>
              <w:numPr>
                <w:ilvl w:val="0"/>
                <w:numId w:val="2"/>
              </w:numPr>
              <w:spacing w:after="40" w:line="252" w:lineRule="auto"/>
            </w:pPr>
            <w:r w:rsidRPr="002308B8">
              <w:t>Analítica de datos (hoja de cálculo, Power</w:t>
            </w:r>
            <w:r w:rsidRPr="002308B8">
              <w:t xml:space="preserve"> BI y Python) sobre la totalidad de los desembolsos y de las transacciones del proyecto. </w:t>
            </w:r>
            <w:r w:rsidRPr="002308B8">
              <w:rPr>
                <w:b/>
                <w:bCs/>
              </w:rPr>
              <w:t>(P, T)</w:t>
            </w:r>
          </w:p>
          <w:p w14:paraId="331BE65D" w14:textId="77777777" w:rsidR="004245CF" w:rsidRPr="002308B8" w:rsidRDefault="00337DD9">
            <w:pPr>
              <w:pStyle w:val="Prrafodelista"/>
              <w:numPr>
                <w:ilvl w:val="0"/>
                <w:numId w:val="2"/>
              </w:numPr>
              <w:spacing w:after="40" w:line="252" w:lineRule="auto"/>
            </w:pPr>
            <w:r w:rsidRPr="002308B8">
              <w:t xml:space="preserve">Inteligencia artificial generativa en la auditoría: usos, riesgos, limitaciones, confidencialidad, documentación de las instrucciones y validación de los resultados por el auditor. </w:t>
            </w:r>
            <w:r w:rsidRPr="002308B8">
              <w:rPr>
                <w:b/>
                <w:bCs/>
              </w:rPr>
              <w:t>(C, T)</w:t>
            </w:r>
          </w:p>
          <w:p w14:paraId="50615766" w14:textId="77777777" w:rsidR="004245CF" w:rsidRPr="002308B8" w:rsidRDefault="00337DD9">
            <w:pPr>
              <w:pStyle w:val="Prrafodelista"/>
              <w:numPr>
                <w:ilvl w:val="0"/>
                <w:numId w:val="2"/>
              </w:numPr>
              <w:spacing w:after="40" w:line="252" w:lineRule="auto"/>
            </w:pPr>
            <w:r w:rsidRPr="002308B8">
              <w:t xml:space="preserve">Papeles de trabajo electrónicos y trazabilidad de las rutinas de análisis. </w:t>
            </w:r>
            <w:r w:rsidRPr="002308B8">
              <w:rPr>
                <w:b/>
                <w:bCs/>
              </w:rPr>
              <w:t>(T)</w:t>
            </w:r>
          </w:p>
          <w:p w14:paraId="4162C72F" w14:textId="77777777" w:rsidR="004245CF" w:rsidRPr="002308B8" w:rsidRDefault="00337DD9">
            <w:pPr>
              <w:pStyle w:val="Prrafodelista"/>
              <w:numPr>
                <w:ilvl w:val="0"/>
                <w:numId w:val="2"/>
              </w:numPr>
              <w:spacing w:after="40" w:line="252" w:lineRule="auto"/>
            </w:pPr>
            <w:r w:rsidRPr="002308B8">
              <w:t xml:space="preserve">Ética en el uso de la inteligencia artificial y protección de los datos personales. </w:t>
            </w:r>
            <w:r w:rsidRPr="002308B8">
              <w:rPr>
                <w:b/>
                <w:bCs/>
              </w:rPr>
              <w:t>(A)</w:t>
            </w:r>
          </w:p>
        </w:tc>
        <w:tc>
          <w:tcPr>
            <w:tcW w:w="2600"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803BD5" w14:textId="77777777" w:rsidR="004245CF" w:rsidRPr="002308B8" w:rsidRDefault="00337DD9">
            <w:pPr>
              <w:pStyle w:val="Prrafodelista"/>
              <w:numPr>
                <w:ilvl w:val="0"/>
                <w:numId w:val="2"/>
              </w:numPr>
              <w:spacing w:after="40" w:line="252" w:lineRule="auto"/>
            </w:pPr>
            <w:r w:rsidRPr="002308B8">
              <w:t>Herramientas de inteligencia artificial y de analítica disponibles con licencia académica.</w:t>
            </w:r>
          </w:p>
          <w:p w14:paraId="2384011E" w14:textId="77777777" w:rsidR="004245CF" w:rsidRPr="002308B8" w:rsidRDefault="00337DD9">
            <w:pPr>
              <w:pStyle w:val="Prrafodelista"/>
              <w:numPr>
                <w:ilvl w:val="0"/>
                <w:numId w:val="2"/>
              </w:numPr>
              <w:spacing w:after="40" w:line="252" w:lineRule="auto"/>
            </w:pPr>
            <w:r w:rsidRPr="002308B8">
              <w:t>Cláusulas de confidencialidad de los convenios que restringen el tratamiento de datos.</w:t>
            </w:r>
          </w:p>
        </w:tc>
      </w:tr>
      <w:tr w:rsidR="004245CF" w14:paraId="4037D8CD" w14:textId="77777777">
        <w:tc>
          <w:tcPr>
            <w:tcW w:w="2400" w:type="dxa"/>
            <w:gridSpan w:val="2"/>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60CB6A" w14:textId="77777777" w:rsidR="004245CF" w:rsidRPr="002308B8" w:rsidRDefault="00337DD9">
            <w:pPr>
              <w:spacing w:after="40" w:line="252" w:lineRule="auto"/>
            </w:pPr>
            <w:r w:rsidRPr="002308B8">
              <w:rPr>
                <w:b/>
                <w:bCs/>
              </w:rPr>
              <w:t>Tema 18: Auditoría de proyectos con fondos de la Unión Europea, Banco Mundial, BID y otros financiadores internacionales y nacionales como administradores y ejecutores</w:t>
            </w:r>
          </w:p>
        </w:tc>
        <w:tc>
          <w:tcPr>
            <w:tcW w:w="4960" w:type="dxa"/>
            <w:gridSpan w:val="9"/>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685669" w14:textId="77777777" w:rsidR="004245CF" w:rsidRPr="002308B8" w:rsidRDefault="00337DD9">
            <w:pPr>
              <w:pStyle w:val="Prrafodelista"/>
              <w:numPr>
                <w:ilvl w:val="0"/>
                <w:numId w:val="2"/>
              </w:numPr>
              <w:spacing w:after="40" w:line="252" w:lineRule="auto"/>
            </w:pPr>
            <w:r w:rsidRPr="002308B8">
              <w:t xml:space="preserve">Antecedentes, aplicabilidad y responsabilidades del auditor, del ejecutor y del prestatario o beneficiario. </w:t>
            </w:r>
            <w:r w:rsidRPr="002308B8">
              <w:rPr>
                <w:b/>
                <w:bCs/>
              </w:rPr>
              <w:t>(C, A)</w:t>
            </w:r>
          </w:p>
          <w:p w14:paraId="0AC7B6C4" w14:textId="77777777" w:rsidR="004245CF" w:rsidRPr="002308B8" w:rsidRDefault="00337DD9">
            <w:pPr>
              <w:pStyle w:val="Prrafodelista"/>
              <w:numPr>
                <w:ilvl w:val="0"/>
                <w:numId w:val="2"/>
              </w:numPr>
              <w:spacing w:after="40" w:line="252" w:lineRule="auto"/>
            </w:pPr>
            <w:r w:rsidRPr="002308B8">
              <w:t xml:space="preserve">Banco Mundial: Manual de Gestión Financiera para operaciones de Financiamiento de Proyectos de Inversión; estados financieros del proyecto y términos de referencia de auditoría. </w:t>
            </w:r>
            <w:r w:rsidRPr="002308B8">
              <w:rPr>
                <w:b/>
                <w:bCs/>
              </w:rPr>
              <w:t>(C)</w:t>
            </w:r>
          </w:p>
          <w:p w14:paraId="2ABB2EA8" w14:textId="77777777" w:rsidR="004245CF" w:rsidRPr="002308B8" w:rsidRDefault="00337DD9">
            <w:pPr>
              <w:pStyle w:val="Prrafodelista"/>
              <w:numPr>
                <w:ilvl w:val="0"/>
                <w:numId w:val="2"/>
              </w:numPr>
              <w:spacing w:after="40" w:line="252" w:lineRule="auto"/>
            </w:pPr>
            <w:r w:rsidRPr="002308B8">
              <w:t xml:space="preserve">BID: Guía de Gestión Financiera para Proyectos financiados por el BID (OP-273-12) y requisitos de los informes financieros auditados. </w:t>
            </w:r>
            <w:r w:rsidRPr="002308B8">
              <w:rPr>
                <w:b/>
                <w:bCs/>
              </w:rPr>
              <w:t>(C)</w:t>
            </w:r>
          </w:p>
          <w:p w14:paraId="69F9B85F" w14:textId="77777777" w:rsidR="004245CF" w:rsidRPr="002308B8" w:rsidRDefault="00337DD9">
            <w:pPr>
              <w:pStyle w:val="Prrafodelista"/>
              <w:numPr>
                <w:ilvl w:val="0"/>
                <w:numId w:val="2"/>
              </w:numPr>
              <w:spacing w:after="40" w:line="252" w:lineRule="auto"/>
            </w:pPr>
            <w:r w:rsidRPr="002308B8">
              <w:t xml:space="preserve">Unión Europea: Guía práctica de procedimientos contractuales (PRAG) y verificación de gastos mediante procedimientos acordados (NISR 4400). </w:t>
            </w:r>
            <w:r w:rsidRPr="002308B8">
              <w:rPr>
                <w:b/>
                <w:bCs/>
              </w:rPr>
              <w:t>(C, P)</w:t>
            </w:r>
          </w:p>
          <w:p w14:paraId="2C231072" w14:textId="77777777" w:rsidR="004245CF" w:rsidRPr="002308B8" w:rsidRDefault="00337DD9">
            <w:pPr>
              <w:pStyle w:val="Prrafodelista"/>
              <w:numPr>
                <w:ilvl w:val="0"/>
                <w:numId w:val="2"/>
              </w:numPr>
              <w:spacing w:after="40" w:line="252" w:lineRule="auto"/>
            </w:pPr>
            <w:r w:rsidRPr="002308B8">
              <w:t xml:space="preserve">Otros financiadores (CAF, FONPLATA y cooperación bilateral) y financiadores nacionales como administradores y ejecutores. </w:t>
            </w:r>
            <w:r w:rsidRPr="002308B8">
              <w:rPr>
                <w:b/>
                <w:bCs/>
              </w:rPr>
              <w:t>(C)</w:t>
            </w:r>
          </w:p>
          <w:p w14:paraId="583AA986" w14:textId="77777777" w:rsidR="004245CF" w:rsidRPr="002308B8" w:rsidRDefault="00337DD9">
            <w:pPr>
              <w:pStyle w:val="Prrafodelista"/>
              <w:numPr>
                <w:ilvl w:val="0"/>
                <w:numId w:val="2"/>
              </w:numPr>
              <w:spacing w:after="40" w:line="252" w:lineRule="auto"/>
            </w:pPr>
            <w:r w:rsidRPr="002308B8">
              <w:t xml:space="preserve">Selección y contratación de auditores independientes; objetivos, alcance, procedimientos e informes. </w:t>
            </w:r>
            <w:r w:rsidRPr="002308B8">
              <w:rPr>
                <w:b/>
                <w:bCs/>
              </w:rPr>
              <w:t>(C, P)</w:t>
            </w:r>
          </w:p>
          <w:p w14:paraId="5D8657CA" w14:textId="77777777" w:rsidR="004245CF" w:rsidRPr="002308B8" w:rsidRDefault="00337DD9">
            <w:pPr>
              <w:pStyle w:val="Prrafodelista"/>
              <w:numPr>
                <w:ilvl w:val="0"/>
                <w:numId w:val="2"/>
              </w:numPr>
              <w:spacing w:after="40" w:line="252" w:lineRule="auto"/>
            </w:pPr>
            <w:r w:rsidRPr="002308B8">
              <w:t xml:space="preserve">Consulta de manuales y términos de referencia en los portales de los financiadores; lectura en inglés técnico. </w:t>
            </w:r>
            <w:r w:rsidRPr="002308B8">
              <w:rPr>
                <w:b/>
                <w:bCs/>
              </w:rPr>
              <w:t>(T)</w:t>
            </w:r>
          </w:p>
          <w:p w14:paraId="05E2BF9F" w14:textId="77777777" w:rsidR="004245CF" w:rsidRPr="002308B8" w:rsidRDefault="00337DD9">
            <w:pPr>
              <w:pStyle w:val="Prrafodelista"/>
              <w:numPr>
                <w:ilvl w:val="0"/>
                <w:numId w:val="2"/>
              </w:numPr>
              <w:spacing w:after="40" w:line="252" w:lineRule="auto"/>
            </w:pPr>
            <w:r w:rsidRPr="002308B8">
              <w:t>Cierre financiero del proyecto: conciliación final de los desembolsos y de la contraparte, liquidación de la cuenta designada y devolución de saldos no utilizados o no elegibles. (C, P)</w:t>
            </w:r>
          </w:p>
        </w:tc>
        <w:tc>
          <w:tcPr>
            <w:tcW w:w="2600" w:type="dxa"/>
            <w:gridSpan w:val="3"/>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DDE511" w14:textId="77777777" w:rsidR="004245CF" w:rsidRPr="002308B8" w:rsidRDefault="00337DD9">
            <w:pPr>
              <w:pStyle w:val="Prrafodelista"/>
              <w:numPr>
                <w:ilvl w:val="0"/>
                <w:numId w:val="2"/>
              </w:numPr>
              <w:spacing w:after="40" w:line="252" w:lineRule="auto"/>
            </w:pPr>
            <w:r w:rsidRPr="002308B8">
              <w:t>Proyectos del Banco Mundial, del BID y de CAF ejecutados en Bolivia.</w:t>
            </w:r>
          </w:p>
          <w:p w14:paraId="69A9A0C1" w14:textId="77777777" w:rsidR="004245CF" w:rsidRPr="002308B8" w:rsidRDefault="00337DD9">
            <w:pPr>
              <w:pStyle w:val="Prrafodelista"/>
              <w:numPr>
                <w:ilvl w:val="0"/>
                <w:numId w:val="2"/>
              </w:numPr>
              <w:spacing w:after="40" w:line="252" w:lineRule="auto"/>
            </w:pPr>
            <w:r w:rsidRPr="002308B8">
              <w:t>Proyectos de financiamiento climático (Fondo Verde para el Clima) y sus requisitos fiduciarios.</w:t>
            </w:r>
          </w:p>
          <w:p w14:paraId="2B88F550" w14:textId="77777777" w:rsidR="004245CF" w:rsidRPr="002308B8" w:rsidRDefault="00337DD9">
            <w:pPr>
              <w:pStyle w:val="Prrafodelista"/>
              <w:numPr>
                <w:ilvl w:val="0"/>
                <w:numId w:val="2"/>
              </w:numPr>
              <w:spacing w:after="40" w:line="252" w:lineRule="auto"/>
            </w:pPr>
            <w:r w:rsidRPr="002308B8">
              <w:t>Inglés técnico de los manuales y guías de auditoría de los financiadores.</w:t>
            </w:r>
          </w:p>
        </w:tc>
      </w:tr>
    </w:tbl>
    <w:p w14:paraId="3985090A" w14:textId="77777777" w:rsidR="004245CF" w:rsidRDefault="004245CF">
      <w:pPr>
        <w:spacing w:line="20" w:lineRule="exact"/>
      </w:pPr>
    </w:p>
    <w:p w14:paraId="3FB892EF" w14:textId="77777777" w:rsidR="004245CF" w:rsidRDefault="004245CF">
      <w:pPr>
        <w:sectPr w:rsidR="004245CF">
          <w:footerReference w:type="default" r:id="rId7"/>
          <w:pgSz w:w="12240" w:h="15840"/>
          <w:pgMar w:top="1134" w:right="1140" w:bottom="1134" w:left="1140" w:header="708" w:footer="708" w:gutter="0"/>
          <w:cols w:space="720"/>
          <w:docGrid w:linePitch="360"/>
        </w:sectPr>
      </w:pPr>
    </w:p>
    <w:tbl>
      <w:tblPr>
        <w:tblW w:w="13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12"/>
        <w:gridCol w:w="2712"/>
        <w:gridCol w:w="2712"/>
        <w:gridCol w:w="2712"/>
        <w:gridCol w:w="2712"/>
      </w:tblGrid>
      <w:tr w:rsidR="004245CF" w14:paraId="6DB39BB7" w14:textId="77777777">
        <w:tc>
          <w:tcPr>
            <w:tcW w:w="13560" w:type="dxa"/>
            <w:gridSpan w:val="5"/>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6E9AD8C" w14:textId="77777777" w:rsidR="004245CF" w:rsidRDefault="00337DD9">
            <w:pPr>
              <w:spacing w:after="40" w:line="252" w:lineRule="auto"/>
              <w:jc w:val="center"/>
            </w:pPr>
            <w:r>
              <w:rPr>
                <w:b/>
                <w:bCs/>
              </w:rPr>
              <w:t>Actividades</w:t>
            </w:r>
          </w:p>
        </w:tc>
      </w:tr>
      <w:tr w:rsidR="004245CF" w14:paraId="5E0B49A8" w14:textId="77777777">
        <w:trPr>
          <w:tblHeader/>
        </w:trPr>
        <w:tc>
          <w:tcPr>
            <w:tcW w:w="2712"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1E699CBD" w14:textId="77777777" w:rsidR="004245CF" w:rsidRDefault="00337DD9">
            <w:pPr>
              <w:spacing w:after="40" w:line="252" w:lineRule="auto"/>
              <w:jc w:val="center"/>
            </w:pPr>
            <w:r>
              <w:rPr>
                <w:b/>
                <w:bCs/>
              </w:rPr>
              <w:t>En clase</w:t>
            </w:r>
          </w:p>
        </w:tc>
        <w:tc>
          <w:tcPr>
            <w:tcW w:w="2712"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54AECFA8" w14:textId="77777777" w:rsidR="004245CF" w:rsidRDefault="00337DD9">
            <w:pPr>
              <w:spacing w:after="40" w:line="252" w:lineRule="auto"/>
              <w:jc w:val="center"/>
            </w:pPr>
            <w:r>
              <w:rPr>
                <w:b/>
                <w:bCs/>
              </w:rPr>
              <w:t>Autónomas</w:t>
            </w:r>
          </w:p>
        </w:tc>
        <w:tc>
          <w:tcPr>
            <w:tcW w:w="2712"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5161476E" w14:textId="77777777" w:rsidR="004245CF" w:rsidRDefault="00337DD9">
            <w:pPr>
              <w:spacing w:after="40" w:line="252" w:lineRule="auto"/>
              <w:jc w:val="center"/>
            </w:pPr>
            <w:r>
              <w:rPr>
                <w:b/>
                <w:bCs/>
              </w:rPr>
              <w:t>B-Learning</w:t>
            </w:r>
          </w:p>
        </w:tc>
        <w:tc>
          <w:tcPr>
            <w:tcW w:w="2712"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1BFE3A47" w14:textId="77777777" w:rsidR="004245CF" w:rsidRDefault="00337DD9">
            <w:pPr>
              <w:spacing w:after="40" w:line="252" w:lineRule="auto"/>
              <w:jc w:val="center"/>
            </w:pPr>
            <w:r>
              <w:rPr>
                <w:b/>
                <w:bCs/>
              </w:rPr>
              <w:t>Taller</w:t>
            </w:r>
          </w:p>
        </w:tc>
        <w:tc>
          <w:tcPr>
            <w:tcW w:w="2712"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30E7E2E" w14:textId="77777777" w:rsidR="004245CF" w:rsidRDefault="00337DD9">
            <w:pPr>
              <w:spacing w:after="40" w:line="252" w:lineRule="auto"/>
              <w:jc w:val="center"/>
            </w:pPr>
            <w:r>
              <w:rPr>
                <w:b/>
                <w:bCs/>
              </w:rPr>
              <w:t>Investigación/Práctica</w:t>
            </w:r>
          </w:p>
        </w:tc>
      </w:tr>
      <w:tr w:rsidR="004245CF" w14:paraId="537F69F2" w14:textId="77777777">
        <w:tc>
          <w:tcPr>
            <w:tcW w:w="27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158C8B" w14:textId="77777777" w:rsidR="004245CF" w:rsidRDefault="00337DD9">
            <w:pPr>
              <w:pStyle w:val="Prrafodelista"/>
              <w:numPr>
                <w:ilvl w:val="0"/>
                <w:numId w:val="2"/>
              </w:numPr>
              <w:spacing w:after="40" w:line="252" w:lineRule="auto"/>
            </w:pPr>
            <w:r>
              <w:t>Exposición dialogada con preguntas detonantes al inicio de cada tema.</w:t>
            </w:r>
          </w:p>
          <w:p w14:paraId="3FBDB186" w14:textId="77777777" w:rsidR="004245CF" w:rsidRDefault="00337DD9">
            <w:pPr>
              <w:pStyle w:val="Prrafodelista"/>
              <w:numPr>
                <w:ilvl w:val="0"/>
                <w:numId w:val="2"/>
              </w:numPr>
              <w:spacing w:after="40" w:line="252" w:lineRule="auto"/>
            </w:pPr>
            <w:r>
              <w:t>Resolución guiada de casos de reconocimiento de subvenciones y de conversión de desembolsos (EC2: 1.1 y 1.2).</w:t>
            </w:r>
          </w:p>
          <w:p w14:paraId="6B503346" w14:textId="77777777" w:rsidR="004245CF" w:rsidRDefault="00337DD9">
            <w:pPr>
              <w:pStyle w:val="Prrafodelista"/>
              <w:numPr>
                <w:ilvl w:val="0"/>
                <w:numId w:val="2"/>
              </w:numPr>
              <w:spacing w:after="40" w:line="252" w:lineRule="auto"/>
            </w:pPr>
            <w:r>
              <w:t>Análisis de casos de control interno y documentación de ciclos en aula (EC3: 2.1).</w:t>
            </w:r>
          </w:p>
          <w:p w14:paraId="7ECBFD36" w14:textId="77777777" w:rsidR="004245CF" w:rsidRDefault="00337DD9">
            <w:pPr>
              <w:pStyle w:val="Prrafodelista"/>
              <w:numPr>
                <w:ilvl w:val="0"/>
                <w:numId w:val="2"/>
              </w:numPr>
              <w:spacing w:after="40" w:line="252" w:lineRule="auto"/>
            </w:pPr>
            <w:r>
              <w:t>Demostración de analítica de datos e inteligencia artificial con validación de resultados (EC4: 1.2).</w:t>
            </w:r>
          </w:p>
          <w:p w14:paraId="72BDF953" w14:textId="77777777" w:rsidR="004245CF" w:rsidRDefault="00337DD9">
            <w:pPr>
              <w:pStyle w:val="Prrafodelista"/>
              <w:numPr>
                <w:ilvl w:val="0"/>
                <w:numId w:val="2"/>
              </w:numPr>
              <w:spacing w:after="40" w:line="252" w:lineRule="auto"/>
            </w:pPr>
            <w:r>
              <w:t>Resolución de casos de gastos no elegibles y de cumplimiento del convenio (EC4: 2.1).</w:t>
            </w:r>
          </w:p>
          <w:p w14:paraId="7D12D6F7" w14:textId="77777777" w:rsidR="004245CF" w:rsidRDefault="00337DD9">
            <w:pPr>
              <w:pStyle w:val="Prrafodelista"/>
              <w:numPr>
                <w:ilvl w:val="0"/>
                <w:numId w:val="2"/>
              </w:numPr>
              <w:spacing w:after="40" w:line="252" w:lineRule="auto"/>
            </w:pPr>
            <w:r>
              <w:t xml:space="preserve">Sustentación de productos con </w:t>
            </w:r>
            <w:r>
              <w:t>retroalimentación inmediata (EC1: 2.2; EC3: 2.2; EC4: 2.2).</w:t>
            </w:r>
          </w:p>
        </w:tc>
        <w:tc>
          <w:tcPr>
            <w:tcW w:w="27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CDBEA3" w14:textId="77777777" w:rsidR="004245CF" w:rsidRDefault="00337DD9">
            <w:pPr>
              <w:pStyle w:val="Prrafodelista"/>
              <w:numPr>
                <w:ilvl w:val="0"/>
                <w:numId w:val="2"/>
              </w:numPr>
              <w:spacing w:after="40" w:line="252" w:lineRule="auto"/>
            </w:pPr>
            <w:r>
              <w:t>Lectura dirigida del Código Civil, de la Ley N° 351 y del D.S. N° 1597 (EC1: 1.1).</w:t>
            </w:r>
          </w:p>
          <w:p w14:paraId="2E174543" w14:textId="77777777" w:rsidR="004245CF" w:rsidRDefault="00337DD9">
            <w:pPr>
              <w:pStyle w:val="Prrafodelista"/>
              <w:numPr>
                <w:ilvl w:val="0"/>
                <w:numId w:val="2"/>
              </w:numPr>
              <w:spacing w:after="40" w:line="252" w:lineRule="auto"/>
            </w:pPr>
            <w:r>
              <w:t>Lectura de la INPAS, de la NIC 20 y de la Sección 24 de la NIIF para las PYMES (EC2: 1.1).</w:t>
            </w:r>
          </w:p>
          <w:p w14:paraId="4DC8F135" w14:textId="77777777" w:rsidR="004245CF" w:rsidRDefault="00337DD9">
            <w:pPr>
              <w:pStyle w:val="Prrafodelista"/>
              <w:numPr>
                <w:ilvl w:val="0"/>
                <w:numId w:val="2"/>
              </w:numPr>
              <w:spacing w:after="40" w:line="252" w:lineRule="auto"/>
            </w:pPr>
            <w:r>
              <w:t>Resolución de ejercicios de exenciones y de obligaciones tributarias (EC2: 2.1).</w:t>
            </w:r>
          </w:p>
          <w:p w14:paraId="30DA5E3D" w14:textId="77777777" w:rsidR="004245CF" w:rsidRDefault="00337DD9">
            <w:pPr>
              <w:pStyle w:val="Prrafodelista"/>
              <w:numPr>
                <w:ilvl w:val="0"/>
                <w:numId w:val="2"/>
              </w:numPr>
              <w:spacing w:after="40" w:line="252" w:lineRule="auto"/>
            </w:pPr>
            <w:r>
              <w:t>Lectura de las NIA, de la NIER 2400, de la NISR 4400 y de la ISSAI 4000 (EC3 y EC4).</w:t>
            </w:r>
          </w:p>
          <w:p w14:paraId="445E17C9" w14:textId="77777777" w:rsidR="004245CF" w:rsidRDefault="00337DD9">
            <w:pPr>
              <w:pStyle w:val="Prrafodelista"/>
              <w:numPr>
                <w:ilvl w:val="0"/>
                <w:numId w:val="2"/>
              </w:numPr>
              <w:spacing w:after="40" w:line="252" w:lineRule="auto"/>
            </w:pPr>
            <w:r>
              <w:t>Desarrollo progresivo de los papeles de trabajo del caso integrador (EC3 y EC4).</w:t>
            </w:r>
          </w:p>
          <w:p w14:paraId="68C35AC0" w14:textId="77777777" w:rsidR="004245CF" w:rsidRDefault="00337DD9">
            <w:pPr>
              <w:pStyle w:val="Prrafodelista"/>
              <w:numPr>
                <w:ilvl w:val="0"/>
                <w:numId w:val="2"/>
              </w:numPr>
              <w:spacing w:after="40" w:line="252" w:lineRule="auto"/>
            </w:pPr>
            <w:r>
              <w:t>Lectura en inglés técnico de los manuales del Banco Mundial, del BID y de la Unión Europea (EC4: 2.2).</w:t>
            </w:r>
          </w:p>
        </w:tc>
        <w:tc>
          <w:tcPr>
            <w:tcW w:w="27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7D64B3" w14:textId="77777777" w:rsidR="004245CF" w:rsidRDefault="00337DD9">
            <w:pPr>
              <w:pStyle w:val="Prrafodelista"/>
              <w:numPr>
                <w:ilvl w:val="0"/>
                <w:numId w:val="2"/>
              </w:numPr>
              <w:spacing w:after="40" w:line="252" w:lineRule="auto"/>
            </w:pPr>
            <w:r>
              <w:t>Cuestionarios de comprensión con retroalimentación automática en la plataforma Moodle UMSA al cierre de cada tema.</w:t>
            </w:r>
          </w:p>
          <w:p w14:paraId="4A8CDE8D" w14:textId="77777777" w:rsidR="004245CF" w:rsidRDefault="00337DD9">
            <w:pPr>
              <w:pStyle w:val="Prrafodelista"/>
              <w:numPr>
                <w:ilvl w:val="0"/>
                <w:numId w:val="2"/>
              </w:numPr>
              <w:spacing w:after="40" w:line="252" w:lineRule="auto"/>
            </w:pPr>
            <w:r>
              <w:t>Foros de consulta sobre los requisitos de los financiadores y sobre casos tributarios.</w:t>
            </w:r>
          </w:p>
          <w:p w14:paraId="1942918E" w14:textId="77777777" w:rsidR="004245CF" w:rsidRDefault="00337DD9">
            <w:pPr>
              <w:pStyle w:val="Prrafodelista"/>
              <w:numPr>
                <w:ilvl w:val="0"/>
                <w:numId w:val="2"/>
              </w:numPr>
              <w:spacing w:after="40" w:line="252" w:lineRule="auto"/>
            </w:pPr>
            <w:r>
              <w:t>Videotutoriales de hoja de cálculo, Power BI y Python aplicados a la auditoría.</w:t>
            </w:r>
          </w:p>
          <w:p w14:paraId="29D6AF42" w14:textId="77777777" w:rsidR="004245CF" w:rsidRDefault="00337DD9">
            <w:pPr>
              <w:pStyle w:val="Prrafodelista"/>
              <w:numPr>
                <w:ilvl w:val="0"/>
                <w:numId w:val="2"/>
              </w:numPr>
              <w:spacing w:after="40" w:line="252" w:lineRule="auto"/>
            </w:pPr>
            <w:r>
              <w:t>Repositorio de normas, convenios y plantillas de papeles de trabajo.</w:t>
            </w:r>
          </w:p>
          <w:p w14:paraId="2C0E3312" w14:textId="77777777" w:rsidR="004245CF" w:rsidRDefault="00337DD9">
            <w:pPr>
              <w:pStyle w:val="Prrafodelista"/>
              <w:numPr>
                <w:ilvl w:val="0"/>
                <w:numId w:val="2"/>
              </w:numPr>
              <w:spacing w:after="40" w:line="252" w:lineRule="auto"/>
            </w:pPr>
            <w:r>
              <w:t>Entrega en línea de los productos con la rúbrica visible.</w:t>
            </w:r>
          </w:p>
          <w:p w14:paraId="37CA06F1" w14:textId="77777777" w:rsidR="004245CF" w:rsidRDefault="00337DD9">
            <w:pPr>
              <w:pStyle w:val="Prrafodelista"/>
              <w:numPr>
                <w:ilvl w:val="0"/>
                <w:numId w:val="2"/>
              </w:numPr>
              <w:spacing w:after="40" w:line="252" w:lineRule="auto"/>
            </w:pPr>
            <w:r>
              <w:t>Práctica guiada de inteligencia artificial generativa con registro de instrucciones y validación.</w:t>
            </w:r>
          </w:p>
        </w:tc>
        <w:tc>
          <w:tcPr>
            <w:tcW w:w="27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791760" w14:textId="77777777" w:rsidR="004245CF" w:rsidRDefault="00337DD9">
            <w:pPr>
              <w:pStyle w:val="Prrafodelista"/>
              <w:numPr>
                <w:ilvl w:val="0"/>
                <w:numId w:val="2"/>
              </w:numPr>
              <w:spacing w:after="40" w:line="252" w:lineRule="auto"/>
            </w:pPr>
            <w:r>
              <w:t>Elaboración guiada del marco lógico y de la matriz de indicadores (EC1: 2.1).</w:t>
            </w:r>
          </w:p>
          <w:p w14:paraId="2C82B72F" w14:textId="77777777" w:rsidR="004245CF" w:rsidRDefault="00337DD9">
            <w:pPr>
              <w:pStyle w:val="Prrafodelista"/>
              <w:numPr>
                <w:ilvl w:val="0"/>
                <w:numId w:val="2"/>
              </w:numPr>
              <w:spacing w:after="40" w:line="252" w:lineRule="auto"/>
            </w:pPr>
            <w:r>
              <w:t>Construcción de estados financieros de propósito específico (EC2: 1.1).</w:t>
            </w:r>
          </w:p>
          <w:p w14:paraId="2DBA62D6" w14:textId="77777777" w:rsidR="004245CF" w:rsidRDefault="00337DD9">
            <w:pPr>
              <w:pStyle w:val="Prrafodelista"/>
              <w:numPr>
                <w:ilvl w:val="0"/>
                <w:numId w:val="2"/>
              </w:numPr>
              <w:spacing w:after="40" w:line="252" w:lineRule="auto"/>
            </w:pPr>
            <w:r>
              <w:t>Cálculo de la ejecución presupuestaria en el laboratorio de cómputo (EC2: 2.2).</w:t>
            </w:r>
          </w:p>
          <w:p w14:paraId="626E80A2" w14:textId="77777777" w:rsidR="004245CF" w:rsidRDefault="00337DD9">
            <w:pPr>
              <w:pStyle w:val="Prrafodelista"/>
              <w:numPr>
                <w:ilvl w:val="0"/>
                <w:numId w:val="2"/>
              </w:numPr>
              <w:spacing w:after="40" w:line="252" w:lineRule="auto"/>
            </w:pPr>
            <w:r>
              <w:t>Documentación colaborativa de ciclos y matriz de riesgos y controles (EC3: 2.1).</w:t>
            </w:r>
          </w:p>
          <w:p w14:paraId="4449BF56" w14:textId="77777777" w:rsidR="004245CF" w:rsidRDefault="00337DD9">
            <w:pPr>
              <w:pStyle w:val="Prrafodelista"/>
              <w:numPr>
                <w:ilvl w:val="0"/>
                <w:numId w:val="2"/>
              </w:numPr>
              <w:spacing w:after="40" w:line="252" w:lineRule="auto"/>
            </w:pPr>
            <w:r>
              <w:t>Determinación de la materialidad y de los riesgos del caso (EC4: 1.1).</w:t>
            </w:r>
          </w:p>
          <w:p w14:paraId="5C3E2314" w14:textId="77777777" w:rsidR="004245CF" w:rsidRDefault="00337DD9">
            <w:pPr>
              <w:pStyle w:val="Prrafodelista"/>
              <w:numPr>
                <w:ilvl w:val="0"/>
                <w:numId w:val="2"/>
              </w:numPr>
              <w:spacing w:after="40" w:line="252" w:lineRule="auto"/>
            </w:pPr>
            <w:r>
              <w:t>Revisión cruzada de informes entre equipos (EC4: 2.2).</w:t>
            </w:r>
          </w:p>
          <w:p w14:paraId="56D49220" w14:textId="77777777" w:rsidR="004245CF" w:rsidRDefault="004245CF" w:rsidP="00B44379">
            <w:pPr>
              <w:pStyle w:val="Prrafodelista"/>
              <w:spacing w:after="40" w:line="252" w:lineRule="auto"/>
              <w:ind w:left="260"/>
            </w:pPr>
          </w:p>
        </w:tc>
        <w:tc>
          <w:tcPr>
            <w:tcW w:w="271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F6C9FD" w14:textId="77777777" w:rsidR="004245CF" w:rsidRDefault="00337DD9">
            <w:pPr>
              <w:pStyle w:val="Prrafodelista"/>
              <w:numPr>
                <w:ilvl w:val="0"/>
                <w:numId w:val="2"/>
              </w:numPr>
              <w:spacing w:after="40" w:line="252" w:lineRule="auto"/>
            </w:pPr>
            <w:r>
              <w:t>Análisis del régimen jurídico y de los estados financieros publicados de una entidad real (EC1: 1.1 y 1.2).</w:t>
            </w:r>
          </w:p>
          <w:p w14:paraId="1DAFCC20" w14:textId="77777777" w:rsidR="004245CF" w:rsidRDefault="00337DD9">
            <w:pPr>
              <w:pStyle w:val="Prrafodelista"/>
              <w:numPr>
                <w:ilvl w:val="0"/>
                <w:numId w:val="2"/>
              </w:numPr>
              <w:spacing w:after="40" w:line="252" w:lineRule="auto"/>
            </w:pPr>
            <w:r>
              <w:t>Investigación del estado de adopción de la INPAS (EC2: 1.1).</w:t>
            </w:r>
          </w:p>
          <w:p w14:paraId="7C369999" w14:textId="77777777" w:rsidR="004245CF" w:rsidRDefault="00337DD9">
            <w:pPr>
              <w:pStyle w:val="Prrafodelista"/>
              <w:numPr>
                <w:ilvl w:val="0"/>
                <w:numId w:val="2"/>
              </w:numPr>
              <w:spacing w:after="40" w:line="252" w:lineRule="auto"/>
            </w:pPr>
            <w:r>
              <w:t>Análisis de informes de auditoría de proyectos de inversión pública (EC3: 1.2).</w:t>
            </w:r>
          </w:p>
          <w:p w14:paraId="55AF88B4" w14:textId="77777777" w:rsidR="004245CF" w:rsidRDefault="00337DD9">
            <w:pPr>
              <w:pStyle w:val="Prrafodelista"/>
              <w:numPr>
                <w:ilvl w:val="0"/>
                <w:numId w:val="2"/>
              </w:numPr>
              <w:spacing w:after="40" w:line="252" w:lineRule="auto"/>
            </w:pPr>
            <w:r>
              <w:t>Revisión de convenios de cooperación y de sus cláusulas de auditoría (EC4: 2.1).</w:t>
            </w:r>
          </w:p>
          <w:p w14:paraId="4A1C4079" w14:textId="77777777" w:rsidR="004245CF" w:rsidRDefault="00337DD9">
            <w:pPr>
              <w:pStyle w:val="Prrafodelista"/>
              <w:numPr>
                <w:ilvl w:val="0"/>
                <w:numId w:val="2"/>
              </w:numPr>
              <w:spacing w:after="40" w:line="252" w:lineRule="auto"/>
            </w:pPr>
            <w:r>
              <w:t>Comparación de los manuales de auditoría del Banco Mundial, del BID y de la Unión Europea (EC4: 2.2).</w:t>
            </w:r>
          </w:p>
          <w:p w14:paraId="38E24F0E" w14:textId="77777777" w:rsidR="004245CF" w:rsidRDefault="00337DD9">
            <w:pPr>
              <w:pStyle w:val="Prrafodelista"/>
              <w:numPr>
                <w:ilvl w:val="0"/>
                <w:numId w:val="2"/>
              </w:numPr>
              <w:spacing w:after="40" w:line="252" w:lineRule="auto"/>
            </w:pPr>
            <w:r>
              <w:t>Proyecto integrador con una entidad sin fines de lucro real en convenio con la Carrera (aprendizaje situado).</w:t>
            </w:r>
          </w:p>
          <w:p w14:paraId="5CFF918B" w14:textId="77777777" w:rsidR="004245CF" w:rsidRDefault="00337DD9">
            <w:pPr>
              <w:pStyle w:val="Prrafodelista"/>
              <w:numPr>
                <w:ilvl w:val="0"/>
                <w:numId w:val="2"/>
              </w:numPr>
              <w:spacing w:after="40" w:line="252" w:lineRule="auto"/>
            </w:pPr>
            <w:r w:rsidRPr="002308B8">
              <w:t>Vinculación con el instituto de investigaciones de la Facultad (IICCFA) y con las prácticas preprofesionales</w:t>
            </w:r>
            <w:r>
              <w:rPr>
                <w:highlight w:val="yellow"/>
              </w:rPr>
              <w:t>.</w:t>
            </w:r>
          </w:p>
        </w:tc>
      </w:tr>
    </w:tbl>
    <w:p w14:paraId="5A104AB2" w14:textId="77777777" w:rsidR="004245CF" w:rsidRDefault="004245CF">
      <w:pPr>
        <w:spacing w:line="20" w:lineRule="exact"/>
      </w:pPr>
    </w:p>
    <w:p w14:paraId="3E0E6A14" w14:textId="77777777" w:rsidR="004245CF" w:rsidRDefault="004245CF">
      <w:pPr>
        <w:sectPr w:rsidR="004245CF">
          <w:footerReference w:type="default" r:id="rId8"/>
          <w:pgSz w:w="15840" w:h="12240" w:orient="landscape"/>
          <w:pgMar w:top="850" w:right="1140" w:bottom="850" w:left="1140" w:header="708" w:footer="708" w:gutter="0"/>
          <w:cols w:space="720"/>
          <w:docGrid w:linePitch="360"/>
        </w:sectPr>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90"/>
        <w:gridCol w:w="7470"/>
      </w:tblGrid>
      <w:tr w:rsidR="004245CF" w14:paraId="50A85CA8" w14:textId="77777777">
        <w:tc>
          <w:tcPr>
            <w:tcW w:w="24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A084BD2" w14:textId="77777777" w:rsidR="004245CF" w:rsidRDefault="00337DD9">
            <w:pPr>
              <w:spacing w:after="40" w:line="252" w:lineRule="auto"/>
            </w:pPr>
            <w:r>
              <w:rPr>
                <w:b/>
                <w:bCs/>
              </w:rPr>
              <w:t>Estrategias de aprendizaje y enseñanza</w:t>
            </w:r>
          </w:p>
        </w:tc>
        <w:tc>
          <w:tcPr>
            <w:tcW w:w="7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5186DD" w14:textId="77777777" w:rsidR="004245CF" w:rsidRDefault="00337DD9">
            <w:pPr>
              <w:pStyle w:val="Prrafodelista"/>
              <w:numPr>
                <w:ilvl w:val="0"/>
                <w:numId w:val="2"/>
              </w:numPr>
              <w:spacing w:after="40" w:line="252" w:lineRule="auto"/>
            </w:pPr>
            <w:r>
              <w:t>Aprendizaje basado en problemas con proyectos ejecutados por entidades bolivianas.</w:t>
            </w:r>
          </w:p>
          <w:p w14:paraId="41AFA261" w14:textId="77777777" w:rsidR="004245CF" w:rsidRPr="002308B8" w:rsidRDefault="00337DD9">
            <w:pPr>
              <w:pStyle w:val="Prrafodelista"/>
              <w:numPr>
                <w:ilvl w:val="0"/>
                <w:numId w:val="2"/>
              </w:numPr>
              <w:spacing w:after="40" w:line="252" w:lineRule="auto"/>
            </w:pPr>
            <w:r w:rsidRPr="002308B8">
              <w:t>Método de casos: caso práctico integrador de auditoría de una entidad sin fines de lucro y de su</w:t>
            </w:r>
            <w:r w:rsidR="00B44379" w:rsidRPr="002308B8">
              <w:t>s</w:t>
            </w:r>
            <w:r w:rsidRPr="002308B8">
              <w:t xml:space="preserve"> proyecto</w:t>
            </w:r>
            <w:r w:rsidR="00B44379" w:rsidRPr="002308B8">
              <w:t>s</w:t>
            </w:r>
            <w:r w:rsidRPr="002308B8">
              <w:t xml:space="preserve">, basado en </w:t>
            </w:r>
            <w:r>
              <w:t xml:space="preserve">los procesos </w:t>
            </w:r>
            <w:del w:id="9009" w:author="Comisión de revisión 4.5" w:date="2026-10-13T00:00:00Z">
              <w:r>
                <w:delText xml:space="preserve">de financiadoras externos</w:delText>
              </w:r>
            </w:del>
            <w:ins w:id="9010" w:author="Comisión de revisión 4.5" w:date="2026-10-13T00:00:00Z">
              <w:r>
                <w:t xml:space="preserve">de financiadores externos</w:t>
              </w:r>
            </w:ins>
            <w:r w:rsidRPr="002308B8">
              <w:t xml:space="preserve"> en Bolivia, desarrollado de forma progresiva a lo largo de los cuatro elementos.</w:t>
            </w:r>
          </w:p>
          <w:p w14:paraId="09F531C4" w14:textId="77777777" w:rsidR="004245CF" w:rsidRPr="002308B8" w:rsidRDefault="00337DD9">
            <w:pPr>
              <w:pStyle w:val="Prrafodelista"/>
              <w:numPr>
                <w:ilvl w:val="0"/>
                <w:numId w:val="2"/>
              </w:numPr>
              <w:spacing w:after="40" w:line="252" w:lineRule="auto"/>
            </w:pPr>
            <w:r w:rsidRPr="002308B8">
              <w:t>Aprendizaje basado en proyectos reales en convenio con entidades sin fines de lucro (aprendizaje situado).</w:t>
            </w:r>
          </w:p>
          <w:p w14:paraId="1E82ED78" w14:textId="77777777" w:rsidR="004245CF" w:rsidRPr="002308B8" w:rsidRDefault="00337DD9">
            <w:pPr>
              <w:pStyle w:val="Prrafodelista"/>
              <w:numPr>
                <w:ilvl w:val="0"/>
                <w:numId w:val="2"/>
              </w:numPr>
              <w:spacing w:after="40" w:line="252" w:lineRule="auto"/>
            </w:pPr>
            <w:r w:rsidRPr="002308B8">
              <w:t>Aula invertida para los contenidos normativos, con lectura previa y aplicación en clase.</w:t>
            </w:r>
          </w:p>
          <w:p w14:paraId="1FDCD017" w14:textId="77777777" w:rsidR="004245CF" w:rsidRPr="002308B8" w:rsidRDefault="00337DD9">
            <w:pPr>
              <w:pStyle w:val="Prrafodelista"/>
              <w:numPr>
                <w:ilvl w:val="0"/>
                <w:numId w:val="2"/>
              </w:numPr>
              <w:spacing w:after="40" w:line="252" w:lineRule="auto"/>
            </w:pPr>
            <w:r w:rsidRPr="002308B8">
              <w:t>Trabajo colaborativo en equipos de auditoría con roles rotativos (encargado, supervisor y revisor).</w:t>
            </w:r>
          </w:p>
          <w:p w14:paraId="7527BE5F" w14:textId="77777777" w:rsidR="004245CF" w:rsidRPr="002308B8" w:rsidRDefault="00337DD9">
            <w:pPr>
              <w:pStyle w:val="Prrafodelista"/>
              <w:numPr>
                <w:ilvl w:val="0"/>
                <w:numId w:val="2"/>
              </w:numPr>
              <w:spacing w:after="40" w:line="252" w:lineRule="auto"/>
            </w:pPr>
            <w:r w:rsidRPr="002308B8">
              <w:t>Simulación del encargo: aceptación, planificación, ejecución e informe.</w:t>
            </w:r>
          </w:p>
          <w:p w14:paraId="10BF2F50" w14:textId="77777777" w:rsidR="004245CF" w:rsidRPr="002308B8" w:rsidRDefault="00337DD9">
            <w:pPr>
              <w:pStyle w:val="Prrafodelista"/>
              <w:numPr>
                <w:ilvl w:val="0"/>
                <w:numId w:val="2"/>
              </w:numPr>
              <w:spacing w:after="40" w:line="252" w:lineRule="auto"/>
            </w:pPr>
            <w:r w:rsidRPr="002308B8">
              <w:t>Modelado docente (demostración experta) del uso de la analítica de datos y de la inteligencia artificial, con reflexión ética sobre su empleo.</w:t>
            </w:r>
          </w:p>
          <w:p w14:paraId="1186B9A7" w14:textId="77777777" w:rsidR="004245CF" w:rsidRPr="002308B8" w:rsidRDefault="00337DD9">
            <w:pPr>
              <w:pStyle w:val="Prrafodelista"/>
              <w:numPr>
                <w:ilvl w:val="0"/>
                <w:numId w:val="2"/>
              </w:numPr>
              <w:spacing w:after="40" w:line="252" w:lineRule="auto"/>
            </w:pPr>
            <w:r w:rsidRPr="002308B8">
              <w:t>Retroalimentación formativa continua sobre cada producto antes de su versión final.</w:t>
            </w:r>
          </w:p>
          <w:p w14:paraId="788CE7DF" w14:textId="77777777" w:rsidR="004245CF" w:rsidRDefault="00337DD9">
            <w:pPr>
              <w:pStyle w:val="Prrafodelista"/>
              <w:numPr>
                <w:ilvl w:val="0"/>
                <w:numId w:val="2"/>
              </w:numPr>
              <w:spacing w:after="40" w:line="252" w:lineRule="auto"/>
            </w:pPr>
            <w:r w:rsidRPr="002308B8">
              <w:t>Transversalidad de la analítica de datos y de la inteligencia artificial: se aplican desde la planificación (NIA 315) hasta el muestreo (NIA 530) en todos los elementos.</w:t>
            </w:r>
          </w:p>
        </w:tc>
      </w:tr>
      <w:tr w:rsidR="004245CF" w14:paraId="1F185B80" w14:textId="77777777">
        <w:tc>
          <w:tcPr>
            <w:tcW w:w="24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5F7829A" w14:textId="77777777" w:rsidR="004245CF" w:rsidRDefault="00337DD9">
            <w:pPr>
              <w:spacing w:after="40" w:line="252" w:lineRule="auto"/>
            </w:pPr>
            <w:r>
              <w:rPr>
                <w:b/>
                <w:bCs/>
              </w:rPr>
              <w:t>Recursos para el aprendizaje</w:t>
            </w:r>
          </w:p>
        </w:tc>
        <w:tc>
          <w:tcPr>
            <w:tcW w:w="7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5A4B86" w14:textId="77777777" w:rsidR="004245CF" w:rsidRDefault="00337DD9">
            <w:pPr>
              <w:pStyle w:val="Prrafodelista"/>
              <w:numPr>
                <w:ilvl w:val="0"/>
                <w:numId w:val="2"/>
              </w:numPr>
              <w:spacing w:after="40" w:line="252" w:lineRule="auto"/>
            </w:pPr>
            <w:r>
              <w:t>Plataforma Moodle UMSA y laboratorio de cómputo de la Carrera.</w:t>
            </w:r>
          </w:p>
          <w:p w14:paraId="1A103E01" w14:textId="77777777" w:rsidR="004245CF" w:rsidRDefault="00337DD9">
            <w:pPr>
              <w:pStyle w:val="Prrafodelista"/>
              <w:numPr>
                <w:ilvl w:val="0"/>
                <w:numId w:val="2"/>
              </w:numPr>
              <w:spacing w:after="40" w:line="252" w:lineRule="auto"/>
            </w:pPr>
            <w:r>
              <w:t>Compendio de Normas de Contabilidad y Auditoría del CAUB–CTNAC y Manual de Pronunciamientos Internacionales del IAASB (edición 2025).</w:t>
            </w:r>
          </w:p>
          <w:p w14:paraId="7C277C89" w14:textId="77777777" w:rsidR="004245CF" w:rsidRDefault="00337DD9">
            <w:pPr>
              <w:pStyle w:val="Prrafodelista"/>
              <w:numPr>
                <w:ilvl w:val="0"/>
                <w:numId w:val="2"/>
              </w:numPr>
              <w:spacing w:after="40" w:line="252" w:lineRule="auto"/>
            </w:pPr>
            <w:r>
              <w:t>Código Internacional de Ética del IESBA, INPAS, NIIF para las PYMES (tercera edición) y NICSP vigentes.</w:t>
            </w:r>
          </w:p>
          <w:p w14:paraId="11E17B40" w14:textId="77777777" w:rsidR="004245CF" w:rsidRDefault="00337DD9">
            <w:pPr>
              <w:pStyle w:val="Prrafodelista"/>
              <w:numPr>
                <w:ilvl w:val="0"/>
                <w:numId w:val="2"/>
              </w:numPr>
              <w:spacing w:after="40" w:line="252" w:lineRule="auto"/>
            </w:pPr>
            <w:r>
              <w:t>Normas de Auditoría Gubernamental, ISSAI vigentes y Ley N° 1178 con sus normas básicas.</w:t>
            </w:r>
          </w:p>
          <w:p w14:paraId="1241F3E2" w14:textId="77777777" w:rsidR="004245CF" w:rsidRDefault="00337DD9">
            <w:pPr>
              <w:pStyle w:val="Prrafodelista"/>
              <w:numPr>
                <w:ilvl w:val="0"/>
                <w:numId w:val="2"/>
              </w:numPr>
              <w:spacing w:after="40" w:line="252" w:lineRule="auto"/>
            </w:pPr>
            <w:r>
              <w:t>Manuales de gestión financiera y de auditoría del Banco Mundial, del BID y de la Unión Europea.</w:t>
            </w:r>
          </w:p>
          <w:p w14:paraId="0735F055" w14:textId="77777777" w:rsidR="004245CF" w:rsidRDefault="00337DD9">
            <w:pPr>
              <w:pStyle w:val="Prrafodelista"/>
              <w:numPr>
                <w:ilvl w:val="0"/>
                <w:numId w:val="2"/>
              </w:numPr>
              <w:spacing w:after="40" w:line="252" w:lineRule="auto"/>
            </w:pPr>
            <w:r>
              <w:t>Convenios, presupuestos, archivos de desembolsos y plantillas de papeles de trabajo de la cátedra.</w:t>
            </w:r>
          </w:p>
          <w:p w14:paraId="3B51AE71" w14:textId="77777777" w:rsidR="004245CF" w:rsidRDefault="00337DD9">
            <w:pPr>
              <w:pStyle w:val="Prrafodelista"/>
              <w:numPr>
                <w:ilvl w:val="0"/>
                <w:numId w:val="2"/>
              </w:numPr>
              <w:spacing w:after="40" w:line="252" w:lineRule="auto"/>
            </w:pPr>
            <w:r>
              <w:t>Hoja de cálculo, Power BI y Python con licencia académica; herramientas de inteligencia artificial generativa.</w:t>
            </w:r>
          </w:p>
          <w:p w14:paraId="479DFC6B" w14:textId="77777777" w:rsidR="004245CF" w:rsidRDefault="00337DD9">
            <w:pPr>
              <w:pStyle w:val="Prrafodelista"/>
              <w:numPr>
                <w:ilvl w:val="0"/>
                <w:numId w:val="2"/>
              </w:numPr>
              <w:spacing w:after="40" w:line="252" w:lineRule="auto"/>
            </w:pPr>
            <w:r>
              <w:t>Normativa tributaria vigente (Ley N° 843, Código Tributario y RND aplicables) y portales del SIN, SICOES y Gaceta Oficial.</w:t>
            </w:r>
          </w:p>
          <w:p w14:paraId="12E966C5" w14:textId="77777777" w:rsidR="004245CF" w:rsidRDefault="004245CF" w:rsidP="00B44379">
            <w:pPr>
              <w:spacing w:after="40" w:line="252" w:lineRule="auto"/>
              <w:ind w:left="60"/>
            </w:pPr>
          </w:p>
        </w:tc>
      </w:tr>
      <w:tr w:rsidR="004245CF" w14:paraId="448C0798" w14:textId="77777777">
        <w:trPr>
          <w:cantSplit/>
        </w:trPr>
        <w:tc>
          <w:tcPr>
            <w:tcW w:w="24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47AFF5E" w14:textId="77777777" w:rsidR="004245CF" w:rsidRDefault="00337DD9">
            <w:pPr>
              <w:spacing w:after="40" w:line="252" w:lineRule="auto"/>
            </w:pPr>
            <w:r>
              <w:rPr>
                <w:b/>
                <w:bCs/>
              </w:rPr>
              <w:t>Estrategias de evaluación</w:t>
            </w:r>
          </w:p>
        </w:tc>
        <w:tc>
          <w:tcPr>
            <w:tcW w:w="7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A35FA8" w14:textId="77777777" w:rsidR="004245CF" w:rsidRDefault="00337DD9">
            <w:pPr>
              <w:pStyle w:val="Prrafodelista"/>
              <w:numPr>
                <w:ilvl w:val="0"/>
                <w:numId w:val="2"/>
              </w:numPr>
              <w:spacing w:after="40" w:line="252" w:lineRule="auto"/>
            </w:pPr>
            <w:r>
              <w:rPr>
                <w:b/>
                <w:bCs/>
              </w:rPr>
              <w:t xml:space="preserve">Diagnóstica: </w:t>
            </w:r>
            <w:r>
              <w:t>prueba inicial sobre encargos de aseguramiento, control interno y normas de contabilidad de las materias precedentes; sus resultados orientan la nivelación y no se califican.</w:t>
            </w:r>
          </w:p>
          <w:p w14:paraId="7F99BE2B" w14:textId="77777777" w:rsidR="004245CF" w:rsidRDefault="00337DD9">
            <w:pPr>
              <w:pStyle w:val="Prrafodelista"/>
              <w:numPr>
                <w:ilvl w:val="0"/>
                <w:numId w:val="2"/>
              </w:numPr>
              <w:spacing w:after="40" w:line="252" w:lineRule="auto"/>
            </w:pPr>
            <w:r>
              <w:rPr>
                <w:b/>
                <w:bCs/>
              </w:rPr>
              <w:t xml:space="preserve">Formativa: </w:t>
            </w:r>
            <w:r>
              <w:t>preguntas de comprensión, cuestionarios en Moodle, revisión de borradores de cada producto y retroalimentación continua, con autoevaluación y coevaluación mediante listas de cotejo.</w:t>
            </w:r>
          </w:p>
          <w:p w14:paraId="4821677D" w14:textId="77777777" w:rsidR="004245CF" w:rsidRDefault="00337DD9">
            <w:pPr>
              <w:pStyle w:val="Prrafodelista"/>
              <w:numPr>
                <w:ilvl w:val="0"/>
                <w:numId w:val="2"/>
              </w:numPr>
              <w:spacing w:after="40" w:line="252" w:lineRule="auto"/>
            </w:pPr>
            <w:r>
              <w:rPr>
                <w:b/>
                <w:bCs/>
              </w:rPr>
              <w:t xml:space="preserve">Sumativa: </w:t>
            </w:r>
            <w:r>
              <w:t>heteroevaluación de los 16 productos con su rúbrica; verificación de las evidencias de conocimiento en la sustentación de cada producto y en un control escrito al cierre de cada elemento de competencia; cuando el reglamento de evaluación de la Carrera exija exámenes parciales y final, el control escrito de cada elemento cumple la función de examen parcial y se aplica un examen final integrador sobre el caso integral.</w:t>
            </w:r>
          </w:p>
        </w:tc>
      </w:tr>
      <w:tr w:rsidR="004245CF" w14:paraId="0E937873" w14:textId="77777777">
        <w:trPr>
          <w:cantSplit/>
        </w:trPr>
        <w:tc>
          <w:tcPr>
            <w:tcW w:w="24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B0C1C3F" w14:textId="77777777" w:rsidR="004245CF" w:rsidRDefault="00337DD9">
            <w:pPr>
              <w:spacing w:after="40" w:line="252" w:lineRule="auto"/>
            </w:pPr>
            <w:r>
              <w:rPr>
                <w:b/>
                <w:bCs/>
              </w:rPr>
              <w:t>Criterios de calificación</w:t>
            </w:r>
          </w:p>
        </w:tc>
        <w:tc>
          <w:tcPr>
            <w:tcW w:w="747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A48869" w14:textId="77777777" w:rsidR="004245CF" w:rsidRDefault="00337DD9">
            <w:pPr>
              <w:pStyle w:val="Prrafodelista"/>
              <w:numPr>
                <w:ilvl w:val="0"/>
                <w:numId w:val="2"/>
              </w:numPr>
              <w:spacing w:after="40" w:line="252" w:lineRule="auto"/>
            </w:pPr>
            <w:r>
              <w:t>Nota mínima de aprobación: 51/100.</w:t>
            </w:r>
          </w:p>
          <w:p w14:paraId="0511F0BA" w14:textId="77777777" w:rsidR="004245CF" w:rsidRDefault="00337DD9">
            <w:pPr>
              <w:pStyle w:val="Prrafodelista"/>
              <w:numPr>
                <w:ilvl w:val="0"/>
                <w:numId w:val="2"/>
              </w:numPr>
              <w:spacing w:after="40" w:line="252" w:lineRule="auto"/>
            </w:pPr>
            <w:r>
              <w:t>Cada producto se califica con su propia rúbrica de tres criterios, uno por dimensión: conocimiento (C), procedimiento (P) y actitud o tecnología (A/T).</w:t>
            </w:r>
          </w:p>
          <w:p w14:paraId="1C4CB51D" w14:textId="77777777" w:rsidR="004245CF" w:rsidRDefault="00337DD9">
            <w:pPr>
              <w:pStyle w:val="Prrafodelista"/>
              <w:numPr>
                <w:ilvl w:val="0"/>
                <w:numId w:val="2"/>
              </w:numPr>
              <w:spacing w:after="40" w:line="252" w:lineRule="auto"/>
            </w:pPr>
            <w:r>
              <w:t>Escala por criterio: Insuficiente (0–50), Suficiente (51–80) y Destacado (81–100). La nota del producto es el promedio de sus tres criterios.</w:t>
            </w:r>
          </w:p>
          <w:p w14:paraId="45CCCD16" w14:textId="77777777" w:rsidR="004245CF" w:rsidRDefault="00337DD9">
            <w:pPr>
              <w:pStyle w:val="Prrafodelista"/>
              <w:numPr>
                <w:ilvl w:val="0"/>
                <w:numId w:val="2"/>
              </w:numPr>
              <w:spacing w:after="40" w:line="252" w:lineRule="auto"/>
            </w:pPr>
            <w:r>
              <w:t>Aporte de cada producto a la nota final = nota del producto × ponderación del producto ÷ 100.</w:t>
            </w:r>
          </w:p>
          <w:p w14:paraId="5CE49DA2" w14:textId="77777777" w:rsidR="004245CF" w:rsidRDefault="00337DD9">
            <w:pPr>
              <w:pStyle w:val="Prrafodelista"/>
              <w:numPr>
                <w:ilvl w:val="0"/>
                <w:numId w:val="2"/>
              </w:numPr>
              <w:spacing w:after="40" w:line="252" w:lineRule="auto"/>
            </w:pPr>
            <w:r>
              <w:t>La nota de cada elemento de competencia es la suma de los aportes de sus cuatro productos: EC1 15 %, EC2 25 %, EC3 25 %, EC4 35 %.</w:t>
            </w:r>
          </w:p>
          <w:p w14:paraId="4980251F" w14:textId="77777777" w:rsidR="004245CF" w:rsidRDefault="00337DD9">
            <w:pPr>
              <w:pStyle w:val="Prrafodelista"/>
              <w:numPr>
                <w:ilvl w:val="0"/>
                <w:numId w:val="2"/>
              </w:numPr>
              <w:spacing w:after="40" w:line="252" w:lineRule="auto"/>
            </w:pPr>
            <w:r>
              <w:t>El control escrito de cada elemento verifica las evidencias de conocimiento y se integra al criterio de conocimiento (C) de las rúbricas de ese elemento.</w:t>
            </w:r>
          </w:p>
          <w:p w14:paraId="541CE4DC" w14:textId="77777777" w:rsidR="004245CF" w:rsidRDefault="00337DD9">
            <w:pPr>
              <w:pStyle w:val="Prrafodelista"/>
              <w:numPr>
                <w:ilvl w:val="0"/>
                <w:numId w:val="2"/>
              </w:numPr>
              <w:spacing w:after="40" w:line="252" w:lineRule="auto"/>
            </w:pPr>
            <w:r>
              <w:t>Cuando el reglamento de evaluación de la Carrera exija examen final, su nota se integra al criterio de conocimiento (C) de las rúbricas de todos los elementos, sin alterar la ponderación de los productos.</w:t>
            </w:r>
          </w:p>
          <w:p w14:paraId="7384BA83" w14:textId="77777777" w:rsidR="004245CF" w:rsidRDefault="00337DD9">
            <w:pPr>
              <w:pStyle w:val="Prrafodelista"/>
              <w:numPr>
                <w:ilvl w:val="0"/>
                <w:numId w:val="2"/>
              </w:numPr>
              <w:spacing w:after="40" w:line="252" w:lineRule="auto"/>
            </w:pPr>
            <w:r>
              <w:t>En los productos de equipo, la coevaluación puede ajustar la nota individual hasta en 10 puntos.</w:t>
            </w:r>
          </w:p>
          <w:p w14:paraId="45F437B0" w14:textId="77777777" w:rsidR="004245CF" w:rsidRPr="002308B8" w:rsidRDefault="00337DD9">
            <w:pPr>
              <w:pStyle w:val="Prrafodelista"/>
              <w:numPr>
                <w:ilvl w:val="0"/>
                <w:numId w:val="2"/>
              </w:numPr>
              <w:spacing w:after="40" w:line="252" w:lineRule="auto"/>
            </w:pPr>
            <w:r w:rsidRPr="002308B8">
              <w:t>Las rúbricas evalúan de forma explícita el pensamiento crítico, el manejo de datos e IA, la comunicación y el trabajo colaborativo, conforme al Diagnóstico del Plan de Estudios de la Carrera (2026).</w:t>
            </w:r>
          </w:p>
          <w:p w14:paraId="45093DC5" w14:textId="77777777" w:rsidR="004245CF" w:rsidRDefault="00337DD9">
            <w:pPr>
              <w:pStyle w:val="Prrafodelista"/>
              <w:numPr>
                <w:ilvl w:val="0"/>
                <w:numId w:val="2"/>
              </w:numPr>
              <w:spacing w:after="40" w:line="252" w:lineRule="auto"/>
            </w:pPr>
            <w:r w:rsidRPr="002308B8">
              <w:t>La evaluación es periódica, al finalizar cada tema, y se basa en las evidencias de conocimiento, de desempeño y de producto.</w:t>
            </w:r>
          </w:p>
        </w:tc>
      </w:tr>
    </w:tbl>
    <w:p w14:paraId="4A808B00" w14:textId="77777777" w:rsidR="004245CF" w:rsidRDefault="004245CF">
      <w:pPr>
        <w:spacing w:line="20" w:lineRule="exact"/>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60"/>
        <w:gridCol w:w="2600"/>
        <w:gridCol w:w="2600"/>
        <w:gridCol w:w="2600"/>
      </w:tblGrid>
      <w:tr w:rsidR="004245CF" w14:paraId="70D96A71" w14:textId="77777777">
        <w:tc>
          <w:tcPr>
            <w:tcW w:w="9960"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06153D2" w14:textId="77777777" w:rsidR="004245CF" w:rsidRDefault="00337DD9">
            <w:pPr>
              <w:spacing w:after="40" w:line="252" w:lineRule="auto"/>
              <w:jc w:val="center"/>
            </w:pPr>
            <w:r>
              <w:rPr>
                <w:b/>
                <w:bCs/>
              </w:rPr>
              <w:t>Niveles de logro y distribución de la calificación</w:t>
            </w:r>
          </w:p>
        </w:tc>
      </w:tr>
      <w:tr w:rsidR="004245CF" w14:paraId="4CD3F981" w14:textId="77777777">
        <w:trPr>
          <w:cantSplit/>
        </w:trPr>
        <w:tc>
          <w:tcPr>
            <w:tcW w:w="7360" w:type="dxa"/>
            <w:gridSpan w:val="3"/>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FD55202" w14:textId="77777777" w:rsidR="004245CF" w:rsidRDefault="00337DD9">
            <w:pPr>
              <w:keepNext/>
              <w:spacing w:after="40" w:line="252" w:lineRule="auto"/>
            </w:pPr>
            <w:r>
              <w:rPr>
                <w:b/>
                <w:bCs/>
              </w:rPr>
              <w:t>Elemento de competencia 1</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5B7F238" w14:textId="77777777" w:rsidR="004245CF" w:rsidRDefault="00337DD9">
            <w:pPr>
              <w:spacing w:after="40" w:line="252" w:lineRule="auto"/>
              <w:jc w:val="center"/>
            </w:pPr>
            <w:r>
              <w:rPr>
                <w:b/>
                <w:bCs/>
              </w:rPr>
              <w:t>15 %</w:t>
            </w:r>
          </w:p>
        </w:tc>
      </w:tr>
      <w:tr w:rsidR="004245CF" w14:paraId="61BC8E31" w14:textId="77777777">
        <w:trPr>
          <w:cantSplit/>
        </w:trPr>
        <w:tc>
          <w:tcPr>
            <w:tcW w:w="7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7B179550" w14:textId="77777777" w:rsidR="004245CF" w:rsidRDefault="00337DD9">
            <w:pPr>
              <w:keepNext/>
              <w:spacing w:after="40" w:line="252" w:lineRule="auto"/>
            </w:pPr>
            <w:r>
              <w:rPr>
                <w:b/>
                <w:bCs/>
              </w:rPr>
              <w:t>Producto 1: Cuadro de caracterización jurídica y encargos</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52C81AE4" w14:textId="77777777" w:rsidR="004245CF" w:rsidRDefault="00337DD9">
            <w:pPr>
              <w:keepNext/>
              <w:spacing w:after="40" w:line="252" w:lineRule="auto"/>
              <w:jc w:val="center"/>
            </w:pPr>
            <w:r>
              <w:rPr>
                <w:b/>
                <w:bCs/>
              </w:rPr>
              <w:t>3 %</w:t>
            </w:r>
          </w:p>
        </w:tc>
      </w:tr>
      <w:tr w:rsidR="004245CF" w14:paraId="20A375F0"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A7E730" w14:textId="77777777" w:rsidR="004245CF" w:rsidRDefault="00337DD9">
            <w:pPr>
              <w:keepNext/>
              <w:spacing w:after="40" w:line="252" w:lineRule="auto"/>
              <w:jc w:val="center"/>
            </w:pPr>
            <w:r>
              <w:rPr>
                <w:b/>
                <w:bCs/>
              </w:rPr>
              <w:t>Criterio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5CD9CD" w14:textId="77777777" w:rsidR="004245CF" w:rsidRDefault="00337DD9">
            <w:pPr>
              <w:keepNext/>
              <w:spacing w:after="40" w:line="252" w:lineRule="auto"/>
              <w:jc w:val="center"/>
            </w:pPr>
            <w:r>
              <w:rPr>
                <w:b/>
                <w:bCs/>
              </w:rPr>
              <w:t>Insuficiente (0–50)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A1C849B" w14:textId="77777777" w:rsidR="004245CF" w:rsidRDefault="00337DD9">
            <w:pPr>
              <w:keepNext/>
              <w:spacing w:after="40" w:line="252" w:lineRule="auto"/>
              <w:jc w:val="center"/>
            </w:pPr>
            <w:r>
              <w:rPr>
                <w:b/>
                <w:bCs/>
              </w:rPr>
              <w:t>Suficiente (51–80)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18272C" w14:textId="77777777" w:rsidR="004245CF" w:rsidRDefault="00337DD9">
            <w:pPr>
              <w:keepNext/>
              <w:spacing w:after="40" w:line="252" w:lineRule="auto"/>
              <w:jc w:val="center"/>
            </w:pPr>
            <w:r>
              <w:rPr>
                <w:b/>
                <w:bCs/>
              </w:rPr>
              <w:t>Destacado (81–100)</w:t>
            </w:r>
          </w:p>
        </w:tc>
      </w:tr>
      <w:tr w:rsidR="004245CF" w14:paraId="1F1773E7"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F03F72" w14:textId="77777777" w:rsidR="004245CF" w:rsidRDefault="00337DD9">
            <w:pPr>
              <w:spacing w:after="40" w:line="252" w:lineRule="auto"/>
            </w:pPr>
            <w:r>
              <w:rPr>
                <w:b/>
                <w:bCs/>
              </w:rPr>
              <w:t>Fundamento jurídico (C)</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BEC849" w14:textId="77777777" w:rsidR="004245CF" w:rsidRDefault="00337DD9">
            <w:pPr>
              <w:spacing w:after="40" w:line="252" w:lineRule="auto"/>
            </w:pPr>
            <w:r>
              <w:t>Confunde la naturaleza jurídica de la entidad.</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168A7C" w14:textId="77777777" w:rsidR="004245CF" w:rsidRDefault="00337DD9">
            <w:pPr>
              <w:spacing w:after="40" w:line="252" w:lineRule="auto"/>
            </w:pPr>
            <w:r>
              <w:t>Identifica la naturaleza jurídica conforme al Código Civil y a la Ley N° 351.</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CB9B73" w14:textId="77777777" w:rsidR="004245CF" w:rsidRDefault="00337DD9">
            <w:pPr>
              <w:spacing w:after="40" w:line="252" w:lineRule="auto"/>
            </w:pPr>
            <w:r>
              <w:t>Relaciona cada disposición con las obligaciones de la entidad.</w:t>
            </w:r>
          </w:p>
        </w:tc>
      </w:tr>
      <w:tr w:rsidR="004245CF" w14:paraId="0D6A4B90"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C638C3" w14:textId="77777777" w:rsidR="004245CF" w:rsidRDefault="00337DD9">
            <w:pPr>
              <w:spacing w:after="40" w:line="252" w:lineRule="auto"/>
            </w:pPr>
            <w:r>
              <w:rPr>
                <w:b/>
                <w:bCs/>
              </w:rPr>
              <w:t>Encargos aplicables (P)</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7C747F" w14:textId="77777777" w:rsidR="004245CF" w:rsidRDefault="00337DD9">
            <w:pPr>
              <w:spacing w:after="40" w:line="252" w:lineRule="auto"/>
            </w:pPr>
            <w:r>
              <w:t>No distingue los tipos de encargo.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8DF5F2" w14:textId="77777777" w:rsidR="004245CF" w:rsidRDefault="00337DD9">
            <w:pPr>
              <w:spacing w:after="40" w:line="252" w:lineRule="auto"/>
            </w:pPr>
            <w:r>
              <w:t>Asigna el encargo que corresponde a cada caso.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A20F52A" w14:textId="77777777" w:rsidR="004245CF" w:rsidRDefault="00337DD9">
            <w:pPr>
              <w:spacing w:after="40" w:line="252" w:lineRule="auto"/>
            </w:pPr>
            <w:r>
              <w:t>Justifica el grado de seguridad de cada encargo.</w:t>
            </w:r>
          </w:p>
        </w:tc>
      </w:tr>
      <w:tr w:rsidR="004245CF" w14:paraId="6254435E"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E19E17" w14:textId="77777777" w:rsidR="004245CF" w:rsidRDefault="00337DD9">
            <w:pPr>
              <w:spacing w:after="40" w:line="252" w:lineRule="auto"/>
            </w:pPr>
            <w:r>
              <w:rPr>
                <w:b/>
                <w:bCs/>
              </w:rPr>
              <w:t>Trabajo en equipo (A)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7ABCD7" w14:textId="77777777" w:rsidR="004245CF" w:rsidRDefault="00337DD9">
            <w:pPr>
              <w:spacing w:after="40" w:line="252" w:lineRule="auto"/>
            </w:pPr>
            <w:r>
              <w:t>La participación de los integrantes es desigual.</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AB277A" w14:textId="77777777" w:rsidR="004245CF" w:rsidRDefault="00337DD9">
            <w:pPr>
              <w:spacing w:after="40" w:line="252" w:lineRule="auto"/>
            </w:pPr>
            <w:r>
              <w:t>Todos los integrantes participan en el trabajo.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161C9B" w14:textId="77777777" w:rsidR="004245CF" w:rsidRDefault="00337DD9">
            <w:pPr>
              <w:spacing w:after="40" w:line="252" w:lineRule="auto"/>
            </w:pPr>
            <w:r>
              <w:t>El equipo sustenta sus decisiones con fundamento.</w:t>
            </w:r>
          </w:p>
        </w:tc>
      </w:tr>
      <w:tr w:rsidR="004245CF" w14:paraId="4913A510" w14:textId="77777777">
        <w:trPr>
          <w:cantSplit/>
        </w:trPr>
        <w:tc>
          <w:tcPr>
            <w:tcW w:w="7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55A95DEA" w14:textId="77777777" w:rsidR="004245CF" w:rsidRDefault="00337DD9">
            <w:pPr>
              <w:keepNext/>
              <w:spacing w:after="40" w:line="252" w:lineRule="auto"/>
            </w:pPr>
            <w:r>
              <w:rPr>
                <w:b/>
                <w:bCs/>
              </w:rPr>
              <w:t>Producto 2: Matriz comparativa de estados financieros</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5D84C202" w14:textId="77777777" w:rsidR="004245CF" w:rsidRDefault="00337DD9">
            <w:pPr>
              <w:keepNext/>
              <w:spacing w:after="40" w:line="252" w:lineRule="auto"/>
              <w:jc w:val="center"/>
            </w:pPr>
            <w:r>
              <w:rPr>
                <w:b/>
                <w:bCs/>
              </w:rPr>
              <w:t>4 %</w:t>
            </w:r>
          </w:p>
        </w:tc>
      </w:tr>
      <w:tr w:rsidR="004245CF" w14:paraId="59F7C5A1"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B02497" w14:textId="77777777" w:rsidR="004245CF" w:rsidRDefault="00337DD9">
            <w:pPr>
              <w:keepNext/>
              <w:spacing w:after="40" w:line="252" w:lineRule="auto"/>
              <w:jc w:val="center"/>
            </w:pPr>
            <w:r>
              <w:rPr>
                <w:b/>
                <w:bCs/>
              </w:rPr>
              <w:t>Criterio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787D2A" w14:textId="77777777" w:rsidR="004245CF" w:rsidRDefault="00337DD9">
            <w:pPr>
              <w:keepNext/>
              <w:spacing w:after="40" w:line="252" w:lineRule="auto"/>
              <w:jc w:val="center"/>
            </w:pPr>
            <w:r>
              <w:rPr>
                <w:b/>
                <w:bCs/>
              </w:rPr>
              <w:t>Insuficiente (0–50)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66729A" w14:textId="77777777" w:rsidR="004245CF" w:rsidRDefault="00337DD9">
            <w:pPr>
              <w:keepNext/>
              <w:spacing w:after="40" w:line="252" w:lineRule="auto"/>
              <w:jc w:val="center"/>
            </w:pPr>
            <w:r>
              <w:rPr>
                <w:b/>
                <w:bCs/>
              </w:rPr>
              <w:t>Suficiente (51–80)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473638" w14:textId="77777777" w:rsidR="004245CF" w:rsidRDefault="00337DD9">
            <w:pPr>
              <w:keepNext/>
              <w:spacing w:after="40" w:line="252" w:lineRule="auto"/>
              <w:jc w:val="center"/>
            </w:pPr>
            <w:r>
              <w:rPr>
                <w:b/>
                <w:bCs/>
              </w:rPr>
              <w:t>Destacado (81–100)</w:t>
            </w:r>
          </w:p>
        </w:tc>
      </w:tr>
      <w:tr w:rsidR="004245CF" w14:paraId="171CEBF6"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65A6AE" w14:textId="77777777" w:rsidR="004245CF" w:rsidRDefault="00337DD9">
            <w:pPr>
              <w:spacing w:after="40" w:line="252" w:lineRule="auto"/>
            </w:pPr>
            <w:r>
              <w:rPr>
                <w:b/>
                <w:bCs/>
              </w:rPr>
              <w:t>Conceptos (C)</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B817FD" w14:textId="77777777" w:rsidR="004245CF" w:rsidRDefault="00337DD9">
            <w:pPr>
              <w:spacing w:after="40" w:line="252" w:lineRule="auto"/>
            </w:pPr>
            <w:r>
              <w:t>Confunde los estados de propósito general y específico.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7CEFEB" w14:textId="77777777" w:rsidR="004245CF" w:rsidRDefault="00337DD9">
            <w:pPr>
              <w:spacing w:after="40" w:line="252" w:lineRule="auto"/>
            </w:pPr>
            <w:r>
              <w:t>Diferencia su objetivo, usuarios y componentes.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0CEE3F" w14:textId="77777777" w:rsidR="004245CF" w:rsidRDefault="00337DD9">
            <w:pPr>
              <w:spacing w:after="40" w:line="252" w:lineRule="auto"/>
            </w:pPr>
            <w:r>
              <w:t>Relaciona cada estado con la cláusula del convenio que lo exige.</w:t>
            </w:r>
          </w:p>
        </w:tc>
      </w:tr>
      <w:tr w:rsidR="004245CF" w14:paraId="476BC637"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95069F" w14:textId="77777777" w:rsidR="004245CF" w:rsidRDefault="00337DD9">
            <w:pPr>
              <w:spacing w:after="40" w:line="252" w:lineRule="auto"/>
            </w:pPr>
            <w:r>
              <w:rPr>
                <w:b/>
                <w:bCs/>
              </w:rPr>
              <w:t>Identificación (P)</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2BDBD4" w14:textId="77777777" w:rsidR="004245CF" w:rsidRDefault="00337DD9">
            <w:pPr>
              <w:spacing w:after="40" w:line="252" w:lineRule="auto"/>
            </w:pPr>
            <w:r>
              <w:t>Omite estados exigidos por el convenio.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9D143B" w14:textId="77777777" w:rsidR="004245CF" w:rsidRDefault="00337DD9">
            <w:pPr>
              <w:spacing w:after="40" w:line="252" w:lineRule="auto"/>
            </w:pPr>
            <w:r>
              <w:t>Identifica los estados que debe presentar la entidad y su proyecto.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1DE875" w14:textId="77777777" w:rsidR="004245CF" w:rsidRDefault="00337DD9">
            <w:pPr>
              <w:spacing w:after="40" w:line="252" w:lineRule="auto"/>
            </w:pPr>
            <w:r>
              <w:t>Explica la relación entre los estados de la entidad y los del proyecto.</w:t>
            </w:r>
          </w:p>
        </w:tc>
      </w:tr>
      <w:tr w:rsidR="004245CF" w14:paraId="618A81AB"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A01389" w14:textId="77777777" w:rsidR="004245CF" w:rsidRDefault="00337DD9">
            <w:pPr>
              <w:spacing w:after="40" w:line="252" w:lineRule="auto"/>
            </w:pPr>
            <w:r>
              <w:rPr>
                <w:b/>
                <w:bCs/>
              </w:rPr>
              <w:t>Uso de fuentes (T)</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1A234B" w14:textId="77777777" w:rsidR="004245CF" w:rsidRDefault="00337DD9">
            <w:pPr>
              <w:spacing w:after="40" w:line="252" w:lineRule="auto"/>
            </w:pPr>
            <w:r>
              <w:t>No consulta fuentes en línea.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C8DAC0" w14:textId="77777777" w:rsidR="004245CF" w:rsidRDefault="00337DD9">
            <w:pPr>
              <w:spacing w:after="40" w:line="252" w:lineRule="auto"/>
            </w:pPr>
            <w:r>
              <w:t>Utiliza estados publicados por entidades o financiadores.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7CBDD0" w14:textId="77777777" w:rsidR="004245CF" w:rsidRDefault="00337DD9">
            <w:pPr>
              <w:spacing w:after="40" w:line="252" w:lineRule="auto"/>
            </w:pPr>
            <w:r>
              <w:t>Contrasta varias fuentes y cita su procedencia.</w:t>
            </w:r>
          </w:p>
        </w:tc>
      </w:tr>
      <w:tr w:rsidR="004245CF" w14:paraId="7811128F" w14:textId="77777777">
        <w:trPr>
          <w:cantSplit/>
        </w:trPr>
        <w:tc>
          <w:tcPr>
            <w:tcW w:w="7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199D644D" w14:textId="77777777" w:rsidR="004245CF" w:rsidRDefault="00337DD9">
            <w:pPr>
              <w:keepNext/>
              <w:spacing w:after="40" w:line="252" w:lineRule="auto"/>
            </w:pPr>
            <w:r>
              <w:rPr>
                <w:b/>
                <w:bCs/>
              </w:rPr>
              <w:t>Producto 3: Marco lógico y matriz de indicadores</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61D9605" w14:textId="77777777" w:rsidR="004245CF" w:rsidRDefault="00337DD9">
            <w:pPr>
              <w:keepNext/>
              <w:spacing w:after="40" w:line="252" w:lineRule="auto"/>
              <w:jc w:val="center"/>
            </w:pPr>
            <w:r>
              <w:rPr>
                <w:b/>
                <w:bCs/>
              </w:rPr>
              <w:t>4 %</w:t>
            </w:r>
          </w:p>
        </w:tc>
      </w:tr>
      <w:tr w:rsidR="004245CF" w14:paraId="139475E7"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01E27F" w14:textId="77777777" w:rsidR="004245CF" w:rsidRDefault="00337DD9">
            <w:pPr>
              <w:keepNext/>
              <w:spacing w:after="40" w:line="252" w:lineRule="auto"/>
              <w:jc w:val="center"/>
            </w:pPr>
            <w:r>
              <w:rPr>
                <w:b/>
                <w:bCs/>
              </w:rPr>
              <w:t>Criterio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5B0737" w14:textId="77777777" w:rsidR="004245CF" w:rsidRDefault="00337DD9">
            <w:pPr>
              <w:keepNext/>
              <w:spacing w:after="40" w:line="252" w:lineRule="auto"/>
              <w:jc w:val="center"/>
            </w:pPr>
            <w:r>
              <w:rPr>
                <w:b/>
                <w:bCs/>
              </w:rPr>
              <w:t>Insuficiente (0–50)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30A419" w14:textId="77777777" w:rsidR="004245CF" w:rsidRDefault="00337DD9">
            <w:pPr>
              <w:keepNext/>
              <w:spacing w:after="40" w:line="252" w:lineRule="auto"/>
              <w:jc w:val="center"/>
            </w:pPr>
            <w:r>
              <w:rPr>
                <w:b/>
                <w:bCs/>
              </w:rPr>
              <w:t>Suficiente (51–80)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1401C3" w14:textId="77777777" w:rsidR="004245CF" w:rsidRDefault="00337DD9">
            <w:pPr>
              <w:keepNext/>
              <w:spacing w:after="40" w:line="252" w:lineRule="auto"/>
              <w:jc w:val="center"/>
            </w:pPr>
            <w:r>
              <w:rPr>
                <w:b/>
                <w:bCs/>
              </w:rPr>
              <w:t>Destacado (81–100)</w:t>
            </w:r>
          </w:p>
        </w:tc>
      </w:tr>
      <w:tr w:rsidR="004245CF" w14:paraId="0F36D254"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7BCD26" w14:textId="77777777" w:rsidR="004245CF" w:rsidRDefault="00337DD9">
            <w:pPr>
              <w:spacing w:after="40" w:line="252" w:lineRule="auto"/>
            </w:pPr>
            <w:r>
              <w:rPr>
                <w:b/>
                <w:bCs/>
              </w:rPr>
              <w:t>Lógica del proyecto (C)</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7A076B" w14:textId="77777777" w:rsidR="004245CF" w:rsidRDefault="00337DD9">
            <w:pPr>
              <w:spacing w:after="40" w:line="252" w:lineRule="auto"/>
            </w:pPr>
            <w:r>
              <w:t>Omite niveles del marco 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7B5AD3" w14:textId="77777777" w:rsidR="004245CF" w:rsidRDefault="00337DD9">
            <w:pPr>
              <w:spacing w:after="40" w:line="252" w:lineRule="auto"/>
            </w:pPr>
            <w:r>
              <w:t>Articula el fin, el propósito, los componentes y las actividades.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585162" w14:textId="77777777" w:rsidR="004245CF" w:rsidRDefault="00337DD9">
            <w:pPr>
              <w:spacing w:after="40" w:line="252" w:lineRule="auto"/>
            </w:pPr>
            <w:r>
              <w:t>Verifica la coherencia causal entre los niveles.</w:t>
            </w:r>
          </w:p>
        </w:tc>
      </w:tr>
      <w:tr w:rsidR="004245CF" w14:paraId="317D1EB7"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2F9D0F" w14:textId="77777777" w:rsidR="004245CF" w:rsidRDefault="00337DD9">
            <w:pPr>
              <w:spacing w:after="40" w:line="252" w:lineRule="auto"/>
            </w:pPr>
            <w:r>
              <w:rPr>
                <w:b/>
                <w:bCs/>
              </w:rPr>
              <w:t>Indicadores (P)</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A9194C" w14:textId="77777777" w:rsidR="004245CF" w:rsidRDefault="00337DD9">
            <w:pPr>
              <w:spacing w:after="40" w:line="252" w:lineRule="auto"/>
            </w:pPr>
            <w:r>
              <w:t>Los indicadores no miden los resultados.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3C5213" w14:textId="77777777" w:rsidR="004245CF" w:rsidRDefault="00337DD9">
            <w:pPr>
              <w:spacing w:after="40" w:line="252" w:lineRule="auto"/>
            </w:pPr>
            <w:r>
              <w:t>Formula indicadores, metas y medios de verificación pertinentes.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257818" w14:textId="77777777" w:rsidR="004245CF" w:rsidRDefault="00337DD9">
            <w:pPr>
              <w:spacing w:after="40" w:line="252" w:lineRule="auto"/>
            </w:pPr>
            <w:r>
              <w:t>Incluye la línea base y la frecuencia de medición.</w:t>
            </w:r>
          </w:p>
        </w:tc>
      </w:tr>
      <w:tr w:rsidR="004245CF" w14:paraId="11860D3A"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101ED6" w14:textId="77777777" w:rsidR="004245CF" w:rsidRDefault="00337DD9">
            <w:pPr>
              <w:spacing w:after="40" w:line="252" w:lineRule="auto"/>
            </w:pPr>
            <w:r>
              <w:rPr>
                <w:b/>
                <w:bCs/>
              </w:rPr>
              <w:t>Alineación y herramienta (T)</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7BAEBE" w14:textId="77777777" w:rsidR="004245CF" w:rsidRDefault="00337DD9">
            <w:pPr>
              <w:spacing w:after="40" w:line="252" w:lineRule="auto"/>
            </w:pPr>
            <w:r>
              <w:t>No vincula el proyecto con los ODS.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EB6EF0" w14:textId="77777777" w:rsidR="004245CF" w:rsidRDefault="00337DD9">
            <w:pPr>
              <w:spacing w:after="40" w:line="252" w:lineRule="auto"/>
            </w:pPr>
            <w:r>
              <w:t>Vincula los resultados con los ODS en hoja de cálculo.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0BC4B4" w14:textId="77777777" w:rsidR="004245CF" w:rsidRDefault="00337DD9">
            <w:pPr>
              <w:spacing w:after="40" w:line="252" w:lineRule="auto"/>
            </w:pPr>
            <w:r>
              <w:t>Relaciona además los resultados con la planificación estatal.</w:t>
            </w:r>
          </w:p>
        </w:tc>
      </w:tr>
      <w:tr w:rsidR="004245CF" w14:paraId="24EB87FA" w14:textId="77777777">
        <w:trPr>
          <w:cantSplit/>
        </w:trPr>
        <w:tc>
          <w:tcPr>
            <w:tcW w:w="7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5EB629C2" w14:textId="77777777" w:rsidR="004245CF" w:rsidRDefault="00337DD9">
            <w:pPr>
              <w:keepNext/>
              <w:spacing w:after="40" w:line="252" w:lineRule="auto"/>
            </w:pPr>
            <w:r>
              <w:rPr>
                <w:b/>
                <w:bCs/>
              </w:rPr>
              <w:t>Producto 4: Cuadro de gestión financiera, fuentes y obligaciones UIF</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D6CE074" w14:textId="77777777" w:rsidR="004245CF" w:rsidRDefault="00337DD9">
            <w:pPr>
              <w:keepNext/>
              <w:spacing w:after="40" w:line="252" w:lineRule="auto"/>
              <w:jc w:val="center"/>
            </w:pPr>
            <w:r>
              <w:rPr>
                <w:b/>
                <w:bCs/>
              </w:rPr>
              <w:t>4 %</w:t>
            </w:r>
          </w:p>
        </w:tc>
      </w:tr>
      <w:tr w:rsidR="004245CF" w14:paraId="4EF9E85B"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CC4062" w14:textId="77777777" w:rsidR="004245CF" w:rsidRDefault="00337DD9">
            <w:pPr>
              <w:keepNext/>
              <w:spacing w:after="40" w:line="252" w:lineRule="auto"/>
              <w:jc w:val="center"/>
            </w:pPr>
            <w:r>
              <w:rPr>
                <w:b/>
                <w:bCs/>
              </w:rPr>
              <w:t>Criterio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CEE325" w14:textId="77777777" w:rsidR="004245CF" w:rsidRDefault="00337DD9">
            <w:pPr>
              <w:keepNext/>
              <w:spacing w:after="40" w:line="252" w:lineRule="auto"/>
              <w:jc w:val="center"/>
            </w:pPr>
            <w:r>
              <w:rPr>
                <w:b/>
                <w:bCs/>
              </w:rPr>
              <w:t>Insuficiente (0–50)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ECB95E" w14:textId="77777777" w:rsidR="004245CF" w:rsidRDefault="00337DD9">
            <w:pPr>
              <w:keepNext/>
              <w:spacing w:after="40" w:line="252" w:lineRule="auto"/>
              <w:jc w:val="center"/>
            </w:pPr>
            <w:r>
              <w:rPr>
                <w:b/>
                <w:bCs/>
              </w:rPr>
              <w:t>Suficiente (51–80)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900418" w14:textId="77777777" w:rsidR="004245CF" w:rsidRDefault="00337DD9">
            <w:pPr>
              <w:keepNext/>
              <w:spacing w:after="40" w:line="252" w:lineRule="auto"/>
              <w:jc w:val="center"/>
            </w:pPr>
            <w:r>
              <w:rPr>
                <w:b/>
                <w:bCs/>
              </w:rPr>
              <w:t>Destacado (81–100)</w:t>
            </w:r>
          </w:p>
        </w:tc>
      </w:tr>
      <w:tr w:rsidR="004245CF" w14:paraId="4DCFB125"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53CA84" w14:textId="77777777" w:rsidR="004245CF" w:rsidRDefault="00337DD9">
            <w:pPr>
              <w:spacing w:after="40" w:line="252" w:lineRule="auto"/>
            </w:pPr>
            <w:r>
              <w:rPr>
                <w:b/>
                <w:bCs/>
              </w:rPr>
              <w:t>Diferencias (C)</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8D1386" w14:textId="77777777" w:rsidR="004245CF" w:rsidRDefault="00337DD9">
            <w:pPr>
              <w:spacing w:after="40" w:line="252" w:lineRule="auto"/>
            </w:pPr>
            <w:r>
              <w:t>Confunde los rasgos de cada tipo de entidad.</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32F943" w14:textId="77777777" w:rsidR="004245CF" w:rsidRDefault="00337DD9">
            <w:pPr>
              <w:spacing w:after="40" w:line="252" w:lineRule="auto"/>
            </w:pPr>
            <w:r>
              <w:t>Contrasta la administración, la ejecución y las finanzas de ambas.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91434D" w14:textId="77777777" w:rsidR="004245CF" w:rsidRDefault="00337DD9">
            <w:pPr>
              <w:spacing w:after="40" w:line="252" w:lineRule="auto"/>
            </w:pPr>
            <w:r>
              <w:t>Explica el efecto de las diferencias en la auditoría.</w:t>
            </w:r>
          </w:p>
        </w:tc>
      </w:tr>
      <w:tr w:rsidR="004245CF" w14:paraId="41B4F0A3"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CBBFEB" w14:textId="77777777" w:rsidR="004245CF" w:rsidRDefault="00337DD9">
            <w:pPr>
              <w:spacing w:after="40" w:line="252" w:lineRule="auto"/>
            </w:pPr>
            <w:r>
              <w:rPr>
                <w:b/>
                <w:bCs/>
              </w:rPr>
              <w:t>Fuentes y obligaciones (P)</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8E6E4B" w14:textId="77777777" w:rsidR="004245CF" w:rsidRDefault="00337DD9">
            <w:pPr>
              <w:spacing w:after="40" w:line="252" w:lineRule="auto"/>
            </w:pPr>
            <w:r>
              <w:t>Omite fuentes de fondos u obligaciones ante la UIF.</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29F782" w14:textId="77777777" w:rsidR="004245CF" w:rsidRDefault="00337DD9">
            <w:pPr>
              <w:spacing w:after="40" w:line="252" w:lineRule="auto"/>
            </w:pPr>
            <w:r>
              <w:t>Describe las fuentes de fondos y las obligaciones de registro y reporte.</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08FBE9" w14:textId="77777777" w:rsidR="004245CF" w:rsidRDefault="00337DD9">
            <w:pPr>
              <w:spacing w:after="40" w:line="252" w:lineRule="auto"/>
            </w:pPr>
            <w:r>
              <w:t>Señala los riesgos del incumplimiento para la entidad.</w:t>
            </w:r>
          </w:p>
        </w:tc>
      </w:tr>
      <w:tr w:rsidR="004245CF" w14:paraId="4FCA806E"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8072A2" w14:textId="77777777" w:rsidR="004245CF" w:rsidRDefault="00337DD9">
            <w:pPr>
              <w:spacing w:after="40" w:line="252" w:lineRule="auto"/>
            </w:pPr>
            <w:r>
              <w:rPr>
                <w:b/>
                <w:bCs/>
              </w:rPr>
              <w:t>Exposición (A)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BA8D63" w14:textId="77777777" w:rsidR="004245CF" w:rsidRDefault="00337DD9">
            <w:pPr>
              <w:spacing w:after="40" w:line="252" w:lineRule="auto"/>
            </w:pPr>
            <w:r>
              <w:t>La exposición es confusa.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CEF550" w14:textId="77777777" w:rsidR="004245CF" w:rsidRDefault="00337DD9">
            <w:pPr>
              <w:spacing w:after="40" w:line="252" w:lineRule="auto"/>
            </w:pPr>
            <w:r>
              <w:t>La exposición es ordenada y clara.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A602E9" w14:textId="77777777" w:rsidR="004245CF" w:rsidRDefault="00337DD9">
            <w:pPr>
              <w:spacing w:after="40" w:line="252" w:lineRule="auto"/>
            </w:pPr>
            <w:r>
              <w:t>Responde con fundamento las preguntas del curso.</w:t>
            </w:r>
          </w:p>
        </w:tc>
      </w:tr>
      <w:tr w:rsidR="004245CF" w14:paraId="7DE6B94A" w14:textId="77777777">
        <w:trPr>
          <w:cantSplit/>
        </w:trPr>
        <w:tc>
          <w:tcPr>
            <w:tcW w:w="7360" w:type="dxa"/>
            <w:gridSpan w:val="3"/>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6ADE95C" w14:textId="77777777" w:rsidR="004245CF" w:rsidRDefault="00337DD9">
            <w:pPr>
              <w:keepNext/>
              <w:spacing w:after="40" w:line="252" w:lineRule="auto"/>
            </w:pPr>
            <w:r>
              <w:rPr>
                <w:b/>
                <w:bCs/>
              </w:rPr>
              <w:t>Elemento de competencia 2</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8DE2963" w14:textId="77777777" w:rsidR="004245CF" w:rsidRDefault="00337DD9">
            <w:pPr>
              <w:spacing w:after="40" w:line="252" w:lineRule="auto"/>
              <w:jc w:val="center"/>
            </w:pPr>
            <w:r>
              <w:rPr>
                <w:b/>
                <w:bCs/>
              </w:rPr>
              <w:t>25 %</w:t>
            </w:r>
          </w:p>
        </w:tc>
      </w:tr>
      <w:tr w:rsidR="004245CF" w14:paraId="03E8863F" w14:textId="77777777">
        <w:trPr>
          <w:cantSplit/>
        </w:trPr>
        <w:tc>
          <w:tcPr>
            <w:tcW w:w="7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175F5587" w14:textId="77777777" w:rsidR="004245CF" w:rsidRDefault="00337DD9">
            <w:pPr>
              <w:keepNext/>
              <w:spacing w:after="40" w:line="252" w:lineRule="auto"/>
            </w:pPr>
            <w:r>
              <w:rPr>
                <w:b/>
                <w:bCs/>
              </w:rPr>
              <w:t>Producto 5: Estados financieros con notas de fondos restringidos</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3F60E972" w14:textId="77777777" w:rsidR="004245CF" w:rsidRDefault="00337DD9">
            <w:pPr>
              <w:keepNext/>
              <w:spacing w:after="40" w:line="252" w:lineRule="auto"/>
              <w:jc w:val="center"/>
            </w:pPr>
            <w:r>
              <w:rPr>
                <w:b/>
                <w:bCs/>
              </w:rPr>
              <w:t>7 %</w:t>
            </w:r>
          </w:p>
        </w:tc>
      </w:tr>
      <w:tr w:rsidR="004245CF" w14:paraId="2B0AF1A0"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72CB79" w14:textId="77777777" w:rsidR="004245CF" w:rsidRDefault="00337DD9">
            <w:pPr>
              <w:keepNext/>
              <w:spacing w:after="40" w:line="252" w:lineRule="auto"/>
              <w:jc w:val="center"/>
            </w:pPr>
            <w:r>
              <w:rPr>
                <w:b/>
                <w:bCs/>
              </w:rPr>
              <w:t>Criterio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F4975A" w14:textId="77777777" w:rsidR="004245CF" w:rsidRDefault="00337DD9">
            <w:pPr>
              <w:keepNext/>
              <w:spacing w:after="40" w:line="252" w:lineRule="auto"/>
              <w:jc w:val="center"/>
            </w:pPr>
            <w:r>
              <w:rPr>
                <w:b/>
                <w:bCs/>
              </w:rPr>
              <w:t>Insuficiente (0–50)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5F52F3" w14:textId="77777777" w:rsidR="004245CF" w:rsidRDefault="00337DD9">
            <w:pPr>
              <w:keepNext/>
              <w:spacing w:after="40" w:line="252" w:lineRule="auto"/>
              <w:jc w:val="center"/>
            </w:pPr>
            <w:r>
              <w:rPr>
                <w:b/>
                <w:bCs/>
              </w:rPr>
              <w:t>Suficiente (51–80)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FE2CD6" w14:textId="77777777" w:rsidR="004245CF" w:rsidRDefault="00337DD9">
            <w:pPr>
              <w:keepNext/>
              <w:spacing w:after="40" w:line="252" w:lineRule="auto"/>
              <w:jc w:val="center"/>
            </w:pPr>
            <w:r>
              <w:rPr>
                <w:b/>
                <w:bCs/>
              </w:rPr>
              <w:t>Destacado (81–100)</w:t>
            </w:r>
          </w:p>
        </w:tc>
      </w:tr>
      <w:tr w:rsidR="004245CF" w14:paraId="5A52CB68"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E43F78" w14:textId="77777777" w:rsidR="004245CF" w:rsidRDefault="00337DD9">
            <w:pPr>
              <w:spacing w:after="40" w:line="252" w:lineRule="auto"/>
            </w:pPr>
            <w:r>
              <w:rPr>
                <w:b/>
                <w:bCs/>
              </w:rPr>
              <w:t>Marco aplicado (C)</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63CF37" w14:textId="77777777" w:rsidR="004245CF" w:rsidRDefault="00337DD9">
            <w:pPr>
              <w:spacing w:after="40" w:line="252" w:lineRule="auto"/>
            </w:pPr>
            <w:r>
              <w:t>Elige un marco inadecuado.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1124AE" w14:textId="77777777" w:rsidR="004245CF" w:rsidRDefault="00337DD9">
            <w:pPr>
              <w:spacing w:after="40" w:line="252" w:lineRule="auto"/>
            </w:pPr>
            <w:r>
              <w:t>Justifica el marco de referencia aplicable.</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B90DC9" w14:textId="77777777" w:rsidR="004245CF" w:rsidRDefault="00337DD9">
            <w:pPr>
              <w:spacing w:after="40" w:line="252" w:lineRule="auto"/>
            </w:pPr>
            <w:r>
              <w:t>Contrasta la INPAS con la NIC 20 y la Sección 24.</w:t>
            </w:r>
          </w:p>
        </w:tc>
      </w:tr>
      <w:tr w:rsidR="004245CF" w14:paraId="66474CC6"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524A7F" w14:textId="77777777" w:rsidR="004245CF" w:rsidRDefault="00337DD9">
            <w:pPr>
              <w:spacing w:after="40" w:line="252" w:lineRule="auto"/>
            </w:pPr>
            <w:r>
              <w:rPr>
                <w:b/>
                <w:bCs/>
              </w:rPr>
              <w:t>Reconocimiento (P)</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00AB53" w14:textId="77777777" w:rsidR="004245CF" w:rsidRDefault="00337DD9">
            <w:pPr>
              <w:spacing w:after="40" w:line="252" w:lineRule="auto"/>
            </w:pPr>
            <w:r>
              <w:t>Registra mal las contribuciones o subvenciones.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B96A0B" w14:textId="77777777" w:rsidR="004245CF" w:rsidRDefault="00337DD9">
            <w:pPr>
              <w:spacing w:after="40" w:line="252" w:lineRule="auto"/>
            </w:pPr>
            <w:r>
              <w:t>Reconoce las subvenciones y donaciones conforme a la norma.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25E823" w14:textId="77777777" w:rsidR="004245CF" w:rsidRDefault="00337DD9">
            <w:pPr>
              <w:spacing w:after="40" w:line="252" w:lineRule="auto"/>
            </w:pPr>
            <w:r>
              <w:t>Revela las restricciones de los fondos en las notas.</w:t>
            </w:r>
          </w:p>
        </w:tc>
      </w:tr>
      <w:tr w:rsidR="004245CF" w14:paraId="704CC751"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593267" w14:textId="77777777" w:rsidR="004245CF" w:rsidRDefault="00337DD9">
            <w:pPr>
              <w:spacing w:after="40" w:line="252" w:lineRule="auto"/>
            </w:pPr>
            <w:r>
              <w:rPr>
                <w:b/>
                <w:bCs/>
              </w:rPr>
              <w:t>Integridad (A)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EF7786" w14:textId="77777777" w:rsidR="004245CF" w:rsidRDefault="00337DD9">
            <w:pPr>
              <w:spacing w:after="40" w:line="252" w:lineRule="auto"/>
            </w:pPr>
            <w:r>
              <w:t>Ignora las restricciones del donante.</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C95547" w14:textId="77777777" w:rsidR="004245CF" w:rsidRDefault="00337DD9">
            <w:pPr>
              <w:spacing w:after="40" w:line="252" w:lineRule="auto"/>
            </w:pPr>
            <w:r>
              <w:t>Respeta las restricciones del donante.</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D9598A" w14:textId="77777777" w:rsidR="004245CF" w:rsidRDefault="00337DD9">
            <w:pPr>
              <w:spacing w:after="40" w:line="252" w:lineRule="auto"/>
            </w:pPr>
            <w:r>
              <w:t>Advierte los riesgos de uso indebido de fondos restringidos.</w:t>
            </w:r>
          </w:p>
        </w:tc>
      </w:tr>
      <w:tr w:rsidR="004245CF" w14:paraId="286769BD" w14:textId="77777777">
        <w:trPr>
          <w:cantSplit/>
        </w:trPr>
        <w:tc>
          <w:tcPr>
            <w:tcW w:w="7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C875381" w14:textId="77777777" w:rsidR="004245CF" w:rsidRDefault="00337DD9">
            <w:pPr>
              <w:keepNext/>
              <w:spacing w:after="40" w:line="252" w:lineRule="auto"/>
            </w:pPr>
            <w:r>
              <w:rPr>
                <w:b/>
                <w:bCs/>
              </w:rPr>
              <w:t>Producto 6: Papel de trabajo de conversión de desembolsos</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7E9B570C" w14:textId="77777777" w:rsidR="004245CF" w:rsidRDefault="00337DD9">
            <w:pPr>
              <w:keepNext/>
              <w:spacing w:after="40" w:line="252" w:lineRule="auto"/>
              <w:jc w:val="center"/>
            </w:pPr>
            <w:r>
              <w:rPr>
                <w:b/>
                <w:bCs/>
              </w:rPr>
              <w:t>6 %</w:t>
            </w:r>
          </w:p>
        </w:tc>
      </w:tr>
      <w:tr w:rsidR="004245CF" w14:paraId="5C9D0979"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502D3C" w14:textId="77777777" w:rsidR="004245CF" w:rsidRDefault="00337DD9">
            <w:pPr>
              <w:keepNext/>
              <w:spacing w:after="40" w:line="252" w:lineRule="auto"/>
              <w:jc w:val="center"/>
            </w:pPr>
            <w:r>
              <w:rPr>
                <w:b/>
                <w:bCs/>
              </w:rPr>
              <w:t>Criterio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E42BC3" w14:textId="77777777" w:rsidR="004245CF" w:rsidRDefault="00337DD9">
            <w:pPr>
              <w:keepNext/>
              <w:spacing w:after="40" w:line="252" w:lineRule="auto"/>
              <w:jc w:val="center"/>
            </w:pPr>
            <w:r>
              <w:rPr>
                <w:b/>
                <w:bCs/>
              </w:rPr>
              <w:t>Insuficiente (0–50)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6FD74A" w14:textId="77777777" w:rsidR="004245CF" w:rsidRDefault="00337DD9">
            <w:pPr>
              <w:keepNext/>
              <w:spacing w:after="40" w:line="252" w:lineRule="auto"/>
              <w:jc w:val="center"/>
            </w:pPr>
            <w:r>
              <w:rPr>
                <w:b/>
                <w:bCs/>
              </w:rPr>
              <w:t>Suficiente (51–80)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A3310A" w14:textId="77777777" w:rsidR="004245CF" w:rsidRDefault="00337DD9">
            <w:pPr>
              <w:keepNext/>
              <w:spacing w:after="40" w:line="252" w:lineRule="auto"/>
              <w:jc w:val="center"/>
            </w:pPr>
            <w:r>
              <w:rPr>
                <w:b/>
                <w:bCs/>
              </w:rPr>
              <w:t>Destacado (81–100)</w:t>
            </w:r>
          </w:p>
        </w:tc>
      </w:tr>
      <w:tr w:rsidR="004245CF" w14:paraId="6FC32A1A"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8153AE" w14:textId="77777777" w:rsidR="004245CF" w:rsidRDefault="00337DD9">
            <w:pPr>
              <w:spacing w:after="40" w:line="252" w:lineRule="auto"/>
            </w:pPr>
            <w:r>
              <w:rPr>
                <w:b/>
                <w:bCs/>
              </w:rPr>
              <w:t>Norma de conversión (C)</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740330" w14:textId="77777777" w:rsidR="004245CF" w:rsidRDefault="00337DD9">
            <w:pPr>
              <w:spacing w:after="40" w:line="252" w:lineRule="auto"/>
            </w:pPr>
            <w:r>
              <w:t>Desconoce el tratamiento de la NIC 21.</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AB457E" w14:textId="77777777" w:rsidR="004245CF" w:rsidRDefault="00337DD9">
            <w:pPr>
              <w:spacing w:after="40" w:line="252" w:lineRule="auto"/>
            </w:pPr>
            <w:r>
              <w:t>Aplica el tipo de cambio de cada fecha conforme a la NIC 21.</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95D2C1" w14:textId="77777777" w:rsidR="004245CF" w:rsidRDefault="00337DD9">
            <w:pPr>
              <w:spacing w:after="40" w:line="252" w:lineRule="auto"/>
            </w:pPr>
            <w:r>
              <w:t>Explica el efecto de la política de conversión en el convenio.</w:t>
            </w:r>
          </w:p>
        </w:tc>
      </w:tr>
      <w:tr w:rsidR="004245CF" w14:paraId="17367086"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33082E" w14:textId="77777777" w:rsidR="004245CF" w:rsidRDefault="00337DD9">
            <w:pPr>
              <w:spacing w:after="40" w:line="252" w:lineRule="auto"/>
            </w:pPr>
            <w:r>
              <w:rPr>
                <w:b/>
                <w:bCs/>
              </w:rPr>
              <w:t>Diferencias de cambio (P)</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CD935F" w14:textId="77777777" w:rsidR="004245CF" w:rsidRDefault="00337DD9">
            <w:pPr>
              <w:spacing w:after="40" w:line="252" w:lineRule="auto"/>
            </w:pPr>
            <w:r>
              <w:t>No determina las diferencias.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9B6200" w14:textId="77777777" w:rsidR="004245CF" w:rsidRDefault="00337DD9">
            <w:pPr>
              <w:spacing w:after="40" w:line="252" w:lineRule="auto"/>
            </w:pPr>
            <w:r>
              <w:t>Determina y registra las diferencias de cambio.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0B8693" w14:textId="77777777" w:rsidR="004245CF" w:rsidRDefault="00337DD9">
            <w:pPr>
              <w:spacing w:after="40" w:line="252" w:lineRule="auto"/>
            </w:pPr>
            <w:r>
              <w:t>Concilia los desembolsos con los extractos del financiador.</w:t>
            </w:r>
          </w:p>
        </w:tc>
      </w:tr>
      <w:tr w:rsidR="004245CF" w14:paraId="126CF1C4"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E878439" w14:textId="77777777" w:rsidR="004245CF" w:rsidRDefault="00337DD9">
            <w:pPr>
              <w:spacing w:after="40" w:line="252" w:lineRule="auto"/>
            </w:pPr>
            <w:r>
              <w:rPr>
                <w:b/>
                <w:bCs/>
              </w:rPr>
              <w:t>Hoja de cálculo (T)</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E83362" w14:textId="77777777" w:rsidR="004245CF" w:rsidRDefault="00337DD9">
            <w:pPr>
              <w:spacing w:after="40" w:line="252" w:lineRule="auto"/>
            </w:pPr>
            <w:r>
              <w:t>El papel no está referenciado.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0804AE" w14:textId="77777777" w:rsidR="004245CF" w:rsidRDefault="00337DD9">
            <w:pPr>
              <w:spacing w:after="40" w:line="252" w:lineRule="auto"/>
            </w:pPr>
            <w:r>
              <w:t>El papel está referenciado y sus fórmulas son correctas.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A84507" w14:textId="77777777" w:rsidR="004245CF" w:rsidRDefault="00337DD9">
            <w:pPr>
              <w:spacing w:after="40" w:line="252" w:lineRule="auto"/>
            </w:pPr>
            <w:r>
              <w:t>El papel cruza las cifras con los estados financieros.</w:t>
            </w:r>
          </w:p>
        </w:tc>
      </w:tr>
      <w:tr w:rsidR="004245CF" w14:paraId="59FD214E" w14:textId="77777777">
        <w:trPr>
          <w:cantSplit/>
        </w:trPr>
        <w:tc>
          <w:tcPr>
            <w:tcW w:w="7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7883A5F8" w14:textId="77777777" w:rsidR="004245CF" w:rsidRDefault="00337DD9">
            <w:pPr>
              <w:keepNext/>
              <w:spacing w:after="40" w:line="252" w:lineRule="auto"/>
            </w:pPr>
            <w:r>
              <w:rPr>
                <w:b/>
                <w:bCs/>
              </w:rPr>
              <w:t>Producto 7: Cuadro de regulaciones tributarias y cumplimiento</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6D831D04" w14:textId="77777777" w:rsidR="004245CF" w:rsidRDefault="00337DD9">
            <w:pPr>
              <w:keepNext/>
              <w:spacing w:after="40" w:line="252" w:lineRule="auto"/>
              <w:jc w:val="center"/>
            </w:pPr>
            <w:r>
              <w:rPr>
                <w:b/>
                <w:bCs/>
              </w:rPr>
              <w:t>6 %</w:t>
            </w:r>
          </w:p>
        </w:tc>
      </w:tr>
      <w:tr w:rsidR="004245CF" w14:paraId="37C88D97"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F39B1B" w14:textId="77777777" w:rsidR="004245CF" w:rsidRDefault="00337DD9">
            <w:pPr>
              <w:keepNext/>
              <w:spacing w:after="40" w:line="252" w:lineRule="auto"/>
              <w:jc w:val="center"/>
            </w:pPr>
            <w:r>
              <w:rPr>
                <w:b/>
                <w:bCs/>
              </w:rPr>
              <w:t>Criterio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92389E" w14:textId="77777777" w:rsidR="004245CF" w:rsidRDefault="00337DD9">
            <w:pPr>
              <w:keepNext/>
              <w:spacing w:after="40" w:line="252" w:lineRule="auto"/>
              <w:jc w:val="center"/>
            </w:pPr>
            <w:r>
              <w:rPr>
                <w:b/>
                <w:bCs/>
              </w:rPr>
              <w:t>Insuficiente (0–50)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92EF1E" w14:textId="77777777" w:rsidR="004245CF" w:rsidRDefault="00337DD9">
            <w:pPr>
              <w:keepNext/>
              <w:spacing w:after="40" w:line="252" w:lineRule="auto"/>
              <w:jc w:val="center"/>
            </w:pPr>
            <w:r>
              <w:rPr>
                <w:b/>
                <w:bCs/>
              </w:rPr>
              <w:t>Suficiente (51–80)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EC5D6A" w14:textId="77777777" w:rsidR="004245CF" w:rsidRDefault="00337DD9">
            <w:pPr>
              <w:keepNext/>
              <w:spacing w:after="40" w:line="252" w:lineRule="auto"/>
              <w:jc w:val="center"/>
            </w:pPr>
            <w:r>
              <w:rPr>
                <w:b/>
                <w:bCs/>
              </w:rPr>
              <w:t>Destacado (81–100)</w:t>
            </w:r>
          </w:p>
        </w:tc>
      </w:tr>
      <w:tr w:rsidR="004245CF" w14:paraId="1B5B841C"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ECAAC8" w14:textId="77777777" w:rsidR="004245CF" w:rsidRDefault="00337DD9">
            <w:pPr>
              <w:spacing w:after="40" w:line="252" w:lineRule="auto"/>
            </w:pPr>
            <w:r>
              <w:rPr>
                <w:b/>
                <w:bCs/>
              </w:rPr>
              <w:t>Normas (C)</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6074BA" w14:textId="77777777" w:rsidR="004245CF" w:rsidRDefault="00337DD9">
            <w:pPr>
              <w:spacing w:after="40" w:line="252" w:lineRule="auto"/>
            </w:pPr>
            <w:r>
              <w:t>Omite disposiciones aplicables.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6AD4A5" w14:textId="77777777" w:rsidR="004245CF" w:rsidRDefault="00337DD9">
            <w:pPr>
              <w:spacing w:after="40" w:line="252" w:lineRule="auto"/>
            </w:pPr>
            <w:r>
              <w:t>Identifica la Ley N° 843, el D.S. N° 24051 y las RND vigentes.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6C85F2" w14:textId="77777777" w:rsidR="004245CF" w:rsidRDefault="00337DD9">
            <w:pPr>
              <w:spacing w:after="40" w:line="252" w:lineRule="auto"/>
            </w:pPr>
            <w:r>
              <w:t>Señala los requisitos para mantener la exención.</w:t>
            </w:r>
          </w:p>
        </w:tc>
      </w:tr>
      <w:tr w:rsidR="004245CF" w14:paraId="386095E3"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E7EEEE" w14:textId="77777777" w:rsidR="004245CF" w:rsidRDefault="00337DD9">
            <w:pPr>
              <w:spacing w:after="40" w:line="252" w:lineRule="auto"/>
            </w:pPr>
            <w:r>
              <w:rPr>
                <w:b/>
                <w:bCs/>
              </w:rPr>
              <w:t>Verificación (P)</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C5E23F" w14:textId="77777777" w:rsidR="004245CF" w:rsidRDefault="00337DD9">
            <w:pPr>
              <w:spacing w:after="40" w:line="252" w:lineRule="auto"/>
            </w:pPr>
            <w:r>
              <w:t>No verifica las obligaciones formales.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857728" w14:textId="77777777" w:rsidR="004245CF" w:rsidRDefault="00337DD9">
            <w:pPr>
              <w:spacing w:after="40" w:line="252" w:lineRule="auto"/>
            </w:pPr>
            <w:r>
              <w:t>Verifica la facturación, las retenciones y la información a reportar.</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392580" w14:textId="77777777" w:rsidR="004245CF" w:rsidRDefault="00337DD9">
            <w:pPr>
              <w:spacing w:after="40" w:line="252" w:lineRule="auto"/>
            </w:pPr>
            <w:r>
              <w:t>Cuantifica las contingencias del incumplimiento.</w:t>
            </w:r>
          </w:p>
        </w:tc>
      </w:tr>
      <w:tr w:rsidR="004245CF" w14:paraId="381BC1E7"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62FF00" w14:textId="77777777" w:rsidR="004245CF" w:rsidRDefault="00337DD9">
            <w:pPr>
              <w:spacing w:after="40" w:line="252" w:lineRule="auto"/>
            </w:pPr>
            <w:r>
              <w:rPr>
                <w:b/>
                <w:bCs/>
              </w:rPr>
              <w:t>Trabajo en equipo (A)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DDA587" w14:textId="77777777" w:rsidR="004245CF" w:rsidRDefault="00337DD9">
            <w:pPr>
              <w:spacing w:after="40" w:line="252" w:lineRule="auto"/>
            </w:pPr>
            <w:r>
              <w:t>La participación de los integrantes es desigual.</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23EF8E" w14:textId="77777777" w:rsidR="004245CF" w:rsidRDefault="00337DD9">
            <w:pPr>
              <w:spacing w:after="40" w:line="252" w:lineRule="auto"/>
            </w:pPr>
            <w:r>
              <w:t>Todos los integrantes participan en el trabajo.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A9E750" w14:textId="77777777" w:rsidR="004245CF" w:rsidRDefault="00337DD9">
            <w:pPr>
              <w:spacing w:after="40" w:line="252" w:lineRule="auto"/>
            </w:pPr>
            <w:r>
              <w:t>El equipo sustenta sus decisiones con fundamento.</w:t>
            </w:r>
          </w:p>
        </w:tc>
      </w:tr>
      <w:tr w:rsidR="004245CF" w14:paraId="43997D1D" w14:textId="77777777">
        <w:trPr>
          <w:cantSplit/>
        </w:trPr>
        <w:tc>
          <w:tcPr>
            <w:tcW w:w="7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1BEA8C98" w14:textId="77777777" w:rsidR="004245CF" w:rsidRDefault="00337DD9">
            <w:pPr>
              <w:keepNext/>
              <w:spacing w:after="40" w:line="252" w:lineRule="auto"/>
            </w:pPr>
            <w:r>
              <w:rPr>
                <w:b/>
                <w:bCs/>
              </w:rPr>
              <w:t>Producto 8: Informe de ejecución presupuestaria</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10205640" w14:textId="77777777" w:rsidR="004245CF" w:rsidRDefault="00337DD9">
            <w:pPr>
              <w:keepNext/>
              <w:spacing w:after="40" w:line="252" w:lineRule="auto"/>
              <w:jc w:val="center"/>
            </w:pPr>
            <w:r>
              <w:rPr>
                <w:b/>
                <w:bCs/>
              </w:rPr>
              <w:t>6 %</w:t>
            </w:r>
          </w:p>
        </w:tc>
      </w:tr>
      <w:tr w:rsidR="004245CF" w14:paraId="05699EB5"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618D49" w14:textId="77777777" w:rsidR="004245CF" w:rsidRDefault="00337DD9">
            <w:pPr>
              <w:keepNext/>
              <w:spacing w:after="40" w:line="252" w:lineRule="auto"/>
              <w:jc w:val="center"/>
            </w:pPr>
            <w:r>
              <w:rPr>
                <w:b/>
                <w:bCs/>
              </w:rPr>
              <w:t>Criterio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761BDD" w14:textId="77777777" w:rsidR="004245CF" w:rsidRDefault="00337DD9">
            <w:pPr>
              <w:keepNext/>
              <w:spacing w:after="40" w:line="252" w:lineRule="auto"/>
              <w:jc w:val="center"/>
            </w:pPr>
            <w:r>
              <w:rPr>
                <w:b/>
                <w:bCs/>
              </w:rPr>
              <w:t>Insuficiente (0–50)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17A7CF" w14:textId="77777777" w:rsidR="004245CF" w:rsidRDefault="00337DD9">
            <w:pPr>
              <w:keepNext/>
              <w:spacing w:after="40" w:line="252" w:lineRule="auto"/>
              <w:jc w:val="center"/>
            </w:pPr>
            <w:r>
              <w:rPr>
                <w:b/>
                <w:bCs/>
              </w:rPr>
              <w:t>Suficiente (51–80)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8D5E5A" w14:textId="77777777" w:rsidR="004245CF" w:rsidRDefault="00337DD9">
            <w:pPr>
              <w:keepNext/>
              <w:spacing w:after="40" w:line="252" w:lineRule="auto"/>
              <w:jc w:val="center"/>
            </w:pPr>
            <w:r>
              <w:rPr>
                <w:b/>
                <w:bCs/>
              </w:rPr>
              <w:t>Destacado (81–100)</w:t>
            </w:r>
          </w:p>
        </w:tc>
      </w:tr>
      <w:tr w:rsidR="004245CF" w14:paraId="4261C06A"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FA2A8B" w14:textId="77777777" w:rsidR="004245CF" w:rsidRDefault="00337DD9">
            <w:pPr>
              <w:spacing w:after="40" w:line="252" w:lineRule="auto"/>
            </w:pPr>
            <w:r>
              <w:rPr>
                <w:b/>
                <w:bCs/>
              </w:rPr>
              <w:t>Estructura presupuestaria (C)</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3EF773" w14:textId="77777777" w:rsidR="004245CF" w:rsidRDefault="00337DD9">
            <w:pPr>
              <w:spacing w:after="40" w:line="252" w:lineRule="auto"/>
            </w:pPr>
            <w:r>
              <w:t>Desconoce la estructura del presupuesto del convenio.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A7F8A1" w14:textId="77777777" w:rsidR="004245CF" w:rsidRDefault="00337DD9">
            <w:pPr>
              <w:spacing w:after="40" w:line="252" w:lineRule="auto"/>
            </w:pPr>
            <w:r>
              <w:t>Explica la estructura por componente, categoría y fuente.</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FA0A15" w14:textId="77777777" w:rsidR="004245CF" w:rsidRDefault="00337DD9">
            <w:pPr>
              <w:spacing w:after="40" w:line="252" w:lineRule="auto"/>
            </w:pPr>
            <w:r>
              <w:t>Relaciona el presupuesto con los riesgos de auditoría.</w:t>
            </w:r>
          </w:p>
        </w:tc>
      </w:tr>
      <w:tr w:rsidR="004245CF" w14:paraId="08DC8176"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1F74DB" w14:textId="77777777" w:rsidR="004245CF" w:rsidRDefault="00337DD9">
            <w:pPr>
              <w:spacing w:after="40" w:line="252" w:lineRule="auto"/>
            </w:pPr>
            <w:r>
              <w:rPr>
                <w:b/>
                <w:bCs/>
              </w:rPr>
              <w:t>Cálculo y análisis (P)</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D2C0F0" w14:textId="77777777" w:rsidR="004245CF" w:rsidRDefault="00337DD9">
            <w:pPr>
              <w:spacing w:after="40" w:line="252" w:lineRule="auto"/>
            </w:pPr>
            <w:r>
              <w:t>Comete errores de cálculo.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4086AF" w14:textId="77777777" w:rsidR="004245CF" w:rsidRDefault="00337DD9">
            <w:pPr>
              <w:spacing w:after="40" w:line="252" w:lineRule="auto"/>
            </w:pPr>
            <w:r>
              <w:t>Calcula la ejecución y la concilia con los estados financieros.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7BDD0F" w14:textId="77777777" w:rsidR="004245CF" w:rsidRDefault="00337DD9">
            <w:pPr>
              <w:spacing w:after="40" w:line="252" w:lineRule="auto"/>
            </w:pPr>
            <w:r>
              <w:t>Explica las variaciones y propone medidas ante la subejecución.</w:t>
            </w:r>
          </w:p>
        </w:tc>
      </w:tr>
      <w:tr w:rsidR="004245CF" w14:paraId="2EADBBE8"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5F4CD5" w14:textId="77777777" w:rsidR="004245CF" w:rsidRDefault="00337DD9">
            <w:pPr>
              <w:spacing w:after="40" w:line="252" w:lineRule="auto"/>
            </w:pPr>
            <w:r>
              <w:rPr>
                <w:b/>
                <w:bCs/>
              </w:rPr>
              <w:t>Herramienta (T)</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134D5C" w14:textId="77777777" w:rsidR="004245CF" w:rsidRDefault="00337DD9">
            <w:pPr>
              <w:spacing w:after="40" w:line="252" w:lineRule="auto"/>
            </w:pPr>
            <w:r>
              <w:t>No usa hoja de cálculo.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8BB549" w14:textId="77777777" w:rsidR="004245CF" w:rsidRDefault="00337DD9">
            <w:pPr>
              <w:spacing w:after="40" w:line="252" w:lineRule="auto"/>
            </w:pPr>
            <w:r>
              <w:t>Construye el reporte en hoja de cálculo.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B69CE5" w14:textId="77777777" w:rsidR="004245CF" w:rsidRDefault="00337DD9">
            <w:pPr>
              <w:spacing w:after="40" w:line="252" w:lineRule="auto"/>
            </w:pPr>
            <w:r>
              <w:t>Automatiza el seguimiento con un tablero verificable.</w:t>
            </w:r>
          </w:p>
        </w:tc>
      </w:tr>
      <w:tr w:rsidR="004245CF" w14:paraId="013F455C" w14:textId="77777777">
        <w:trPr>
          <w:cantSplit/>
        </w:trPr>
        <w:tc>
          <w:tcPr>
            <w:tcW w:w="7360" w:type="dxa"/>
            <w:gridSpan w:val="3"/>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A0E8E65" w14:textId="77777777" w:rsidR="004245CF" w:rsidRDefault="00337DD9">
            <w:pPr>
              <w:keepNext/>
              <w:spacing w:after="40" w:line="252" w:lineRule="auto"/>
            </w:pPr>
            <w:r>
              <w:rPr>
                <w:b/>
                <w:bCs/>
              </w:rPr>
              <w:t>Elemento de competencia 3</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B798DBB" w14:textId="77777777" w:rsidR="004245CF" w:rsidRDefault="00337DD9">
            <w:pPr>
              <w:spacing w:after="40" w:line="252" w:lineRule="auto"/>
              <w:jc w:val="center"/>
            </w:pPr>
            <w:r>
              <w:rPr>
                <w:b/>
                <w:bCs/>
              </w:rPr>
              <w:t>25 %</w:t>
            </w:r>
          </w:p>
        </w:tc>
      </w:tr>
      <w:tr w:rsidR="004245CF" w14:paraId="0553DBA8" w14:textId="77777777">
        <w:trPr>
          <w:cantSplit/>
        </w:trPr>
        <w:tc>
          <w:tcPr>
            <w:tcW w:w="7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735488A6" w14:textId="77777777" w:rsidR="004245CF" w:rsidRDefault="00337DD9">
            <w:pPr>
              <w:keepNext/>
              <w:spacing w:after="40" w:line="252" w:lineRule="auto"/>
            </w:pPr>
            <w:r>
              <w:rPr>
                <w:b/>
                <w:bCs/>
              </w:rPr>
              <w:t>Producto 9: Cuadro comparativo del proceso de auditoría</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D0B4B49" w14:textId="77777777" w:rsidR="004245CF" w:rsidRDefault="00337DD9">
            <w:pPr>
              <w:keepNext/>
              <w:spacing w:after="40" w:line="252" w:lineRule="auto"/>
              <w:jc w:val="center"/>
            </w:pPr>
            <w:r>
              <w:rPr>
                <w:b/>
                <w:bCs/>
              </w:rPr>
              <w:t>6 %</w:t>
            </w:r>
          </w:p>
        </w:tc>
      </w:tr>
      <w:tr w:rsidR="004245CF" w14:paraId="262B2C24"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1E6EFB" w14:textId="77777777" w:rsidR="004245CF" w:rsidRDefault="00337DD9">
            <w:pPr>
              <w:keepNext/>
              <w:spacing w:after="40" w:line="252" w:lineRule="auto"/>
              <w:jc w:val="center"/>
            </w:pPr>
            <w:r>
              <w:rPr>
                <w:b/>
                <w:bCs/>
              </w:rPr>
              <w:t>Criterio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9480CF" w14:textId="77777777" w:rsidR="004245CF" w:rsidRDefault="00337DD9">
            <w:pPr>
              <w:keepNext/>
              <w:spacing w:after="40" w:line="252" w:lineRule="auto"/>
              <w:jc w:val="center"/>
            </w:pPr>
            <w:r>
              <w:rPr>
                <w:b/>
                <w:bCs/>
              </w:rPr>
              <w:t>Insuficiente (0–50)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1E2EC9" w14:textId="77777777" w:rsidR="004245CF" w:rsidRDefault="00337DD9">
            <w:pPr>
              <w:keepNext/>
              <w:spacing w:after="40" w:line="252" w:lineRule="auto"/>
              <w:jc w:val="center"/>
            </w:pPr>
            <w:r>
              <w:rPr>
                <w:b/>
                <w:bCs/>
              </w:rPr>
              <w:t>Suficiente (51–80)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F5A796" w14:textId="77777777" w:rsidR="004245CF" w:rsidRDefault="00337DD9">
            <w:pPr>
              <w:keepNext/>
              <w:spacing w:after="40" w:line="252" w:lineRule="auto"/>
              <w:jc w:val="center"/>
            </w:pPr>
            <w:r>
              <w:rPr>
                <w:b/>
                <w:bCs/>
              </w:rPr>
              <w:t>Destacado (81–100)</w:t>
            </w:r>
          </w:p>
        </w:tc>
      </w:tr>
      <w:tr w:rsidR="004245CF" w14:paraId="0CF3E41F"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492449" w14:textId="77777777" w:rsidR="004245CF" w:rsidRDefault="00337DD9">
            <w:pPr>
              <w:spacing w:after="40" w:line="252" w:lineRule="auto"/>
            </w:pPr>
            <w:r>
              <w:rPr>
                <w:b/>
                <w:bCs/>
              </w:rPr>
              <w:t>Marco normativo (C)</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020219" w14:textId="77777777" w:rsidR="004245CF" w:rsidRDefault="00337DD9">
            <w:pPr>
              <w:spacing w:after="40" w:line="252" w:lineRule="auto"/>
            </w:pPr>
            <w:r>
              <w:t>Confunde las normas según el origen de los fondos.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176368" w14:textId="77777777" w:rsidR="004245CF" w:rsidRDefault="00337DD9">
            <w:pPr>
              <w:spacing w:after="40" w:line="252" w:lineRule="auto"/>
            </w:pPr>
            <w:r>
              <w:t>Distingue las NIA y las Normas de Auditoría Gubernamental.</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4D5CF5" w14:textId="77777777" w:rsidR="004245CF" w:rsidRDefault="00337DD9">
            <w:pPr>
              <w:spacing w:after="40" w:line="252" w:lineRule="auto"/>
            </w:pPr>
            <w:r>
              <w:t>Explica las responsabilidades que derivan de la Ley N° 1178.</w:t>
            </w:r>
          </w:p>
        </w:tc>
      </w:tr>
      <w:tr w:rsidR="004245CF" w14:paraId="67E969EC"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8326D2" w14:textId="77777777" w:rsidR="004245CF" w:rsidRDefault="00337DD9">
            <w:pPr>
              <w:spacing w:after="40" w:line="252" w:lineRule="auto"/>
            </w:pPr>
            <w:r>
              <w:rPr>
                <w:b/>
                <w:bCs/>
              </w:rPr>
              <w:t>Comparación (P)</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750A8C" w14:textId="77777777" w:rsidR="004245CF" w:rsidRDefault="00337DD9">
            <w:pPr>
              <w:spacing w:after="40" w:line="252" w:lineRule="auto"/>
            </w:pPr>
            <w:r>
              <w:t>La comparación es incompleta.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2288E7" w14:textId="77777777" w:rsidR="004245CF" w:rsidRDefault="00337DD9">
            <w:pPr>
              <w:spacing w:after="40" w:line="252" w:lineRule="auto"/>
            </w:pPr>
            <w:r>
              <w:t>Compara las fases, los responsables y los informes de ambos procesos.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EB0347" w14:textId="77777777" w:rsidR="004245CF" w:rsidRDefault="00337DD9">
            <w:pPr>
              <w:spacing w:after="40" w:line="252" w:lineRule="auto"/>
            </w:pPr>
            <w:r>
              <w:t>Señala los puntos donde ambos procesos deben compatibilizarse.</w:t>
            </w:r>
          </w:p>
        </w:tc>
      </w:tr>
      <w:tr w:rsidR="004245CF" w14:paraId="0FE45A87"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91663E" w14:textId="77777777" w:rsidR="004245CF" w:rsidRDefault="00337DD9">
            <w:pPr>
              <w:spacing w:after="40" w:line="252" w:lineRule="auto"/>
            </w:pPr>
            <w:r>
              <w:rPr>
                <w:b/>
                <w:bCs/>
              </w:rPr>
              <w:t>Trabajo en equipo (A)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0C1464" w14:textId="77777777" w:rsidR="004245CF" w:rsidRDefault="00337DD9">
            <w:pPr>
              <w:spacing w:after="40" w:line="252" w:lineRule="auto"/>
            </w:pPr>
            <w:r>
              <w:t>La participación de los integrantes es desigual.</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771F31" w14:textId="77777777" w:rsidR="004245CF" w:rsidRDefault="00337DD9">
            <w:pPr>
              <w:spacing w:after="40" w:line="252" w:lineRule="auto"/>
            </w:pPr>
            <w:r>
              <w:t>Todos los integrantes participan en el trabajo.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F45818" w14:textId="77777777" w:rsidR="004245CF" w:rsidRDefault="00337DD9">
            <w:pPr>
              <w:spacing w:after="40" w:line="252" w:lineRule="auto"/>
            </w:pPr>
            <w:r>
              <w:t>El equipo sustenta sus decisiones con fundamento.</w:t>
            </w:r>
          </w:p>
        </w:tc>
      </w:tr>
      <w:tr w:rsidR="004245CF" w14:paraId="5EF4FD00" w14:textId="77777777">
        <w:trPr>
          <w:cantSplit/>
        </w:trPr>
        <w:tc>
          <w:tcPr>
            <w:tcW w:w="7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6719D4C" w14:textId="77777777" w:rsidR="004245CF" w:rsidRDefault="00337DD9">
            <w:pPr>
              <w:keepNext/>
              <w:spacing w:after="40" w:line="252" w:lineRule="auto"/>
            </w:pPr>
            <w:r>
              <w:rPr>
                <w:b/>
                <w:bCs/>
              </w:rPr>
              <w:t>Producto 10: Matriz de auditoría por fase de inversión</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FAC458D" w14:textId="77777777" w:rsidR="004245CF" w:rsidRDefault="00337DD9">
            <w:pPr>
              <w:keepNext/>
              <w:spacing w:after="40" w:line="252" w:lineRule="auto"/>
              <w:jc w:val="center"/>
            </w:pPr>
            <w:r>
              <w:rPr>
                <w:b/>
                <w:bCs/>
              </w:rPr>
              <w:t>6 %</w:t>
            </w:r>
          </w:p>
        </w:tc>
      </w:tr>
      <w:tr w:rsidR="004245CF" w14:paraId="25A957A0"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9ACD7A" w14:textId="77777777" w:rsidR="004245CF" w:rsidRDefault="00337DD9">
            <w:pPr>
              <w:keepNext/>
              <w:spacing w:after="40" w:line="252" w:lineRule="auto"/>
              <w:jc w:val="center"/>
            </w:pPr>
            <w:r>
              <w:rPr>
                <w:b/>
                <w:bCs/>
              </w:rPr>
              <w:t>Criterio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C9B16B" w14:textId="77777777" w:rsidR="004245CF" w:rsidRDefault="00337DD9">
            <w:pPr>
              <w:keepNext/>
              <w:spacing w:after="40" w:line="252" w:lineRule="auto"/>
              <w:jc w:val="center"/>
            </w:pPr>
            <w:r>
              <w:rPr>
                <w:b/>
                <w:bCs/>
              </w:rPr>
              <w:t>Insuficiente (0–50)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A7FF28" w14:textId="77777777" w:rsidR="004245CF" w:rsidRDefault="00337DD9">
            <w:pPr>
              <w:keepNext/>
              <w:spacing w:after="40" w:line="252" w:lineRule="auto"/>
              <w:jc w:val="center"/>
            </w:pPr>
            <w:r>
              <w:rPr>
                <w:b/>
                <w:bCs/>
              </w:rPr>
              <w:t>Suficiente (51–80)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F47E98" w14:textId="77777777" w:rsidR="004245CF" w:rsidRDefault="00337DD9">
            <w:pPr>
              <w:keepNext/>
              <w:spacing w:after="40" w:line="252" w:lineRule="auto"/>
              <w:jc w:val="center"/>
            </w:pPr>
            <w:r>
              <w:rPr>
                <w:b/>
                <w:bCs/>
              </w:rPr>
              <w:t>Destacado (81–100)</w:t>
            </w:r>
          </w:p>
        </w:tc>
      </w:tr>
      <w:tr w:rsidR="004245CF" w14:paraId="2A10D4ED"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9356C3" w14:textId="77777777" w:rsidR="004245CF" w:rsidRDefault="00337DD9">
            <w:pPr>
              <w:spacing w:after="40" w:line="252" w:lineRule="auto"/>
            </w:pPr>
            <w:r>
              <w:rPr>
                <w:b/>
                <w:bCs/>
              </w:rPr>
              <w:t>Ciclo de inversión (C)</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74552C" w14:textId="77777777" w:rsidR="004245CF" w:rsidRDefault="00337DD9">
            <w:pPr>
              <w:spacing w:after="40" w:line="252" w:lineRule="auto"/>
            </w:pPr>
            <w:r>
              <w:t>Omite fases del proyecto de inversión.</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F46D32" w14:textId="77777777" w:rsidR="004245CF" w:rsidRDefault="00337DD9">
            <w:pPr>
              <w:spacing w:after="40" w:line="252" w:lineRule="auto"/>
            </w:pPr>
            <w:r>
              <w:t>Describe la preinversión, la inversión y la operación.</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0E0CE1" w14:textId="77777777" w:rsidR="004245CF" w:rsidRDefault="00337DD9">
            <w:pPr>
              <w:spacing w:after="40" w:line="252" w:lineRule="auto"/>
            </w:pPr>
            <w:r>
              <w:t>Relaciona cada fase con sus riesgos de auditoría.</w:t>
            </w:r>
          </w:p>
        </w:tc>
      </w:tr>
      <w:tr w:rsidR="004245CF" w14:paraId="40AC9ACD"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C562FC" w14:textId="77777777" w:rsidR="004245CF" w:rsidRDefault="00337DD9">
            <w:pPr>
              <w:spacing w:after="40" w:line="252" w:lineRule="auto"/>
            </w:pPr>
            <w:r>
              <w:rPr>
                <w:b/>
                <w:bCs/>
              </w:rPr>
              <w:t>Aspectos a auditar (P)</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73440C" w14:textId="77777777" w:rsidR="004245CF" w:rsidRDefault="00337DD9">
            <w:pPr>
              <w:spacing w:after="40" w:line="252" w:lineRule="auto"/>
            </w:pPr>
            <w:r>
              <w:t>No identifica aspectos de auditoría por fase.</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066CC7" w14:textId="77777777" w:rsidR="004245CF" w:rsidRDefault="00337DD9">
            <w:pPr>
              <w:spacing w:after="40" w:line="252" w:lineRule="auto"/>
            </w:pPr>
            <w:r>
              <w:t>Identifica los aspectos financieros, técnicos y de contratación por fase.</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880821" w14:textId="77777777" w:rsidR="004245CF" w:rsidRDefault="00337DD9">
            <w:pPr>
              <w:spacing w:after="40" w:line="252" w:lineRule="auto"/>
            </w:pPr>
            <w:r>
              <w:t>Propone el apoyo de especialistas donde corresponde.</w:t>
            </w:r>
          </w:p>
        </w:tc>
      </w:tr>
      <w:tr w:rsidR="004245CF" w14:paraId="29FAD585"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BB88E2" w14:textId="77777777" w:rsidR="004245CF" w:rsidRDefault="00337DD9">
            <w:pPr>
              <w:spacing w:after="40" w:line="252" w:lineRule="auto"/>
            </w:pPr>
            <w:r>
              <w:rPr>
                <w:b/>
                <w:bCs/>
              </w:rPr>
              <w:t>Fuentes en línea (T)</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7F1AD9" w14:textId="77777777" w:rsidR="004245CF" w:rsidRDefault="00337DD9">
            <w:pPr>
              <w:spacing w:after="40" w:line="252" w:lineRule="auto"/>
            </w:pPr>
            <w:r>
              <w:t>No consulta los sistemas públicos.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35BB04" w14:textId="77777777" w:rsidR="004245CF" w:rsidRDefault="00337DD9">
            <w:pPr>
              <w:spacing w:after="40" w:line="252" w:lineRule="auto"/>
            </w:pPr>
            <w:r>
              <w:t>Utiliza la información del SICOES u otros sistemas públicos.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546D89" w14:textId="77777777" w:rsidR="004245CF" w:rsidRDefault="00337DD9">
            <w:pPr>
              <w:spacing w:after="40" w:line="252" w:lineRule="auto"/>
            </w:pPr>
            <w:r>
              <w:t>Contrasta la información pública con la documentación del caso.</w:t>
            </w:r>
          </w:p>
        </w:tc>
      </w:tr>
      <w:tr w:rsidR="004245CF" w14:paraId="39E2EC47" w14:textId="77777777">
        <w:trPr>
          <w:cantSplit/>
        </w:trPr>
        <w:tc>
          <w:tcPr>
            <w:tcW w:w="7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16DE245D" w14:textId="77777777" w:rsidR="004245CF" w:rsidRDefault="00337DD9">
            <w:pPr>
              <w:keepNext/>
              <w:spacing w:after="40" w:line="252" w:lineRule="auto"/>
            </w:pPr>
            <w:r>
              <w:rPr>
                <w:b/>
                <w:bCs/>
              </w:rPr>
              <w:t>Producto 11: Narrativas, diagramas y matriz de riesgos y controles</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6325BD7A" w14:textId="77777777" w:rsidR="004245CF" w:rsidRDefault="00337DD9">
            <w:pPr>
              <w:keepNext/>
              <w:spacing w:after="40" w:line="252" w:lineRule="auto"/>
              <w:jc w:val="center"/>
            </w:pPr>
            <w:r>
              <w:rPr>
                <w:b/>
                <w:bCs/>
              </w:rPr>
              <w:t>7 %</w:t>
            </w:r>
          </w:p>
        </w:tc>
      </w:tr>
      <w:tr w:rsidR="004245CF" w14:paraId="00F1AA9D"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8F3C67" w14:textId="77777777" w:rsidR="004245CF" w:rsidRDefault="00337DD9">
            <w:pPr>
              <w:keepNext/>
              <w:spacing w:after="40" w:line="252" w:lineRule="auto"/>
              <w:jc w:val="center"/>
            </w:pPr>
            <w:r>
              <w:rPr>
                <w:b/>
                <w:bCs/>
              </w:rPr>
              <w:t>Criterio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0D28BC" w14:textId="77777777" w:rsidR="004245CF" w:rsidRDefault="00337DD9">
            <w:pPr>
              <w:keepNext/>
              <w:spacing w:after="40" w:line="252" w:lineRule="auto"/>
              <w:jc w:val="center"/>
            </w:pPr>
            <w:r>
              <w:rPr>
                <w:b/>
                <w:bCs/>
              </w:rPr>
              <w:t>Insuficiente (0–50)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E0B506" w14:textId="77777777" w:rsidR="004245CF" w:rsidRDefault="00337DD9">
            <w:pPr>
              <w:keepNext/>
              <w:spacing w:after="40" w:line="252" w:lineRule="auto"/>
              <w:jc w:val="center"/>
            </w:pPr>
            <w:r>
              <w:rPr>
                <w:b/>
                <w:bCs/>
              </w:rPr>
              <w:t>Suficiente (51–80)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8D8344" w14:textId="77777777" w:rsidR="004245CF" w:rsidRDefault="00337DD9">
            <w:pPr>
              <w:keepNext/>
              <w:spacing w:after="40" w:line="252" w:lineRule="auto"/>
              <w:jc w:val="center"/>
            </w:pPr>
            <w:r>
              <w:rPr>
                <w:b/>
                <w:bCs/>
              </w:rPr>
              <w:t>Destacado (81–100)</w:t>
            </w:r>
          </w:p>
        </w:tc>
      </w:tr>
      <w:tr w:rsidR="004245CF" w14:paraId="67957FA3"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2AF385" w14:textId="77777777" w:rsidR="004245CF" w:rsidRDefault="00337DD9">
            <w:pPr>
              <w:spacing w:after="40" w:line="252" w:lineRule="auto"/>
            </w:pPr>
            <w:r>
              <w:rPr>
                <w:b/>
                <w:bCs/>
              </w:rPr>
              <w:t>Componentes COSO (C)</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CD0EC8" w14:textId="77777777" w:rsidR="004245CF" w:rsidRDefault="00337DD9">
            <w:pPr>
              <w:spacing w:after="40" w:line="252" w:lineRule="auto"/>
            </w:pPr>
            <w:r>
              <w:t>Omite componentes o principios.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BCEF50" w14:textId="77777777" w:rsidR="004245CF" w:rsidRDefault="00337DD9">
            <w:pPr>
              <w:spacing w:after="40" w:line="252" w:lineRule="auto"/>
            </w:pPr>
            <w:r>
              <w:t>Relaciona los controles con los componentes y principios de COSO 2013.</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35B60A" w14:textId="77777777" w:rsidR="004245CF" w:rsidRDefault="00337DD9">
            <w:pPr>
              <w:spacing w:after="40" w:line="252" w:lineRule="auto"/>
            </w:pPr>
            <w:r>
              <w:t>Identifica los principios no cumplidos.</w:t>
            </w:r>
          </w:p>
        </w:tc>
      </w:tr>
      <w:tr w:rsidR="004245CF" w14:paraId="4743C8B2"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4E8088" w14:textId="77777777" w:rsidR="004245CF" w:rsidRDefault="00337DD9">
            <w:pPr>
              <w:spacing w:after="40" w:line="252" w:lineRule="auto"/>
            </w:pPr>
            <w:r>
              <w:rPr>
                <w:b/>
                <w:bCs/>
              </w:rPr>
              <w:t>Documentación (P)</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A5C5F5" w14:textId="77777777" w:rsidR="004245CF" w:rsidRDefault="00337DD9">
            <w:pPr>
              <w:spacing w:after="40" w:line="252" w:lineRule="auto"/>
            </w:pPr>
            <w:r>
              <w:t>Omite pasos o usa símbolos incorrectos.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A83F11" w14:textId="77777777" w:rsidR="004245CF" w:rsidRDefault="00337DD9">
            <w:pPr>
              <w:spacing w:after="40" w:line="252" w:lineRule="auto"/>
            </w:pPr>
            <w:r>
              <w:t>Documenta los ciclos con narrativas y diagramas coherentes.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883AC8" w14:textId="77777777" w:rsidR="004245CF" w:rsidRDefault="00337DD9">
            <w:pPr>
              <w:spacing w:after="40" w:line="252" w:lineRule="auto"/>
            </w:pPr>
            <w:r>
              <w:t>Señala los controles clave y los riesgos de gastos no elegibles.</w:t>
            </w:r>
          </w:p>
        </w:tc>
      </w:tr>
      <w:tr w:rsidR="004245CF" w14:paraId="5422CC4A"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773DCB" w14:textId="77777777" w:rsidR="004245CF" w:rsidRDefault="00337DD9">
            <w:pPr>
              <w:spacing w:after="40" w:line="252" w:lineRule="auto"/>
            </w:pPr>
            <w:r>
              <w:rPr>
                <w:b/>
                <w:bCs/>
              </w:rPr>
              <w:t>Matriz de riesgos y controles (T)</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8A4228" w14:textId="77777777" w:rsidR="004245CF" w:rsidRDefault="00337DD9">
            <w:pPr>
              <w:spacing w:after="40" w:line="252" w:lineRule="auto"/>
            </w:pPr>
            <w:r>
              <w:t>Omite riesgos relevantes o no asocia controles a los riesgos.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18AEDB" w14:textId="77777777" w:rsidR="004245CF" w:rsidRDefault="00337DD9">
            <w:pPr>
              <w:spacing w:after="40" w:line="252" w:lineRule="auto"/>
            </w:pPr>
            <w:r>
              <w:t>Asocia un control clave a cada riesgo del ciclo en una matriz en hoja de cálculo, incluidos los controles generales de TI.</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F8D57C" w14:textId="77777777" w:rsidR="004245CF" w:rsidRDefault="00337DD9">
            <w:pPr>
              <w:spacing w:after="40" w:line="252" w:lineRule="auto"/>
            </w:pPr>
            <w:r>
              <w:t>Evalúa el diseño de cada control y concluye sobre su efecto en el riesgo del ciclo.</w:t>
            </w:r>
          </w:p>
        </w:tc>
      </w:tr>
      <w:tr w:rsidR="004245CF" w14:paraId="0B0E994E" w14:textId="77777777">
        <w:trPr>
          <w:cantSplit/>
        </w:trPr>
        <w:tc>
          <w:tcPr>
            <w:tcW w:w="7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56040F58" w14:textId="77777777" w:rsidR="004245CF" w:rsidRDefault="00337DD9">
            <w:pPr>
              <w:keepNext/>
              <w:spacing w:after="40" w:line="252" w:lineRule="auto"/>
            </w:pPr>
            <w:r>
              <w:rPr>
                <w:b/>
                <w:bCs/>
              </w:rPr>
              <w:t>Producto 12: Pruebas de cumplimiento y evaluación del control interno</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74CD8259" w14:textId="77777777" w:rsidR="004245CF" w:rsidRDefault="00337DD9">
            <w:pPr>
              <w:keepNext/>
              <w:spacing w:after="40" w:line="252" w:lineRule="auto"/>
              <w:jc w:val="center"/>
            </w:pPr>
            <w:r>
              <w:rPr>
                <w:b/>
                <w:bCs/>
              </w:rPr>
              <w:t>6 %</w:t>
            </w:r>
          </w:p>
        </w:tc>
      </w:tr>
      <w:tr w:rsidR="004245CF" w14:paraId="68D6F3E3"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1BFA4F" w14:textId="77777777" w:rsidR="004245CF" w:rsidRDefault="00337DD9">
            <w:pPr>
              <w:keepNext/>
              <w:spacing w:after="40" w:line="252" w:lineRule="auto"/>
              <w:jc w:val="center"/>
            </w:pPr>
            <w:r>
              <w:rPr>
                <w:b/>
                <w:bCs/>
              </w:rPr>
              <w:t>Criterio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5E92A6" w14:textId="77777777" w:rsidR="004245CF" w:rsidRDefault="00337DD9">
            <w:pPr>
              <w:keepNext/>
              <w:spacing w:after="40" w:line="252" w:lineRule="auto"/>
              <w:jc w:val="center"/>
            </w:pPr>
            <w:r>
              <w:rPr>
                <w:b/>
                <w:bCs/>
              </w:rPr>
              <w:t>Insuficiente (0–50)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2CBDFF" w14:textId="77777777" w:rsidR="004245CF" w:rsidRDefault="00337DD9">
            <w:pPr>
              <w:keepNext/>
              <w:spacing w:after="40" w:line="252" w:lineRule="auto"/>
              <w:jc w:val="center"/>
            </w:pPr>
            <w:r>
              <w:rPr>
                <w:b/>
                <w:bCs/>
              </w:rPr>
              <w:t>Suficiente (51–80)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81DBB8" w14:textId="77777777" w:rsidR="004245CF" w:rsidRDefault="00337DD9">
            <w:pPr>
              <w:keepNext/>
              <w:spacing w:after="40" w:line="252" w:lineRule="auto"/>
              <w:jc w:val="center"/>
            </w:pPr>
            <w:r>
              <w:rPr>
                <w:b/>
                <w:bCs/>
              </w:rPr>
              <w:t>Destacado (81–100)</w:t>
            </w:r>
          </w:p>
        </w:tc>
      </w:tr>
      <w:tr w:rsidR="004245CF" w14:paraId="639E4BBF"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5747B3" w14:textId="77777777" w:rsidR="004245CF" w:rsidRDefault="00337DD9">
            <w:pPr>
              <w:spacing w:after="40" w:line="252" w:lineRule="auto"/>
            </w:pPr>
            <w:r>
              <w:rPr>
                <w:b/>
                <w:bCs/>
              </w:rPr>
              <w:t>Fundamento técnico (C)</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6657A6" w14:textId="77777777" w:rsidR="004245CF" w:rsidRDefault="00337DD9">
            <w:pPr>
              <w:spacing w:after="40" w:line="252" w:lineRule="auto"/>
            </w:pPr>
            <w:r>
              <w:t>No relaciona la prueba con la norma.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3D48EF" w14:textId="77777777" w:rsidR="004245CF" w:rsidRDefault="00337DD9">
            <w:pPr>
              <w:spacing w:after="40" w:line="252" w:lineRule="auto"/>
            </w:pPr>
            <w:r>
              <w:t>Fundamenta las pruebas en las NIA 330 y 530.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23B332" w14:textId="77777777" w:rsidR="004245CF" w:rsidRDefault="00337DD9">
            <w:pPr>
              <w:spacing w:after="40" w:line="252" w:lineRule="auto"/>
            </w:pPr>
            <w:r>
              <w:t>Justifica el tamaño de la muestra.</w:t>
            </w:r>
          </w:p>
        </w:tc>
      </w:tr>
      <w:tr w:rsidR="004245CF" w14:paraId="09C379FB"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CCBC46" w14:textId="77777777" w:rsidR="004245CF" w:rsidRDefault="00337DD9">
            <w:pPr>
              <w:spacing w:after="40" w:line="252" w:lineRule="auto"/>
            </w:pPr>
            <w:r>
              <w:rPr>
                <w:b/>
                <w:bCs/>
              </w:rPr>
              <w:t>Pruebas y conclusión (P)</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5F93C3" w14:textId="77777777" w:rsidR="004245CF" w:rsidRDefault="00337DD9">
            <w:pPr>
              <w:spacing w:after="40" w:line="252" w:lineRule="auto"/>
            </w:pPr>
            <w:r>
              <w:t>No documenta las desviaciones.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B45A83" w14:textId="77777777" w:rsidR="004245CF" w:rsidRDefault="00337DD9">
            <w:pPr>
              <w:spacing w:after="40" w:line="252" w:lineRule="auto"/>
            </w:pPr>
            <w:r>
              <w:t>Documenta las desviaciones y determina el riesgo por ciclo.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010FAE" w14:textId="77777777" w:rsidR="004245CF" w:rsidRDefault="00337DD9">
            <w:pPr>
              <w:spacing w:after="40" w:line="252" w:lineRule="auto"/>
            </w:pPr>
            <w:r>
              <w:t>Relaciona el riesgo con la extensión de las pruebas sustantivas.</w:t>
            </w:r>
          </w:p>
        </w:tc>
      </w:tr>
      <w:tr w:rsidR="004245CF" w14:paraId="5872B209"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2B37B9" w14:textId="77777777" w:rsidR="004245CF" w:rsidRDefault="00337DD9">
            <w:pPr>
              <w:spacing w:after="40" w:line="252" w:lineRule="auto"/>
            </w:pPr>
            <w:r>
              <w:rPr>
                <w:b/>
                <w:bCs/>
              </w:rPr>
              <w:t>Sustentación (A)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058E1F" w14:textId="77777777" w:rsidR="004245CF" w:rsidRDefault="00337DD9">
            <w:pPr>
              <w:spacing w:after="40" w:line="252" w:lineRule="auto"/>
            </w:pPr>
            <w:r>
              <w:t>La sustentación es confusa.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2A13E7" w14:textId="77777777" w:rsidR="004245CF" w:rsidRDefault="00337DD9">
            <w:pPr>
              <w:spacing w:after="40" w:line="252" w:lineRule="auto"/>
            </w:pPr>
            <w:r>
              <w:t>La sustentación es clara.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4A5A2F" w14:textId="77777777" w:rsidR="004245CF" w:rsidRDefault="00337DD9">
            <w:pPr>
              <w:spacing w:after="40" w:line="252" w:lineRule="auto"/>
            </w:pPr>
            <w:r>
              <w:t>Responde con fundamento las preguntas del curso.</w:t>
            </w:r>
          </w:p>
        </w:tc>
      </w:tr>
      <w:tr w:rsidR="004245CF" w14:paraId="095ED177" w14:textId="77777777">
        <w:trPr>
          <w:cantSplit/>
        </w:trPr>
        <w:tc>
          <w:tcPr>
            <w:tcW w:w="7360" w:type="dxa"/>
            <w:gridSpan w:val="3"/>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324F1F0" w14:textId="77777777" w:rsidR="004245CF" w:rsidRDefault="00337DD9">
            <w:pPr>
              <w:keepNext/>
              <w:spacing w:after="40" w:line="252" w:lineRule="auto"/>
            </w:pPr>
            <w:r>
              <w:rPr>
                <w:b/>
                <w:bCs/>
              </w:rPr>
              <w:t>Elemento de competencia 4</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B6268E3" w14:textId="77777777" w:rsidR="004245CF" w:rsidRDefault="00337DD9">
            <w:pPr>
              <w:spacing w:after="40" w:line="252" w:lineRule="auto"/>
              <w:jc w:val="center"/>
            </w:pPr>
            <w:r>
              <w:rPr>
                <w:b/>
                <w:bCs/>
              </w:rPr>
              <w:t>35 %</w:t>
            </w:r>
          </w:p>
        </w:tc>
      </w:tr>
      <w:tr w:rsidR="004245CF" w14:paraId="0B3849D0" w14:textId="77777777">
        <w:trPr>
          <w:cantSplit/>
        </w:trPr>
        <w:tc>
          <w:tcPr>
            <w:tcW w:w="7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15968598" w14:textId="77777777" w:rsidR="004245CF" w:rsidRDefault="00337DD9">
            <w:pPr>
              <w:keepNext/>
              <w:spacing w:after="40" w:line="252" w:lineRule="auto"/>
            </w:pPr>
            <w:r>
              <w:rPr>
                <w:b/>
                <w:bCs/>
              </w:rPr>
              <w:t>Producto 13: Estrategia global y plan de auditoría</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A8FD702" w14:textId="77777777" w:rsidR="004245CF" w:rsidRDefault="00337DD9">
            <w:pPr>
              <w:keepNext/>
              <w:spacing w:after="40" w:line="252" w:lineRule="auto"/>
              <w:jc w:val="center"/>
            </w:pPr>
            <w:r>
              <w:rPr>
                <w:b/>
                <w:bCs/>
              </w:rPr>
              <w:t>9 %</w:t>
            </w:r>
          </w:p>
        </w:tc>
      </w:tr>
      <w:tr w:rsidR="004245CF" w14:paraId="0E15E3F4"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745B20" w14:textId="77777777" w:rsidR="004245CF" w:rsidRDefault="00337DD9">
            <w:pPr>
              <w:keepNext/>
              <w:spacing w:after="40" w:line="252" w:lineRule="auto"/>
              <w:jc w:val="center"/>
            </w:pPr>
            <w:r>
              <w:rPr>
                <w:b/>
                <w:bCs/>
              </w:rPr>
              <w:t>Criterio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D894B2" w14:textId="77777777" w:rsidR="004245CF" w:rsidRDefault="00337DD9">
            <w:pPr>
              <w:keepNext/>
              <w:spacing w:after="40" w:line="252" w:lineRule="auto"/>
              <w:jc w:val="center"/>
            </w:pPr>
            <w:r>
              <w:rPr>
                <w:b/>
                <w:bCs/>
              </w:rPr>
              <w:t>Insuficiente (0–50)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CD41BD" w14:textId="77777777" w:rsidR="004245CF" w:rsidRDefault="00337DD9">
            <w:pPr>
              <w:keepNext/>
              <w:spacing w:after="40" w:line="252" w:lineRule="auto"/>
              <w:jc w:val="center"/>
            </w:pPr>
            <w:r>
              <w:rPr>
                <w:b/>
                <w:bCs/>
              </w:rPr>
              <w:t>Suficiente (51–80)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5FB7AA" w14:textId="77777777" w:rsidR="004245CF" w:rsidRDefault="00337DD9">
            <w:pPr>
              <w:keepNext/>
              <w:spacing w:after="40" w:line="252" w:lineRule="auto"/>
              <w:jc w:val="center"/>
            </w:pPr>
            <w:r>
              <w:rPr>
                <w:b/>
                <w:bCs/>
              </w:rPr>
              <w:t>Destacado (81–100)</w:t>
            </w:r>
          </w:p>
        </w:tc>
      </w:tr>
      <w:tr w:rsidR="004245CF" w14:paraId="4A1B10FC"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D6D065" w14:textId="77777777" w:rsidR="004245CF" w:rsidRDefault="00337DD9">
            <w:pPr>
              <w:spacing w:after="40" w:line="252" w:lineRule="auto"/>
            </w:pPr>
            <w:r>
              <w:rPr>
                <w:b/>
                <w:bCs/>
              </w:rPr>
              <w:t>Independencia y riesgos (C)</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059AD7" w14:textId="77777777" w:rsidR="004245CF" w:rsidRDefault="00337DD9">
            <w:pPr>
              <w:spacing w:after="40" w:line="252" w:lineRule="auto"/>
            </w:pPr>
            <w:r>
              <w:t>Omite la evaluación de independencia o los riesgos significativos.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121660" w14:textId="77777777" w:rsidR="004245CF" w:rsidRDefault="00337DD9">
            <w:pPr>
              <w:spacing w:after="40" w:line="252" w:lineRule="auto"/>
            </w:pPr>
            <w:r>
              <w:t>Evalúa la independencia e identifica los riesgos inherentes y de fraude.</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F14CC6" w14:textId="77777777" w:rsidR="004245CF" w:rsidRDefault="00337DD9">
            <w:pPr>
              <w:spacing w:after="40" w:line="252" w:lineRule="auto"/>
            </w:pPr>
            <w:r>
              <w:t>Vincula cada riesgo con sus procedimientos de respuesta.</w:t>
            </w:r>
          </w:p>
        </w:tc>
      </w:tr>
      <w:tr w:rsidR="004245CF" w14:paraId="04B25958"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677136" w14:textId="77777777" w:rsidR="004245CF" w:rsidRDefault="00337DD9">
            <w:pPr>
              <w:spacing w:after="40" w:line="252" w:lineRule="auto"/>
            </w:pPr>
            <w:r>
              <w:rPr>
                <w:b/>
                <w:bCs/>
              </w:rPr>
              <w:t>Materialidad y plan (P)</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6EDA0B" w14:textId="77777777" w:rsidR="004245CF" w:rsidRDefault="00337DD9">
            <w:pPr>
              <w:spacing w:after="40" w:line="252" w:lineRule="auto"/>
            </w:pPr>
            <w:r>
              <w:t>Elige una base de materialidad inadecuada.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AF9F08" w14:textId="77777777" w:rsidR="004245CF" w:rsidRDefault="00337DD9">
            <w:pPr>
              <w:spacing w:after="40" w:line="252" w:lineRule="auto"/>
            </w:pPr>
            <w:r>
              <w:t>Determina la materialidad y define la naturaleza, el momento y la extensión de las pruebas.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74B0E0" w14:textId="77777777" w:rsidR="004245CF" w:rsidRDefault="00337DD9">
            <w:pPr>
              <w:spacing w:after="40" w:line="252" w:lineRule="auto"/>
            </w:pPr>
            <w:r>
              <w:t>Fija la materialidad de ejecución y ajusta el plan a los requisitos del financiador.</w:t>
            </w:r>
          </w:p>
        </w:tc>
      </w:tr>
      <w:tr w:rsidR="004245CF" w14:paraId="15DC4244"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1A41E3" w14:textId="77777777" w:rsidR="004245CF" w:rsidRDefault="00337DD9">
            <w:pPr>
              <w:spacing w:after="40" w:line="252" w:lineRule="auto"/>
            </w:pPr>
            <w:r>
              <w:rPr>
                <w:b/>
                <w:bCs/>
              </w:rPr>
              <w:t>Escepticismo profesional (A)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5E6ECB" w14:textId="77777777" w:rsidR="004245CF" w:rsidRDefault="00337DD9">
            <w:pPr>
              <w:spacing w:after="40" w:line="252" w:lineRule="auto"/>
            </w:pPr>
            <w:r>
              <w:t>Acepta la información sin cuestionarla.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CD269B" w14:textId="77777777" w:rsidR="004245CF" w:rsidRDefault="00337DD9">
            <w:pPr>
              <w:spacing w:after="40" w:line="252" w:lineRule="auto"/>
            </w:pPr>
            <w:r>
              <w:t>Plantea preguntas críticas sobre la información del cliente.</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4EDF60" w14:textId="77777777" w:rsidR="004245CF" w:rsidRDefault="00337DD9">
            <w:pPr>
              <w:spacing w:after="40" w:line="252" w:lineRule="auto"/>
            </w:pPr>
            <w:r>
              <w:t>Documenta cómo el escepticismo modificó el plan.</w:t>
            </w:r>
          </w:p>
        </w:tc>
      </w:tr>
      <w:tr w:rsidR="004245CF" w14:paraId="5D391911" w14:textId="77777777">
        <w:trPr>
          <w:cantSplit/>
        </w:trPr>
        <w:tc>
          <w:tcPr>
            <w:tcW w:w="7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3DE6DCC1" w14:textId="77777777" w:rsidR="004245CF" w:rsidRDefault="00337DD9">
            <w:pPr>
              <w:keepNext/>
              <w:spacing w:after="40" w:line="252" w:lineRule="auto"/>
            </w:pPr>
            <w:r>
              <w:rPr>
                <w:b/>
                <w:bCs/>
              </w:rPr>
              <w:t>Producto 14: Papel de trabajo de analítica de datos e IA</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5CAFBED7" w14:textId="77777777" w:rsidR="004245CF" w:rsidRDefault="00337DD9">
            <w:pPr>
              <w:keepNext/>
              <w:spacing w:after="40" w:line="252" w:lineRule="auto"/>
              <w:jc w:val="center"/>
            </w:pPr>
            <w:r>
              <w:rPr>
                <w:b/>
                <w:bCs/>
              </w:rPr>
              <w:t>9 %</w:t>
            </w:r>
          </w:p>
        </w:tc>
      </w:tr>
      <w:tr w:rsidR="004245CF" w14:paraId="0F46C3A5"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838EA5" w14:textId="77777777" w:rsidR="004245CF" w:rsidRDefault="00337DD9">
            <w:pPr>
              <w:keepNext/>
              <w:spacing w:after="40" w:line="252" w:lineRule="auto"/>
              <w:jc w:val="center"/>
            </w:pPr>
            <w:r>
              <w:rPr>
                <w:b/>
                <w:bCs/>
              </w:rPr>
              <w:t>Criterio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04383E" w14:textId="77777777" w:rsidR="004245CF" w:rsidRDefault="00337DD9">
            <w:pPr>
              <w:keepNext/>
              <w:spacing w:after="40" w:line="252" w:lineRule="auto"/>
              <w:jc w:val="center"/>
            </w:pPr>
            <w:r>
              <w:rPr>
                <w:b/>
                <w:bCs/>
              </w:rPr>
              <w:t>Insuficiente (0–50)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EE765F" w14:textId="77777777" w:rsidR="004245CF" w:rsidRDefault="00337DD9">
            <w:pPr>
              <w:keepNext/>
              <w:spacing w:after="40" w:line="252" w:lineRule="auto"/>
              <w:jc w:val="center"/>
            </w:pPr>
            <w:r>
              <w:rPr>
                <w:b/>
                <w:bCs/>
              </w:rPr>
              <w:t>Suficiente (51–80)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3FD7CE" w14:textId="77777777" w:rsidR="004245CF" w:rsidRDefault="00337DD9">
            <w:pPr>
              <w:keepNext/>
              <w:spacing w:after="40" w:line="252" w:lineRule="auto"/>
              <w:jc w:val="center"/>
            </w:pPr>
            <w:r>
              <w:rPr>
                <w:b/>
                <w:bCs/>
              </w:rPr>
              <w:t>Destacado (81–100)</w:t>
            </w:r>
          </w:p>
        </w:tc>
      </w:tr>
      <w:tr w:rsidR="004245CF" w14:paraId="4C7B0A30"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CC4132" w14:textId="77777777" w:rsidR="004245CF" w:rsidRDefault="00337DD9">
            <w:pPr>
              <w:spacing w:after="40" w:line="252" w:lineRule="auto"/>
            </w:pPr>
            <w:r>
              <w:rPr>
                <w:b/>
                <w:bCs/>
              </w:rPr>
              <w:t>Riesgos del uso de la IA (C)</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EDF41B" w14:textId="77777777" w:rsidR="004245CF" w:rsidRDefault="00337DD9">
            <w:pPr>
              <w:spacing w:after="40" w:line="252" w:lineRule="auto"/>
            </w:pPr>
            <w:r>
              <w:t>Desconoce las limitaciones de la IA.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BA7A96" w14:textId="77777777" w:rsidR="004245CF" w:rsidRDefault="00337DD9">
            <w:pPr>
              <w:spacing w:after="40" w:line="252" w:lineRule="auto"/>
            </w:pPr>
            <w:r>
              <w:t>Explica los riesgos, las limitaciones y la confidencialidad del uso de la IA.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1FDB0F9" w14:textId="77777777" w:rsidR="004245CF" w:rsidRDefault="00337DD9">
            <w:pPr>
              <w:spacing w:after="40" w:line="252" w:lineRule="auto"/>
            </w:pPr>
            <w:r>
              <w:t>Fundamenta el juicio profesional sobre los resultados obtenidos.</w:t>
            </w:r>
          </w:p>
        </w:tc>
      </w:tr>
      <w:tr w:rsidR="004245CF" w14:paraId="7068EC7A"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42A317" w14:textId="77777777" w:rsidR="004245CF" w:rsidRDefault="00337DD9">
            <w:pPr>
              <w:spacing w:after="40" w:line="252" w:lineRule="auto"/>
            </w:pPr>
            <w:r>
              <w:rPr>
                <w:b/>
                <w:bCs/>
              </w:rPr>
              <w:t>Pruebas aplicadas (P)</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77600E" w14:textId="77777777" w:rsidR="004245CF" w:rsidRDefault="00337DD9">
            <w:pPr>
              <w:spacing w:after="40" w:line="252" w:lineRule="auto"/>
            </w:pPr>
            <w:r>
              <w:t>Aplica pruebas irrelevantes o no investiga las excepciones.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ACC37D" w14:textId="77777777" w:rsidR="004245CF" w:rsidRDefault="00337DD9">
            <w:pPr>
              <w:spacing w:after="40" w:line="252" w:lineRule="auto"/>
            </w:pPr>
            <w:r>
              <w:t>Aplica pruebas de totalidad, duplicados y estratificación y documenta las excepciones.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D47A6A" w14:textId="77777777" w:rsidR="004245CF" w:rsidRDefault="00337DD9">
            <w:pPr>
              <w:spacing w:after="40" w:line="252" w:lineRule="auto"/>
            </w:pPr>
            <w:r>
              <w:t>Combina pruebas y concluye sobre su efecto en el control interno.</w:t>
            </w:r>
          </w:p>
        </w:tc>
      </w:tr>
      <w:tr w:rsidR="004245CF" w14:paraId="1A1777B1"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44F877" w14:textId="77777777" w:rsidR="004245CF" w:rsidRDefault="00337DD9">
            <w:pPr>
              <w:spacing w:after="40" w:line="252" w:lineRule="auto"/>
            </w:pPr>
            <w:r>
              <w:rPr>
                <w:b/>
                <w:bCs/>
              </w:rPr>
              <w:t>Trazabilidad (T)</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FC8F2C" w14:textId="77777777" w:rsidR="004245CF" w:rsidRDefault="00337DD9">
            <w:pPr>
              <w:spacing w:after="40" w:line="252" w:lineRule="auto"/>
            </w:pPr>
            <w:r>
              <w:t>No documenta las instrucciones ni las rutinas.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0D6FB0" w14:textId="77777777" w:rsidR="004245CF" w:rsidRDefault="00337DD9">
            <w:pPr>
              <w:spacing w:after="40" w:line="252" w:lineRule="auto"/>
            </w:pPr>
            <w:r>
              <w:t>Documenta las instrucciones, las rutinas y los resultados.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829192" w14:textId="77777777" w:rsidR="004245CF" w:rsidRDefault="00337DD9">
            <w:pPr>
              <w:spacing w:after="40" w:line="252" w:lineRule="auto"/>
            </w:pPr>
            <w:r>
              <w:t>Valida los resultados de la IA con evidencia independiente y los hace reproducibles.</w:t>
            </w:r>
          </w:p>
        </w:tc>
      </w:tr>
      <w:tr w:rsidR="004245CF" w14:paraId="042325C8" w14:textId="77777777">
        <w:trPr>
          <w:cantSplit/>
        </w:trPr>
        <w:tc>
          <w:tcPr>
            <w:tcW w:w="7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11577920" w14:textId="77777777" w:rsidR="004245CF" w:rsidRDefault="00337DD9">
            <w:pPr>
              <w:keepNext/>
              <w:spacing w:after="40" w:line="252" w:lineRule="auto"/>
            </w:pPr>
            <w:r>
              <w:rPr>
                <w:b/>
                <w:bCs/>
              </w:rPr>
              <w:t>Producto 15: Gastos no elegibles y cumplimiento del convenio</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63CE8076" w14:textId="77777777" w:rsidR="004245CF" w:rsidRDefault="00337DD9">
            <w:pPr>
              <w:keepNext/>
              <w:spacing w:after="40" w:line="252" w:lineRule="auto"/>
              <w:jc w:val="center"/>
            </w:pPr>
            <w:r>
              <w:rPr>
                <w:b/>
                <w:bCs/>
              </w:rPr>
              <w:t>9 %</w:t>
            </w:r>
          </w:p>
        </w:tc>
      </w:tr>
      <w:tr w:rsidR="004245CF" w14:paraId="07335859"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6D273F" w14:textId="77777777" w:rsidR="004245CF" w:rsidRDefault="00337DD9">
            <w:pPr>
              <w:keepNext/>
              <w:spacing w:after="40" w:line="252" w:lineRule="auto"/>
              <w:jc w:val="center"/>
            </w:pPr>
            <w:r>
              <w:rPr>
                <w:b/>
                <w:bCs/>
              </w:rPr>
              <w:t>Criterio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878191" w14:textId="77777777" w:rsidR="004245CF" w:rsidRDefault="00337DD9">
            <w:pPr>
              <w:keepNext/>
              <w:spacing w:after="40" w:line="252" w:lineRule="auto"/>
              <w:jc w:val="center"/>
            </w:pPr>
            <w:r>
              <w:rPr>
                <w:b/>
                <w:bCs/>
              </w:rPr>
              <w:t>Insuficiente (0–50)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825DCE" w14:textId="77777777" w:rsidR="004245CF" w:rsidRDefault="00337DD9">
            <w:pPr>
              <w:keepNext/>
              <w:spacing w:after="40" w:line="252" w:lineRule="auto"/>
              <w:jc w:val="center"/>
            </w:pPr>
            <w:r>
              <w:rPr>
                <w:b/>
                <w:bCs/>
              </w:rPr>
              <w:t>Suficiente (51–80)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55A8A4" w14:textId="77777777" w:rsidR="004245CF" w:rsidRDefault="00337DD9">
            <w:pPr>
              <w:keepNext/>
              <w:spacing w:after="40" w:line="252" w:lineRule="auto"/>
              <w:jc w:val="center"/>
            </w:pPr>
            <w:r>
              <w:rPr>
                <w:b/>
                <w:bCs/>
              </w:rPr>
              <w:t>Destacado (81–100)</w:t>
            </w:r>
          </w:p>
        </w:tc>
      </w:tr>
      <w:tr w:rsidR="004245CF" w14:paraId="10F6D571"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D10DB8" w14:textId="77777777" w:rsidR="004245CF" w:rsidRDefault="00337DD9">
            <w:pPr>
              <w:spacing w:after="40" w:line="252" w:lineRule="auto"/>
            </w:pPr>
            <w:r>
              <w:rPr>
                <w:b/>
                <w:bCs/>
              </w:rPr>
              <w:t>Fundamento contractual (C)</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083F50" w14:textId="77777777" w:rsidR="004245CF" w:rsidRDefault="00337DD9">
            <w:pPr>
              <w:spacing w:after="40" w:line="252" w:lineRule="auto"/>
            </w:pPr>
            <w:r>
              <w:t>No relaciona los gastos con el convenio.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719003" w14:textId="77777777" w:rsidR="004245CF" w:rsidRDefault="00337DD9">
            <w:pPr>
              <w:spacing w:after="40" w:line="252" w:lineRule="auto"/>
            </w:pPr>
            <w:r>
              <w:t>Identifica los gastos no elegibles según el convenio.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AECCE3" w14:textId="77777777" w:rsidR="004245CF" w:rsidRDefault="00337DD9">
            <w:pPr>
              <w:spacing w:after="40" w:line="252" w:lineRule="auto"/>
            </w:pPr>
            <w:r>
              <w:t>Fundamenta cada caso en la cláusula y en la norma tributaria aplicable.</w:t>
            </w:r>
          </w:p>
        </w:tc>
      </w:tr>
      <w:tr w:rsidR="004245CF" w14:paraId="3C4E613F"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6713A2" w14:textId="77777777" w:rsidR="004245CF" w:rsidRDefault="00337DD9">
            <w:pPr>
              <w:spacing w:after="40" w:line="252" w:lineRule="auto"/>
            </w:pPr>
            <w:r>
              <w:rPr>
                <w:b/>
                <w:bCs/>
              </w:rPr>
              <w:t>Cuantificación y efecto (P)</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6927E9" w14:textId="77777777" w:rsidR="004245CF" w:rsidRDefault="00337DD9">
            <w:pPr>
              <w:spacing w:after="40" w:line="252" w:lineRule="auto"/>
            </w:pPr>
            <w:r>
              <w:t>Cuantifica con errores o no concluye.</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2CEB5D" w14:textId="77777777" w:rsidR="004245CF" w:rsidRDefault="00337DD9">
            <w:pPr>
              <w:spacing w:after="40" w:line="252" w:lineRule="auto"/>
            </w:pPr>
            <w:r>
              <w:t>Cuantifica los gastos no elegibles y determina su efecto en el informe.</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4E20D5" w14:textId="77777777" w:rsidR="004245CF" w:rsidRDefault="00337DD9">
            <w:pPr>
              <w:spacing w:after="40" w:line="252" w:lineRule="auto"/>
            </w:pPr>
            <w:r>
              <w:t>Compara el monto con la materialidad y formula recomendaciones.</w:t>
            </w:r>
          </w:p>
        </w:tc>
      </w:tr>
      <w:tr w:rsidR="004245CF" w14:paraId="4B28EFCF"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F58DDF" w14:textId="77777777" w:rsidR="004245CF" w:rsidRDefault="00337DD9">
            <w:pPr>
              <w:spacing w:after="40" w:line="252" w:lineRule="auto"/>
            </w:pPr>
            <w:r>
              <w:rPr>
                <w:b/>
                <w:bCs/>
              </w:rPr>
              <w:t>Trabajo en equipo (A)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5071A3" w14:textId="77777777" w:rsidR="004245CF" w:rsidRDefault="00337DD9">
            <w:pPr>
              <w:spacing w:after="40" w:line="252" w:lineRule="auto"/>
            </w:pPr>
            <w:r>
              <w:t>La participación de los integrantes es desigual.</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245AF3" w14:textId="77777777" w:rsidR="004245CF" w:rsidRDefault="00337DD9">
            <w:pPr>
              <w:spacing w:after="40" w:line="252" w:lineRule="auto"/>
            </w:pPr>
            <w:r>
              <w:t>Todos los integrantes participan en el trabajo.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C1E2DD" w14:textId="77777777" w:rsidR="004245CF" w:rsidRDefault="00337DD9">
            <w:pPr>
              <w:spacing w:after="40" w:line="252" w:lineRule="auto"/>
            </w:pPr>
            <w:r>
              <w:t>El equipo sustenta sus decisiones con fundamento.</w:t>
            </w:r>
          </w:p>
        </w:tc>
      </w:tr>
      <w:tr w:rsidR="004245CF" w14:paraId="6DFC196E" w14:textId="77777777">
        <w:trPr>
          <w:cantSplit/>
        </w:trPr>
        <w:tc>
          <w:tcPr>
            <w:tcW w:w="7360" w:type="dxa"/>
            <w:gridSpan w:val="3"/>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7C84A286" w14:textId="77777777" w:rsidR="004245CF" w:rsidRDefault="00337DD9">
            <w:pPr>
              <w:keepNext/>
              <w:spacing w:after="40" w:line="252" w:lineRule="auto"/>
            </w:pPr>
            <w:r>
              <w:rPr>
                <w:b/>
                <w:bCs/>
              </w:rPr>
              <w:t>Producto 16: Informe del encargo y carta de deficiencias</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075BF614" w14:textId="77777777" w:rsidR="004245CF" w:rsidRDefault="00337DD9">
            <w:pPr>
              <w:keepNext/>
              <w:spacing w:after="40" w:line="252" w:lineRule="auto"/>
              <w:jc w:val="center"/>
            </w:pPr>
            <w:r>
              <w:rPr>
                <w:b/>
                <w:bCs/>
              </w:rPr>
              <w:t>8 %</w:t>
            </w:r>
          </w:p>
        </w:tc>
      </w:tr>
      <w:tr w:rsidR="004245CF" w14:paraId="27C697D0"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688BB1" w14:textId="77777777" w:rsidR="004245CF" w:rsidRDefault="00337DD9">
            <w:pPr>
              <w:keepNext/>
              <w:spacing w:after="40" w:line="252" w:lineRule="auto"/>
              <w:jc w:val="center"/>
            </w:pPr>
            <w:r>
              <w:rPr>
                <w:b/>
                <w:bCs/>
              </w:rPr>
              <w:t>Criterio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C3F35E" w14:textId="77777777" w:rsidR="004245CF" w:rsidRDefault="00337DD9">
            <w:pPr>
              <w:keepNext/>
              <w:spacing w:after="40" w:line="252" w:lineRule="auto"/>
              <w:jc w:val="center"/>
            </w:pPr>
            <w:r>
              <w:rPr>
                <w:b/>
                <w:bCs/>
              </w:rPr>
              <w:t>Insuficiente (0–50)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5C56E9" w14:textId="77777777" w:rsidR="004245CF" w:rsidRDefault="00337DD9">
            <w:pPr>
              <w:keepNext/>
              <w:spacing w:after="40" w:line="252" w:lineRule="auto"/>
              <w:jc w:val="center"/>
            </w:pPr>
            <w:r>
              <w:rPr>
                <w:b/>
                <w:bCs/>
              </w:rPr>
              <w:t>Suficiente (51–80)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7EE291" w14:textId="77777777" w:rsidR="004245CF" w:rsidRDefault="00337DD9">
            <w:pPr>
              <w:keepNext/>
              <w:spacing w:after="40" w:line="252" w:lineRule="auto"/>
              <w:jc w:val="center"/>
            </w:pPr>
            <w:r>
              <w:rPr>
                <w:b/>
                <w:bCs/>
              </w:rPr>
              <w:t>Destacado (81–100)</w:t>
            </w:r>
          </w:p>
        </w:tc>
      </w:tr>
      <w:tr w:rsidR="004245CF" w14:paraId="09235B7D"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8BAD6D0" w14:textId="77777777" w:rsidR="004245CF" w:rsidRDefault="00337DD9">
            <w:pPr>
              <w:spacing w:after="40" w:line="252" w:lineRule="auto"/>
            </w:pPr>
            <w:r>
              <w:rPr>
                <w:b/>
                <w:bCs/>
              </w:rPr>
              <w:t>Norma del informe (C)</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CFB1A6" w14:textId="77777777" w:rsidR="004245CF" w:rsidRDefault="00337DD9">
            <w:pPr>
              <w:spacing w:after="40" w:line="252" w:lineRule="auto"/>
            </w:pPr>
            <w:r>
              <w:t>Elige un tipo de informe inadecuado.</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4DED6BD" w14:textId="77777777" w:rsidR="004245CF" w:rsidRDefault="00337DD9">
            <w:pPr>
              <w:spacing w:after="40" w:line="252" w:lineRule="auto"/>
            </w:pPr>
            <w:r>
              <w:t>Aplica la norma del encargo (NIA 800/805, NIER 2400 o NISR 4400).</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E0FBAA" w14:textId="77777777" w:rsidR="004245CF" w:rsidRDefault="00337DD9">
            <w:pPr>
              <w:spacing w:after="40" w:line="252" w:lineRule="auto"/>
            </w:pPr>
            <w:r>
              <w:t>Atiende además los formatos exigidos por el financiador.</w:t>
            </w:r>
          </w:p>
        </w:tc>
      </w:tr>
      <w:tr w:rsidR="004245CF" w14:paraId="639DCB7C"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797CC3" w14:textId="77777777" w:rsidR="004245CF" w:rsidRDefault="00337DD9">
            <w:pPr>
              <w:spacing w:after="40" w:line="252" w:lineRule="auto"/>
            </w:pPr>
            <w:r>
              <w:rPr>
                <w:b/>
                <w:bCs/>
              </w:rPr>
              <w:t>Opinión o conclusión (P)</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B42114" w14:textId="77777777" w:rsidR="004245CF" w:rsidRDefault="00337DD9">
            <w:pPr>
              <w:spacing w:after="40" w:line="252" w:lineRule="auto"/>
            </w:pPr>
            <w:r>
              <w:t>La opinión o conclusión no se sustenta.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65C6BE" w14:textId="77777777" w:rsidR="004245CF" w:rsidRDefault="00337DD9">
            <w:pPr>
              <w:spacing w:after="40" w:line="252" w:lineRule="auto"/>
            </w:pPr>
            <w:r>
              <w:t>La opinión o conclusión es coherente con los hallazgos.</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8655FE" w14:textId="77777777" w:rsidR="004245CF" w:rsidRDefault="00337DD9">
            <w:pPr>
              <w:spacing w:after="40" w:line="252" w:lineRule="auto"/>
            </w:pPr>
            <w:r>
              <w:t>Justifica las modificaciones y la carta de deficiencias es accionable.</w:t>
            </w:r>
          </w:p>
        </w:tc>
      </w:tr>
      <w:tr w:rsidR="004245CF" w14:paraId="4C4F9962" w14:textId="77777777">
        <w:trPr>
          <w:cantSplit/>
        </w:trPr>
        <w:tc>
          <w:tcPr>
            <w:tcW w:w="21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944890" w14:textId="77777777" w:rsidR="004245CF" w:rsidRDefault="00337DD9">
            <w:pPr>
              <w:spacing w:after="40" w:line="252" w:lineRule="auto"/>
            </w:pPr>
            <w:r>
              <w:rPr>
                <w:b/>
                <w:bCs/>
              </w:rPr>
              <w:t>Comunicación y firma (A/T)</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EB08119" w14:textId="77777777" w:rsidR="004245CF" w:rsidRDefault="00337DD9">
            <w:pPr>
              <w:spacing w:after="40" w:line="252" w:lineRule="auto"/>
            </w:pPr>
            <w:r>
              <w:t>La exposición es confusa.</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556C2E" w14:textId="77777777" w:rsidR="004245CF" w:rsidRDefault="00337DD9">
            <w:pPr>
              <w:spacing w:after="40" w:line="252" w:lineRule="auto"/>
            </w:pPr>
            <w:r>
              <w:t>La exposición es clara y el informe se entrega en formato digital.</w:t>
            </w:r>
          </w:p>
        </w:tc>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240138" w14:textId="77777777" w:rsidR="004245CF" w:rsidRDefault="00337DD9">
            <w:pPr>
              <w:spacing w:after="40" w:line="252" w:lineRule="auto"/>
            </w:pPr>
            <w:r>
              <w:t>Responde con solvencia y presenta el informe con firma digital.</w:t>
            </w:r>
          </w:p>
        </w:tc>
      </w:tr>
      <w:tr w:rsidR="004245CF" w14:paraId="518D76A7" w14:textId="77777777">
        <w:tc>
          <w:tcPr>
            <w:tcW w:w="7360" w:type="dxa"/>
            <w:gridSpan w:val="3"/>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4BC2EDA" w14:textId="77777777" w:rsidR="004245CF" w:rsidRDefault="00337DD9">
            <w:pPr>
              <w:spacing w:after="40" w:line="252" w:lineRule="auto"/>
              <w:jc w:val="right"/>
            </w:pPr>
            <w:r>
              <w:rPr>
                <w:b/>
                <w:bCs/>
              </w:rPr>
              <w:t>TOTAL</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25E2A66" w14:textId="77777777" w:rsidR="004245CF" w:rsidRDefault="00337DD9">
            <w:pPr>
              <w:spacing w:after="40" w:line="252" w:lineRule="auto"/>
              <w:jc w:val="center"/>
            </w:pPr>
            <w:r>
              <w:rPr>
                <w:b/>
                <w:bCs/>
              </w:rPr>
              <w:t>100 %</w:t>
            </w:r>
          </w:p>
        </w:tc>
      </w:tr>
    </w:tbl>
    <w:p w14:paraId="3B0DB837" w14:textId="77777777" w:rsidR="004245CF" w:rsidRDefault="004245CF">
      <w:pPr>
        <w:spacing w:line="20" w:lineRule="exact"/>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960"/>
      </w:tblGrid>
      <w:tr w:rsidR="004245CF" w14:paraId="57285C21" w14:textId="77777777">
        <w:tc>
          <w:tcPr>
            <w:tcW w:w="99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860DDC4" w14:textId="77777777" w:rsidR="004245CF" w:rsidRDefault="00337DD9">
            <w:pPr>
              <w:spacing w:after="40" w:line="252" w:lineRule="auto"/>
            </w:pPr>
            <w:r>
              <w:rPr>
                <w:b/>
                <w:bCs/>
              </w:rPr>
              <w:t>Bibliografía básica</w:t>
            </w:r>
          </w:p>
        </w:tc>
      </w:tr>
      <w:tr w:rsidR="004245CF" w14:paraId="31270BC3" w14:textId="77777777">
        <w:tc>
          <w:tcPr>
            <w:tcW w:w="99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63331B" w14:textId="77777777" w:rsidR="004245CF" w:rsidRDefault="00337DD9">
            <w:pPr>
              <w:spacing w:after="60" w:line="252" w:lineRule="auto"/>
              <w:ind w:left="360" w:hanging="360"/>
            </w:pPr>
            <w:r>
              <w:t>Asamblea Legislativa Plurinacional de Bolivia. (2013). Ley N° 351 de Otorgación de Personalidades Jurídicas, de 19 de marzo de 2013. Gaceta Oficial de Bolivia.</w:t>
            </w:r>
          </w:p>
          <w:p w14:paraId="72AC79D5" w14:textId="77777777" w:rsidR="004245CF" w:rsidRPr="002444CF" w:rsidRDefault="00337DD9">
            <w:pPr>
              <w:spacing w:after="60" w:line="252" w:lineRule="auto"/>
              <w:ind w:left="360" w:hanging="360"/>
            </w:pPr>
            <w:r>
              <w:t xml:space="preserve">Banco Interamericano de Desarrollo. (2019). Guía de Gestión Financiera para Proyectos Financiados por el BID (OP-273-12). </w:t>
            </w:r>
            <w:r w:rsidRPr="002444CF">
              <w:t>Washington, D.C.: BID.</w:t>
            </w:r>
          </w:p>
          <w:p w14:paraId="5DCAD737" w14:textId="77777777" w:rsidR="004245CF" w:rsidRPr="007350F6" w:rsidRDefault="00337DD9">
            <w:pPr>
              <w:spacing w:after="60" w:line="252" w:lineRule="auto"/>
              <w:ind w:left="360" w:hanging="360"/>
            </w:pPr>
            <w:r w:rsidRPr="007350F6">
              <w:t>Banco Interamericano de Desarrollo. (2019). Políticas para la adquisición de bienes y obras financiados por el BID (GN-2349-15) y Políticas para la selección y contratación de consultores (GN-2350-15). Washington, D.C.: BID.</w:t>
            </w:r>
          </w:p>
          <w:p w14:paraId="49AF35F7" w14:textId="77777777" w:rsidR="004245CF" w:rsidRPr="007350F6" w:rsidRDefault="00337DD9">
            <w:pPr>
              <w:spacing w:after="60" w:line="252" w:lineRule="auto"/>
              <w:ind w:left="360" w:hanging="360"/>
              <w:rPr>
                <w:lang w:val="en-US"/>
              </w:rPr>
            </w:pPr>
            <w:r w:rsidRPr="007350F6">
              <w:t xml:space="preserve">Banco Interamericano de Desarrollo. (2020). Marco de Política Ambiental y Social. </w:t>
            </w:r>
            <w:r w:rsidRPr="007350F6">
              <w:rPr>
                <w:lang w:val="en-US"/>
              </w:rPr>
              <w:t>Washington, D.C.: BID.</w:t>
            </w:r>
          </w:p>
          <w:p w14:paraId="61B62E87" w14:textId="77777777" w:rsidR="004245CF" w:rsidRPr="007350F6" w:rsidRDefault="00337DD9">
            <w:pPr>
              <w:spacing w:after="60" w:line="252" w:lineRule="auto"/>
              <w:ind w:left="360" w:hanging="360"/>
              <w:rPr>
                <w:lang w:val="en-US"/>
              </w:rPr>
            </w:pPr>
            <w:r w:rsidRPr="007350F6">
              <w:rPr>
                <w:lang w:val="en-US"/>
              </w:rPr>
              <w:t>Banco Mundial. (2017). Financial Management Manual for World Bank Investment Project Financing Operations. Washington, D.C.: Banco Mundial.</w:t>
            </w:r>
          </w:p>
          <w:p w14:paraId="2523DD2B" w14:textId="77777777" w:rsidR="004245CF" w:rsidRPr="007350F6" w:rsidRDefault="00337DD9">
            <w:pPr>
              <w:spacing w:after="60" w:line="252" w:lineRule="auto"/>
              <w:ind w:left="360" w:hanging="360"/>
              <w:rPr>
                <w:lang w:val="en-US"/>
              </w:rPr>
            </w:pPr>
            <w:r w:rsidRPr="007350F6">
              <w:rPr>
                <w:lang w:val="en-US"/>
              </w:rPr>
              <w:t>Banco Mundial. (2017). Disbursement Guidelines for Investment Project Financing. Washington, D.C.: Banco Mundial.</w:t>
            </w:r>
          </w:p>
          <w:p w14:paraId="6BE87237" w14:textId="77777777" w:rsidR="004245CF" w:rsidRPr="007350F6" w:rsidRDefault="00337DD9">
            <w:pPr>
              <w:spacing w:after="60" w:line="252" w:lineRule="auto"/>
              <w:ind w:left="360" w:hanging="360"/>
              <w:rPr>
                <w:lang w:val="en-US"/>
              </w:rPr>
            </w:pPr>
            <w:r w:rsidRPr="007350F6">
              <w:rPr>
                <w:lang w:val="en-US"/>
              </w:rPr>
              <w:t>Banco Mundial. (2017). The World Bank Environmental and Social Framework. Washington, D.C.: Banco Mundial.</w:t>
            </w:r>
          </w:p>
          <w:p w14:paraId="4F729FA4" w14:textId="77777777" w:rsidR="004245CF" w:rsidRPr="002444CF" w:rsidRDefault="00337DD9">
            <w:pPr>
              <w:spacing w:after="60" w:line="252" w:lineRule="auto"/>
              <w:ind w:left="360" w:hanging="360"/>
              <w:rPr>
                <w:lang w:val="en-US"/>
              </w:rPr>
            </w:pPr>
            <w:r w:rsidRPr="007350F6">
              <w:rPr>
                <w:lang w:val="en-US"/>
              </w:rPr>
              <w:t>Banco Mundial. (2025). Procurement Regulations for IPF Borrowers (7.ª ed., septiembre de 2025). Washington, D.C.: Banco Mundial</w:t>
            </w:r>
            <w:r w:rsidRPr="00F35895">
              <w:rPr>
                <w:highlight w:val="yellow"/>
                <w:lang w:val="en-US"/>
              </w:rPr>
              <w:t>.</w:t>
            </w:r>
          </w:p>
          <w:p w14:paraId="7B633390" w14:textId="77777777" w:rsidR="004245CF" w:rsidRDefault="00337DD9">
            <w:pPr>
              <w:spacing w:after="60" w:line="252" w:lineRule="auto"/>
              <w:ind w:left="360" w:hanging="360"/>
            </w:pPr>
            <w:r>
              <w:t>Colegio de Auditores o Contadores Públicos de Bolivia – Consejo Técnico Nacional de Auditoría y Contabilidad. (2023). Compendio de Normas de Contabilidad y Auditoría. Santa Cruz: CAUB–CTNAC.</w:t>
            </w:r>
          </w:p>
          <w:p w14:paraId="27BE051D" w14:textId="77777777" w:rsidR="004245CF" w:rsidRPr="00F35895" w:rsidRDefault="00337DD9">
            <w:pPr>
              <w:spacing w:after="60" w:line="252" w:lineRule="auto"/>
              <w:ind w:left="360" w:hanging="360"/>
              <w:rPr>
                <w:lang w:val="en-US"/>
              </w:rPr>
            </w:pPr>
            <w:r>
              <w:t xml:space="preserve">Comisión Europea. (s. f.). Guía práctica de los procedimientos contractuales para la acción exterior de la UE (PRAG), versión vigente. </w:t>
            </w:r>
            <w:r w:rsidRPr="00F35895">
              <w:rPr>
                <w:lang w:val="en-US"/>
              </w:rPr>
              <w:t>Bruselas: Comisión Europea.</w:t>
            </w:r>
          </w:p>
          <w:p w14:paraId="3FD6EF4B" w14:textId="77777777" w:rsidR="004245CF" w:rsidRDefault="00337DD9">
            <w:pPr>
              <w:spacing w:after="60" w:line="252" w:lineRule="auto"/>
              <w:ind w:left="360" w:hanging="360"/>
            </w:pPr>
            <w:r w:rsidRPr="00F35895">
              <w:rPr>
                <w:lang w:val="en-US"/>
              </w:rPr>
              <w:t xml:space="preserve">Committee of Sponsoring Organizations of the Treadway Commission. </w:t>
            </w:r>
            <w:r>
              <w:t>(2013). Control Interno – Marco Integrado. Traducción del Instituto de Auditores Internos de España y PwC.</w:t>
            </w:r>
          </w:p>
          <w:p w14:paraId="33A6EE35" w14:textId="77777777" w:rsidR="004245CF" w:rsidRDefault="00337DD9">
            <w:pPr>
              <w:spacing w:after="60" w:line="252" w:lineRule="auto"/>
              <w:ind w:left="360" w:hanging="360"/>
            </w:pPr>
            <w:r w:rsidRPr="00F35895">
              <w:rPr>
                <w:lang w:val="en-US"/>
              </w:rPr>
              <w:t xml:space="preserve">Committee of Sponsoring Organizations of the Treadway Commission. </w:t>
            </w:r>
            <w:r>
              <w:t>(2017). Gestión del Riesgo Empresarial: Integrando Estrategia y Desempeño. Traducción del Instituto de Auditores Internos de España y PwC.</w:t>
            </w:r>
          </w:p>
          <w:p w14:paraId="260D388E" w14:textId="77777777" w:rsidR="004245CF" w:rsidRDefault="00337DD9">
            <w:pPr>
              <w:spacing w:after="60" w:line="252" w:lineRule="auto"/>
              <w:ind w:left="360" w:hanging="360"/>
            </w:pPr>
            <w:r>
              <w:t>Contraloría General del Estado. (2012). Normas de Auditoría Gubernamental (Resolución CGE/094/2012, de 27 de agosto de 2012). La Paz: CGE.</w:t>
            </w:r>
          </w:p>
          <w:p w14:paraId="643F5622" w14:textId="77777777" w:rsidR="004245CF" w:rsidRDefault="00337DD9">
            <w:pPr>
              <w:spacing w:after="60" w:line="252" w:lineRule="auto"/>
              <w:ind w:left="360" w:hanging="360"/>
            </w:pPr>
            <w:r>
              <w:t>Decreto Supremo N°</w:t>
            </w:r>
            <w:r>
              <w:t xml:space="preserve"> 1597, de 5 de junio de 2013, Reglamento parcial de la Ley N° 351. Gaceta Oficial de Bolivia.</w:t>
            </w:r>
          </w:p>
          <w:p w14:paraId="6CD8392E" w14:textId="77777777" w:rsidR="004245CF" w:rsidRDefault="00337DD9">
            <w:pPr>
              <w:spacing w:after="60" w:line="252" w:lineRule="auto"/>
              <w:ind w:left="360" w:hanging="360"/>
            </w:pPr>
            <w:r>
              <w:t>Decreto Supremo N° 24051, de 29 de junio de 1995, Reglamento del Impuesto sobre las Utilidades de las Empresas. Gaceta Oficial de Bolivia.</w:t>
            </w:r>
          </w:p>
          <w:p w14:paraId="3E1689F4" w14:textId="77777777" w:rsidR="004245CF" w:rsidRDefault="00337DD9">
            <w:pPr>
              <w:spacing w:after="60" w:line="252" w:lineRule="auto"/>
              <w:ind w:left="360" w:hanging="360"/>
            </w:pPr>
            <w:r>
              <w:t>International Accounting Standards Board. (2025). NIIF para las PYMES (tercera edición). Londres: IFRS Foundation.</w:t>
            </w:r>
          </w:p>
          <w:p w14:paraId="01B7333B" w14:textId="77777777" w:rsidR="004245CF" w:rsidRDefault="00337DD9">
            <w:pPr>
              <w:spacing w:after="60" w:line="252" w:lineRule="auto"/>
              <w:ind w:left="360" w:hanging="360"/>
            </w:pPr>
            <w:r>
              <w:t>International Accounting Standards Board</w:t>
            </w:r>
            <w:r>
              <w:t>. NIC 20, Contabilización de las Subvenciones del Gobierno e Información a Revelar sobre Ayudas Gubernamentales; y NIC 21, Efectos de las Variaciones en las Tasas de Cambio de la Moneda Extranjera. Londres: IFRS Foundation.</w:t>
            </w:r>
          </w:p>
          <w:p w14:paraId="6C350CE3" w14:textId="77777777" w:rsidR="004245CF" w:rsidRPr="00F35895" w:rsidRDefault="00337DD9">
            <w:pPr>
              <w:spacing w:after="60" w:line="252" w:lineRule="auto"/>
              <w:ind w:left="360" w:hanging="360"/>
              <w:rPr>
                <w:lang w:val="en-US"/>
              </w:rPr>
            </w:pPr>
            <w:r>
              <w:t xml:space="preserve">International Auditing and Assurance Standards Board. (2023). Norma Internacional de Auditoría para Auditorías de Estados Financieros de Entidades Menos Complejas (NIA para EMC). </w:t>
            </w:r>
            <w:r w:rsidRPr="00F35895">
              <w:rPr>
                <w:lang w:val="en-US"/>
              </w:rPr>
              <w:t>Nueva York: IFAC.</w:t>
            </w:r>
          </w:p>
          <w:p w14:paraId="4A3C51FC" w14:textId="77777777" w:rsidR="004245CF" w:rsidRPr="00F35895" w:rsidRDefault="00337DD9">
            <w:pPr>
              <w:spacing w:after="60" w:line="252" w:lineRule="auto"/>
              <w:ind w:left="360" w:hanging="360"/>
              <w:rPr>
                <w:lang w:val="en-US"/>
              </w:rPr>
            </w:pPr>
            <w:r w:rsidRPr="00F35895">
              <w:rPr>
                <w:lang w:val="en-US"/>
              </w:rPr>
              <w:t>International Auditing and Assurance Standards Board. (2025). Handbook of International Quality Management, Auditing, Review, Other Assurance, and Related Services Pronouncements, 2025 Edition. Nueva York: IFAC.</w:t>
            </w:r>
          </w:p>
          <w:p w14:paraId="07220226" w14:textId="77777777" w:rsidR="004245CF" w:rsidRPr="00F35895" w:rsidRDefault="00337DD9">
            <w:pPr>
              <w:spacing w:after="60" w:line="252" w:lineRule="auto"/>
              <w:ind w:left="360" w:hanging="360"/>
              <w:rPr>
                <w:lang w:val="en-US"/>
              </w:rPr>
            </w:pPr>
            <w:r w:rsidRPr="00F35895">
              <w:rPr>
                <w:lang w:val="en-US"/>
              </w:rPr>
              <w:t>International Ethics Standards Board for Accountants. (2025). 2025 Handbook of the International Code of Ethics for Professional Accountants (including International Independence Standards). Nueva York: IFAC.</w:t>
            </w:r>
          </w:p>
          <w:p w14:paraId="3EB917DD" w14:textId="77777777" w:rsidR="004245CF" w:rsidRPr="00F35895" w:rsidRDefault="00337DD9">
            <w:pPr>
              <w:spacing w:after="60" w:line="252" w:lineRule="auto"/>
              <w:ind w:left="360" w:hanging="360"/>
              <w:rPr>
                <w:lang w:val="en-US"/>
              </w:rPr>
            </w:pPr>
            <w:r w:rsidRPr="00F35895">
              <w:rPr>
                <w:lang w:val="en-US"/>
              </w:rPr>
              <w:t>International Non-Profit Reporting Foundation. (2025). International Non-Profit Accounting Standard (INPAS). Recuperado de www.inprf.org</w:t>
            </w:r>
          </w:p>
          <w:p w14:paraId="5DD54BA1" w14:textId="77777777" w:rsidR="004245CF" w:rsidRDefault="00337DD9">
            <w:pPr>
              <w:spacing w:after="60" w:line="252" w:lineRule="auto"/>
              <w:ind w:left="360" w:hanging="360"/>
            </w:pPr>
            <w:r w:rsidRPr="00F35895">
              <w:rPr>
                <w:lang w:val="en-US"/>
              </w:rPr>
              <w:t xml:space="preserve">International Public Sector Accounting Standards Board. </w:t>
            </w:r>
            <w:r>
              <w:t>(2023). NICSP 47, Ingresos. Nueva York: IFAC.</w:t>
            </w:r>
          </w:p>
          <w:p w14:paraId="5AC3513A" w14:textId="77777777" w:rsidR="004245CF" w:rsidRDefault="00337DD9">
            <w:pPr>
              <w:spacing w:after="60" w:line="252" w:lineRule="auto"/>
              <w:ind w:left="360" w:hanging="360"/>
            </w:pPr>
            <w:r>
              <w:t>Ley N° 1178 de Administración y Control Gubernamentales, de 20 de julio de 1990. Gaceta Oficial de Bolivia.</w:t>
            </w:r>
          </w:p>
          <w:p w14:paraId="121013F0" w14:textId="77777777" w:rsidR="004245CF" w:rsidRDefault="00337DD9">
            <w:pPr>
              <w:spacing w:after="60" w:line="252" w:lineRule="auto"/>
              <w:ind w:left="360" w:hanging="360"/>
            </w:pPr>
            <w:r>
              <w:t>Ley N° 2492, Código Tributario Boliviano, de 2 de agosto de 2003. Gaceta Oficial de Bolivia.</w:t>
            </w:r>
          </w:p>
          <w:p w14:paraId="0DD986F4" w14:textId="77777777" w:rsidR="004245CF" w:rsidRDefault="00337DD9">
            <w:pPr>
              <w:spacing w:after="60" w:line="252" w:lineRule="auto"/>
              <w:ind w:left="360" w:hanging="360"/>
            </w:pPr>
            <w:r>
              <w:t>Ley N°</w:t>
            </w:r>
            <w:r>
              <w:t xml:space="preserve"> 843 de Reforma Tributaria, Texto Ordenado vigente. Servicio de Impuestos Nacionales.</w:t>
            </w:r>
          </w:p>
          <w:p w14:paraId="6D1AEAEC" w14:textId="77777777" w:rsidR="004245CF" w:rsidRDefault="00337DD9">
            <w:pPr>
              <w:spacing w:after="60" w:line="252" w:lineRule="auto"/>
              <w:ind w:left="360" w:hanging="360"/>
            </w:pPr>
            <w:r>
              <w:t>Organización Internacional de Entidades Fiscalizadoras Superiores. (2019). ISSAI 4000, Norma para la Auditoría de Cumplimiento. Viena: INTOSAI.</w:t>
            </w:r>
          </w:p>
          <w:p w14:paraId="3CB346FC" w14:textId="77777777" w:rsidR="004245CF" w:rsidRDefault="00337DD9">
            <w:pPr>
              <w:spacing w:after="60" w:line="252" w:lineRule="auto"/>
              <w:ind w:left="360" w:hanging="360"/>
            </w:pPr>
            <w:r>
              <w:t>Ortegón, E., Pacheco, J. F. y Prieto, A. (2005). Metodología del marco lógico para la planificación, el seguimiento y la evaluación de proyectos y programas (Serie Manuales N° 42). Santiago de Chile: CEPAL–ILPES.</w:t>
            </w:r>
          </w:p>
          <w:p w14:paraId="44B716ED" w14:textId="77777777" w:rsidR="004245CF" w:rsidRPr="007350F6" w:rsidRDefault="00337DD9">
            <w:pPr>
              <w:spacing w:after="60" w:line="252" w:lineRule="auto"/>
              <w:ind w:left="360" w:hanging="360"/>
            </w:pPr>
            <w:r>
              <w:t xml:space="preserve">Servicio de Impuestos Nacionales. Resoluciones Normativas de Directorio N° 10-0030-05 (14/09/2005), N° 101800000004 (02/03/2018), N° 101800000007 (16/03/2018) y N° </w:t>
            </w:r>
            <w:r w:rsidRPr="007350F6">
              <w:t>102100000011, Sistema de Facturación (11/08/2021), y sus modificaciones. La Paz: SIN.</w:t>
            </w:r>
          </w:p>
          <w:p w14:paraId="3EF752B9" w14:textId="77777777" w:rsidR="004245CF" w:rsidRPr="007350F6" w:rsidRDefault="00337DD9">
            <w:pPr>
              <w:spacing w:after="60" w:line="252" w:lineRule="auto"/>
              <w:ind w:left="360" w:hanging="360"/>
            </w:pPr>
            <w:r w:rsidRPr="007350F6">
              <w:t>Sistema de la Universidad Boliviana. (2024). Conclusiones y recomendaciones de la III-XIII Reunión Sectorial de Carreras de Contaduría Pública. Trinidad: SUB.</w:t>
            </w:r>
          </w:p>
          <w:p w14:paraId="312D47C5" w14:textId="77777777" w:rsidR="004245CF" w:rsidRDefault="00337DD9">
            <w:pPr>
              <w:spacing w:after="60" w:line="252" w:lineRule="auto"/>
              <w:ind w:left="360" w:hanging="360"/>
            </w:pPr>
            <w:r w:rsidRPr="007350F6">
              <w:t>Universidad Mayor de San Andrés – Carrera de Contaduría Pública. (2026). Diagnóstico del Plan de Estudios 2013 de la Licenciatura en Contaduría Pública. La Paz: UMSA.</w:t>
            </w:r>
          </w:p>
        </w:tc>
      </w:tr>
      <w:tr w:rsidR="004245CF" w14:paraId="54FC733F" w14:textId="77777777">
        <w:tc>
          <w:tcPr>
            <w:tcW w:w="99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1FAFE59" w14:textId="77777777" w:rsidR="004245CF" w:rsidRDefault="00337DD9">
            <w:pPr>
              <w:spacing w:after="40" w:line="252" w:lineRule="auto"/>
            </w:pPr>
            <w:r>
              <w:rPr>
                <w:b/>
                <w:bCs/>
              </w:rPr>
              <w:t>Bibliografía complementaria</w:t>
            </w:r>
          </w:p>
        </w:tc>
      </w:tr>
      <w:tr w:rsidR="004245CF" w:rsidRPr="00BF4E66" w14:paraId="550D1705" w14:textId="77777777">
        <w:tc>
          <w:tcPr>
            <w:tcW w:w="99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DE2CB2" w14:textId="77777777" w:rsidR="004245CF" w:rsidRDefault="00337DD9">
            <w:pPr>
              <w:spacing w:after="60" w:line="252" w:lineRule="auto"/>
              <w:ind w:left="360" w:hanging="360"/>
            </w:pPr>
            <w:r>
              <w:t>Barbosa Díaz, M. A. (2017). Entidades no lucrativas. México: Instituto Mexicano de Contadores Públicos.</w:t>
            </w:r>
          </w:p>
          <w:p w14:paraId="2D65AFB0" w14:textId="77777777" w:rsidR="004245CF" w:rsidRDefault="00337DD9">
            <w:pPr>
              <w:spacing w:after="60" w:line="252" w:lineRule="auto"/>
              <w:ind w:left="360" w:hanging="360"/>
            </w:pPr>
            <w:r w:rsidRPr="002444CF">
              <w:rPr>
                <w:lang w:val="en-US"/>
              </w:rPr>
              <w:t xml:space="preserve">Biggs, J., Tang, C. y Kennedy, G. (2022). Teaching for Quality Learning at University (5.ª ed.). </w:t>
            </w:r>
            <w:r>
              <w:t>Londres: Open University Press – McGraw-Hill.</w:t>
            </w:r>
          </w:p>
          <w:p w14:paraId="3111B28E" w14:textId="77777777" w:rsidR="004245CF" w:rsidRDefault="00337DD9">
            <w:pPr>
              <w:spacing w:after="60" w:line="252" w:lineRule="auto"/>
              <w:ind w:left="360" w:hanging="360"/>
            </w:pPr>
            <w:r>
              <w:t>Código Civil boliviano, Decreto Ley N°</w:t>
            </w:r>
            <w:r>
              <w:t xml:space="preserve"> 12760, de 6 de agosto de 1975.</w:t>
            </w:r>
          </w:p>
          <w:p w14:paraId="0EFBAD3B" w14:textId="77777777" w:rsidR="004245CF" w:rsidRDefault="00337DD9">
            <w:pPr>
              <w:spacing w:after="60" w:line="252" w:lineRule="auto"/>
              <w:ind w:left="360" w:hanging="360"/>
            </w:pPr>
            <w:r w:rsidRPr="00F35895">
              <w:rPr>
                <w:lang w:val="en-US"/>
              </w:rPr>
              <w:t xml:space="preserve">Committee of Sponsoring Organizations of the Treadway Commission. </w:t>
            </w:r>
            <w:r>
              <w:t>(2023). Achieving Effective Internal Control over Sustainability Reporting (ICSR). COSO.</w:t>
            </w:r>
          </w:p>
          <w:p w14:paraId="68317A63" w14:textId="77777777" w:rsidR="004245CF" w:rsidRDefault="00337DD9">
            <w:pPr>
              <w:spacing w:after="60" w:line="252" w:lineRule="auto"/>
              <w:ind w:left="360" w:hanging="360"/>
            </w:pPr>
            <w:r>
              <w:t>Decreto Supremo N° 0181, de 28 de junio de 2009, Normas Básicas del Sistema de Administración de Bienes y Servicios. Gaceta Oficial de Bolivia.</w:t>
            </w:r>
          </w:p>
          <w:p w14:paraId="4D310C85" w14:textId="77777777" w:rsidR="004245CF" w:rsidRDefault="00337DD9">
            <w:pPr>
              <w:spacing w:after="60" w:line="252" w:lineRule="auto"/>
              <w:ind w:left="360" w:hanging="360"/>
            </w:pPr>
            <w:r>
              <w:t>Deloitte. (2019). Estándares Internacionales de Auditoría, Aseguramiento, Revisión, Otros Encargos de Aseguramiento, Servicios Relacionados y Control de Calidad.</w:t>
            </w:r>
          </w:p>
          <w:p w14:paraId="6DBA1B03" w14:textId="77777777" w:rsidR="004245CF" w:rsidRPr="00F35895" w:rsidRDefault="00337DD9">
            <w:pPr>
              <w:spacing w:after="60" w:line="252" w:lineRule="auto"/>
              <w:ind w:left="360" w:hanging="360"/>
              <w:rPr>
                <w:lang w:val="en-US"/>
              </w:rPr>
            </w:pPr>
            <w:r>
              <w:t xml:space="preserve">Estupiñán Gaitán, R. (2015). Administración de riesgos E.R.M. y la auditoría interna. </w:t>
            </w:r>
            <w:r w:rsidRPr="00F35895">
              <w:rPr>
                <w:lang w:val="en-US"/>
              </w:rPr>
              <w:t>Bogotá: ECOE Ediciones.</w:t>
            </w:r>
          </w:p>
          <w:p w14:paraId="17AB33FC" w14:textId="77777777" w:rsidR="004245CF" w:rsidRPr="00F35895" w:rsidRDefault="00337DD9">
            <w:pPr>
              <w:spacing w:after="60" w:line="252" w:lineRule="auto"/>
              <w:ind w:left="360" w:hanging="360"/>
              <w:rPr>
                <w:lang w:val="en-US"/>
              </w:rPr>
            </w:pPr>
            <w:r w:rsidRPr="00F35895">
              <w:rPr>
                <w:lang w:val="en-US"/>
              </w:rPr>
              <w:t>Financial Accounting Standards Board. Accounting Standards Codification, Topic 958: Not-for-Profit Entities (incluye ASU 2016-14 y ASU 2018-08). Norwalk: FASB.</w:t>
            </w:r>
          </w:p>
          <w:p w14:paraId="1DF6019F" w14:textId="77777777" w:rsidR="004245CF" w:rsidRPr="00B44379" w:rsidRDefault="00337DD9">
            <w:pPr>
              <w:spacing w:after="60" w:line="252" w:lineRule="auto"/>
              <w:ind w:left="360" w:hanging="360"/>
              <w:rPr>
                <w:lang w:val="en-US"/>
              </w:rPr>
            </w:pPr>
            <w:r w:rsidRPr="00F35895">
              <w:rPr>
                <w:lang w:val="en-US"/>
              </w:rPr>
              <w:t xml:space="preserve">Grupo de Acción Financiera Internacional. (2023). Best Practices on Combating the Abuse of Non-Profit Organisations (Recommendation 8). </w:t>
            </w:r>
            <w:r w:rsidRPr="00B44379">
              <w:rPr>
                <w:lang w:val="en-US"/>
              </w:rPr>
              <w:t>París: GAFI.</w:t>
            </w:r>
          </w:p>
          <w:p w14:paraId="01A8F7A6" w14:textId="77777777" w:rsidR="004245CF" w:rsidRPr="00F35895" w:rsidRDefault="00337DD9">
            <w:pPr>
              <w:spacing w:after="60" w:line="252" w:lineRule="auto"/>
              <w:ind w:left="360" w:hanging="360"/>
              <w:rPr>
                <w:lang w:val="en-US"/>
              </w:rPr>
            </w:pPr>
            <w:r w:rsidRPr="00F35895">
              <w:rPr>
                <w:lang w:val="en-US"/>
              </w:rPr>
              <w:t xml:space="preserve">International Auditing and Assurance Standards Board. (2018). Guide to Using ISAs in the Audits of Small and Medium-Sized Entities (4.ª ed., Vols. </w:t>
            </w:r>
            <w:r w:rsidRPr="002444CF">
              <w:rPr>
                <w:lang w:val="en-US"/>
              </w:rPr>
              <w:t xml:space="preserve">I y II). </w:t>
            </w:r>
            <w:r w:rsidRPr="00F35895">
              <w:rPr>
                <w:lang w:val="en-US"/>
              </w:rPr>
              <w:t>Nueva York: IFAC.</w:t>
            </w:r>
          </w:p>
          <w:p w14:paraId="4A314856" w14:textId="77777777" w:rsidR="004245CF" w:rsidRDefault="00337DD9">
            <w:pPr>
              <w:spacing w:after="60" w:line="252" w:lineRule="auto"/>
              <w:ind w:left="360" w:hanging="360"/>
            </w:pPr>
            <w:r w:rsidRPr="00F35895">
              <w:rPr>
                <w:lang w:val="en-US"/>
              </w:rPr>
              <w:t xml:space="preserve">International Auditing and Assurance Standards Board. (2024). ISSA 5000, General Requirements for Sustainability Assurance Engagements. </w:t>
            </w:r>
            <w:r>
              <w:t>Nueva York: IFAC.</w:t>
            </w:r>
          </w:p>
          <w:p w14:paraId="5FB0EB73" w14:textId="77777777" w:rsidR="004245CF" w:rsidRPr="007350F6" w:rsidRDefault="00337DD9">
            <w:pPr>
              <w:spacing w:after="60" w:line="252" w:lineRule="auto"/>
              <w:ind w:left="360" w:hanging="360"/>
              <w:rPr>
                <w:lang w:val="en-US"/>
              </w:rPr>
            </w:pPr>
            <w:r>
              <w:t xml:space="preserve">International Auditing and Assurance Standards Board. (2025). NIA 240 (Revisada), Responsabilidades del auditor con respecto al fraude en una auditoría de estados </w:t>
            </w:r>
            <w:r w:rsidRPr="007350F6">
              <w:t xml:space="preserve">financieros. </w:t>
            </w:r>
            <w:r w:rsidRPr="007350F6">
              <w:rPr>
                <w:lang w:val="en-US"/>
              </w:rPr>
              <w:t>Nueva York: IFAC.</w:t>
            </w:r>
          </w:p>
          <w:p w14:paraId="214588C6" w14:textId="77777777" w:rsidR="004245CF" w:rsidRPr="007350F6" w:rsidRDefault="00337DD9">
            <w:pPr>
              <w:spacing w:after="60" w:line="252" w:lineRule="auto"/>
              <w:ind w:left="360" w:hanging="360"/>
              <w:rPr>
                <w:lang w:val="en-US"/>
              </w:rPr>
            </w:pPr>
            <w:r w:rsidRPr="007350F6">
              <w:rPr>
                <w:lang w:val="en-US"/>
              </w:rPr>
              <w:t>International Federation of Accountants – International Accounting Education Standards Board. (2019). Handbook of International Education Pronouncements, 2019 Edition (IES 2, 3, 4 y 6, revisadas). Nueva York: IFAC.</w:t>
            </w:r>
          </w:p>
          <w:p w14:paraId="039CE049" w14:textId="77777777" w:rsidR="004245CF" w:rsidRPr="007350F6" w:rsidRDefault="00337DD9">
            <w:pPr>
              <w:spacing w:after="60" w:line="252" w:lineRule="auto"/>
              <w:ind w:left="360" w:hanging="360"/>
            </w:pPr>
            <w:r w:rsidRPr="007350F6">
              <w:t>International Sustainability Standards Board. (2023). NIIF S1, Requerimientos generales para la información a revelar sobre sostenibilidad, y NIIF S2, Información a revelar relacionada con el clima. Londres: IFRS Foundation.</w:t>
            </w:r>
          </w:p>
          <w:p w14:paraId="34550785" w14:textId="77777777" w:rsidR="004245CF" w:rsidRPr="007350F6" w:rsidRDefault="00337DD9">
            <w:pPr>
              <w:spacing w:after="60" w:line="252" w:lineRule="auto"/>
              <w:ind w:left="360" w:hanging="360"/>
            </w:pPr>
            <w:r w:rsidRPr="007350F6">
              <w:t>Ley N°</w:t>
            </w:r>
            <w:r w:rsidRPr="007350F6">
              <w:t xml:space="preserve"> 777 del Sistema de Planificación Integral del Estado, de 21 de enero de 2016. Gaceta Oficial de Bolivia.</w:t>
            </w:r>
          </w:p>
          <w:p w14:paraId="3D0E393B" w14:textId="77777777" w:rsidR="004245CF" w:rsidRPr="007350F6" w:rsidRDefault="00337DD9">
            <w:pPr>
              <w:spacing w:after="60" w:line="252" w:lineRule="auto"/>
              <w:ind w:left="360" w:hanging="360"/>
            </w:pPr>
            <w:r w:rsidRPr="007350F6">
              <w:t>Naciones Unidas. (2015). Transformar nuestro mundo: la Agenda 2030 para el Desarrollo Sostenible (Resolución A/RES/70/1). Nueva York: ONU.</w:t>
            </w:r>
          </w:p>
          <w:p w14:paraId="65B663F3" w14:textId="77777777" w:rsidR="004245CF" w:rsidRPr="007350F6" w:rsidRDefault="00337DD9">
            <w:pPr>
              <w:spacing w:after="60" w:line="252" w:lineRule="auto"/>
              <w:ind w:left="360" w:hanging="360"/>
            </w:pPr>
            <w:r w:rsidRPr="007350F6">
              <w:t>Project Management Institute. (2021). Guía de los fundamentos para la dirección de proyectos (Guía del PMBOK®), 7.ª ed. Newtown Square: PMI.</w:t>
            </w:r>
          </w:p>
          <w:p w14:paraId="2125411D" w14:textId="77777777" w:rsidR="004245CF" w:rsidRPr="007350F6" w:rsidRDefault="00337DD9">
            <w:pPr>
              <w:spacing w:after="60" w:line="252" w:lineRule="auto"/>
              <w:ind w:left="360" w:hanging="360"/>
            </w:pPr>
            <w:r w:rsidRPr="007350F6">
              <w:t>Romano Aparicio, J. (2018). Manual contable de entidades no lucrativas. Madrid: Ediciones CEF.</w:t>
            </w:r>
          </w:p>
          <w:p w14:paraId="2D3FB53A" w14:textId="77777777" w:rsidR="004245CF" w:rsidRPr="007350F6" w:rsidRDefault="00337DD9">
            <w:pPr>
              <w:spacing w:after="60" w:line="252" w:lineRule="auto"/>
              <w:ind w:left="360" w:hanging="360"/>
            </w:pPr>
            <w:r w:rsidRPr="007350F6">
              <w:t xml:space="preserve">The Institute of Internal </w:t>
            </w:r>
            <w:r w:rsidRPr="007350F6">
              <w:t>Auditors. (2024). Normas Globales de Auditoría Interna. Lake Mary: The IIA.</w:t>
            </w:r>
          </w:p>
          <w:p w14:paraId="001834B0" w14:textId="77777777" w:rsidR="004245CF" w:rsidRPr="007350F6" w:rsidRDefault="00337DD9">
            <w:pPr>
              <w:spacing w:after="60" w:line="252" w:lineRule="auto"/>
              <w:ind w:left="360" w:hanging="360"/>
            </w:pPr>
            <w:r w:rsidRPr="007350F6">
              <w:t>Tobón, S. (2013). Formación integral y competencias: pensamiento complejo, currículo, didáctica y evaluación (4.ª ed.). Bogotá: ECOE Ediciones.</w:t>
            </w:r>
          </w:p>
          <w:p w14:paraId="3BA9E368" w14:textId="77777777" w:rsidR="004245CF" w:rsidRPr="007350F6" w:rsidRDefault="00337DD9">
            <w:pPr>
              <w:spacing w:after="60" w:line="252" w:lineRule="auto"/>
              <w:ind w:left="360" w:hanging="360"/>
              <w:rPr>
                <w:lang w:val="en-US"/>
              </w:rPr>
            </w:pPr>
            <w:r w:rsidRPr="007350F6">
              <w:t xml:space="preserve">UNESCO. (2021). Recomendación sobre la ética de la inteligencia artificial. </w:t>
            </w:r>
            <w:r w:rsidRPr="007350F6">
              <w:rPr>
                <w:lang w:val="en-US"/>
              </w:rPr>
              <w:t>París: UNESCO.</w:t>
            </w:r>
          </w:p>
          <w:p w14:paraId="7F85F1B5" w14:textId="77777777" w:rsidR="004245CF" w:rsidRPr="007350F6" w:rsidRDefault="00337DD9">
            <w:pPr>
              <w:spacing w:after="60" w:line="252" w:lineRule="auto"/>
              <w:ind w:left="360" w:hanging="360"/>
              <w:rPr>
                <w:lang w:val="en-US"/>
              </w:rPr>
            </w:pPr>
            <w:r w:rsidRPr="007350F6">
              <w:rPr>
                <w:lang w:val="en-US"/>
              </w:rPr>
              <w:t>U.S. Government Accountability Office. (2024). Government Auditing Standards, 2024 Revision (Yellow Book, GAO-24-106786). Washington, D.C.: GAO.</w:t>
            </w:r>
          </w:p>
          <w:p w14:paraId="5096ADEE" w14:textId="77777777" w:rsidR="004245CF" w:rsidRPr="007350F6" w:rsidRDefault="00337DD9">
            <w:pPr>
              <w:spacing w:after="60" w:line="252" w:lineRule="auto"/>
              <w:ind w:left="360" w:hanging="360"/>
              <w:rPr>
                <w:lang w:val="en-US"/>
              </w:rPr>
            </w:pPr>
            <w:r w:rsidRPr="007350F6">
              <w:rPr>
                <w:lang w:val="en-US"/>
              </w:rPr>
              <w:t xml:space="preserve">Whittington, R. y Pany, K. (2010). Principios de </w:t>
            </w:r>
            <w:r w:rsidRPr="007350F6">
              <w:rPr>
                <w:lang w:val="en-US"/>
              </w:rPr>
              <w:t>auditoría. México: McGraw-Hill.</w:t>
            </w:r>
          </w:p>
          <w:p w14:paraId="3F9B62FF" w14:textId="77777777" w:rsidR="004245CF" w:rsidRPr="00F35895" w:rsidRDefault="00337DD9">
            <w:pPr>
              <w:spacing w:after="60" w:line="252" w:lineRule="auto"/>
              <w:ind w:left="360" w:hanging="360"/>
              <w:rPr>
                <w:lang w:val="en-US"/>
              </w:rPr>
            </w:pPr>
            <w:r w:rsidRPr="007350F6">
              <w:rPr>
                <w:lang w:val="en-US"/>
              </w:rPr>
              <w:t>World Economic Forum. (2025). The Future of Jobs Report 2025. Ginebra: WEF.</w:t>
            </w:r>
          </w:p>
          <w:p w14:paraId="47319AD1" w14:textId="77777777" w:rsidR="004245CF" w:rsidRPr="00F35895" w:rsidRDefault="00337DD9">
            <w:pPr>
              <w:spacing w:after="60" w:line="252" w:lineRule="auto"/>
              <w:ind w:left="360" w:hanging="360"/>
              <w:rPr>
                <w:lang w:val="en-US"/>
              </w:rPr>
            </w:pPr>
            <w:r w:rsidRPr="00F35895">
              <w:rPr>
                <w:lang w:val="en-US"/>
              </w:rPr>
              <w:t>Sitios web: www.iaasb.org · www.ethicsboard.org · www.ifrs.org · www.ipsasb.org · www.inprf.org · www.issai.org · www.bancomundial.org · www.iadb.org · www.impuestos.gob.bo · www.contraloria.gob.bo</w:t>
            </w:r>
          </w:p>
        </w:tc>
      </w:tr>
    </w:tbl>
    <w:p w14:paraId="72390583" w14:textId="77777777" w:rsidR="004245CF" w:rsidRPr="00F35895" w:rsidRDefault="004245CF">
      <w:pPr>
        <w:spacing w:line="20" w:lineRule="exact"/>
        <w:rPr>
          <w:lang w:val="en-US"/>
        </w:rPr>
      </w:pPr>
    </w:p>
    <w:sectPr w:rsidR="004245CF" w:rsidRPr="00F35895">
      <w:footerReference w:type="default" r:id="rId9"/>
      <w:pgSz w:w="12240" w:h="15840"/>
      <w:pgMar w:top="1134" w:right="1140" w:bottom="1134" w:left="11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FBFAF" w14:textId="77777777" w:rsidR="003E4DB6" w:rsidRDefault="003E4DB6">
      <w:r>
        <w:separator/>
      </w:r>
    </w:p>
  </w:endnote>
  <w:endnote w:type="continuationSeparator" w:id="0">
    <w:p w14:paraId="0448C5F8" w14:textId="77777777" w:rsidR="003E4DB6" w:rsidRDefault="003E4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16CA5" w14:textId="77777777" w:rsidR="004245CF" w:rsidRDefault="00337DD9">
    <w:pPr>
      <w:jc w:val="right"/>
    </w:pPr>
    <w:r>
      <w:rPr>
        <w:sz w:val="18"/>
        <w:szCs w:val="18"/>
      </w:rPr>
      <w:t xml:space="preserve">CPA-507 · Página </w:t>
    </w:r>
    <w:r>
      <w:rPr>
        <w:sz w:val="18"/>
        <w:szCs w:val="18"/>
      </w:rPr>
      <w:fldChar w:fldCharType="begin"/>
    </w:r>
    <w:r>
      <w:rPr>
        <w:sz w:val="18"/>
        <w:szCs w:val="18"/>
      </w:rPr>
      <w:instrText>PAGE</w:instrText>
    </w:r>
    <w:r>
      <w:rPr>
        <w:sz w:val="18"/>
        <w:szCs w:val="18"/>
      </w:rPr>
      <w:fldChar w:fldCharType="separate"/>
    </w:r>
    <w:r w:rsidR="00F35895">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F35895">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55065" w14:textId="77777777" w:rsidR="004245CF" w:rsidRDefault="00337DD9">
    <w:pPr>
      <w:jc w:val="right"/>
    </w:pPr>
    <w:r>
      <w:rPr>
        <w:sz w:val="18"/>
        <w:szCs w:val="18"/>
      </w:rPr>
      <w:t xml:space="preserve">CPA-507 · Página </w:t>
    </w:r>
    <w:r>
      <w:rPr>
        <w:sz w:val="18"/>
        <w:szCs w:val="18"/>
      </w:rPr>
      <w:fldChar w:fldCharType="begin"/>
    </w:r>
    <w:r>
      <w:rPr>
        <w:sz w:val="18"/>
        <w:szCs w:val="18"/>
      </w:rPr>
      <w:instrText>PAGE</w:instrText>
    </w:r>
    <w:r>
      <w:rPr>
        <w:sz w:val="18"/>
        <w:szCs w:val="18"/>
      </w:rPr>
      <w:fldChar w:fldCharType="separate"/>
    </w:r>
    <w:r w:rsidR="00F35895">
      <w:rPr>
        <w:noProof/>
        <w:sz w:val="18"/>
        <w:szCs w:val="18"/>
      </w:rPr>
      <w:t>15</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F35895">
      <w:rPr>
        <w:noProof/>
        <w:sz w:val="18"/>
        <w:szCs w:val="18"/>
      </w:rPr>
      <w:t>16</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DAE9" w14:textId="77777777" w:rsidR="004245CF" w:rsidRDefault="00337DD9">
    <w:pPr>
      <w:jc w:val="right"/>
    </w:pPr>
    <w:r>
      <w:rPr>
        <w:sz w:val="18"/>
        <w:szCs w:val="18"/>
      </w:rPr>
      <w:t xml:space="preserve">CPA-507 · Página </w:t>
    </w:r>
    <w:r>
      <w:rPr>
        <w:sz w:val="18"/>
        <w:szCs w:val="18"/>
      </w:rPr>
      <w:fldChar w:fldCharType="begin"/>
    </w:r>
    <w:r>
      <w:rPr>
        <w:sz w:val="18"/>
        <w:szCs w:val="18"/>
      </w:rPr>
      <w:instrText>PAGE</w:instrText>
    </w:r>
    <w:r>
      <w:rPr>
        <w:sz w:val="18"/>
        <w:szCs w:val="18"/>
      </w:rPr>
      <w:fldChar w:fldCharType="separate"/>
    </w:r>
    <w:r w:rsidR="00F35895">
      <w:rPr>
        <w:noProof/>
        <w:sz w:val="18"/>
        <w:szCs w:val="18"/>
      </w:rPr>
      <w:t>17</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F35895">
      <w:rPr>
        <w:noProof/>
        <w:sz w:val="18"/>
        <w:szCs w:val="18"/>
      </w:rPr>
      <w:t>18</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AA05F" w14:textId="77777777" w:rsidR="003E4DB6" w:rsidRDefault="003E4DB6">
      <w:r>
        <w:separator/>
      </w:r>
    </w:p>
  </w:footnote>
  <w:footnote w:type="continuationSeparator" w:id="0">
    <w:p w14:paraId="071EF2C4" w14:textId="77777777" w:rsidR="003E4DB6" w:rsidRDefault="003E4D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1C5F"/>
    <w:multiLevelType w:val="hybridMultilevel"/>
    <w:tmpl w:val="5E6CC07C"/>
    <w:lvl w:ilvl="0" w:tplc="0A968B2A">
      <w:start w:val="1"/>
      <w:numFmt w:val="bullet"/>
      <w:lvlText w:val="●"/>
      <w:lvlJc w:val="left"/>
      <w:pPr>
        <w:ind w:left="720" w:hanging="360"/>
      </w:pPr>
    </w:lvl>
    <w:lvl w:ilvl="1" w:tplc="376232A2">
      <w:start w:val="1"/>
      <w:numFmt w:val="bullet"/>
      <w:lvlText w:val="○"/>
      <w:lvlJc w:val="left"/>
      <w:pPr>
        <w:ind w:left="1440" w:hanging="360"/>
      </w:pPr>
    </w:lvl>
    <w:lvl w:ilvl="2" w:tplc="C0A281C8">
      <w:start w:val="1"/>
      <w:numFmt w:val="bullet"/>
      <w:lvlText w:val="■"/>
      <w:lvlJc w:val="left"/>
      <w:pPr>
        <w:ind w:left="2160" w:hanging="360"/>
      </w:pPr>
    </w:lvl>
    <w:lvl w:ilvl="3" w:tplc="6930BBE4">
      <w:start w:val="1"/>
      <w:numFmt w:val="bullet"/>
      <w:lvlText w:val="●"/>
      <w:lvlJc w:val="left"/>
      <w:pPr>
        <w:ind w:left="2880" w:hanging="360"/>
      </w:pPr>
    </w:lvl>
    <w:lvl w:ilvl="4" w:tplc="CC2C5832">
      <w:start w:val="1"/>
      <w:numFmt w:val="bullet"/>
      <w:lvlText w:val="○"/>
      <w:lvlJc w:val="left"/>
      <w:pPr>
        <w:ind w:left="3600" w:hanging="360"/>
      </w:pPr>
    </w:lvl>
    <w:lvl w:ilvl="5" w:tplc="DCC61856">
      <w:start w:val="1"/>
      <w:numFmt w:val="bullet"/>
      <w:lvlText w:val="■"/>
      <w:lvlJc w:val="left"/>
      <w:pPr>
        <w:ind w:left="4320" w:hanging="360"/>
      </w:pPr>
    </w:lvl>
    <w:lvl w:ilvl="6" w:tplc="1D0472F4">
      <w:start w:val="1"/>
      <w:numFmt w:val="bullet"/>
      <w:lvlText w:val="●"/>
      <w:lvlJc w:val="left"/>
      <w:pPr>
        <w:ind w:left="5040" w:hanging="360"/>
      </w:pPr>
    </w:lvl>
    <w:lvl w:ilvl="7" w:tplc="59463D4C">
      <w:start w:val="1"/>
      <w:numFmt w:val="bullet"/>
      <w:lvlText w:val="●"/>
      <w:lvlJc w:val="left"/>
      <w:pPr>
        <w:ind w:left="5760" w:hanging="360"/>
      </w:pPr>
    </w:lvl>
    <w:lvl w:ilvl="8" w:tplc="1FB2744C">
      <w:start w:val="1"/>
      <w:numFmt w:val="bullet"/>
      <w:lvlText w:val="●"/>
      <w:lvlJc w:val="left"/>
      <w:pPr>
        <w:ind w:left="6480" w:hanging="360"/>
      </w:pPr>
    </w:lvl>
  </w:abstractNum>
  <w:abstractNum w:abstractNumId="1" w15:restartNumberingAfterBreak="0">
    <w:nsid w:val="52D02DA2"/>
    <w:multiLevelType w:val="hybridMultilevel"/>
    <w:tmpl w:val="D4C88D70"/>
    <w:lvl w:ilvl="0" w:tplc="7CAA206A">
      <w:start w:val="1"/>
      <w:numFmt w:val="bullet"/>
      <w:lvlText w:val="•"/>
      <w:lvlJc w:val="left"/>
      <w:pPr>
        <w:ind w:left="260" w:hanging="200"/>
      </w:pPr>
    </w:lvl>
    <w:lvl w:ilvl="1" w:tplc="037E4366">
      <w:numFmt w:val="decimal"/>
      <w:lvlText w:val=""/>
      <w:lvlJc w:val="left"/>
    </w:lvl>
    <w:lvl w:ilvl="2" w:tplc="34FAC3F0">
      <w:numFmt w:val="decimal"/>
      <w:lvlText w:val=""/>
      <w:lvlJc w:val="left"/>
    </w:lvl>
    <w:lvl w:ilvl="3" w:tplc="82DCA2CC">
      <w:numFmt w:val="decimal"/>
      <w:lvlText w:val=""/>
      <w:lvlJc w:val="left"/>
    </w:lvl>
    <w:lvl w:ilvl="4" w:tplc="E0C69204">
      <w:numFmt w:val="decimal"/>
      <w:lvlText w:val=""/>
      <w:lvlJc w:val="left"/>
    </w:lvl>
    <w:lvl w:ilvl="5" w:tplc="33281096">
      <w:numFmt w:val="decimal"/>
      <w:lvlText w:val=""/>
      <w:lvlJc w:val="left"/>
    </w:lvl>
    <w:lvl w:ilvl="6" w:tplc="CE2E788C">
      <w:numFmt w:val="decimal"/>
      <w:lvlText w:val=""/>
      <w:lvlJc w:val="left"/>
    </w:lvl>
    <w:lvl w:ilvl="7" w:tplc="250451C4">
      <w:numFmt w:val="decimal"/>
      <w:lvlText w:val=""/>
      <w:lvlJc w:val="left"/>
    </w:lvl>
    <w:lvl w:ilvl="8" w:tplc="549A2F62">
      <w:numFmt w:val="decimal"/>
      <w:lvlText w:val=""/>
      <w:lvlJc w:val="left"/>
    </w:lvl>
  </w:abstractNum>
  <w:num w:numId="1" w16cid:durableId="1633756052">
    <w:abstractNumId w:val="0"/>
    <w:lvlOverride w:ilvl="0">
      <w:startOverride w:val="1"/>
    </w:lvlOverride>
  </w:num>
  <w:num w:numId="2" w16cid:durableId="11165571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5CF"/>
    <w:rsid w:val="00004A0B"/>
    <w:rsid w:val="00046C78"/>
    <w:rsid w:val="000B1D0F"/>
    <w:rsid w:val="001E59EC"/>
    <w:rsid w:val="002308B8"/>
    <w:rsid w:val="002444CF"/>
    <w:rsid w:val="00337DD9"/>
    <w:rsid w:val="003E4DB6"/>
    <w:rsid w:val="00404BE0"/>
    <w:rsid w:val="004245CF"/>
    <w:rsid w:val="00462DC8"/>
    <w:rsid w:val="004F5795"/>
    <w:rsid w:val="0059381C"/>
    <w:rsid w:val="005C789C"/>
    <w:rsid w:val="0067133D"/>
    <w:rsid w:val="0067393D"/>
    <w:rsid w:val="007350F6"/>
    <w:rsid w:val="00981627"/>
    <w:rsid w:val="00AD5A99"/>
    <w:rsid w:val="00B44379"/>
    <w:rsid w:val="00BF4E66"/>
    <w:rsid w:val="00C22340"/>
    <w:rsid w:val="00D12F65"/>
    <w:rsid w:val="00E078B6"/>
    <w:rsid w:val="00F35895"/>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4:docId w14:val="13C2D1A7"/>
  <w15:docId w15:val="{C424937D-3C38-444A-A0BB-35C6B1681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4"/>
        <w:szCs w:val="24"/>
        <w:lang w:val="es-B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8685</Words>
  <Characters>47771</Characters>
  <Application>Microsoft Office Word</Application>
  <DocSecurity>0</DocSecurity>
  <Lines>398</Lines>
  <Paragraphs>112</Paragraphs>
  <ScaleCrop>false</ScaleCrop>
  <Company/>
  <LinksUpToDate>false</LinksUpToDate>
  <CharactersWithSpaces>56344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asignatura CPA-507 por competencias</dc:title>
  <dc:creator>Cátedra CPA-507</dc:creator>
  <cp:lastModifiedBy>Pablo Mitta</cp:lastModifiedBy>
  <cp:revision>2</cp:revision>
  <dcterms:created xsi:type="dcterms:W3CDTF">2026-10-09T19:41:00Z</dcterms:created>
  <dcterms:modified xsi:type="dcterms:W3CDTF">2026-10-09T19:41:00Z</dcterms:modified>
</cp:coreProperties>
</file>
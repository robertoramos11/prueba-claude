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0136" w:rsidRPr="00B07CEB" w:rsidRDefault="00000000">
      <w:pPr>
        <w:spacing w:after="60"/>
        <w:rPr>
          <w:lang w:val="es-ES"/>
        </w:rPr>
      </w:pPr>
      <w:r w:rsidRPr="00B07CEB">
        <w:rPr>
          <w:i/>
          <w:iCs/>
          <w:lang w:val="es-ES"/>
        </w:rPr>
        <w:t>Nivel: Licenciatura en Contaduría Pública</w:t>
      </w:r>
    </w:p>
    <w:p w:rsidR="00EB0136" w:rsidRPr="00B07CEB" w:rsidRDefault="00000000">
      <w:pPr>
        <w:spacing w:after="60"/>
        <w:jc w:val="center"/>
        <w:rPr>
          <w:lang w:val="es-ES"/>
        </w:rPr>
      </w:pPr>
      <w:r w:rsidRPr="00B07CEB">
        <w:rPr>
          <w:b/>
          <w:bCs/>
          <w:lang w:val="es-ES"/>
        </w:rPr>
        <w:t>TERCER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830"/>
        <w:gridCol w:w="830"/>
        <w:gridCol w:w="415"/>
        <w:gridCol w:w="1245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Contabilidad Internacional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CPA-301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CPA-201, CPA-202, CPA-203</w:t>
            </w:r>
          </w:p>
        </w:tc>
      </w:tr>
      <w:tr w:rsidR="00B07CEB" w:rsidRPr="00B07CEB"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B07CEB" w:rsidRPr="00B07CEB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sz w:val="12"/>
                <w:szCs w:val="12"/>
              </w:rPr>
              <w:t>HORAS PRESENCIALES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HAA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12"/>
                <w:szCs w:val="12"/>
                <w:lang w:val="es-ES"/>
              </w:rPr>
              <w:t>HORAS DE APRENDIZAJE AUTÓNOMO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HTG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12"/>
                <w:szCs w:val="12"/>
                <w:lang w:val="es-ES"/>
              </w:rPr>
              <w:t>HORAS DE TRABAJO EN GRUPO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HIP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12"/>
                <w:szCs w:val="12"/>
                <w:lang w:val="es-ES"/>
              </w:rPr>
              <w:t>HORAS DE INVESTIGACIÓN Y PRÁCTICA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sz w:val="12"/>
                <w:szCs w:val="12"/>
              </w:rPr>
              <w:t>HORAS DE EVALUACIÓN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B0136">
            <w:pPr>
              <w:spacing w:before="20" w:after="20"/>
              <w:jc w:val="center"/>
            </w:pPr>
          </w:p>
        </w:tc>
      </w:tr>
      <w:tr w:rsidR="00B07CEB" w:rsidRPr="00B07CEB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/>
              <w:jc w:val="center"/>
            </w:pPr>
            <w:r w:rsidRPr="00B07CEB">
              <w:t>160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/>
              <w:jc w:val="center"/>
            </w:pPr>
            <w:r w:rsidRPr="00B07CEB">
              <w:t>40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/>
              <w:jc w:val="center"/>
            </w:pPr>
            <w:r w:rsidRPr="00B07CEB">
              <w:t>10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/>
              <w:jc w:val="center"/>
            </w:pPr>
            <w:r w:rsidRPr="00B07CEB">
              <w:t>40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/>
              <w:jc w:val="center"/>
            </w:pPr>
            <w:r w:rsidRPr="00B07CEB">
              <w:t>10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/>
              <w:jc w:val="center"/>
            </w:pPr>
            <w:r w:rsidRPr="00B07CEB">
              <w:t>260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23EF9" w:rsidRPr="00B07CEB" w:rsidRDefault="00223EF9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lang w:val="es-ES"/>
              </w:rPr>
              <w:t>Prepara estados financieros de propósito general</w:t>
            </w:r>
            <w:r w:rsidR="00B31388" w:rsidRPr="00B07CEB">
              <w:rPr>
                <w:lang w:val="es-ES"/>
              </w:rPr>
              <w:t xml:space="preserve"> de entidades en Bolivia, de acuerdo con</w:t>
            </w:r>
            <w:r w:rsidRPr="00B07CEB">
              <w:rPr>
                <w:lang w:val="es-ES"/>
              </w:rPr>
              <w:t xml:space="preserve"> los Estándares Internacionales de Información Financiera (Normas NIIF de Contabilidad y la NIIF para las PYMES)</w:t>
            </w:r>
            <w:r w:rsidR="00B31388" w:rsidRPr="00B07CEB">
              <w:rPr>
                <w:lang w:val="es-ES"/>
              </w:rPr>
              <w:t xml:space="preserve"> y las Normas de Contabilidad Generalmente Aceptadas en Bolivia, evaluando los criterios de</w:t>
            </w:r>
            <w:r w:rsidRPr="00B07CEB">
              <w:rPr>
                <w:lang w:val="es-ES"/>
              </w:rPr>
              <w:t xml:space="preserve"> reconocimiento, medición, presentación y revelación de los hechos económicos en organizaciones privadas</w:t>
            </w:r>
            <w:r w:rsidR="00B31388" w:rsidRPr="00B07CEB">
              <w:rPr>
                <w:lang w:val="es-ES"/>
              </w:rPr>
              <w:t>,</w:t>
            </w:r>
            <w:r w:rsidRPr="00B07CEB">
              <w:rPr>
                <w:lang w:val="es-ES"/>
              </w:rPr>
              <w:t xml:space="preserve"> bajo </w:t>
            </w:r>
            <w:r w:rsidR="00B31388" w:rsidRPr="00B07CEB">
              <w:rPr>
                <w:lang w:val="es-ES"/>
              </w:rPr>
              <w:t>criterios</w:t>
            </w:r>
            <w:r w:rsidRPr="00B07CEB">
              <w:rPr>
                <w:lang w:val="es-ES"/>
              </w:rPr>
              <w:t xml:space="preserve"> de alta comparabilidad</w:t>
            </w:r>
            <w:r w:rsidR="00B31388" w:rsidRPr="00B07CEB">
              <w:rPr>
                <w:lang w:val="es-ES"/>
              </w:rPr>
              <w:t xml:space="preserve"> y </w:t>
            </w:r>
            <w:r w:rsidRPr="00B07CEB">
              <w:rPr>
                <w:lang w:val="es-ES"/>
              </w:rPr>
              <w:t>transparencia</w:t>
            </w:r>
            <w:r w:rsidR="00B31388" w:rsidRPr="00B07CEB">
              <w:rPr>
                <w:lang w:val="es-ES"/>
              </w:rPr>
              <w:t>, para</w:t>
            </w:r>
            <w:r w:rsidRPr="00B07CEB">
              <w:rPr>
                <w:lang w:val="es-ES"/>
              </w:rPr>
              <w:t xml:space="preserve"> fundamentar la toma de decisiones estratégicas, el cumplimiento normativo y el resguardo del interés público</w:t>
            </w:r>
            <w:r w:rsidR="00B31388" w:rsidRPr="00B07CEB">
              <w:rPr>
                <w:lang w:val="es-ES"/>
              </w:rPr>
              <w:t>; integrando herramientas digitales (hojas de cálculo), terminología de inglés técnico contable y un riguroso juicio profesional ético y objetivo.</w:t>
            </w:r>
          </w:p>
        </w:tc>
      </w:tr>
      <w:tr w:rsidR="00B07CEB" w:rsidRPr="00B07CEB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31388" w:rsidRPr="00B07CEB" w:rsidRDefault="00000000" w:rsidP="000B2F50">
            <w:pPr>
              <w:spacing w:before="20" w:after="20"/>
              <w:jc w:val="both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Elemento de competencia 1: </w:t>
            </w:r>
            <w:r w:rsidR="00B31388" w:rsidRPr="00B07CEB">
              <w:rPr>
                <w:sz w:val="21"/>
                <w:szCs w:val="21"/>
                <w:lang w:val="es-ES"/>
              </w:rPr>
              <w:t xml:space="preserve">Analiza los fundamentos teóricos, la filosofía y la función sistémica de la contabilidad, </w:t>
            </w:r>
            <w:r w:rsidR="000B2F50" w:rsidRPr="00B07CEB">
              <w:rPr>
                <w:sz w:val="21"/>
                <w:szCs w:val="21"/>
                <w:lang w:val="es-ES"/>
              </w:rPr>
              <w:t xml:space="preserve">sustentando </w:t>
            </w:r>
            <w:r w:rsidR="00A22E1E" w:rsidRPr="00B07CEB">
              <w:rPr>
                <w:sz w:val="21"/>
                <w:szCs w:val="21"/>
                <w:lang w:val="es-ES"/>
              </w:rPr>
              <w:t xml:space="preserve">la estructura y </w:t>
            </w:r>
            <w:r w:rsidR="00B31388" w:rsidRPr="00B07CEB">
              <w:rPr>
                <w:sz w:val="21"/>
                <w:szCs w:val="21"/>
                <w:lang w:val="es-ES"/>
              </w:rPr>
              <w:t>los elementos de los estados financieros</w:t>
            </w:r>
            <w:r w:rsidR="00A22E1E" w:rsidRPr="00B07CEB">
              <w:rPr>
                <w:sz w:val="21"/>
                <w:szCs w:val="21"/>
                <w:lang w:val="es-ES"/>
              </w:rPr>
              <w:t xml:space="preserve">, así como los criterios para </w:t>
            </w:r>
            <w:r w:rsidR="00B31388" w:rsidRPr="00B07CEB">
              <w:rPr>
                <w:sz w:val="21"/>
                <w:szCs w:val="21"/>
                <w:lang w:val="es-ES"/>
              </w:rPr>
              <w:t>el desarrollo de modelos contables</w:t>
            </w:r>
            <w:r w:rsidR="000B2F50" w:rsidRPr="00B07CEB">
              <w:rPr>
                <w:sz w:val="21"/>
                <w:szCs w:val="21"/>
                <w:lang w:val="es-ES"/>
              </w:rPr>
              <w:t xml:space="preserve"> (unidad de medida, bases de medición y conceptos de capital a mantener)</w:t>
            </w:r>
            <w:r w:rsidR="00A22E1E" w:rsidRPr="00B07CEB">
              <w:rPr>
                <w:sz w:val="21"/>
                <w:szCs w:val="21"/>
                <w:lang w:val="es-ES"/>
              </w:rPr>
              <w:t xml:space="preserve">, articulándolos con </w:t>
            </w:r>
            <w:r w:rsidR="00B31388" w:rsidRPr="00B07CEB">
              <w:rPr>
                <w:sz w:val="21"/>
                <w:szCs w:val="21"/>
                <w:lang w:val="es-ES"/>
              </w:rPr>
              <w:t>herramientas de análisis de negocios para evaluar la posición financiera y el desempeño de las organizaciones.</w:t>
            </w:r>
          </w:p>
        </w:tc>
      </w:tr>
      <w:tr w:rsidR="00B07CEB" w:rsidRPr="00B07CEB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 xml:space="preserve">Evidencias de </w:t>
            </w:r>
            <w:r w:rsidR="00BD7D5B" w:rsidRPr="00B07CEB">
              <w:rPr>
                <w:b/>
                <w:bCs/>
                <w:i/>
                <w:iCs/>
                <w:sz w:val="21"/>
                <w:szCs w:val="21"/>
              </w:rPr>
              <w:t>product</w:t>
            </w:r>
            <w:r w:rsidR="00CE636F">
              <w:rPr>
                <w:b/>
                <w:bCs/>
                <w:i/>
                <w:iCs/>
                <w:sz w:val="21"/>
                <w:szCs w:val="21"/>
              </w:rPr>
              <w:t>o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1. </w:t>
            </w:r>
            <w:r w:rsidR="000B2F50" w:rsidRPr="00B07CEB">
              <w:rPr>
                <w:sz w:val="21"/>
                <w:szCs w:val="21"/>
                <w:lang w:val="es-ES"/>
              </w:rPr>
              <w:t>Fundamenta</w:t>
            </w:r>
            <w:r w:rsidRPr="00B07CEB">
              <w:rPr>
                <w:sz w:val="21"/>
                <w:szCs w:val="21"/>
                <w:lang w:val="es-ES"/>
              </w:rPr>
              <w:t xml:space="preserve"> la evolución, filosofía y función </w:t>
            </w:r>
            <w:r w:rsidR="000B2F50" w:rsidRPr="00B07CEB">
              <w:rPr>
                <w:sz w:val="21"/>
                <w:szCs w:val="21"/>
                <w:lang w:val="es-ES"/>
              </w:rPr>
              <w:t xml:space="preserve">sistémica </w:t>
            </w:r>
            <w:r w:rsidRPr="00B07CEB">
              <w:rPr>
                <w:sz w:val="21"/>
                <w:szCs w:val="21"/>
                <w:lang w:val="es-ES"/>
              </w:rPr>
              <w:t>de la contabilidad</w:t>
            </w:r>
            <w:r w:rsidR="000B2F50" w:rsidRPr="00B07CEB">
              <w:rPr>
                <w:sz w:val="21"/>
                <w:szCs w:val="21"/>
                <w:lang w:val="es-ES"/>
              </w:rPr>
              <w:t>, caracterizando la naturaleza, estructura e interrelación de</w:t>
            </w:r>
            <w:r w:rsidRPr="00B07CEB">
              <w:rPr>
                <w:sz w:val="21"/>
                <w:szCs w:val="21"/>
                <w:lang w:val="es-ES"/>
              </w:rPr>
              <w:t xml:space="preserve"> los elementos de los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1.1 Expone la evolución histórica y la filosofía de la contabilidad ante el curso.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1: </w:t>
            </w:r>
            <w:r w:rsidRPr="00B07CEB">
              <w:rPr>
                <w:sz w:val="21"/>
                <w:szCs w:val="21"/>
                <w:lang w:val="es-ES"/>
              </w:rPr>
              <w:t>Esquema de la evolución histórica, la filosofía y la función de la contabilidad.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1.2 Identifica en aula los elementos y el contenido de los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2: </w:t>
            </w:r>
            <w:r w:rsidRPr="00B07CEB">
              <w:rPr>
                <w:sz w:val="21"/>
                <w:szCs w:val="21"/>
                <w:lang w:val="es-ES"/>
              </w:rPr>
              <w:t>Cuadro comparativo de los elementos y el contenido de los estados financieros.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2. </w:t>
            </w:r>
            <w:r w:rsidR="000B2F50" w:rsidRPr="00B07CEB">
              <w:rPr>
                <w:sz w:val="21"/>
                <w:szCs w:val="21"/>
                <w:lang w:val="es-ES"/>
              </w:rPr>
              <w:t xml:space="preserve">Sistematiza y diferencia </w:t>
            </w:r>
            <w:r w:rsidRPr="00B07CEB">
              <w:rPr>
                <w:sz w:val="21"/>
                <w:szCs w:val="21"/>
                <w:lang w:val="es-ES"/>
              </w:rPr>
              <w:t>los criterios para el diseño de modelos contables</w:t>
            </w:r>
            <w:r w:rsidR="000B2F50" w:rsidRPr="00B07CEB">
              <w:rPr>
                <w:sz w:val="21"/>
                <w:szCs w:val="21"/>
                <w:lang w:val="es-ES"/>
              </w:rPr>
              <w:t>, analizando la interacción entre la unidad de medida, las bases de medición y los conceptos de mantenimiento de capital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2.1 Resuelve en aula un cuadro de criterios de un modelo contable.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3: </w:t>
            </w:r>
            <w:r w:rsidRPr="00B07CEB">
              <w:rPr>
                <w:sz w:val="21"/>
                <w:szCs w:val="21"/>
                <w:lang w:val="es-ES"/>
              </w:rPr>
              <w:t>Esquema de los criterios para el diseño de modelos contables.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2.2 Analiza el efecto de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 </w:t>
            </w:r>
            <w:r w:rsidRPr="00B07CEB">
              <w:rPr>
                <w:sz w:val="21"/>
                <w:szCs w:val="21"/>
                <w:lang w:val="es-ES"/>
              </w:rPr>
              <w:t>l</w:t>
            </w:r>
            <w:r w:rsidR="00C8357D" w:rsidRPr="00B07CEB">
              <w:rPr>
                <w:sz w:val="21"/>
                <w:szCs w:val="21"/>
                <w:lang w:val="es-ES"/>
              </w:rPr>
              <w:t>a selección de criterios en los modelos contables</w:t>
            </w:r>
            <w:r w:rsidRPr="00B07CEB">
              <w:rPr>
                <w:sz w:val="21"/>
                <w:szCs w:val="21"/>
                <w:lang w:val="es-ES"/>
              </w:rPr>
              <w:t xml:space="preserve">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4: </w:t>
            </w:r>
            <w:r w:rsidRPr="00B07CEB">
              <w:rPr>
                <w:sz w:val="21"/>
                <w:szCs w:val="21"/>
                <w:lang w:val="es-ES"/>
              </w:rPr>
              <w:t>Informe de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 aplicación de los modelos contables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1: Introducción y Cuestiones Contables Fundamentales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2: Desarrollo de Modelos Contables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Las empresas y la contabilidad; evolución histórica, filosofía y función de la contabilidad.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Elementos y contenido de los estados financieros; pérdida de valor de la información.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Características básicas de un sistema de información contable y normas de contabilidad.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Herramientas administrativas de análisis y sistemas para el análisis de negocios con estados financieros.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Medición y gestión en la era de la información. </w:t>
            </w:r>
            <w:r w:rsidRPr="00B07CEB">
              <w:rPr>
                <w:sz w:val="21"/>
                <w:szCs w:val="21"/>
              </w:rPr>
              <w:t>(P)</w:t>
            </w:r>
          </w:p>
          <w:p w:rsidR="00C8357D" w:rsidRPr="00B07CEB" w:rsidRDefault="00C8357D" w:rsidP="00C8357D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Criterios para el diseño de modelos contables.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Consideraciones sobre los elementos para el desarrollo de modelos contables: 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unidad de medida, </w:t>
            </w:r>
            <w:r w:rsidRPr="00B07CEB">
              <w:rPr>
                <w:sz w:val="21"/>
                <w:szCs w:val="21"/>
                <w:lang w:val="es-ES"/>
              </w:rPr>
              <w:t>capital a mantener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 y</w:t>
            </w:r>
            <w:r w:rsidRPr="00B07CEB">
              <w:rPr>
                <w:sz w:val="21"/>
                <w:szCs w:val="21"/>
                <w:lang w:val="es-ES"/>
              </w:rPr>
              <w:t xml:space="preserve"> criterios de medición.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Los modelos contables y los criterios de reconocimiento y medición del marco conceptual para la preparación de estados financieros.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Los modelos contables y el valor razonable.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Ética profesional en la preparación de la información financiera: integridad, objetividad y comportamiento profesional. </w:t>
            </w:r>
            <w:r w:rsidRPr="00B07CEB">
              <w:rPr>
                <w:sz w:val="21"/>
                <w:szCs w:val="21"/>
              </w:rPr>
              <w:t>(P,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>Uso del valor razonable en la valuación de activos por las entidades supervisadas por la Autoridad de Supervisión del Sistema Financiero.</w:t>
            </w:r>
          </w:p>
        </w:tc>
      </w:tr>
      <w:tr w:rsidR="00B07CEB" w:rsidRPr="00B07CEB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69F6" w:rsidRPr="00B07CEB" w:rsidRDefault="00000000" w:rsidP="00D83884">
            <w:pPr>
              <w:spacing w:before="20" w:after="20"/>
              <w:jc w:val="both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lastRenderedPageBreak/>
              <w:t xml:space="preserve">Elemento de competencia 2: </w:t>
            </w:r>
            <w:r w:rsidR="004A69F6" w:rsidRPr="00B07CEB">
              <w:rPr>
                <w:sz w:val="21"/>
                <w:szCs w:val="21"/>
                <w:lang w:val="es-ES"/>
              </w:rPr>
              <w:t>Analiza y contrasta el marco normativo de las Normas de Contabilidad Generalmente Aceptadas en Bolivia respecto de los Estándares Internacionales (Normas NIIF de Contabilidad y NIIF para las PYMES), evaluando la jerarquía de sus organismos emisores y la pertinencia de su aplicación según la tipología del sector empresarial boliviano.</w:t>
            </w:r>
          </w:p>
        </w:tc>
      </w:tr>
      <w:tr w:rsidR="00B07CEB" w:rsidRPr="00B07CEB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 xml:space="preserve">Evidencias de </w:t>
            </w:r>
            <w:r w:rsidR="00BD7D5B" w:rsidRPr="00B07CEB">
              <w:rPr>
                <w:b/>
                <w:bCs/>
                <w:i/>
                <w:iCs/>
                <w:sz w:val="21"/>
                <w:szCs w:val="21"/>
              </w:rPr>
              <w:t>product</w:t>
            </w:r>
            <w:r w:rsidR="00CE636F">
              <w:rPr>
                <w:b/>
                <w:bCs/>
                <w:i/>
                <w:iCs/>
                <w:sz w:val="21"/>
                <w:szCs w:val="21"/>
              </w:rPr>
              <w:t>o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1. </w:t>
            </w:r>
            <w:r w:rsidR="004A69F6" w:rsidRPr="00B07CEB">
              <w:rPr>
                <w:lang w:val="es-ES"/>
              </w:rPr>
              <w:t>C</w:t>
            </w:r>
            <w:r w:rsidR="004A69F6" w:rsidRPr="00B07CEB">
              <w:rPr>
                <w:sz w:val="21"/>
                <w:szCs w:val="21"/>
                <w:lang w:val="es-ES"/>
              </w:rPr>
              <w:t>ontrasta la estructura y facultades de los organismos emisores (CTNAC e IASB), analizando las divergencias fundamentales entre las NCGA en Bolivia y las Normas NIIF de Contabilidad.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1.1 Expone en equipo la estructura de la Fundación IFRS y el proceso de armonización contable en Bolivia.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5: </w:t>
            </w:r>
            <w:r w:rsidRPr="00B07CEB">
              <w:rPr>
                <w:sz w:val="21"/>
                <w:szCs w:val="21"/>
                <w:lang w:val="es-ES"/>
              </w:rPr>
              <w:t>Esquema de las entidades emisoras de normas contables en Bolivia y a nivel internacional.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1.2 Explica en aula la jerarquía de fuentes alternativas ante situaciones que las </w:t>
            </w:r>
            <w:r w:rsidR="00C8357D" w:rsidRPr="00B07CEB">
              <w:rPr>
                <w:sz w:val="21"/>
                <w:szCs w:val="21"/>
                <w:lang w:val="es-ES"/>
              </w:rPr>
              <w:t>NCGA en Bolivia</w:t>
            </w:r>
            <w:r w:rsidRPr="00B07CEB">
              <w:rPr>
                <w:sz w:val="21"/>
                <w:szCs w:val="21"/>
                <w:lang w:val="es-ES"/>
              </w:rPr>
              <w:t xml:space="preserve"> no abordan.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6: </w:t>
            </w:r>
            <w:r w:rsidRPr="00B07CEB">
              <w:rPr>
                <w:sz w:val="21"/>
                <w:szCs w:val="21"/>
                <w:lang w:val="es-ES"/>
              </w:rPr>
              <w:t>Informe del proceso de armonización contable boliviano con las NIIF.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2. </w:t>
            </w:r>
            <w:r w:rsidR="004A69F6" w:rsidRPr="00B07CEB">
              <w:rPr>
                <w:sz w:val="21"/>
                <w:szCs w:val="21"/>
                <w:lang w:val="es-ES"/>
              </w:rPr>
              <w:t xml:space="preserve">Evalúa las simplificaciones, excepciones y diferencias de reconocimiento, medición y revelación de la NIIF para las PYMES </w:t>
            </w:r>
            <w:r w:rsidR="00D83884" w:rsidRPr="00B07CEB">
              <w:rPr>
                <w:sz w:val="21"/>
                <w:szCs w:val="21"/>
                <w:lang w:val="es-ES"/>
              </w:rPr>
              <w:t>respecto de</w:t>
            </w:r>
            <w:r w:rsidR="004A69F6" w:rsidRPr="00B07CEB">
              <w:rPr>
                <w:sz w:val="21"/>
                <w:szCs w:val="21"/>
                <w:lang w:val="es-ES"/>
              </w:rPr>
              <w:t xml:space="preserve"> las Normas NIIF de Contabilidad, determinando su viabilidad de aplicación según las características del sector empresarial boliviano.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2.1 Elabora en aula un cuadro comparativo entre la</w:t>
            </w:r>
            <w:r w:rsidR="00C8357D" w:rsidRPr="00B07CEB">
              <w:rPr>
                <w:sz w:val="21"/>
                <w:szCs w:val="21"/>
                <w:lang w:val="es-ES"/>
              </w:rPr>
              <w:t>s Normas</w:t>
            </w:r>
            <w:r w:rsidRPr="00B07CEB">
              <w:rPr>
                <w:sz w:val="21"/>
                <w:szCs w:val="21"/>
                <w:lang w:val="es-ES"/>
              </w:rPr>
              <w:t xml:space="preserve"> NIIF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 de Contabilidad y la NIIF</w:t>
            </w:r>
            <w:r w:rsidRPr="00B07CEB">
              <w:rPr>
                <w:sz w:val="21"/>
                <w:szCs w:val="21"/>
                <w:lang w:val="es-ES"/>
              </w:rPr>
              <w:t xml:space="preserve"> para las PYMES.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7: </w:t>
            </w:r>
            <w:r w:rsidRPr="00B07CEB">
              <w:rPr>
                <w:sz w:val="21"/>
                <w:szCs w:val="21"/>
                <w:lang w:val="es-ES"/>
              </w:rPr>
              <w:t xml:space="preserve">Cuadro comparativo de la NIIF para las PYMES y las 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Normas </w:t>
            </w:r>
            <w:r w:rsidRPr="00B07CEB">
              <w:rPr>
                <w:sz w:val="21"/>
                <w:szCs w:val="21"/>
                <w:lang w:val="es-ES"/>
              </w:rPr>
              <w:t>NIIF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 de Contabilidad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2.2 Clasifica empresas bolivianas según su tamaño y el marco de información financiera aplicable.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8: </w:t>
            </w:r>
            <w:r w:rsidRPr="00B07CEB">
              <w:rPr>
                <w:sz w:val="21"/>
                <w:szCs w:val="21"/>
                <w:lang w:val="es-ES"/>
              </w:rPr>
              <w:t>Cuadro de clasificación de empresas bolivianas por tamaño y marco de información financiera.</w:t>
            </w:r>
          </w:p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>Tema 3: Normas de Contabilidad Generalmente Aceptadas en Bolivia y el Proceso de Armonización Contable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4: Las Normas Internacionales de Información Financiera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5: Norma Internacional de Información Financiera para Pequeñas y Medianas Empresas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Entidades emisoras de normas contables y las Normas de Contabilidad Generalmente Aceptadas en Bolivia.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Adopción de las Normas Internacionales de Información Financiera y los acuerdos internacionales de armonización contable.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Proceso de armonización contable en Bolivia y normas legales vigentes relacionadas con la preparación de estados financieros.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Vigencia de las Normas de Contabilidad Generalmente Aceptadas en Bolivia y aplicación </w:t>
            </w:r>
            <w:r w:rsidR="00C8357D" w:rsidRPr="00B07CEB">
              <w:rPr>
                <w:sz w:val="21"/>
                <w:szCs w:val="21"/>
                <w:lang w:val="es-ES"/>
              </w:rPr>
              <w:t>de las Normas</w:t>
            </w:r>
            <w:r w:rsidRPr="00B07CEB">
              <w:rPr>
                <w:sz w:val="21"/>
                <w:szCs w:val="21"/>
                <w:lang w:val="es-ES"/>
              </w:rPr>
              <w:t xml:space="preserve"> Internacionales de Información Financiera en ausencia de pronunciamiento técnico nacional.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La Fundación IFRS, su estructura, el Consejo de Normas Internacionales de Contabilidad (IASB) y el Consejo de Normas Internacionales de Sostenibilidad.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El Consejo de Normas Internacionales de Sostenibilidad (ISSB) y las normas NIIF S1 y NIIF S2: información a revelar sobre sostenibilidad y sobre el clima.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El prólogo a las 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Normas </w:t>
            </w:r>
            <w:r w:rsidRPr="00B07CEB">
              <w:rPr>
                <w:sz w:val="21"/>
                <w:szCs w:val="21"/>
                <w:lang w:val="es-ES"/>
              </w:rPr>
              <w:t>NIIF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 de Contabilidad</w:t>
            </w:r>
            <w:r w:rsidRPr="00B07CEB">
              <w:rPr>
                <w:sz w:val="21"/>
                <w:szCs w:val="21"/>
                <w:lang w:val="es-ES"/>
              </w:rPr>
              <w:t xml:space="preserve"> como marco global para la presentación de información financiera transparente y comparable, y su papel en la coherencia y precisión de la comunicación de datos financieros a nivel nacional e internacional.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Consideraciones generales y resumen ejecutivo de las Normas Internacionales de Información Financiera.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La necesidad de la NIIF para Pequeñas y Medianas Empresas (PYMES) y el análisis del sector empresarial boliviano.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Consideraciones generales sobre las secciones de la NIIF para PYMES y sus principales diferencias con las NIIF completas.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Clasificación del tamaño de las empresas bolivianas por ventas anuales, número de trabajadores y patrimonio neto, y su relación con el marco de información financiera aplicable.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7CEB">
              <w:rPr>
                <w:sz w:val="21"/>
                <w:szCs w:val="21"/>
              </w:rPr>
              <w:t>Terminología normativa en inglés: IFRS, IASB, ISSB, standard, framework y disclosure requirements.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Resolución CTNAC N° 01/20</w:t>
            </w:r>
            <w:r w:rsidR="00C8357D" w:rsidRPr="00B07CEB">
              <w:rPr>
                <w:sz w:val="21"/>
                <w:szCs w:val="21"/>
                <w:lang w:val="es-ES"/>
              </w:rPr>
              <w:t>25</w:t>
            </w:r>
            <w:r w:rsidRPr="00B07CEB">
              <w:rPr>
                <w:sz w:val="21"/>
                <w:szCs w:val="21"/>
                <w:lang w:val="es-ES"/>
              </w:rPr>
              <w:t xml:space="preserve">, de </w:t>
            </w:r>
            <w:r w:rsidR="00C8357D" w:rsidRPr="00B07CEB">
              <w:rPr>
                <w:sz w:val="21"/>
                <w:szCs w:val="21"/>
                <w:lang w:val="es-ES"/>
              </w:rPr>
              <w:t>10</w:t>
            </w:r>
            <w:r w:rsidRPr="00B07CEB">
              <w:rPr>
                <w:sz w:val="21"/>
                <w:szCs w:val="21"/>
                <w:lang w:val="es-ES"/>
              </w:rPr>
              <w:t xml:space="preserve"> de noviembre de 20</w:t>
            </w:r>
            <w:r w:rsidR="00C8357D" w:rsidRPr="00B07CEB">
              <w:rPr>
                <w:sz w:val="21"/>
                <w:szCs w:val="21"/>
                <w:lang w:val="es-ES"/>
              </w:rPr>
              <w:t>25</w:t>
            </w:r>
            <w:r w:rsidRPr="00B07CEB">
              <w:rPr>
                <w:sz w:val="21"/>
                <w:szCs w:val="21"/>
                <w:lang w:val="es-ES"/>
              </w:rPr>
              <w:t xml:space="preserve">, que mantiene vigentes las Normas de Contabilidad Generalmente Aceptadas en Bolivia y dispone la aplicación de las Normas </w:t>
            </w:r>
            <w:r w:rsidR="00C8357D" w:rsidRPr="00B07CEB">
              <w:rPr>
                <w:sz w:val="21"/>
                <w:szCs w:val="21"/>
                <w:lang w:val="es-ES"/>
              </w:rPr>
              <w:t>NIIF de Contabilidad y la NIIF para las PYMES</w:t>
            </w:r>
            <w:r w:rsidRPr="00B07CEB">
              <w:rPr>
                <w:sz w:val="21"/>
                <w:szCs w:val="21"/>
                <w:lang w:val="es-ES"/>
              </w:rPr>
              <w:t xml:space="preserve"> en ausencia de pronunciamiento técnico nacional.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Resolución CTNAC N° 01/2024, de 21 de marzo de 2024, que adopta las Normas Internacionales de Información Financiera sobre Sostenibilidad para su aplicación a partir del 1 de enero de 2027.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Clasificación del tamaño de las empresas del Decreto Supremo N° 3564, de 24 de mayo de 2018, reglamentario de la Ley N° 947, de Micro y Pequeñas Empresas, de 11 de mayo de 2017.</w:t>
            </w:r>
          </w:p>
        </w:tc>
      </w:tr>
      <w:tr w:rsidR="00B07CEB" w:rsidRPr="00B07CEB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83884" w:rsidRPr="00B07CEB" w:rsidRDefault="00000000" w:rsidP="00D81DD5">
            <w:pPr>
              <w:spacing w:before="20" w:after="20"/>
              <w:jc w:val="both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Elemento de competencia 3: </w:t>
            </w:r>
            <w:r w:rsidR="00D83884" w:rsidRPr="00B07CEB">
              <w:rPr>
                <w:lang w:val="es-ES"/>
              </w:rPr>
              <w:t xml:space="preserve">Elabora los estados financieros de propósito general de acuerdo con las Normas NIIF de Contabilidad y el Marco Conceptual, </w:t>
            </w:r>
            <w:r w:rsidR="00635832" w:rsidRPr="00B07CEB">
              <w:rPr>
                <w:lang w:val="es-ES"/>
              </w:rPr>
              <w:t xml:space="preserve">identificando las simplificaciones de las Secciones correspondientes de la NIIF para las PYMES al </w:t>
            </w:r>
            <w:r w:rsidR="00D83884" w:rsidRPr="00B07CEB">
              <w:rPr>
                <w:lang w:val="es-ES"/>
              </w:rPr>
              <w:t>aplica</w:t>
            </w:r>
            <w:r w:rsidR="00635832" w:rsidRPr="00B07CEB">
              <w:rPr>
                <w:lang w:val="es-ES"/>
              </w:rPr>
              <w:t>r</w:t>
            </w:r>
            <w:r w:rsidR="00D83884" w:rsidRPr="00B07CEB">
              <w:rPr>
                <w:lang w:val="es-ES"/>
              </w:rPr>
              <w:t xml:space="preserve"> el tratamiento </w:t>
            </w:r>
            <w:r w:rsidR="00D81DD5" w:rsidRPr="00B07CEB">
              <w:rPr>
                <w:lang w:val="es-ES"/>
              </w:rPr>
              <w:t>contable para la selección y cambios en</w:t>
            </w:r>
            <w:r w:rsidR="00D83884" w:rsidRPr="00B07CEB">
              <w:rPr>
                <w:lang w:val="es-ES"/>
              </w:rPr>
              <w:t xml:space="preserve"> políticas contables, </w:t>
            </w:r>
            <w:r w:rsidR="00D81DD5" w:rsidRPr="00B07CEB">
              <w:rPr>
                <w:lang w:val="es-ES"/>
              </w:rPr>
              <w:t xml:space="preserve">cambios en estimaciones contables, la corrección de errores, </w:t>
            </w:r>
            <w:r w:rsidR="00D83884" w:rsidRPr="00B07CEB">
              <w:rPr>
                <w:lang w:val="es-ES"/>
              </w:rPr>
              <w:t>los hechos ocurridos después del periodo sobre el que se informa, los efectos de la conversión de la moneda extranjera y los ajustes por hiperinflación, para garantizar la representación fiel, la comparabilidad de la información financiera y el resguardo del interés público.</w:t>
            </w:r>
          </w:p>
        </w:tc>
      </w:tr>
      <w:tr w:rsidR="00B07CEB" w:rsidRPr="00B07CEB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lastRenderedPageBreak/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 E</w:t>
            </w:r>
            <w:r w:rsidR="00D83884" w:rsidRPr="00B07CEB">
              <w:rPr>
                <w:sz w:val="21"/>
                <w:szCs w:val="21"/>
                <w:lang w:val="es-ES"/>
              </w:rPr>
              <w:t>structura un juego completo de</w:t>
            </w:r>
            <w:r w:rsidRPr="00B07CEB">
              <w:rPr>
                <w:sz w:val="21"/>
                <w:szCs w:val="21"/>
                <w:lang w:val="es-ES"/>
              </w:rPr>
              <w:t xml:space="preserve"> estados financieros de propósito general </w:t>
            </w:r>
            <w:r w:rsidR="00D83884" w:rsidRPr="00B07CEB">
              <w:rPr>
                <w:sz w:val="21"/>
                <w:szCs w:val="21"/>
                <w:lang w:val="es-ES"/>
              </w:rPr>
              <w:t xml:space="preserve">integrando </w:t>
            </w:r>
            <w:r w:rsidR="00D81DD5" w:rsidRPr="00B07CEB">
              <w:rPr>
                <w:sz w:val="21"/>
                <w:szCs w:val="21"/>
                <w:lang w:val="es-ES"/>
              </w:rPr>
              <w:t xml:space="preserve">los criterios de presentación y revelación de la </w:t>
            </w:r>
            <w:r w:rsidR="00D83884" w:rsidRPr="00B07CEB">
              <w:rPr>
                <w:sz w:val="21"/>
                <w:szCs w:val="21"/>
                <w:lang w:val="es-ES"/>
              </w:rPr>
              <w:t>NIIF 18 y el estado de flujos de efectivo</w:t>
            </w:r>
            <w:r w:rsidR="00D81DD5" w:rsidRPr="00B07CEB">
              <w:rPr>
                <w:sz w:val="21"/>
                <w:szCs w:val="21"/>
                <w:lang w:val="es-ES"/>
              </w:rPr>
              <w:t xml:space="preserve"> (NIC 7)</w:t>
            </w:r>
            <w:r w:rsidR="00635832" w:rsidRPr="00B07CEB">
              <w:rPr>
                <w:sz w:val="21"/>
                <w:szCs w:val="21"/>
                <w:lang w:val="es-ES"/>
              </w:rPr>
              <w:t xml:space="preserve"> e identifica las simplificaciones de las Secciones 3 a la 8 de la NIIF para las PYMES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1.1 Elabora en aula el estado de situación financiera</w:t>
            </w:r>
            <w:r w:rsidR="00C8357D" w:rsidRPr="00B07CEB">
              <w:rPr>
                <w:sz w:val="21"/>
                <w:szCs w:val="21"/>
                <w:lang w:val="es-ES"/>
              </w:rPr>
              <w:t>,</w:t>
            </w:r>
            <w:r w:rsidRPr="00B07CEB">
              <w:rPr>
                <w:sz w:val="21"/>
                <w:szCs w:val="21"/>
                <w:lang w:val="es-ES"/>
              </w:rPr>
              <w:t xml:space="preserve"> el estado del resultado del periodo</w:t>
            </w:r>
            <w:r w:rsidR="00C8357D" w:rsidRPr="00B07CEB">
              <w:rPr>
                <w:sz w:val="21"/>
                <w:szCs w:val="21"/>
                <w:lang w:val="es-ES"/>
              </w:rPr>
              <w:t xml:space="preserve"> y otro resultado integral y el estado de cambios en el patrimonio</w:t>
            </w:r>
            <w:r w:rsidRPr="00B07CEB">
              <w:rPr>
                <w:sz w:val="21"/>
                <w:szCs w:val="21"/>
                <w:lang w:val="es-ES"/>
              </w:rPr>
              <w:t xml:space="preserve"> de un caso práctico integral.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9: </w:t>
            </w:r>
            <w:r w:rsidRPr="00B07CEB">
              <w:rPr>
                <w:sz w:val="21"/>
                <w:szCs w:val="21"/>
                <w:lang w:val="es-ES"/>
              </w:rPr>
              <w:t>Juego de estados financieros de propósito general con sus notas conforme a la NIIF 18.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1.2 Prepara </w:t>
            </w:r>
            <w:r w:rsidR="00C8357D" w:rsidRPr="00B07CEB">
              <w:rPr>
                <w:sz w:val="21"/>
                <w:szCs w:val="21"/>
                <w:lang w:val="es-ES"/>
              </w:rPr>
              <w:t>en el aula</w:t>
            </w:r>
            <w:r w:rsidRPr="00B07CEB">
              <w:rPr>
                <w:sz w:val="21"/>
                <w:szCs w:val="21"/>
                <w:lang w:val="es-ES"/>
              </w:rPr>
              <w:t xml:space="preserve"> el estado de flujos de efectivo del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10: </w:t>
            </w:r>
            <w:r w:rsidRPr="00B07CEB">
              <w:rPr>
                <w:sz w:val="21"/>
                <w:szCs w:val="21"/>
                <w:lang w:val="es-ES"/>
              </w:rPr>
              <w:t>Estado de flujos de efectivo del caso práctico por el método directo o indirecto.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2. Aplica el tratamiento </w:t>
            </w:r>
            <w:r w:rsidR="00D83884" w:rsidRPr="00B07CEB">
              <w:rPr>
                <w:sz w:val="21"/>
                <w:szCs w:val="21"/>
                <w:lang w:val="es-ES"/>
              </w:rPr>
              <w:t xml:space="preserve">contable </w:t>
            </w:r>
            <w:r w:rsidR="00D81DD5" w:rsidRPr="00B07CEB">
              <w:rPr>
                <w:sz w:val="21"/>
                <w:szCs w:val="21"/>
                <w:lang w:val="es-ES"/>
              </w:rPr>
              <w:t xml:space="preserve">para la selección y </w:t>
            </w:r>
            <w:r w:rsidR="00D83884" w:rsidRPr="00B07CEB">
              <w:rPr>
                <w:sz w:val="21"/>
                <w:szCs w:val="21"/>
                <w:lang w:val="es-ES"/>
              </w:rPr>
              <w:t xml:space="preserve">cambios en </w:t>
            </w:r>
            <w:r w:rsidRPr="00B07CEB">
              <w:rPr>
                <w:sz w:val="21"/>
                <w:szCs w:val="21"/>
                <w:lang w:val="es-ES"/>
              </w:rPr>
              <w:t>políticas contables,</w:t>
            </w:r>
            <w:r w:rsidR="00D83884" w:rsidRPr="00B07CEB">
              <w:rPr>
                <w:sz w:val="21"/>
                <w:szCs w:val="21"/>
                <w:lang w:val="es-ES"/>
              </w:rPr>
              <w:t xml:space="preserve"> </w:t>
            </w:r>
            <w:r w:rsidR="00D81DD5" w:rsidRPr="00B07CEB">
              <w:rPr>
                <w:sz w:val="21"/>
                <w:szCs w:val="21"/>
                <w:lang w:val="es-ES"/>
              </w:rPr>
              <w:t xml:space="preserve">cambios en </w:t>
            </w:r>
            <w:r w:rsidR="00D83884" w:rsidRPr="00B07CEB">
              <w:rPr>
                <w:sz w:val="21"/>
                <w:szCs w:val="21"/>
                <w:lang w:val="es-ES"/>
              </w:rPr>
              <w:t>estimaciones contables</w:t>
            </w:r>
            <w:r w:rsidR="00D81DD5" w:rsidRPr="00B07CEB">
              <w:rPr>
                <w:sz w:val="21"/>
                <w:szCs w:val="21"/>
                <w:lang w:val="es-ES"/>
              </w:rPr>
              <w:t xml:space="preserve"> y la corrección de errores (NIC 8</w:t>
            </w:r>
            <w:r w:rsidR="00635832" w:rsidRPr="00B07CEB">
              <w:rPr>
                <w:sz w:val="21"/>
                <w:szCs w:val="21"/>
                <w:lang w:val="es-ES"/>
              </w:rPr>
              <w:t xml:space="preserve"> – Sección 10</w:t>
            </w:r>
            <w:r w:rsidR="00D81DD5" w:rsidRPr="00B07CEB">
              <w:rPr>
                <w:sz w:val="21"/>
                <w:szCs w:val="21"/>
                <w:lang w:val="es-ES"/>
              </w:rPr>
              <w:t>)</w:t>
            </w:r>
            <w:r w:rsidR="00D83884" w:rsidRPr="00B07CEB">
              <w:rPr>
                <w:sz w:val="21"/>
                <w:szCs w:val="21"/>
                <w:lang w:val="es-ES"/>
              </w:rPr>
              <w:t>,</w:t>
            </w:r>
            <w:r w:rsidRPr="00B07CEB">
              <w:rPr>
                <w:sz w:val="21"/>
                <w:szCs w:val="21"/>
                <w:lang w:val="es-ES"/>
              </w:rPr>
              <w:t xml:space="preserve"> los hechos</w:t>
            </w:r>
            <w:r w:rsidR="00D83884" w:rsidRPr="00B07CEB">
              <w:rPr>
                <w:sz w:val="21"/>
                <w:szCs w:val="21"/>
                <w:lang w:val="es-ES"/>
              </w:rPr>
              <w:t xml:space="preserve"> ocurridos después del periodo sobre el que se informa</w:t>
            </w:r>
            <w:r w:rsidR="00D81DD5" w:rsidRPr="00B07CEB">
              <w:rPr>
                <w:sz w:val="21"/>
                <w:szCs w:val="21"/>
                <w:lang w:val="es-ES"/>
              </w:rPr>
              <w:t xml:space="preserve"> (NIC 10</w:t>
            </w:r>
            <w:r w:rsidR="00635832" w:rsidRPr="00B07CEB">
              <w:rPr>
                <w:sz w:val="21"/>
                <w:szCs w:val="21"/>
                <w:lang w:val="es-ES"/>
              </w:rPr>
              <w:t xml:space="preserve"> – Sección 32</w:t>
            </w:r>
            <w:r w:rsidR="00D81DD5" w:rsidRPr="00B07CEB">
              <w:rPr>
                <w:sz w:val="21"/>
                <w:szCs w:val="21"/>
                <w:lang w:val="es-ES"/>
              </w:rPr>
              <w:t>)</w:t>
            </w:r>
            <w:r w:rsidR="00D83884" w:rsidRPr="00B07CEB">
              <w:rPr>
                <w:sz w:val="21"/>
                <w:szCs w:val="21"/>
                <w:lang w:val="es-ES"/>
              </w:rPr>
              <w:t>, así como los efectos de la conversión de la moneda</w:t>
            </w:r>
            <w:r w:rsidRPr="00B07CEB">
              <w:rPr>
                <w:sz w:val="21"/>
                <w:szCs w:val="21"/>
                <w:lang w:val="es-ES"/>
              </w:rPr>
              <w:t xml:space="preserve"> extranjera y la</w:t>
            </w:r>
            <w:r w:rsidR="00D83884" w:rsidRPr="00B07CEB">
              <w:rPr>
                <w:sz w:val="21"/>
                <w:szCs w:val="21"/>
                <w:lang w:val="es-ES"/>
              </w:rPr>
              <w:t xml:space="preserve"> reexpresión en </w:t>
            </w:r>
            <w:r w:rsidRPr="00B07CEB">
              <w:rPr>
                <w:sz w:val="21"/>
                <w:szCs w:val="21"/>
                <w:lang w:val="es-ES"/>
              </w:rPr>
              <w:t>economías hiperinflacionarias</w:t>
            </w:r>
            <w:r w:rsidR="00D81DD5" w:rsidRPr="00B07CEB">
              <w:rPr>
                <w:sz w:val="21"/>
                <w:szCs w:val="21"/>
                <w:lang w:val="es-ES"/>
              </w:rPr>
              <w:t xml:space="preserve"> (NIC 21 y NIC 29</w:t>
            </w:r>
            <w:r w:rsidR="00635832" w:rsidRPr="00B07CEB">
              <w:rPr>
                <w:sz w:val="21"/>
                <w:szCs w:val="21"/>
                <w:lang w:val="es-ES"/>
              </w:rPr>
              <w:t xml:space="preserve"> – Secciones 30 y 31</w:t>
            </w:r>
            <w:r w:rsidR="00D81DD5" w:rsidRPr="00B07CEB">
              <w:rPr>
                <w:sz w:val="21"/>
                <w:szCs w:val="21"/>
                <w:lang w:val="es-ES"/>
              </w:rPr>
              <w:t>)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2.1 Sustenta ante el curso el tratamiento de un hecho posterior</w:t>
            </w:r>
            <w:r w:rsidR="00E30A0E" w:rsidRPr="00B07CEB">
              <w:rPr>
                <w:sz w:val="21"/>
                <w:szCs w:val="21"/>
                <w:lang w:val="es-ES"/>
              </w:rPr>
              <w:t>,</w:t>
            </w:r>
            <w:r w:rsidRPr="00B07CEB">
              <w:rPr>
                <w:sz w:val="21"/>
                <w:szCs w:val="21"/>
                <w:lang w:val="es-ES"/>
              </w:rPr>
              <w:t xml:space="preserve"> de un cambio de política contable</w:t>
            </w:r>
            <w:r w:rsidR="00E30A0E" w:rsidRPr="00B07CEB">
              <w:rPr>
                <w:sz w:val="21"/>
                <w:szCs w:val="21"/>
                <w:lang w:val="es-ES"/>
              </w:rPr>
              <w:t>, cambio en estimación contable y errores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11: </w:t>
            </w:r>
            <w:r w:rsidRPr="00B07CEB">
              <w:rPr>
                <w:sz w:val="21"/>
                <w:szCs w:val="21"/>
                <w:lang w:val="es-ES"/>
              </w:rPr>
              <w:t xml:space="preserve">Informe del tratamiento de los hechos posteriores y de los cambios en políticas, </w:t>
            </w:r>
            <w:r w:rsidR="00E30A0E" w:rsidRPr="00B07CEB">
              <w:rPr>
                <w:sz w:val="21"/>
                <w:szCs w:val="21"/>
                <w:lang w:val="es-ES"/>
              </w:rPr>
              <w:t xml:space="preserve">cambios en </w:t>
            </w:r>
            <w:r w:rsidRPr="00B07CEB">
              <w:rPr>
                <w:sz w:val="21"/>
                <w:szCs w:val="21"/>
                <w:lang w:val="es-ES"/>
              </w:rPr>
              <w:t xml:space="preserve">estimaciones </w:t>
            </w:r>
            <w:r w:rsidR="00E30A0E" w:rsidRPr="00B07CEB">
              <w:rPr>
                <w:sz w:val="21"/>
                <w:szCs w:val="21"/>
                <w:lang w:val="es-ES"/>
              </w:rPr>
              <w:t xml:space="preserve">contables </w:t>
            </w:r>
            <w:r w:rsidRPr="00B07CEB">
              <w:rPr>
                <w:sz w:val="21"/>
                <w:szCs w:val="21"/>
                <w:lang w:val="es-ES"/>
              </w:rPr>
              <w:t>y errores.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2.2 Resuelve en aula la medición de transacciones en moneda extranjera y la reexpresión de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12: </w:t>
            </w:r>
            <w:r w:rsidRPr="00B07CEB">
              <w:rPr>
                <w:sz w:val="21"/>
                <w:szCs w:val="21"/>
                <w:lang w:val="es-ES"/>
              </w:rPr>
              <w:t>Práctico de diferencias de cambio</w:t>
            </w:r>
            <w:r w:rsidR="00E30A0E" w:rsidRPr="00B07CEB">
              <w:rPr>
                <w:sz w:val="21"/>
                <w:szCs w:val="21"/>
                <w:lang w:val="es-ES"/>
              </w:rPr>
              <w:t>, conversión de estados financieros a moneda de presentación</w:t>
            </w:r>
            <w:r w:rsidRPr="00B07CEB">
              <w:rPr>
                <w:sz w:val="21"/>
                <w:szCs w:val="21"/>
                <w:lang w:val="es-ES"/>
              </w:rPr>
              <w:t xml:space="preserve"> y de reexpresión en una economía hiperinflacionaria.</w:t>
            </w:r>
          </w:p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6: Marco Conceptual para la Información Financiera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7: NIIF 18 Presentación e Información a Revelar en los Estados Financieros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8: NIC 7 Estado de Flujos de Efectivo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9: NIC 8 Políticas Contables, Cambios en las Estimaciones Contables y Errores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10: NIC 10 Hechos Ocurridos Después del Periodo sobre el que se Informa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11: NIC 21 Efectos de las Variaciones en las Tasas de Cambio de la Moneda Extranjera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Tema 12: NIC 29 Información Financiera en </w:t>
            </w:r>
            <w:r w:rsidRPr="00B07CEB">
              <w:rPr>
                <w:sz w:val="21"/>
                <w:szCs w:val="21"/>
                <w:lang w:val="es-ES"/>
              </w:rPr>
              <w:lastRenderedPageBreak/>
              <w:t>Economías Hiperinflacionarias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La empresa y la contabilidad; propósito, valor normativo y alcance del Marco Conceptual para la Información Financiera.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El objetivo de la información financiera con propósito general y las características cualitativas de la información financiera útil.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Los estados financieros y la entidad que informa; los elementos de los estados financieros, su reconocimiento y baja en cuentas.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Medición, presentación e información a revelar, y los conceptos de capital y de mantenimiento del capital del Marco Conceptual.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 y requerimientos generales de la NIIF 18 Presentación e Información a Revelar en los Estados Financieros; objetivo de los estados financieros.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Un juego completo de estados financieros, su identificación y los principios de agregación y desagregación.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Estado del resultado del periodo, estado de presentación del resultado integral, estado de </w:t>
            </w: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situación financiera, estado de cambios en el patrimonio y notas.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Categorías de operación, de inversión y de financiación del estado del resultado del periodo, subtotales requeridos y medidas de rendimiento definidas por la gerencia.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Objetivo, alcance y beneficios de la información sobre flujos de efectivo según la NIC 7; efectivo y equivalentes al efectivo.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del w:id="9009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Presentación del estado de flujo de efectivo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Presentación del estado de flujos de efectivo</w:t>
              </w:r>
            </w:ins>
            <w:r>
              <w:rPr>
                <w:sz w:val="21"/>
                <w:szCs w:val="21"/>
                <w:lang w:val="es-ES"/>
              </w:rPr>
              <w:t xml:space="preserve"> por actividades de operación, de inversión y de financiación.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Información sobre flujos de efectivo en términos netos, en moneda extranjera, por intereses y dividendos, y en transacciones no monetarias.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Componentes de la partida efectivo y equivalentes al efectivo y otras informaciones a revelar según la NIC 7.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Criterios para seleccionar y modificar las políticas contables y su tratamiento contable e información a revelar según la NIC 8.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Cambios en las estimaciones contables, corrección de errores e impracticabilidad de la aplicación de reexpresiones retroactivas.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alcance, definiciones, reconocimiento y medición de los hechos ocurridos después del periodo sobre el que se informa según la NIC 10.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Determinación de la fecha de aprobación y de publicación de los estados financieros.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Hechos posteriores que implican ajustes y hechos posteriores que no implican ajustes; dividendos y negocio en marcha.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alcance, definiciones y enfoque requerido por la NIC 21 para los efectos de las variaciones en las tasas de cambio de la moneda extranjera.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Información en moneda funcional sobre las transacciones en moneda extranjera, utilización de una moneda de presentación distinta de la funcional y efectos impositivos de las diferencias de cambio.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Efectos del régimen de tipo de cambio flexible sobre la medición de las partidas monetarias en moneda extranjera y sobre el reconocimiento de las diferencias de cambio.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La reexpresión de los estados financieros a costo histórico y a costo corriente, y del estado de flujos de efectivo, según la NIC 29.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Importes de periodos anteriores, estados financieros consolidados y selección de un índice general de precios en economías hiperinflacionarias.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Economías que dejan de ser hiperinflacionarias e información a revelar según la NIC 29.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Criterios de la NIC 29 y de la Norma de Contabilidad N° 3 para calificar una economía como hiperinflacionaria, y situación de la reexpresión de estados financieros en Bolivia.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Casos de estudio y análisis de la sección de la NIIF para PYMES relacionada con cada norma del capítulo.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Juicio profesional y transparencia en la revelación de las políticas contables, las estimaciones y los hechos posteriores. </w:t>
            </w:r>
            <w:r w:rsidRPr="00B07CEB">
              <w:rPr>
                <w:sz w:val="21"/>
                <w:szCs w:val="21"/>
              </w:rPr>
              <w:t>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>Resolución CTNAC N° 03/2020, de 8 de diciembre de 2020, que suspende el ajuste integral por inflación de los estados financieros previsto en la Norma de Contabilidad N° 3 y deroga la Resolución CTNAC N° 01/2008.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Boletín Técnico N° 1 del Consejo Técnico Nacional de Auditoría y Contabilidad, de enero de 2026, que mantiene suspendida la reexpresión pese a la inflación acumulada de 20,40 % registrada en diciembre de 2025, por no cumplirse todos los indicadores de una economía hiperinflacionaria.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Régimen de tipo de cambio flexible vigente desde el 29 de junio de 2026 por la Resolución Ministerial N° </w:t>
            </w:r>
            <w:r w:rsidRPr="00B07CEB">
              <w:rPr>
                <w:sz w:val="21"/>
                <w:szCs w:val="21"/>
                <w:lang w:val="es-ES"/>
              </w:rPr>
              <w:lastRenderedPageBreak/>
              <w:t>245, con un tipo de cambio oficial que el Banco Central de Bolivia calcula y publica cada día hábil.</w:t>
            </w:r>
          </w:p>
        </w:tc>
      </w:tr>
      <w:tr w:rsidR="00B07CEB" w:rsidRPr="00B07CEB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both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lastRenderedPageBreak/>
              <w:t xml:space="preserve">Elemento de competencia 4: </w:t>
            </w:r>
            <w:r w:rsidR="00635832" w:rsidRPr="00B07CEB">
              <w:rPr>
                <w:lang w:val="es-ES"/>
              </w:rPr>
              <w:t>Aplica y evalúa los criterios de reconocimiento, medición inicial y posterior, deterioro y revelación de las partidas de activo</w:t>
            </w:r>
            <w:r w:rsidR="00B547CA" w:rsidRPr="00B07CEB">
              <w:rPr>
                <w:lang w:val="es-ES"/>
              </w:rPr>
              <w:t xml:space="preserve"> </w:t>
            </w:r>
            <w:r w:rsidR="00635832" w:rsidRPr="00B07CEB">
              <w:rPr>
                <w:lang w:val="es-ES"/>
              </w:rPr>
              <w:t>corrientes, no corrientes, tangibles e intangibles</w:t>
            </w:r>
            <w:r w:rsidR="00B547CA" w:rsidRPr="00B07CEB">
              <w:rPr>
                <w:lang w:val="es-ES"/>
              </w:rPr>
              <w:t>,</w:t>
            </w:r>
            <w:r w:rsidR="00635832" w:rsidRPr="00B07CEB">
              <w:rPr>
                <w:lang w:val="es-ES"/>
              </w:rPr>
              <w:t xml:space="preserve"> conforme a las Normas NIIF de Contabilidad y las Secciones pertinentes de la NIIF para las PYMES, para determinar la razonabilidad de los recursos económicos de la entidad, garantizar la representación fiel de su patrimonio y respaldar la toma de decisiones financieras estratégicas.</w:t>
            </w:r>
          </w:p>
        </w:tc>
      </w:tr>
      <w:tr w:rsidR="00B07CEB" w:rsidRPr="00B07CEB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1. </w:t>
            </w:r>
            <w:r w:rsidR="00B547CA" w:rsidRPr="00B07CEB">
              <w:rPr>
                <w:sz w:val="21"/>
                <w:szCs w:val="21"/>
                <w:lang w:val="es-ES"/>
              </w:rPr>
              <w:t>Aplica los criterios de reconocimiento y medición (inicial y posterior) para inventarios, propiedades, planta y equipo, costos por préstamos, activos intangibles, propiedades de inversión y derechos de uso por arrendamientos (NIC 2, NIC 16, NIC 23, NIC 38, NIC 40 y NIIF 16), identificando las simplificaciones de las Secciones correspondientes (13, 17, 25, 18, 16 y 20) de la NIIF para las PYMES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30A0E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</w:t>
            </w:r>
            <w:r w:rsidRPr="00B07CEB">
              <w:rPr>
                <w:sz w:val="21"/>
                <w:szCs w:val="21"/>
                <w:lang w:val="es-ES"/>
              </w:rPr>
              <w:t>1</w:t>
            </w:r>
            <w:r w:rsidRPr="00B07CEB">
              <w:rPr>
                <w:sz w:val="21"/>
                <w:szCs w:val="21"/>
                <w:lang w:val="es-ES"/>
              </w:rPr>
              <w:t xml:space="preserve"> Determina en equipo el costo de importación de inventarios con los INCOTERMS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30A0E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>Producto 1</w:t>
            </w:r>
            <w:r w:rsidRPr="00B07CEB">
              <w:rPr>
                <w:b/>
                <w:bCs/>
                <w:sz w:val="21"/>
                <w:szCs w:val="21"/>
                <w:lang w:val="es-ES"/>
              </w:rPr>
              <w:t>3</w:t>
            </w: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: </w:t>
            </w:r>
            <w:r w:rsidRPr="00B07CEB">
              <w:rPr>
                <w:sz w:val="21"/>
                <w:szCs w:val="21"/>
                <w:lang w:val="es-ES"/>
              </w:rPr>
              <w:t>Hoja de costo de importación de los inventarios del caso.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30A0E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</w:t>
            </w:r>
            <w:r w:rsidRPr="00B07CEB">
              <w:rPr>
                <w:sz w:val="21"/>
                <w:szCs w:val="21"/>
                <w:lang w:val="es-ES"/>
              </w:rPr>
              <w:t>2</w:t>
            </w:r>
            <w:r w:rsidRPr="00B07CEB">
              <w:rPr>
                <w:sz w:val="21"/>
                <w:szCs w:val="21"/>
                <w:lang w:val="es-ES"/>
              </w:rPr>
              <w:t xml:space="preserve"> Calcula en aula el costo, la depreciación y la medición posterior de las propiedades, planta y equipo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30A0E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>Producto 1</w:t>
            </w:r>
            <w:r w:rsidRPr="00B07CEB">
              <w:rPr>
                <w:b/>
                <w:bCs/>
                <w:sz w:val="21"/>
                <w:szCs w:val="21"/>
                <w:lang w:val="es-ES"/>
              </w:rPr>
              <w:t>4</w:t>
            </w: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: </w:t>
            </w:r>
            <w:r w:rsidRPr="00B07CEB">
              <w:rPr>
                <w:sz w:val="21"/>
                <w:szCs w:val="21"/>
                <w:lang w:val="es-ES"/>
              </w:rPr>
              <w:t>Cuadro de medición inicial y posterior de inventarios, propiedades, planta y equipo y activos intangibles.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2. </w:t>
            </w:r>
            <w:r w:rsidR="00B547CA" w:rsidRPr="00B07CEB">
              <w:rPr>
                <w:sz w:val="21"/>
                <w:szCs w:val="21"/>
                <w:lang w:val="es-ES"/>
              </w:rPr>
              <w:t>Evalúa las pruebas de deterioro del valor de activos y el tratamiento de los activos no corrientes mantenidos para la venta y operaciones discontinuadas (NIC 36 y NIIF 5), comparando sus estimaciones y revelaciones con los requerimientos de la Sección 27 de la NIIF para las PYMES.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2.1 Resuelve en aula la prueba de deterioro de valor </w:t>
            </w:r>
            <w:r w:rsidR="00E30A0E" w:rsidRPr="00B07CEB">
              <w:rPr>
                <w:sz w:val="21"/>
                <w:szCs w:val="21"/>
                <w:lang w:val="es-ES"/>
              </w:rPr>
              <w:t>de los activos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15: </w:t>
            </w:r>
            <w:r w:rsidRPr="00B07CEB">
              <w:rPr>
                <w:sz w:val="21"/>
                <w:szCs w:val="21"/>
                <w:lang w:val="es-ES"/>
              </w:rPr>
              <w:t xml:space="preserve">Prueba de deterioro de valor de </w:t>
            </w:r>
            <w:r w:rsidR="00E30A0E" w:rsidRPr="00B07CEB">
              <w:rPr>
                <w:sz w:val="21"/>
                <w:szCs w:val="21"/>
                <w:lang w:val="es-ES"/>
              </w:rPr>
              <w:t>los activos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2.2 Sustenta en equipo la clasificación de un activo mantenido para la venta y el tratamiento de un arrendamiento.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16: </w:t>
            </w:r>
            <w:r w:rsidRPr="00B07CEB">
              <w:rPr>
                <w:sz w:val="21"/>
                <w:szCs w:val="21"/>
                <w:lang w:val="es-ES"/>
              </w:rPr>
              <w:t>Informe de clasificación de un activo mantenido para la venta y de un contrato de arrendamiento.</w:t>
            </w:r>
          </w:p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13: NIC 23 Costos por Préstamos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14: NIC 2 Inventarios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15: NIC 16 Propiedades, Planta y Equipo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>Tema 16: NIC 38 Activos Intangibles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17: NIC 36 Deterioro de Valor de los Activos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18: NIC 40 Propiedades de Inversión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19: NIIF 5 Activos no Corrientes Mantenidos para la Venta y Operaciones Discontinuadas</w:t>
            </w:r>
          </w:p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Tema 20: NIIF 16 Arrendamientos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Objetivo, alcance, definiciones y tratamiento contable de los costos por préstamos según la NIC 23; reconocimiento e información a revelar.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 y definiciones de la NIC 2 para la medición de los inventarios.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Reconocimiento de los inventarios bajo condiciones de INCOTERMS y como gasto; estructura de costos e información a revelar.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Objetivo, alcance, definiciones y reconocimiento de las propiedades, planta y equipo según la NIC 16.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Medición en el momento del reconocimiento, componentes del costo y medición del costo de las propiedades, planta y equipo.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Medición posterior al reconocimiento: el valor de uso, el modelo del costo y el modelo de revaluación.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Depreciación, deterioro de valor y compensación por deterioro de valor de las propiedades, planta y equipo.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Baja en cuentas e información a revelar de las propiedades, planta y equipo. 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alcance, definiciones, reconocimiento y medición de los activos intangibles según la NIC 38.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Reconocimiento como gasto y medición posterior al reconocimiento inicial de los activos intangibles.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Vida útil de los activos intangibles: activos con vidas útiles finitas y activos con vidas útiles indefinidas.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Recuperación del importe en libros, pérdidas por deterioro de valor, retiros, ventas e información a revelar de los activos intangibles.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alcance, definiciones e identificación de los activos que pueden haber deteriorado su valor según la NIC 36.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Medición del importe recuperable y reconocimiento y medición de la pérdida por deterioro.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Cálculo del valor en uso en hoja de cálculo: proyección de flujos, tasa de descuento y sensibilidad de los supuestos. </w:t>
            </w:r>
            <w:r w:rsidRPr="00B07CEB">
              <w:rPr>
                <w:sz w:val="21"/>
                <w:szCs w:val="21"/>
              </w:rPr>
              <w:t>(P, T)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Unidades generadoras de efectivo, reversión de las pérdidas de valor por deterioro e información a revelar.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alcance, definiciones y clasificación de las propiedades de inversión o como propiedades ocupadas por el propietario según la NIC 40.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Reconocimiento, medición, transferencias, disposiciones e información a revelar de las propiedades de inversión.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 y clasificación de los activos no corrientes mantenidos para la venta o para distribuir a los propietarios según la NIIF 5.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Medición, reconocimiento y reversión de las pérdidas por deterioro; cambios en un plan de venta o de distribución, presentación de las operaciones discontinuadas e información a revelar de los activos no corrientes mantenidos para la venta.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alcance, exenciones de reconocimiento e identificación de un arrendamiento según la NIIF 16.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Plazo del arrendamiento, tratamiento del arrendatario y del arrendador, y transacciones de venta con arrendamiento posterior.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Casos de estudio y análisis de la sección de la NIIF para PYMES relacionada con cada norma del capítulo.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Efectos ambientales y sociales en la medición de los activos: costos de desmantelamiento y rehabilitación, y deterioro de valor por factores climáticos. </w:t>
            </w:r>
            <w:r w:rsidRPr="00B07CEB">
              <w:rPr>
                <w:sz w:val="21"/>
                <w:szCs w:val="21"/>
              </w:rPr>
              <w:t>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Coeficientes y vidas útiles de depreciación del anexo del Artículo 22 del Decreto Supremo N° 24051, Reglamento del Impuesto sobre las Utilidades de las </w:t>
            </w:r>
            <w:r w:rsidRPr="00B07CEB">
              <w:rPr>
                <w:sz w:val="21"/>
                <w:szCs w:val="21"/>
                <w:lang w:val="es-ES"/>
              </w:rPr>
              <w:lastRenderedPageBreak/>
              <w:t>Empresas, de 29 de junio de 1995.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Aplicación de los INCOTERMS 2020 de la Cámara de Comercio Internacional y del régimen de importación de la Ley N° 1990, General de Aduanas, de 28 de julio de 1999, en la determinación del costo de los inventarios importados.</w:t>
            </w:r>
          </w:p>
        </w:tc>
      </w:tr>
      <w:tr w:rsidR="00B07CEB" w:rsidRPr="00B07CEB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both"/>
              <w:rPr>
                <w:sz w:val="21"/>
                <w:szCs w:val="21"/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lastRenderedPageBreak/>
              <w:t>Elemento de competencia 5:</w:t>
            </w:r>
          </w:p>
          <w:p w:rsidR="00BD7D5B" w:rsidRPr="00B07CEB" w:rsidRDefault="00BD7D5B">
            <w:pPr>
              <w:spacing w:before="20" w:after="20"/>
              <w:jc w:val="both"/>
              <w:rPr>
                <w:lang w:val="es-ES"/>
              </w:rPr>
            </w:pPr>
            <w:r w:rsidRPr="00B07CEB">
              <w:rPr>
                <w:lang w:val="es-ES"/>
              </w:rPr>
              <w:t>Aplica y evalúa el tratamiento contable de las provisiones, activos y pasivos contingentes, beneficios a empleados e ingresos de actividades ordinarias procedentes de contratos con clientes (modelo de los cinco pasos), conforme a las Normas NIIF de Contabilidad y las Secciones pertinentes de la NIIF para las PYMES, para determinar la razonabilidad de las obligaciones de la entidad y la medición fiel de su desempeño financiero.</w:t>
            </w:r>
          </w:p>
        </w:tc>
      </w:tr>
      <w:tr w:rsidR="00B07CEB" w:rsidRPr="00B07CEB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 xml:space="preserve">Evidencias de </w:t>
            </w:r>
            <w:r w:rsidR="00BD7D5B" w:rsidRPr="00B07CEB">
              <w:rPr>
                <w:b/>
                <w:bCs/>
                <w:i/>
                <w:iCs/>
                <w:sz w:val="21"/>
                <w:szCs w:val="21"/>
              </w:rPr>
              <w:t>product</w:t>
            </w:r>
            <w:r w:rsidR="00CE636F">
              <w:rPr>
                <w:b/>
                <w:bCs/>
                <w:i/>
                <w:iCs/>
                <w:sz w:val="21"/>
                <w:szCs w:val="21"/>
              </w:rPr>
              <w:t>o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</w:t>
            </w:r>
            <w:r w:rsidR="00EB0DD0" w:rsidRPr="00B07CEB">
              <w:rPr>
                <w:sz w:val="21"/>
                <w:szCs w:val="21"/>
                <w:lang w:val="es-ES"/>
              </w:rPr>
              <w:t xml:space="preserve"> Aplica</w:t>
            </w:r>
            <w:r w:rsidRPr="00B07CEB">
              <w:rPr>
                <w:sz w:val="21"/>
                <w:szCs w:val="21"/>
                <w:lang w:val="es-ES"/>
              </w:rPr>
              <w:t xml:space="preserve"> el reconocimiento</w:t>
            </w:r>
            <w:r w:rsidR="00EB0DD0" w:rsidRPr="00B07CEB">
              <w:rPr>
                <w:sz w:val="21"/>
                <w:szCs w:val="21"/>
                <w:lang w:val="es-ES"/>
              </w:rPr>
              <w:t>,</w:t>
            </w:r>
            <w:r w:rsidRPr="00B07CEB">
              <w:rPr>
                <w:sz w:val="21"/>
                <w:szCs w:val="21"/>
                <w:lang w:val="es-ES"/>
              </w:rPr>
              <w:t xml:space="preserve"> medición</w:t>
            </w:r>
            <w:r w:rsidR="00EB0DD0" w:rsidRPr="00B07CEB">
              <w:rPr>
                <w:sz w:val="21"/>
                <w:szCs w:val="21"/>
                <w:lang w:val="es-ES"/>
              </w:rPr>
              <w:t xml:space="preserve"> y revelación</w:t>
            </w:r>
            <w:r w:rsidRPr="00B07CEB">
              <w:rPr>
                <w:sz w:val="21"/>
                <w:szCs w:val="21"/>
                <w:lang w:val="es-ES"/>
              </w:rPr>
              <w:t xml:space="preserve"> de las provisiones, los activos </w:t>
            </w:r>
            <w:r w:rsidR="00EB0DD0" w:rsidRPr="00B07CEB">
              <w:rPr>
                <w:sz w:val="21"/>
                <w:szCs w:val="21"/>
                <w:lang w:val="es-ES"/>
              </w:rPr>
              <w:t xml:space="preserve">y pasivos </w:t>
            </w:r>
            <w:r w:rsidRPr="00B07CEB">
              <w:rPr>
                <w:sz w:val="21"/>
                <w:szCs w:val="21"/>
                <w:lang w:val="es-ES"/>
              </w:rPr>
              <w:t xml:space="preserve">contingentes </w:t>
            </w:r>
            <w:r w:rsidR="00EB0DD0" w:rsidRPr="00B07CEB">
              <w:rPr>
                <w:sz w:val="21"/>
                <w:szCs w:val="21"/>
                <w:lang w:val="es-ES"/>
              </w:rPr>
              <w:t>(NIC 37) y los beneficios a los empleados (NIC 19), identificando las simplificaciones aplicables en las Secciones 21 y 28 de la NIIF para las PYMES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1.1 Registra en aula las provisiones y los pasivos contingentes de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17: </w:t>
            </w:r>
            <w:r w:rsidRPr="00B07CEB">
              <w:rPr>
                <w:sz w:val="21"/>
                <w:szCs w:val="21"/>
                <w:lang w:val="es-ES"/>
              </w:rPr>
              <w:t>Cuadro de reconocimiento y medición de provisiones, activos y pasivos contingentes.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1.2 Calcula en equipo las provisiones por beneficios sociales de una empresa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18: </w:t>
            </w:r>
            <w:r w:rsidRPr="00B07CEB">
              <w:rPr>
                <w:sz w:val="21"/>
                <w:szCs w:val="21"/>
                <w:lang w:val="es-ES"/>
              </w:rPr>
              <w:t>Planilla de provisiones por beneficios sociales del caso.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del w:id="9001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2. </w:delText>
              </w:r>
              <w:r>
                <w:rPr>
                  <w:sz w:val="21"/>
                  <w:szCs w:val="21"/>
                  <w:lang w:val="es-ES"/>
                </w:rPr>
                <w:delText xml:space="preserve">Cálculo y aplica el reconocimiento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2. Calcula y aplica el reconocimiento</w:t>
              </w:r>
            </w:ins>
            <w:r>
              <w:rPr>
                <w:sz w:val="21"/>
                <w:szCs w:val="21"/>
                <w:lang w:val="es-ES"/>
              </w:rPr>
              <w:t xml:space="preserve"> y medición de ingresos de actividades ordinarias procedentes de contratos con clientes</w:t>
            </w:r>
            <w:r w:rsidR="00B61545" w:rsidRPr="00B07CEB">
              <w:rPr>
                <w:sz w:val="21"/>
                <w:szCs w:val="21"/>
                <w:lang w:val="es-ES"/>
              </w:rPr>
              <w:t xml:space="preserve"> mediante el modelo de los cinco pasos</w:t>
            </w:r>
            <w:r w:rsidR="00EB0DD0" w:rsidRPr="00B07CEB">
              <w:rPr>
                <w:sz w:val="21"/>
                <w:szCs w:val="21"/>
                <w:lang w:val="es-ES"/>
              </w:rPr>
              <w:t xml:space="preserve"> (NIIF 15), evaluando sus criterios de imputación temporal y revelación en comparación con los requerimientos de la Sección 23 de la NIIF para las PYMES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2.1 Aplica en equipo el método de los cinco pasos a un contrato con clientes.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19: </w:t>
            </w:r>
            <w:r w:rsidRPr="00B07CEB">
              <w:rPr>
                <w:sz w:val="21"/>
                <w:szCs w:val="21"/>
                <w:lang w:val="es-ES"/>
              </w:rPr>
              <w:t>Informe de aplicación del método de los cinco pasos a un contrato con clientes.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2.2 Determina en aula el precio de la transacción y su asignación a las obligaciones de desempeño.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20: </w:t>
            </w:r>
            <w:r w:rsidRPr="00B07CEB">
              <w:rPr>
                <w:sz w:val="21"/>
                <w:szCs w:val="21"/>
                <w:lang w:val="es-ES"/>
              </w:rPr>
              <w:t>Práctico de determinación y asignación del precio de la transacción.</w:t>
            </w:r>
          </w:p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21: NIC 37 Provisiones, Activos Contingentes y Pasivos Contingentes</w:t>
            </w:r>
          </w:p>
          <w:p w:rsidR="00EB0DD0" w:rsidRPr="00B07CEB" w:rsidRDefault="00EB0DD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>Tema 22: NIC 19 Beneficios a los Empleados</w:t>
            </w:r>
          </w:p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2</w:t>
            </w:r>
            <w:r w:rsidR="00EB0DD0" w:rsidRPr="00B07CEB">
              <w:rPr>
                <w:sz w:val="21"/>
                <w:szCs w:val="21"/>
                <w:lang w:val="es-ES"/>
              </w:rPr>
              <w:t>3</w:t>
            </w:r>
            <w:r w:rsidRPr="00B07CEB">
              <w:rPr>
                <w:sz w:val="21"/>
                <w:szCs w:val="21"/>
                <w:lang w:val="es-ES"/>
              </w:rPr>
              <w:t>: NIIF 15 Ingresos de Actividades Ordinarias Procedentes de Contratos con Clientes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Objetivo, alcance y definiciones de la NIC 37 para las provisiones, los activos contingentes y los pasivos contingentes. </w:t>
            </w:r>
            <w:r w:rsidRPr="00B07CEB">
              <w:rPr>
                <w:sz w:val="21"/>
                <w:szCs w:val="21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Reconocimiento y medición de las provisiones, los reembolsos y los cambios en su valor.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Aplicación de las provisiones y de las reglas de reconocimiento y medición; información a revelar según la NIC 37. (P)</w:t>
            </w:r>
          </w:p>
          <w:p w:rsidR="00E30A0E" w:rsidRPr="00B07CEB" w:rsidRDefault="00E30A0E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Clasificación de los beneficios a los empleados, de acuerdo con la NIC 19 (C, P)</w:t>
            </w:r>
          </w:p>
          <w:p w:rsidR="00E30A0E" w:rsidRPr="00B07CEB" w:rsidRDefault="00E30A0E" w:rsidP="00E30A0E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Provisiones por beneficios sociales conforme a la legislación laboral boliviana: indemnización por tiempo de servicios, aguinaldo y vacaciones.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Objetivo, alcance y reconocimiento de los ingresos de actividades ordinarias procedentes de contratos con clientes según la NIIF 15.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Identificación del contrato, combinación de contratos y modificaciones del contrato.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Identificación y satisfacción de las obligaciones de desempeño; método de los cinco pasos.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Medición: determinación del precio de la transacción, asignación del precio a las obligaciones de desempeño y cambios en el precio de la transacción.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Determinación del precio de la transacción con contraprestación variable y componente de financiación significativo, calculada en hoja de cálculo. </w:t>
            </w:r>
            <w:r w:rsidRPr="00B07CEB">
              <w:rPr>
                <w:sz w:val="21"/>
                <w:szCs w:val="21"/>
              </w:rPr>
              <w:t>(P, T)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Costos del contrato, presentación, información a revelar y soluciones prácticas de la NIIF 15.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Casos de estudio y análisis de la sección de la NIIF para PYMES relacionada con la NIC 37 y la NIIF 15.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Juicio profesional y ética en el reconocimiento de las provisiones y de los ingresos: riesgo de manipulación del resultado del periodo. </w:t>
            </w:r>
            <w:r w:rsidRPr="00B07CEB">
              <w:rPr>
                <w:sz w:val="21"/>
                <w:szCs w:val="21"/>
              </w:rPr>
              <w:t>(P,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Indemnización por tiempo de servicios y demás beneficios sociales establecidos en la Ley </w:t>
            </w:r>
            <w:r w:rsidRPr="00B07CEB">
              <w:rPr>
                <w:sz w:val="21"/>
                <w:szCs w:val="21"/>
                <w:lang w:val="es-ES"/>
              </w:rPr>
              <w:lastRenderedPageBreak/>
              <w:t>General del Trabajo, de 8 de diciembre de 1942, y en su reglamento, el Decreto Supremo N° 224, de 23 de agosto de 1943.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Contratos de venta de bienes y de prestación de servicios de empresas bolivianas sujetos al método de los cinco pasos, y su relación con la facturación en línea exigida por el Servicio de Impuestos Nacionales.</w:t>
            </w:r>
          </w:p>
        </w:tc>
      </w:tr>
      <w:tr w:rsidR="00B07CEB" w:rsidRPr="00B07CEB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both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lastRenderedPageBreak/>
              <w:t xml:space="preserve">Elemento de competencia 6: </w:t>
            </w:r>
            <w:r w:rsidR="00B61545" w:rsidRPr="00B07CEB">
              <w:rPr>
                <w:sz w:val="21"/>
                <w:szCs w:val="21"/>
                <w:lang w:val="es-ES"/>
              </w:rPr>
              <w:t>Formula y evalúa</w:t>
            </w:r>
            <w:r w:rsidRPr="00B07CEB">
              <w:rPr>
                <w:sz w:val="21"/>
                <w:szCs w:val="21"/>
                <w:lang w:val="es-ES"/>
              </w:rPr>
              <w:t xml:space="preserve"> el proceso de adopción por primera vez de las Normas </w:t>
            </w:r>
            <w:r w:rsidR="00B61545" w:rsidRPr="00B07CEB">
              <w:rPr>
                <w:sz w:val="21"/>
                <w:szCs w:val="21"/>
                <w:lang w:val="es-ES"/>
              </w:rPr>
              <w:t>NIIF de Contabilidad y de la NIIF para las PYMES</w:t>
            </w:r>
            <w:r w:rsidRPr="00B07CEB">
              <w:rPr>
                <w:sz w:val="21"/>
                <w:szCs w:val="21"/>
                <w:lang w:val="es-ES"/>
              </w:rPr>
              <w:t xml:space="preserve">, </w:t>
            </w:r>
            <w:r w:rsidR="00B61545" w:rsidRPr="00B07CEB">
              <w:rPr>
                <w:sz w:val="21"/>
                <w:szCs w:val="21"/>
                <w:lang w:val="es-ES"/>
              </w:rPr>
              <w:t>determinando</w:t>
            </w:r>
            <w:r w:rsidRPr="00B07CEB">
              <w:rPr>
                <w:sz w:val="21"/>
                <w:szCs w:val="21"/>
                <w:lang w:val="es-ES"/>
              </w:rPr>
              <w:t xml:space="preserve"> las ex</w:t>
            </w:r>
            <w:r w:rsidR="00AB5F4E" w:rsidRPr="00B07CEB">
              <w:rPr>
                <w:sz w:val="21"/>
                <w:szCs w:val="21"/>
                <w:lang w:val="es-ES"/>
              </w:rPr>
              <w:t>cepciones</w:t>
            </w:r>
            <w:r w:rsidR="00B61545" w:rsidRPr="00B07CEB">
              <w:rPr>
                <w:sz w:val="21"/>
                <w:szCs w:val="21"/>
                <w:lang w:val="es-ES"/>
              </w:rPr>
              <w:t xml:space="preserve"> obligatorias</w:t>
            </w:r>
            <w:r w:rsidRPr="00B07CEB">
              <w:rPr>
                <w:sz w:val="21"/>
                <w:szCs w:val="21"/>
                <w:lang w:val="es-ES"/>
              </w:rPr>
              <w:t>, ex</w:t>
            </w:r>
            <w:r w:rsidR="00AB5F4E" w:rsidRPr="00B07CEB">
              <w:rPr>
                <w:sz w:val="21"/>
                <w:szCs w:val="21"/>
                <w:lang w:val="es-ES"/>
              </w:rPr>
              <w:t>enciones</w:t>
            </w:r>
            <w:r w:rsidR="00B61545" w:rsidRPr="00B07CEB">
              <w:rPr>
                <w:sz w:val="21"/>
                <w:szCs w:val="21"/>
                <w:lang w:val="es-ES"/>
              </w:rPr>
              <w:t xml:space="preserve"> voluntarias</w:t>
            </w:r>
            <w:r w:rsidRPr="00B07CEB">
              <w:rPr>
                <w:sz w:val="21"/>
                <w:szCs w:val="21"/>
                <w:lang w:val="es-ES"/>
              </w:rPr>
              <w:t xml:space="preserve"> y </w:t>
            </w:r>
            <w:r w:rsidR="00B61545" w:rsidRPr="00B07CEB">
              <w:rPr>
                <w:sz w:val="21"/>
                <w:szCs w:val="21"/>
                <w:lang w:val="es-ES"/>
              </w:rPr>
              <w:t>los ajustes en el estado de situación financiera de apertura para una entidad en Bolivia, con el propósito de asegurar una transición ordenada, la conciliación patrimonial y la comparabilidad de la información financiera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</w:tr>
      <w:tr w:rsidR="00B07CEB" w:rsidRPr="00B07CEB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1. </w:t>
            </w:r>
            <w:r w:rsidR="00AB5F4E" w:rsidRPr="00B07CEB">
              <w:rPr>
                <w:sz w:val="21"/>
                <w:szCs w:val="21"/>
                <w:lang w:val="es-ES"/>
              </w:rPr>
              <w:t>Determina las políticas contables de transición y los ajustes requeridos en el estado de situación financiera de apertura conforme a la NIIF 1 y a la Sección 35 de la NIIF para las PYMES, evaluando la aplicación de las excepciones obligatorias y exenciones voluntarias en el contexto del sector empresarial boliviano.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1.1 Elabora en aula el </w:t>
            </w:r>
            <w:r w:rsidR="00E30A0E" w:rsidRPr="00B07CEB">
              <w:rPr>
                <w:sz w:val="21"/>
                <w:szCs w:val="21"/>
                <w:lang w:val="es-ES"/>
              </w:rPr>
              <w:t xml:space="preserve">estado de situación financiera </w:t>
            </w:r>
            <w:r w:rsidRPr="00B07CEB">
              <w:rPr>
                <w:sz w:val="21"/>
                <w:szCs w:val="21"/>
                <w:lang w:val="es-ES"/>
              </w:rPr>
              <w:t>de apertura de una entidad que adopta por primera vez las NIIF</w:t>
            </w:r>
            <w:r w:rsidR="00E30A0E" w:rsidRPr="00B07CEB">
              <w:rPr>
                <w:sz w:val="21"/>
                <w:szCs w:val="21"/>
                <w:lang w:val="es-ES"/>
              </w:rPr>
              <w:t xml:space="preserve"> o la NIIF para las PYMES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21: </w:t>
            </w:r>
            <w:r w:rsidR="00E30A0E" w:rsidRPr="00B07CEB">
              <w:rPr>
                <w:sz w:val="21"/>
                <w:szCs w:val="21"/>
                <w:lang w:val="es-ES"/>
              </w:rPr>
              <w:t>Estado de Situación Financiera</w:t>
            </w:r>
            <w:r w:rsidRPr="00B07CEB">
              <w:rPr>
                <w:sz w:val="21"/>
                <w:szCs w:val="21"/>
                <w:lang w:val="es-ES"/>
              </w:rPr>
              <w:t xml:space="preserve"> de apertura con arreglo a las NIIF </w:t>
            </w:r>
            <w:r w:rsidR="00E30A0E" w:rsidRPr="00B07CEB">
              <w:rPr>
                <w:sz w:val="21"/>
                <w:szCs w:val="21"/>
                <w:lang w:val="es-ES"/>
              </w:rPr>
              <w:t xml:space="preserve">o la NIIF para las PYMES </w:t>
            </w:r>
            <w:r w:rsidRPr="00B07CEB">
              <w:rPr>
                <w:sz w:val="21"/>
                <w:szCs w:val="21"/>
                <w:lang w:val="es-ES"/>
              </w:rPr>
              <w:t>del caso práctico.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1.2 Explica en equipo los ajustes de la transición en el patrimonio de la entidad.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22: </w:t>
            </w:r>
            <w:r w:rsidRPr="00B07CEB">
              <w:rPr>
                <w:sz w:val="21"/>
                <w:szCs w:val="21"/>
                <w:lang w:val="es-ES"/>
              </w:rPr>
              <w:t>Conciliación del patrimonio entre las normas anteriores y las NIIF</w:t>
            </w:r>
            <w:r w:rsidR="00E30A0E" w:rsidRPr="00B07CEB">
              <w:rPr>
                <w:sz w:val="21"/>
                <w:szCs w:val="21"/>
                <w:lang w:val="es-ES"/>
              </w:rPr>
              <w:t xml:space="preserve"> o la NIIF para las PYMES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2. </w:t>
            </w:r>
            <w:r w:rsidR="00AB5F4E" w:rsidRPr="00B07CEB">
              <w:rPr>
                <w:sz w:val="21"/>
                <w:szCs w:val="21"/>
                <w:lang w:val="es-ES"/>
              </w:rPr>
              <w:t>Elabora las conciliaciones del patrimonio y el resultado del periodo entre las Normas de Contabilidad Generalmente Aceptadas en Bolivia (NCGA) y el marco internacional adoptado (Normas NIIF de Contabilidad / NIIF para las PYMES), estructurando las notas explicativas de transición correspondientes.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2.1 Expone ante el curso las exenciones y las excepciones aplicadas en un caso de transición.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23: </w:t>
            </w:r>
            <w:r w:rsidRPr="00B07CEB">
              <w:rPr>
                <w:sz w:val="21"/>
                <w:szCs w:val="21"/>
                <w:lang w:val="es-ES"/>
              </w:rPr>
              <w:t>Informe de las exenciones y excepciones aplicadas en la transición.</w:t>
            </w:r>
          </w:p>
        </w:tc>
      </w:tr>
      <w:tr w:rsidR="00B07CEB" w:rsidRPr="00B07CEB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2.2 Analiza en equipo las implicaciones de la adopción de las 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Normas </w:t>
            </w:r>
            <w:r w:rsidRPr="00B07CEB">
              <w:rPr>
                <w:sz w:val="21"/>
                <w:szCs w:val="21"/>
                <w:lang w:val="es-ES"/>
              </w:rPr>
              <w:t>NIIF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 de Contabilidad o la NIIF para las PYMES</w:t>
            </w:r>
            <w:r w:rsidRPr="00B07CEB">
              <w:rPr>
                <w:sz w:val="21"/>
                <w:szCs w:val="21"/>
                <w:lang w:val="es-ES"/>
              </w:rPr>
              <w:t xml:space="preserve"> para una entidad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sz w:val="21"/>
                <w:szCs w:val="21"/>
                <w:lang w:val="es-ES"/>
              </w:rPr>
              <w:t xml:space="preserve">Producto 24: </w:t>
            </w:r>
            <w:r w:rsidRPr="00B07CEB">
              <w:rPr>
                <w:sz w:val="21"/>
                <w:szCs w:val="21"/>
                <w:lang w:val="es-ES"/>
              </w:rPr>
              <w:t xml:space="preserve">Ensayo sobre las implicaciones de la adopción de las 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Normas </w:t>
            </w:r>
            <w:r w:rsidRPr="00B07CEB">
              <w:rPr>
                <w:sz w:val="21"/>
                <w:szCs w:val="21"/>
                <w:lang w:val="es-ES"/>
              </w:rPr>
              <w:t>NIIF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 de Contabilidad y la NIIF para las PYMES</w:t>
            </w:r>
            <w:r w:rsidRPr="00B07CEB">
              <w:rPr>
                <w:sz w:val="21"/>
                <w:szCs w:val="21"/>
                <w:lang w:val="es-ES"/>
              </w:rPr>
              <w:t xml:space="preserve"> en Bolivia.</w:t>
            </w:r>
          </w:p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Tema 2</w:t>
            </w:r>
            <w:r w:rsidR="00AB5F4E" w:rsidRPr="00B07CEB">
              <w:rPr>
                <w:sz w:val="21"/>
                <w:szCs w:val="21"/>
                <w:lang w:val="es-ES"/>
              </w:rPr>
              <w:t>4</w:t>
            </w:r>
            <w:r w:rsidRPr="00B07CEB">
              <w:rPr>
                <w:sz w:val="21"/>
                <w:szCs w:val="21"/>
                <w:lang w:val="es-ES"/>
              </w:rPr>
              <w:t>: NIIF 1 Adopción por Primera Vez de las Normas Internacionales de Información Financiera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Objetivo, alcance, reconocimiento y medición de la NIIF 1 para la adopción por primera vez de las Normas Internacionales de Información Financiera.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193385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Estado de Situación Financiera</w:t>
            </w:r>
            <w:r w:rsidR="00000000" w:rsidRPr="00B07CEB">
              <w:rPr>
                <w:sz w:val="21"/>
                <w:szCs w:val="21"/>
                <w:lang w:val="es-ES"/>
              </w:rPr>
              <w:t xml:space="preserve"> de apertura con arreglo a las NIIF y las políticas contables aplicables en la transición.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Exenciones y excepciones a la aplicación retroactiva de las NIIF.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Presentación de información a revelar, información comparativa y explicación de la transición a las NIIF. </w:t>
            </w:r>
            <w:r w:rsidRPr="00B07CEB">
              <w:rPr>
                <w:sz w:val="21"/>
                <w:szCs w:val="21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Consideraciones para la aplicación de la NIIF 1 en Bolivia y análisis de la sección de la NIIF para PYMES relacionada. </w:t>
            </w:r>
            <w:r w:rsidRPr="00B07CEB">
              <w:rPr>
                <w:sz w:val="21"/>
                <w:szCs w:val="21"/>
              </w:rPr>
              <w:t>(C, P)</w:t>
            </w:r>
          </w:p>
          <w:p w:rsidR="00EB0136" w:rsidRPr="00B07CEB" w:rsidRDefault="00000000" w:rsidP="001933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B07CEB">
              <w:rPr>
                <w:sz w:val="21"/>
                <w:szCs w:val="21"/>
                <w:lang w:val="es-ES"/>
              </w:rPr>
              <w:t xml:space="preserve">Convivencia de las Normas de Contabilidad Generalmente Aceptadas en Bolivia con las Normas Internacionales de Información Financiera, y efectos de una adopción plena sobre los estados financieros y sobre la determinación de los tributos. </w:t>
            </w:r>
            <w:r w:rsidRPr="00B07CEB">
              <w:rPr>
                <w:sz w:val="21"/>
                <w:szCs w:val="21"/>
              </w:rPr>
              <w:t>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Entidades bolivianas que presentan estados financieros bajo Normas Internacionales de Información Financiera por requerimiento de su casa matriz o de organismos financiadores.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Prevalencia de las normas técnicas de contabilidad aprobadas por la Administración Tributaria en la determinación del Impuesto sobre las Utilidades de las Empresas, conforme a la Resolución Normativa de Directorio N° 102600000014.</w:t>
            </w:r>
          </w:p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Resolución de ejercicios de reconocimiento y medición al cierre de cada norma.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Lectura de las Normas Internacionales de Información Financiera</w:t>
            </w:r>
            <w:r w:rsidR="00193385" w:rsidRPr="00B07CEB">
              <w:rPr>
                <w:sz w:val="21"/>
                <w:szCs w:val="21"/>
                <w:lang w:val="es-ES"/>
              </w:rPr>
              <w:t>: Normas NIIF de Contabilidad</w:t>
            </w:r>
            <w:r w:rsidRPr="00B07CEB">
              <w:rPr>
                <w:sz w:val="21"/>
                <w:szCs w:val="21"/>
                <w:lang w:val="es-ES"/>
              </w:rPr>
              <w:t xml:space="preserve"> y de la NIIF para las PYMES relacionadas con cada tema.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Desarrollo progresivo de un caso práctico integral de estados financieros bajo </w:t>
            </w:r>
            <w:r w:rsidR="00193385" w:rsidRPr="00B07CEB">
              <w:rPr>
                <w:sz w:val="21"/>
                <w:szCs w:val="21"/>
                <w:lang w:val="es-ES"/>
              </w:rPr>
              <w:lastRenderedPageBreak/>
              <w:t xml:space="preserve">Normas </w:t>
            </w:r>
            <w:r w:rsidRPr="00B07CEB">
              <w:rPr>
                <w:sz w:val="21"/>
                <w:szCs w:val="21"/>
                <w:lang w:val="es-ES"/>
              </w:rPr>
              <w:t>NIIF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 de Contabilidad y la NIIF para las PYMES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Cuestionarios de comprensión de cada norma en la plataforma </w:t>
            </w:r>
            <w:r w:rsidR="00193385" w:rsidRPr="00B07CEB">
              <w:rPr>
                <w:sz w:val="21"/>
                <w:szCs w:val="21"/>
                <w:lang w:val="es-ES"/>
              </w:rPr>
              <w:t>digital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Foros de consulta sobre el tratamiento contable de casos prácticos de partidas de activo, pasivo e ingresos.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Videotutoriales de reconocimiento y medición bajo 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las Normas </w:t>
            </w:r>
            <w:r w:rsidRPr="00B07CEB">
              <w:rPr>
                <w:sz w:val="21"/>
                <w:szCs w:val="21"/>
                <w:lang w:val="es-ES"/>
              </w:rPr>
              <w:t>NIIF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 de Contabilidad</w:t>
            </w:r>
            <w:r w:rsidRPr="00B07CEB">
              <w:rPr>
                <w:sz w:val="21"/>
                <w:szCs w:val="21"/>
                <w:lang w:val="es-ES"/>
              </w:rPr>
              <w:t xml:space="preserve"> 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y la NIIF para las PYMES </w:t>
            </w:r>
            <w:r w:rsidRPr="00B07CEB">
              <w:rPr>
                <w:sz w:val="21"/>
                <w:szCs w:val="21"/>
                <w:lang w:val="es-ES"/>
              </w:rPr>
              <w:t xml:space="preserve">y de </w:t>
            </w:r>
            <w:r w:rsidRPr="00B07CEB">
              <w:rPr>
                <w:sz w:val="21"/>
                <w:szCs w:val="21"/>
                <w:lang w:val="es-ES"/>
              </w:rPr>
              <w:lastRenderedPageBreak/>
              <w:t>preparación de estados financieros en hoja de cálculo.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>Resolución colaborativa de casos de medición de inventarios, propiedades, planta y equipo y activos intangibles.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Elaboración guiada de los estados financieros de propósito general y sus notas.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Revisión cruzada de la aplicación del método de los cinco pasos a contratos con clientes entre equipos.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>Discusión de dilemas éticos en el reconocimiento de los ingresos y de las provisiones.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 xml:space="preserve">Análisis de estados financieros de empresas bolivianas elaborados conforme a las 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Normas </w:t>
            </w:r>
            <w:r w:rsidRPr="00B07CEB">
              <w:rPr>
                <w:sz w:val="21"/>
                <w:szCs w:val="21"/>
                <w:lang w:val="es-ES"/>
              </w:rPr>
              <w:t>NIIF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 de Contabilidad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Comparación de la NIIF para PYMES con las 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Normas </w:t>
            </w:r>
            <w:r w:rsidRPr="00B07CEB">
              <w:rPr>
                <w:sz w:val="21"/>
                <w:szCs w:val="21"/>
                <w:lang w:val="es-ES"/>
              </w:rPr>
              <w:t xml:space="preserve">NIIF </w:t>
            </w:r>
            <w:r w:rsidR="00193385" w:rsidRPr="00B07CEB">
              <w:rPr>
                <w:sz w:val="21"/>
                <w:szCs w:val="21"/>
                <w:lang w:val="es-ES"/>
              </w:rPr>
              <w:t>de Contabilidad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  <w:p w:rsidR="00EB0136" w:rsidRPr="00B07CEB" w:rsidRDefault="00000000" w:rsidP="00193385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Revisión de resoluciones y boletines del CTNAC sobre la adopción de las 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Normas </w:t>
            </w:r>
            <w:r w:rsidRPr="00B07CEB">
              <w:rPr>
                <w:sz w:val="21"/>
                <w:szCs w:val="21"/>
                <w:lang w:val="es-ES"/>
              </w:rPr>
              <w:t>NIIF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 de Contabilidad y la NIIF </w:t>
            </w:r>
            <w:r w:rsidR="00193385" w:rsidRPr="00B07CEB">
              <w:rPr>
                <w:sz w:val="21"/>
                <w:szCs w:val="21"/>
                <w:lang w:val="es-ES"/>
              </w:rPr>
              <w:lastRenderedPageBreak/>
              <w:t>para las PYMES</w:t>
            </w:r>
            <w:r w:rsidRPr="00B07CEB">
              <w:rPr>
                <w:sz w:val="21"/>
                <w:szCs w:val="21"/>
                <w:lang w:val="es-ES"/>
              </w:rPr>
              <w:t xml:space="preserve"> y la reexpresión de estados financieros en Bolivia.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lastRenderedPageBreak/>
              <w:t>Estrategias de aprendizaje y enseñanza</w:t>
            </w:r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Aprendizaje basado en problemas con transacciones y estados financieros de empresas bolivianas.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Resolución guiada de casos prácticos en orden de dificultad creciente por norma.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Caso práctico integral que recorre la preparación de estados financieros de propósito general bajo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 las Normas</w:t>
            </w:r>
            <w:r w:rsidRPr="00B07CEB">
              <w:rPr>
                <w:sz w:val="21"/>
                <w:szCs w:val="21"/>
                <w:lang w:val="es-ES"/>
              </w:rPr>
              <w:t xml:space="preserve"> NIIF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 y la NIIF para las PYMES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Estudio de casos de estados financieros reales de empresas bolivianas.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Trabajo colaborativo en equipos de análisis y resolución de casos normativos.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Clase invertida para los contenidos normativos e introductorios de cada NIC o NIIF</w:t>
            </w:r>
            <w:r w:rsidR="00193385" w:rsidRPr="00B07CEB">
              <w:rPr>
                <w:sz w:val="21"/>
                <w:szCs w:val="21"/>
                <w:lang w:val="es-ES"/>
              </w:rPr>
              <w:t xml:space="preserve"> y la NIIF para las PYMES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Análisis crítico de los supuestos y de las estimaciones que sustentan una partida de los estados financieros.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7CEB">
              <w:rPr>
                <w:sz w:val="21"/>
                <w:szCs w:val="21"/>
              </w:rPr>
              <w:t xml:space="preserve">Plataforma </w:t>
            </w:r>
            <w:r w:rsidR="00193385" w:rsidRPr="00B07CEB">
              <w:rPr>
                <w:sz w:val="21"/>
                <w:szCs w:val="21"/>
              </w:rPr>
              <w:t>digital</w:t>
            </w:r>
            <w:r w:rsidRPr="00B07CEB">
              <w:rPr>
                <w:sz w:val="21"/>
                <w:szCs w:val="21"/>
              </w:rPr>
              <w:t>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Compendio de Normas de Contabilidad y Auditoría del CAUB y textos de las Normas Internacionales de Información Financiera vigentes.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NIIF para las Pequeñas y Medianas Empresas y su guía para microentidades.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Hoja de cálculo para la resolución de casos prácticos de medición y presentación.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Guías de ejercicios y casos elaborados por la cátedra.</w:t>
            </w:r>
          </w:p>
          <w:p w:rsidR="00EB0136" w:rsidRPr="00B07CEB" w:rsidRDefault="00000000" w:rsidP="00193385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Textos de las Normas Internacionales de Información Financiera en inglés y glosario de terminología técnica.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Evaluación diagnóstica: prueba inicial sobre los conocimientos previos de contabilidad intermedia, contabilidad de sociedades y contabilidad de tributos.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Evaluación formativa: preguntas de comprensión y desarrollo de ejercicios prácticos en el aula, con retroalimentación continua, autoevaluación y coevaluación.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B07CEB" w:rsidRPr="00B07CEB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7CEB">
              <w:rPr>
                <w:sz w:val="21"/>
                <w:szCs w:val="21"/>
              </w:rPr>
              <w:t>Nota mínima de aprobación: 51/100.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Evaluación periódica al finalizar cada tema, basada en evidencias de conocimiento, desempeño y producto.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Cada evidencia de producto se evalúa con su propia rúbrica de tres niveles: Insuficiente, Suficiente y Destacado.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La calificación de cada elemento de competencia suma las calificaciones de sus evidencias de producto.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Niveles de logro y distribución de la calificación</w:t>
            </w: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1: </w:t>
            </w:r>
            <w:r w:rsidRPr="00B07CEB">
              <w:rPr>
                <w:sz w:val="21"/>
                <w:szCs w:val="21"/>
                <w:lang w:val="es-ES"/>
              </w:rPr>
              <w:t>Esquema de la evolución y la función de la contabilidad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Evolución histórica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Omite etapas 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Describe las etapas de la evolución de la contabilidad.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Relaciona cada etapa con las necesidades de información de su época.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Filosofía y función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Confunde la función de la contabilidad.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la filosofía y la función de la contabilidad.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Vincula la función con los usuarios actuales de la información.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esquema es desordenado.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esquema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esquema sintetiza las ideas centrales con precisión.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2: </w:t>
            </w:r>
            <w:r w:rsidRPr="00B07CEB">
              <w:rPr>
                <w:sz w:val="21"/>
                <w:szCs w:val="21"/>
                <w:lang w:val="es-ES"/>
              </w:rPr>
              <w:t>Cuadro de elementos y contenido de los estados financieros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Elementos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Omite elementos de los estados financieros.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Identifica todos los elementos.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Define cada elemento según el Marco Conceptual.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Contenido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No relaciona el contenido con cada estado.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Relaciona el contenido con cada estado financiero.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Ejemplifica con estados financieros de una empresa boliviana.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Pérdida de valor de la información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la menciona.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la pérdida de valor de la información.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Propone medidas para conservar la utilidad de la información.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3: </w:t>
            </w:r>
            <w:r w:rsidRPr="00B07CEB">
              <w:rPr>
                <w:sz w:val="21"/>
                <w:szCs w:val="21"/>
                <w:lang w:val="es-ES"/>
              </w:rPr>
              <w:t xml:space="preserve">Esquema de criterios para </w:t>
            </w:r>
            <w:r w:rsidR="00CE4D36" w:rsidRPr="00B07CEB">
              <w:rPr>
                <w:sz w:val="21"/>
                <w:szCs w:val="21"/>
                <w:lang w:val="es-ES"/>
              </w:rPr>
              <w:t xml:space="preserve">el diseño de </w:t>
            </w:r>
            <w:r w:rsidRPr="00B07CEB">
              <w:rPr>
                <w:sz w:val="21"/>
                <w:szCs w:val="21"/>
                <w:lang w:val="es-ES"/>
              </w:rPr>
              <w:t>modelos contables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Capital a mantener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Confunde los conceptos de capital.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Distingue el capital financiero del capital físico.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su efecto en la determinación del resultado.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Medición y reconocimiento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Omite criterios.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Clasifica los criterios de medición y de reconocimiento.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Relaciona los criterios con el Marco Conceptual.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esquema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esquema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esquema compara los modelos con ejemplos.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4: </w:t>
            </w:r>
            <w:r w:rsidRPr="00B07CEB">
              <w:rPr>
                <w:sz w:val="21"/>
                <w:szCs w:val="21"/>
                <w:lang w:val="es-ES"/>
              </w:rPr>
              <w:t xml:space="preserve">Informe </w:t>
            </w:r>
            <w:r w:rsidR="00CE4D36" w:rsidRPr="00B07CEB">
              <w:rPr>
                <w:sz w:val="21"/>
                <w:szCs w:val="21"/>
                <w:lang w:val="es-ES"/>
              </w:rPr>
              <w:t>de aplicación de los modelos contables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Aplicación al caso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No aplica el modelo al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el modelo contable al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Justifica la elección del modelo.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E4D36">
            <w:pPr>
              <w:spacing w:before="20" w:after="20"/>
            </w:pPr>
            <w:r w:rsidRPr="00B07CEB">
              <w:rPr>
                <w:sz w:val="21"/>
                <w:szCs w:val="21"/>
              </w:rPr>
              <w:t>Tipos de modelos contables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identifica su efecto.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Determina el efecto de</w:t>
            </w:r>
            <w:r w:rsidR="00CE4D36" w:rsidRPr="00B07CEB">
              <w:rPr>
                <w:sz w:val="21"/>
                <w:szCs w:val="21"/>
                <w:lang w:val="es-ES"/>
              </w:rPr>
              <w:t xml:space="preserve"> aplicación de cada modelo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Analiza la fiabilidad de </w:t>
            </w:r>
            <w:r w:rsidR="00CE4D36" w:rsidRPr="00B07CEB">
              <w:rPr>
                <w:sz w:val="21"/>
                <w:szCs w:val="21"/>
                <w:lang w:val="es-ES"/>
              </w:rPr>
              <w:t>la información de cada modelo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informe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informe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informe es técnico y fundamentado.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5: </w:t>
            </w:r>
            <w:r w:rsidRPr="00B07CEB">
              <w:rPr>
                <w:sz w:val="21"/>
                <w:szCs w:val="21"/>
                <w:lang w:val="es-ES"/>
              </w:rPr>
              <w:t>Esquema de entidades emisoras de normas contables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Entidades emisoras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Omite entidades.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Identifica las entidades emisoras locales e internacionales.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la función de cada entidad.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sz w:val="21"/>
                <w:szCs w:val="21"/>
              </w:rPr>
            </w:pPr>
            <w:r w:rsidRPr="00B07CEB">
              <w:rPr>
                <w:sz w:val="21"/>
                <w:szCs w:val="21"/>
              </w:rPr>
              <w:t>Fundación IFRS</w:t>
            </w:r>
          </w:p>
          <w:p w:rsidR="00CE4D36" w:rsidRPr="00B07CEB" w:rsidRDefault="00CE4D36">
            <w:pPr>
              <w:spacing w:before="20" w:after="20"/>
            </w:pPr>
            <w:r w:rsidRPr="00B07CEB">
              <w:rPr>
                <w:sz w:val="21"/>
                <w:szCs w:val="21"/>
              </w:rPr>
              <w:t xml:space="preserve"> y el CAUB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describe su estructura.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Describe la estructura de la Fundación IFRS, el IASB y el ISSB</w:t>
            </w:r>
            <w:r w:rsidR="00B07CEB" w:rsidRPr="00B07CEB">
              <w:rPr>
                <w:sz w:val="21"/>
                <w:szCs w:val="21"/>
                <w:lang w:val="es-ES"/>
              </w:rPr>
              <w:t>; así como del CAUB y el CTNAC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Relaciona la estructura con el proceso de emisión de normas.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esquema es desordenado.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esquema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esquema muestra las relaciones entre las entidades.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6: </w:t>
            </w:r>
            <w:r w:rsidRPr="00B07CEB">
              <w:rPr>
                <w:sz w:val="21"/>
                <w:szCs w:val="21"/>
                <w:lang w:val="es-ES"/>
              </w:rPr>
              <w:t>Informe del proceso de armonización contable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Proceso de armonización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describe el proceso.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Describe el proceso de armonización en Bolivia.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Identifica sus avances y pendientes.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Jerarquía de fuentes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la explica.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la jerarquía de fuentes alternativas.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La aplica a una situación concreta.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Normas legales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Omite las normas legales.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Considera las normas legales vigentes.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Analiza su relación con las normas contables.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7: </w:t>
            </w:r>
            <w:r w:rsidRPr="00B07CEB">
              <w:rPr>
                <w:sz w:val="21"/>
                <w:szCs w:val="21"/>
                <w:lang w:val="es-ES"/>
              </w:rPr>
              <w:t xml:space="preserve">Cuadro comparativo NIIF para las PYMES y 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las Normas </w:t>
            </w:r>
            <w:r w:rsidRPr="00B07CEB">
              <w:rPr>
                <w:sz w:val="21"/>
                <w:szCs w:val="21"/>
                <w:lang w:val="es-ES"/>
              </w:rPr>
              <w:t xml:space="preserve">NIIF </w:t>
            </w:r>
            <w:r w:rsidR="00B07CEB" w:rsidRPr="00B07CEB">
              <w:rPr>
                <w:sz w:val="21"/>
                <w:szCs w:val="21"/>
                <w:lang w:val="es-ES"/>
              </w:rPr>
              <w:t>de Contabilidad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Diferencias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Presenta menos de cinco diferencias.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Presenta las principales diferencias.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el efecto de cada diferencia en los estados financieros.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Secciones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relaciona las secciones.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Relaciona las secciones con las 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Normas </w:t>
            </w:r>
            <w:r w:rsidRPr="00B07CEB">
              <w:rPr>
                <w:sz w:val="21"/>
                <w:szCs w:val="21"/>
                <w:lang w:val="es-ES"/>
              </w:rPr>
              <w:t>NIIF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 de Contabilidad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Identifica las simplificaciones de cada sección.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cuadro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cuadro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cuadro es completo y ordenado.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8: </w:t>
            </w:r>
            <w:r w:rsidRPr="00B07CEB">
              <w:rPr>
                <w:sz w:val="21"/>
                <w:szCs w:val="21"/>
                <w:lang w:val="es-ES"/>
              </w:rPr>
              <w:t>Cuadro de clasificación de empresas por tamaño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Criterios de tamaño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Usa criterios incorrectos.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los criterios de ventas, trabajadores y patrimonio.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Fundamenta la clasificación en la normativa boliviana.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Marco </w:delText>
              </w:r>
              <w:r>
                <w:rPr>
                  <w:sz w:val="21"/>
                  <w:szCs w:val="21"/>
                </w:rPr>
                <w:delText xml:space="preserve">applicable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Marco aplicable</w:t>
              </w:r>
            </w:ins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asigna el marco.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Asigna el marco de información financiera aplicable.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Justifica el marco según los usuarios de cada empresa.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equipo resuelve los casos dudosos con argumentos técnicos.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9: </w:t>
            </w:r>
            <w:r w:rsidRPr="00B07CEB">
              <w:rPr>
                <w:sz w:val="21"/>
                <w:szCs w:val="21"/>
                <w:lang w:val="es-ES"/>
              </w:rPr>
              <w:t>Juego de estados financieros conforme a la NIIF 18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Estructura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Faltan estados o notas.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Presenta el juego completo de estados financieros.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la agregación y desagregación de la NIIF 18.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Estado del resultado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clasifica las partidas.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Clasifica las partidas en operación, inversión y financiación.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Presenta los subtotales requeridos y las medidas de rendimiento.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Notas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Las notas son incompletas.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Redacta las notas exigidas.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Las notas son coherentes con las cifras y con las políticas.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10: </w:t>
            </w:r>
            <w:r w:rsidRPr="00B07CEB">
              <w:rPr>
                <w:sz w:val="21"/>
                <w:szCs w:val="21"/>
                <w:lang w:val="es-ES"/>
              </w:rPr>
              <w:t>Estado de flujos de efectivo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Clasificación de actividades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Clasifica mal las actividades.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Clasifica las actividades de operación, inversión y financiación.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Justifica la clasificación de intereses y dividendos.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Cálculo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flujo no concilia con el efectivo.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flujo concilia con el efectivo y equivalentes.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Presenta las transacciones no monetarias reveladas.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formato es incorrecto.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el método directo o indirecto.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las diferencias entre ambos métodos.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11: </w:t>
            </w:r>
            <w:r w:rsidRPr="00B07CEB">
              <w:rPr>
                <w:sz w:val="21"/>
                <w:szCs w:val="21"/>
                <w:lang w:val="es-ES"/>
              </w:rPr>
              <w:t>Informe de hechos posteriores</w:t>
            </w:r>
            <w:r w:rsidR="00B07CEB" w:rsidRPr="00B07CEB">
              <w:rPr>
                <w:sz w:val="21"/>
                <w:szCs w:val="21"/>
                <w:lang w:val="es-ES"/>
              </w:rPr>
              <w:t>,</w:t>
            </w:r>
            <w:r w:rsidRPr="00B07CEB">
              <w:rPr>
                <w:sz w:val="21"/>
                <w:szCs w:val="21"/>
                <w:lang w:val="es-ES"/>
              </w:rPr>
              <w:t xml:space="preserve"> cambios 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en políticas y estimaciones </w:t>
            </w:r>
            <w:r w:rsidRPr="00B07CEB">
              <w:rPr>
                <w:sz w:val="21"/>
                <w:szCs w:val="21"/>
                <w:lang w:val="es-ES"/>
              </w:rPr>
              <w:t>contables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 y errores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Hechos </w:delText>
              </w:r>
              <w:r>
                <w:rPr>
                  <w:sz w:val="21"/>
                  <w:szCs w:val="21"/>
                </w:rPr>
                <w:delText xml:space="preserve">posteriors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Hechos posteriores</w:t>
              </w:r>
            </w:ins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No distingue los que implican ajuste.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Distingue los hechos con y sin ajuste.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Evalúa su efecto en la hipótesis de negocio en marcha.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Políticas, estimaciones y errores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Confunde sus tratamientos.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el tratamiento de la NIC 8.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la reexpresión retroactiva cuando corresponde.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Sustentación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sustenta el tratamiento.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Sustenta el tratamiento ante el curso.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Responde con fundamento normativo.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12: </w:t>
            </w:r>
            <w:r w:rsidRPr="00B07CEB">
              <w:rPr>
                <w:sz w:val="21"/>
                <w:szCs w:val="21"/>
                <w:lang w:val="es-ES"/>
              </w:rPr>
              <w:t>Práctico de moneda extranjera y reexpresión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Moneda extranjera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Calcula mal las diferencias de cambio.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Calcula las diferencias de cambio.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Distingue partidas monetarias y no monetarias.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Reexpresión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aplica el índice.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Reexpresa los estados con el índice general de precios.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Evalúa si la economía cumple los criterios de la NIC 29.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Desarrollo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desarrollo está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Resuelve todo el práctico.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desarrollo es ordenado y verificado.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13: </w:t>
            </w:r>
            <w:r w:rsidR="00B07CEB" w:rsidRPr="00B07CEB">
              <w:rPr>
                <w:sz w:val="21"/>
                <w:szCs w:val="21"/>
                <w:lang w:val="es-ES"/>
              </w:rPr>
              <w:t>Hoja de costo de importación de inventarios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</w:pPr>
            <w:r w:rsidRPr="00B07CEB">
              <w:rPr>
                <w:sz w:val="21"/>
                <w:szCs w:val="21"/>
              </w:rPr>
              <w:t>INCOTERMS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</w:pPr>
            <w:r w:rsidRPr="00B07CEB">
              <w:rPr>
                <w:sz w:val="21"/>
                <w:szCs w:val="21"/>
                <w:lang w:val="es-ES"/>
              </w:rPr>
              <w:t>Aplica mal el término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el INCOTERM pactado.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la transferencia de riesgos en el término aplicado.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</w:pPr>
            <w:r w:rsidRPr="00B07CEB">
              <w:rPr>
                <w:sz w:val="21"/>
                <w:szCs w:val="21"/>
              </w:rPr>
              <w:t>Costo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Omite tributos o gastos.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Determina el costo de importación con sus tributos.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Separa los tributos recuperables de los que forman parte del costo.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Hoja de cálculo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La hoja tiene errores de fórmula.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La hoja calcula correctamente el costo.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La hoja permite modificar los supuestos.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14: </w:t>
            </w:r>
            <w:r w:rsidR="00B07CEB" w:rsidRPr="00B07CEB">
              <w:rPr>
                <w:sz w:val="21"/>
                <w:szCs w:val="21"/>
                <w:lang w:val="es-ES"/>
              </w:rPr>
              <w:t>Cuadro de medición de activos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</w:pPr>
            <w:r w:rsidRPr="00B07CEB">
              <w:rPr>
                <w:sz w:val="21"/>
                <w:szCs w:val="21"/>
              </w:rPr>
              <w:t>Medición inicial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Omite componentes del costo.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Determina el costo inicial de cada activo.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Justifica los componentes incluidos y excluidos.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</w:pPr>
            <w:r w:rsidRPr="00B07CEB">
              <w:rPr>
                <w:sz w:val="21"/>
                <w:szCs w:val="21"/>
              </w:rPr>
              <w:t>Medición posterior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</w:pPr>
            <w:r w:rsidRPr="00B07CEB">
              <w:rPr>
                <w:sz w:val="21"/>
                <w:szCs w:val="21"/>
                <w:lang w:val="es-ES"/>
              </w:rPr>
              <w:t>No aplica un modelo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el modelo del costo o de revaluación.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Fundamenta los supuestos de vida útil y valor residual.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</w:pPr>
            <w:r w:rsidRPr="00B07CEB">
              <w:rPr>
                <w:sz w:val="21"/>
                <w:szCs w:val="21"/>
                <w:lang w:val="es-ES"/>
              </w:rPr>
              <w:t>Depreciación y amortización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cálculo es incorrecto.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Calcula la depreciación y la amortización.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la diferencia con la depreciación tributaria.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15: </w:t>
            </w:r>
            <w:r w:rsidRPr="00B07CEB">
              <w:rPr>
                <w:sz w:val="21"/>
                <w:szCs w:val="21"/>
                <w:lang w:val="es-ES"/>
              </w:rPr>
              <w:t>Prueba de deterioro de valor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Indicios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identifica indicios.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Identifica los indicios de deterioro.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Relaciona los indicios con el entorno de la entidad.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Importe recuperable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Calcula mal el valor en 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Determina el importe recuperable.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Analiza la sensibilidad de la tasa de descuento.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Pérdida por deterioro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registra la pérdida.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Reconoce y distribuye la pérdida en la unidad generadora de efectivo.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Revela la información exigida por la NIC 36.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16: </w:t>
            </w:r>
            <w:r w:rsidRPr="00B07CEB">
              <w:rPr>
                <w:sz w:val="21"/>
                <w:szCs w:val="21"/>
                <w:lang w:val="es-ES"/>
              </w:rPr>
              <w:t>Informe de activos mantenidos para la venta y arrendamientos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Activos mantenidos para la venta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verifica los requisitos.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Clasifica y mide el activo según la NIIF 5.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Presenta la operación discontinuada.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Arrendamientos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identifica el arrendamiento.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Reconoce el activo por derecho de uso y el pasivo.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las exenciones y analiza el plazo del arrendamiento.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Sustentación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sustenta su tratamiento.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Sustenta el tratamiento en equipo.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Responde con fundamento normativo.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17: </w:t>
            </w:r>
            <w:r w:rsidRPr="00B07CEB">
              <w:rPr>
                <w:sz w:val="21"/>
                <w:szCs w:val="21"/>
                <w:lang w:val="es-ES"/>
              </w:rPr>
              <w:t>Cuadro de provisiones y contingencias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Reconocimiento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Confunde provisión y pasivo contingente.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Distingue provisiones, activos y pasivos contingentes.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Evalúa la probabilidad de salida de recursos.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Medición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La medición es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Mide la provisión con la mejor estimación.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Considera el valor temporal del dinero.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Revelación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Omite la revelación.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Revela la información exigida por la NIC 37.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La revelación es completa y clara.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18: </w:t>
            </w:r>
            <w:r w:rsidRPr="00B07CEB">
              <w:rPr>
                <w:sz w:val="21"/>
                <w:szCs w:val="21"/>
                <w:lang w:val="es-ES"/>
              </w:rPr>
              <w:t>Planilla de provisiones por beneficios sociales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Base legal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No cita la norma laboral.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la Ley General del Trabajo.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Considera los cambios salariales del periodo.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Cálculo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cálculo es incorrecto.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Calcula la indemnización, el aguinaldo y las vacaciones.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Verifica los cálculos con la hoja de cálculo.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Registro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registra la provisión.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Registra la provisión del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Concilia la provisión con el pasivo laboral.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19: </w:t>
            </w:r>
            <w:r w:rsidRPr="00B07CEB">
              <w:rPr>
                <w:sz w:val="21"/>
                <w:szCs w:val="21"/>
                <w:lang w:val="es-ES"/>
              </w:rPr>
              <w:t>Informe del método de los cinco pasos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Contrato y obligaciones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No identifica las obligaciones de desempeño.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Identifica el contrato y sus obligaciones.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Analiza las modificaciones del contrato.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Reconocimiento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Reconoce el ingreso en un momento incorrecto.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Reconoce el ingreso al satisfacer cada obligación.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Distingue el reconocimiento a lo largo del tiempo y en un momento.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informe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informe aplica los cinco pasos.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informe revela la información exigida.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20: </w:t>
            </w:r>
            <w:r w:rsidRPr="00B07CEB">
              <w:rPr>
                <w:sz w:val="21"/>
                <w:szCs w:val="21"/>
                <w:lang w:val="es-ES"/>
              </w:rPr>
              <w:t>Práctico del precio de la transacción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Precio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Determina mal el precio.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Determina el precio de la transacción.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Incluye la contraprestación variable y la financiación.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Asignación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asigna el precio.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Asigna el precio según precios de venta independientes.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Ajusta la asignación ante cambios en el precio.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Desarrollo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desarrollo está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Resuelve todo el práctico.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El desarrollo es ordenado y verificado.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Producto 21:</w:t>
            </w:r>
            <w:r w:rsidR="00B07CEB"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 </w:t>
            </w:r>
            <w:r w:rsidR="00B07CEB" w:rsidRPr="00B07CEB">
              <w:rPr>
                <w:sz w:val="21"/>
                <w:szCs w:val="21"/>
                <w:lang w:val="es-ES"/>
              </w:rPr>
              <w:t>Estado de Situación Financiera</w:t>
            </w:r>
            <w:r w:rsidRPr="00B07CEB">
              <w:rPr>
                <w:sz w:val="21"/>
                <w:szCs w:val="21"/>
                <w:lang w:val="es-ES"/>
              </w:rPr>
              <w:t xml:space="preserve"> de apertura con arreglo a las NIIF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 o la NIIF para las PYMES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Reconocimiento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Mantiene partidas no admitidas.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Reconoce y da de baja las partidas según las NIIF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 o la NIIF para las PYMES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Reclasifica las partidas correctamente.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Medición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No mide conforme a las NIIF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 o la NIIF para las PYMES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Mide las partidas conforme a las NIIF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 o la NIIF para las PYMES</w:t>
            </w:r>
            <w:r w:rsidRPr="00B07CEB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Aplica las exenciones de la NIIF 1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 o la Sección de la NIIF para las PYMES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El </w:t>
            </w:r>
            <w:r w:rsidR="00B07CEB" w:rsidRPr="00B07CEB">
              <w:rPr>
                <w:sz w:val="21"/>
                <w:szCs w:val="21"/>
                <w:lang w:val="es-ES"/>
              </w:rPr>
              <w:t>estado de situación financiera</w:t>
            </w:r>
            <w:r w:rsidRPr="00B07CEB">
              <w:rPr>
                <w:sz w:val="21"/>
                <w:szCs w:val="21"/>
                <w:lang w:val="es-ES"/>
              </w:rPr>
              <w:t xml:space="preserve"> no cuadra.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El </w:t>
            </w:r>
            <w:r w:rsidR="00B07CEB" w:rsidRPr="00B07CEB">
              <w:rPr>
                <w:sz w:val="21"/>
                <w:szCs w:val="21"/>
                <w:lang w:val="es-ES"/>
              </w:rPr>
              <w:t>estado de situación financiera</w:t>
            </w:r>
            <w:r w:rsidRPr="00B07CEB">
              <w:rPr>
                <w:sz w:val="21"/>
                <w:szCs w:val="21"/>
                <w:lang w:val="es-ES"/>
              </w:rPr>
              <w:t xml:space="preserve"> de apertura cuadra.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El </w:t>
            </w:r>
            <w:r w:rsidR="00B07CEB" w:rsidRPr="00B07CEB">
              <w:rPr>
                <w:sz w:val="21"/>
                <w:szCs w:val="21"/>
                <w:lang w:val="es-ES"/>
              </w:rPr>
              <w:t>estado de situación financiera de apertura</w:t>
            </w:r>
            <w:r w:rsidRPr="00B07CEB">
              <w:rPr>
                <w:sz w:val="21"/>
                <w:szCs w:val="21"/>
                <w:lang w:val="es-ES"/>
              </w:rPr>
              <w:t xml:space="preserve"> referencia cada ajuste.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 xml:space="preserve">Producto 22: </w:t>
            </w:r>
            <w:r w:rsidRPr="00B07CEB">
              <w:rPr>
                <w:sz w:val="21"/>
                <w:szCs w:val="21"/>
              </w:rPr>
              <w:t>Conciliación del patrimonio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Ajustes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Omite ajustes.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Identifica los ajustes de la transición.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la causa de cada ajuste.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Conciliación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concilia.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Concilia el patrimonio.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Presenta la conciliación exigida por la NIIF 1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 y la NIIF para las PYMES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Explicación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explica los ajustes.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los ajustes en equipo.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Responde con fundamento normativo.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23: </w:t>
            </w:r>
            <w:r w:rsidRPr="00B07CEB">
              <w:rPr>
                <w:sz w:val="21"/>
                <w:szCs w:val="21"/>
                <w:lang w:val="es-ES"/>
              </w:rPr>
              <w:t>Informe de exenciones y excepciones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Exenciones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Confunde exenciones y excepciones.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Identifica las exenciones aplicadas.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Justifica cada exención elegida.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Excepciones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Omite excepciones.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Identifica las excepciones obligatorias.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Explica su efecto en el balance de apertura.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Exposición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expone el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Expone el caso ante el curso.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Responde con fundamento normativo.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24: </w:t>
            </w:r>
            <w:r w:rsidRPr="00B07CEB">
              <w:rPr>
                <w:sz w:val="21"/>
                <w:szCs w:val="21"/>
                <w:lang w:val="es-ES"/>
              </w:rPr>
              <w:t>Ensayo sobre la adopción de las</w:t>
            </w:r>
            <w:r w:rsidR="00B07CEB" w:rsidRPr="00B07CEB">
              <w:rPr>
                <w:sz w:val="21"/>
                <w:szCs w:val="21"/>
                <w:lang w:val="es-ES"/>
              </w:rPr>
              <w:t xml:space="preserve"> Normas</w:t>
            </w:r>
            <w:r w:rsidRPr="00B07CEB">
              <w:rPr>
                <w:sz w:val="21"/>
                <w:szCs w:val="21"/>
                <w:lang w:val="es-ES"/>
              </w:rPr>
              <w:t xml:space="preserve"> NIIF</w:t>
            </w:r>
            <w:r>
              <w:rPr>
                <w:sz w:val="21"/>
                <w:szCs w:val="21"/>
                <w:lang w:val="es-ES"/>
              </w:rPr>
              <w:t xml:space="preserve"> de Contabilidad y </w:t>
            </w:r>
            <w:del w:id="9007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la NIIF para ls PYMES</w:delText>
              </w:r>
              <w:r>
                <w:rPr>
                  <w:sz w:val="21"/>
                  <w:szCs w:val="21"/>
                  <w:lang w:val="es-ES"/>
                </w:rPr>
                <w:delText xml:space="preserve"> en Bolivia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la NIIF para las PYMES en Bolivia</w:t>
              </w:r>
            </w:ins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Análisis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El análisis es superficial.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Analiza las implicaciones de la adopción.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Considera los efectos tributarios y regulatorios.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Argumentación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No fundamenta sus ideas.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Fundamenta sus ideas con fuentes.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Contrasta posiciones con pensamiento crítico.</w:t>
            </w:r>
          </w:p>
        </w:tc>
      </w:tr>
      <w:tr w:rsidR="00B07CEB" w:rsidRPr="00B07CE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La redacción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</w:pPr>
            <w:r w:rsidRPr="00B07CEB">
              <w:rPr>
                <w:sz w:val="21"/>
                <w:szCs w:val="21"/>
              </w:rPr>
              <w:t>La redacción es clara.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La redacción es técnica y cita correctamente las fuentes.</w:t>
            </w:r>
          </w:p>
        </w:tc>
      </w:tr>
      <w:tr w:rsidR="00B07CEB" w:rsidRPr="00B07CEB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36" w:rsidRPr="00B07CEB" w:rsidRDefault="00EB0136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/>
              <w:jc w:val="center"/>
            </w:pPr>
            <w:r w:rsidRPr="00B07CEB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B07CEB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Bibliografía básica: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Código de Comercio, Decreto Ley N° 14379, de 25 de febrero de 1977.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Código Tributario Boliviano, Ley N° 2492, de 2 de agosto de 2003.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Colegio de Auditores o Contadores Públicos de Bolivia, CAUB – Consejo Técnico Nacional de Auditoría y Contabilidad, CTNAC (202</w:t>
            </w:r>
            <w:r w:rsidR="00B07CEB" w:rsidRPr="00B07CEB">
              <w:rPr>
                <w:sz w:val="21"/>
                <w:szCs w:val="21"/>
                <w:lang w:val="es-ES"/>
              </w:rPr>
              <w:t>5</w:t>
            </w:r>
            <w:r w:rsidRPr="00B07CEB">
              <w:rPr>
                <w:sz w:val="21"/>
                <w:szCs w:val="21"/>
                <w:lang w:val="es-ES"/>
              </w:rPr>
              <w:t xml:space="preserve">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Compendio de Normas de Contabilidad y Auditoría</w:t>
            </w:r>
            <w:r w:rsidRPr="00B07CEB">
              <w:rPr>
                <w:sz w:val="21"/>
                <w:szCs w:val="21"/>
                <w:lang w:val="es-ES"/>
              </w:rPr>
              <w:t>. Santa Cruz – Bolivia.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Consejo de Normas Internacionales de Sostenibilidad, ISSB (2023).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NIIF S1 Requerimientos Generales para la Revelación de Información Financiera relacionada con la Sostenibilidad y NIIF S2 Información a Revelar relacionada con el Clima</w:t>
            </w:r>
            <w:r w:rsidRPr="00B07CEB">
              <w:rPr>
                <w:sz w:val="21"/>
                <w:szCs w:val="21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Consejo Técnico Nacional de Auditoría y Contabilidad. Resolución CTNAC N° 01/20</w:t>
            </w:r>
            <w:r w:rsidR="00B07CEB" w:rsidRPr="00B07CEB">
              <w:rPr>
                <w:sz w:val="21"/>
                <w:szCs w:val="21"/>
                <w:lang w:val="es-ES"/>
              </w:rPr>
              <w:t>25</w:t>
            </w:r>
            <w:r w:rsidRPr="00B07CEB">
              <w:rPr>
                <w:sz w:val="21"/>
                <w:szCs w:val="21"/>
                <w:lang w:val="es-ES"/>
              </w:rPr>
              <w:t xml:space="preserve">, de </w:t>
            </w:r>
            <w:r w:rsidR="00B07CEB" w:rsidRPr="00B07CEB">
              <w:rPr>
                <w:sz w:val="21"/>
                <w:szCs w:val="21"/>
                <w:lang w:val="es-ES"/>
              </w:rPr>
              <w:t>10</w:t>
            </w:r>
            <w:r w:rsidRPr="00B07CEB">
              <w:rPr>
                <w:sz w:val="21"/>
                <w:szCs w:val="21"/>
                <w:lang w:val="es-ES"/>
              </w:rPr>
              <w:t xml:space="preserve"> de noviembre de 20</w:t>
            </w:r>
            <w:r w:rsidR="00B07CEB" w:rsidRPr="00B07CEB">
              <w:rPr>
                <w:sz w:val="21"/>
                <w:szCs w:val="21"/>
                <w:lang w:val="es-ES"/>
              </w:rPr>
              <w:t>25</w:t>
            </w:r>
            <w:r w:rsidRPr="00B07CEB">
              <w:rPr>
                <w:sz w:val="21"/>
                <w:szCs w:val="21"/>
                <w:lang w:val="es-ES"/>
              </w:rPr>
              <w:t>, sobre la vigencia de las Normas de Contabilidad Generalmente Aceptadas en Bolivia.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Consejo Técnico Nacional de Auditoría y Contabilidad. Resolución CTNAC N° 01/2024, de 21 de marzo de 2024, que adopta las Normas Internacionales de Información Financiera sobre Sostenibilidad.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Fundación de Normas Internacionales de Información Financiera, Fundación IFRS – Consejo de Normas Internacionales de Contabilidad, IASB (202</w:t>
            </w:r>
            <w:r w:rsidR="00B07CEB" w:rsidRPr="00B07CEB">
              <w:rPr>
                <w:sz w:val="21"/>
                <w:szCs w:val="21"/>
                <w:lang w:val="es-ES"/>
              </w:rPr>
              <w:t>6</w:t>
            </w:r>
            <w:r w:rsidRPr="00B07CEB">
              <w:rPr>
                <w:sz w:val="21"/>
                <w:szCs w:val="21"/>
                <w:lang w:val="es-ES"/>
              </w:rPr>
              <w:t xml:space="preserve">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Normas Internacionales de Información Financiera 202</w:t>
            </w:r>
            <w:r w:rsidR="00B07CEB" w:rsidRPr="00B07CEB">
              <w:rPr>
                <w:i/>
                <w:iCs/>
                <w:sz w:val="21"/>
                <w:szCs w:val="21"/>
                <w:lang w:val="es-ES"/>
              </w:rPr>
              <w:t>6</w:t>
            </w:r>
            <w:r w:rsidRPr="00B07CEB">
              <w:rPr>
                <w:sz w:val="21"/>
                <w:szCs w:val="21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Fundación del Comité de Normas Internacionales de Contabilidad, IASCF – Consejo de Normas Internacionales de Contabilidad, IASB (2025).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NIIF para las PYMES</w:t>
            </w:r>
            <w:r w:rsidRPr="00B07CEB">
              <w:rPr>
                <w:sz w:val="21"/>
                <w:szCs w:val="21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Fundación IFRS (2016).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Documento Informativo para Presidentes de Corporaciones, Directores Ejecutivos, Comités de Auditoría y Consejos de Administración</w:t>
            </w:r>
            <w:r w:rsidRPr="00B07CEB">
              <w:rPr>
                <w:sz w:val="21"/>
                <w:szCs w:val="21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Fundación IFRS – Consejo de Normas Internacionales de Contabilidad, IASB (2013).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Una Guía para Micro Entidades que Apliquen la NIIF para las PYMES</w:t>
            </w:r>
            <w:r w:rsidRPr="00B07CEB">
              <w:rPr>
                <w:sz w:val="21"/>
                <w:szCs w:val="21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Normas legales (resoluciones y otras) relacionadas con la aprobación de normas contables y la preparación de estados financieros.</w:t>
            </w:r>
          </w:p>
          <w:p w:rsidR="00EB0136" w:rsidRPr="00B07CEB" w:rsidRDefault="00000000" w:rsidP="00B07CEB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Normas tributarias relacionadas con la preparación de estados financieros.</w:t>
            </w:r>
          </w:p>
        </w:tc>
      </w:tr>
      <w:tr w:rsidR="00EB0136" w:rsidRPr="00B07CEB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0136" w:rsidRPr="00B07CEB" w:rsidRDefault="00000000">
            <w:pPr>
              <w:spacing w:before="20" w:after="20"/>
              <w:rPr>
                <w:lang w:val="es-ES"/>
              </w:rPr>
            </w:pPr>
            <w:r w:rsidRPr="00B07CEB">
              <w:rPr>
                <w:b/>
                <w:bCs/>
                <w:i/>
                <w:iCs/>
                <w:sz w:val="21"/>
                <w:szCs w:val="21"/>
                <w:lang w:val="es-ES"/>
              </w:rPr>
              <w:t>Bibliografía complementaria: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Alcalá, D. (2006).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NIC / NIIF Ejercicios Resueltos Comentados</w:t>
            </w:r>
            <w:r w:rsidRPr="00B07CEB">
              <w:rPr>
                <w:sz w:val="21"/>
                <w:szCs w:val="21"/>
                <w:lang w:val="es-ES"/>
              </w:rPr>
              <w:t>. España: Ediciones Gestión 2000.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Ayala, P. (2011).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Aplicación Práctica de las Normas Internacionales de Información Financiera</w:t>
            </w:r>
            <w:r w:rsidRPr="00B07CEB">
              <w:rPr>
                <w:sz w:val="21"/>
                <w:szCs w:val="21"/>
                <w:lang w:val="es-ES"/>
              </w:rPr>
              <w:t>. Perú: Pacífico Editores SAC.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Barrientos, M. y Sarmiento, D. (2009).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Normas Internacionales de Información Financiera</w:t>
            </w:r>
            <w:r w:rsidRPr="00B07CEB">
              <w:rPr>
                <w:sz w:val="21"/>
                <w:szCs w:val="21"/>
                <w:lang w:val="es-ES"/>
              </w:rPr>
              <w:t>. Colombia.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Cámara de Comercio Internacional. INCOTERMS 2020.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Centellas España, R. (2014).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Normas Internacionales de Información Financiera</w:t>
            </w:r>
            <w:r w:rsidRPr="00B07CEB">
              <w:rPr>
                <w:sz w:val="21"/>
                <w:szCs w:val="21"/>
                <w:lang w:val="es-ES"/>
              </w:rPr>
              <w:t>. La Paz – Bolivia: Editorial Quatro Hermanos.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Centellas España, R. y Gonzales Alanes, C. (2006).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Contabilidad Internacional – una herramienta para la toma de decisiones</w:t>
            </w:r>
            <w:r w:rsidRPr="00B07CEB">
              <w:rPr>
                <w:sz w:val="21"/>
                <w:szCs w:val="21"/>
                <w:lang w:val="es-ES"/>
              </w:rPr>
              <w:t>. La Paz – Bolivia: Ediciones Excelsior S.R.L.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Consejo Mexicano para la Investigación y Desarrollo de Normas de Información Financiera, IMCP (2023).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Normas de Información Financiera</w:t>
            </w:r>
            <w:r w:rsidRPr="00B07CEB">
              <w:rPr>
                <w:sz w:val="21"/>
                <w:szCs w:val="21"/>
                <w:lang w:val="es-ES"/>
              </w:rPr>
              <w:t>. México.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Consejo Técnico Nacional de Auditoría y Contabilidad. Norma de Contabilidad N° 3, Estados Financieros a Moneda Constante.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Consejo Técnico Nacional de Auditoría y Contabilidad. Resolución CTNAC N° 03/2020, de 8 de diciembre de 2020, y Boletín Técnico N° 1, de enero de 2026, sobre el ajuste integral por inflación.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lastRenderedPageBreak/>
              <w:t>Decreto Supremo N° 24051, Reglamento del Impuesto sobre las Utilidades de las Empresas, de 29 de junio de 1995.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Fowler Newton, E. (2001).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Cuestiones Contables Fundamentales</w:t>
            </w:r>
            <w:r w:rsidRPr="00B07CEB">
              <w:rPr>
                <w:sz w:val="21"/>
                <w:szCs w:val="21"/>
                <w:lang w:val="es-ES"/>
              </w:rPr>
              <w:t>. Buenos Aires – Argentina: Ediciones Macchi.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Gonzales Alanes, C. (2022).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Marco Normativo para la Preparación de la Información Financiera en Bolivia</w:t>
            </w:r>
            <w:r w:rsidRPr="00B07CEB">
              <w:rPr>
                <w:sz w:val="21"/>
                <w:szCs w:val="21"/>
                <w:lang w:val="es-ES"/>
              </w:rPr>
              <w:t>. 5ª ed., La Paz – Bolivia.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Hansen Holm (2011).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NIIF Teoría y Práctica</w:t>
            </w:r>
            <w:r w:rsidRPr="00B07CEB">
              <w:rPr>
                <w:sz w:val="21"/>
                <w:szCs w:val="21"/>
                <w:lang w:val="es-ES"/>
              </w:rPr>
              <w:t>. 2ª ed., Colombia.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Jiménez Cano, J. J. (2011).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NIIF/NIC Supuestos Prácticos</w:t>
            </w:r>
            <w:r w:rsidRPr="00B07CEB">
              <w:rPr>
                <w:sz w:val="21"/>
                <w:szCs w:val="21"/>
                <w:lang w:val="es-ES"/>
              </w:rPr>
              <w:t>. Colombia.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 xml:space="preserve">KPMG (2012). </w:t>
            </w:r>
            <w:r w:rsidRPr="00B07CEB">
              <w:rPr>
                <w:i/>
                <w:iCs/>
                <w:sz w:val="21"/>
                <w:szCs w:val="21"/>
                <w:lang w:val="es-ES"/>
              </w:rPr>
              <w:t>Las NIIF Comentadas – Guía Práctica de KPMG para comprender las NIIF</w:t>
            </w:r>
            <w:r w:rsidRPr="00B07CEB">
              <w:rPr>
                <w:sz w:val="21"/>
                <w:szCs w:val="21"/>
                <w:lang w:val="es-ES"/>
              </w:rPr>
              <w:t>. 4ª ed., España: Editorial Aranzadi.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Ley General del Trabajo, de 8 de diciembre de 1942, y Decreto Supremo N° 224, de 23 de agosto de 1943.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Ley N° 1990, General de Aduanas, de 28 de julio de 1999.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Ley N° 947, de Micro y Pequeñas Empresas, de 11 de mayo de 2017, y Decreto Supremo N° 3564, de 24 de mayo de 2018.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Ministerio de Economía y Finanzas Públicas. Resolución Ministerial N° 245, de 26 de junio de 2026, del régimen de tipo de cambio flexible.</w:t>
            </w:r>
          </w:p>
          <w:p w:rsidR="00EB0136" w:rsidRPr="00B07CEB" w:rsidRDefault="00000000">
            <w:pPr>
              <w:spacing w:before="10" w:after="10"/>
              <w:ind w:left="360" w:hanging="360"/>
              <w:rPr>
                <w:lang w:val="es-ES"/>
              </w:rPr>
            </w:pPr>
            <w:r w:rsidRPr="00B07CEB">
              <w:rPr>
                <w:sz w:val="21"/>
                <w:szCs w:val="21"/>
                <w:lang w:val="es-ES"/>
              </w:rPr>
              <w:t>Sitios web oficiales: www.ifrs.org, www.auditores.org.bo y www.ine.gob.bo.</w:t>
            </w:r>
          </w:p>
          <w:p w:rsidR="00EB0136" w:rsidRPr="00B07CEB" w:rsidRDefault="00000000">
            <w:pPr>
              <w:spacing w:before="10" w:after="10"/>
              <w:ind w:left="360" w:hanging="360"/>
            </w:pPr>
            <w:r w:rsidRPr="00B07CEB">
              <w:rPr>
                <w:sz w:val="21"/>
                <w:szCs w:val="21"/>
              </w:rPr>
              <w:t xml:space="preserve">Wiley (s.f.). </w:t>
            </w:r>
            <w:r w:rsidRPr="00B07CEB">
              <w:rPr>
                <w:i/>
                <w:iCs/>
                <w:sz w:val="21"/>
                <w:szCs w:val="21"/>
              </w:rPr>
              <w:t>International Financial Reporting Standards 2023</w:t>
            </w:r>
            <w:r w:rsidRPr="00B07CEB">
              <w:rPr>
                <w:sz w:val="21"/>
                <w:szCs w:val="21"/>
              </w:rPr>
              <w:t>. 17ª ed., Alemania: Wiley-VCH.</w:t>
            </w:r>
          </w:p>
        </w:tc>
      </w:tr>
    </w:tbl>
    <w:p w:rsidR="005E13D6" w:rsidRPr="00B07CEB" w:rsidRDefault="005E13D6"/>
    <w:sectPr w:rsidR="005E13D6" w:rsidRPr="00B07CEB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444B" w:rsidRDefault="0086444B">
      <w:r>
        <w:separator/>
      </w:r>
    </w:p>
  </w:endnote>
  <w:endnote w:type="continuationSeparator" w:id="0">
    <w:p w:rsidR="0086444B" w:rsidRDefault="00864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0136" w:rsidRDefault="00000000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223EF9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444B" w:rsidRDefault="0086444B">
      <w:r>
        <w:separator/>
      </w:r>
    </w:p>
  </w:footnote>
  <w:footnote w:type="continuationSeparator" w:id="0">
    <w:p w:rsidR="0086444B" w:rsidRDefault="008644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5F3C"/>
    <w:multiLevelType w:val="hybridMultilevel"/>
    <w:tmpl w:val="8F88C8A2"/>
    <w:lvl w:ilvl="0" w:tplc="9FB0AE5A">
      <w:start w:val="1"/>
      <w:numFmt w:val="bullet"/>
      <w:lvlText w:val="•"/>
      <w:lvlJc w:val="left"/>
      <w:pPr>
        <w:ind w:left="260" w:hanging="220"/>
      </w:pPr>
    </w:lvl>
    <w:lvl w:ilvl="1" w:tplc="26BA082E">
      <w:numFmt w:val="decimal"/>
      <w:lvlText w:val=""/>
      <w:lvlJc w:val="left"/>
    </w:lvl>
    <w:lvl w:ilvl="2" w:tplc="08B2068E">
      <w:numFmt w:val="decimal"/>
      <w:lvlText w:val=""/>
      <w:lvlJc w:val="left"/>
    </w:lvl>
    <w:lvl w:ilvl="3" w:tplc="D9342FE2">
      <w:numFmt w:val="decimal"/>
      <w:lvlText w:val=""/>
      <w:lvlJc w:val="left"/>
    </w:lvl>
    <w:lvl w:ilvl="4" w:tplc="5C4AE59A">
      <w:numFmt w:val="decimal"/>
      <w:lvlText w:val=""/>
      <w:lvlJc w:val="left"/>
    </w:lvl>
    <w:lvl w:ilvl="5" w:tplc="EBE2E95C">
      <w:numFmt w:val="decimal"/>
      <w:lvlText w:val=""/>
      <w:lvlJc w:val="left"/>
    </w:lvl>
    <w:lvl w:ilvl="6" w:tplc="FD1A97A2">
      <w:numFmt w:val="decimal"/>
      <w:lvlText w:val=""/>
      <w:lvlJc w:val="left"/>
    </w:lvl>
    <w:lvl w:ilvl="7" w:tplc="8F24F280">
      <w:numFmt w:val="decimal"/>
      <w:lvlText w:val=""/>
      <w:lvlJc w:val="left"/>
    </w:lvl>
    <w:lvl w:ilvl="8" w:tplc="CF1AC89E">
      <w:numFmt w:val="decimal"/>
      <w:lvlText w:val=""/>
      <w:lvlJc w:val="left"/>
    </w:lvl>
  </w:abstractNum>
  <w:abstractNum w:abstractNumId="1" w15:restartNumberingAfterBreak="0">
    <w:nsid w:val="127541FB"/>
    <w:multiLevelType w:val="hybridMultilevel"/>
    <w:tmpl w:val="DBE0AE74"/>
    <w:lvl w:ilvl="0" w:tplc="3CAA947E">
      <w:start w:val="1"/>
      <w:numFmt w:val="decimal"/>
      <w:lvlText w:val="%1."/>
      <w:lvlJc w:val="left"/>
      <w:pPr>
        <w:ind w:left="400" w:hanging="380"/>
      </w:pPr>
    </w:lvl>
    <w:lvl w:ilvl="1" w:tplc="42BEC4C8">
      <w:numFmt w:val="decimal"/>
      <w:lvlText w:val=""/>
      <w:lvlJc w:val="left"/>
    </w:lvl>
    <w:lvl w:ilvl="2" w:tplc="B418B038">
      <w:numFmt w:val="decimal"/>
      <w:lvlText w:val=""/>
      <w:lvlJc w:val="left"/>
    </w:lvl>
    <w:lvl w:ilvl="3" w:tplc="FA08C350">
      <w:numFmt w:val="decimal"/>
      <w:lvlText w:val=""/>
      <w:lvlJc w:val="left"/>
    </w:lvl>
    <w:lvl w:ilvl="4" w:tplc="4FA02ECA">
      <w:numFmt w:val="decimal"/>
      <w:lvlText w:val=""/>
      <w:lvlJc w:val="left"/>
    </w:lvl>
    <w:lvl w:ilvl="5" w:tplc="5EA4345C">
      <w:numFmt w:val="decimal"/>
      <w:lvlText w:val=""/>
      <w:lvlJc w:val="left"/>
    </w:lvl>
    <w:lvl w:ilvl="6" w:tplc="3538FC10">
      <w:numFmt w:val="decimal"/>
      <w:lvlText w:val=""/>
      <w:lvlJc w:val="left"/>
    </w:lvl>
    <w:lvl w:ilvl="7" w:tplc="7FD47C74">
      <w:numFmt w:val="decimal"/>
      <w:lvlText w:val=""/>
      <w:lvlJc w:val="left"/>
    </w:lvl>
    <w:lvl w:ilvl="8" w:tplc="D37844A2">
      <w:numFmt w:val="decimal"/>
      <w:lvlText w:val=""/>
      <w:lvlJc w:val="left"/>
    </w:lvl>
  </w:abstractNum>
  <w:abstractNum w:abstractNumId="2" w15:restartNumberingAfterBreak="0">
    <w:nsid w:val="56595506"/>
    <w:multiLevelType w:val="hybridMultilevel"/>
    <w:tmpl w:val="11BA5A5C"/>
    <w:lvl w:ilvl="0" w:tplc="105E26B8">
      <w:start w:val="1"/>
      <w:numFmt w:val="bullet"/>
      <w:lvlText w:val="●"/>
      <w:lvlJc w:val="left"/>
      <w:pPr>
        <w:ind w:left="720" w:hanging="360"/>
      </w:pPr>
    </w:lvl>
    <w:lvl w:ilvl="1" w:tplc="D3DE710A">
      <w:start w:val="1"/>
      <w:numFmt w:val="bullet"/>
      <w:lvlText w:val="○"/>
      <w:lvlJc w:val="left"/>
      <w:pPr>
        <w:ind w:left="1440" w:hanging="360"/>
      </w:pPr>
    </w:lvl>
    <w:lvl w:ilvl="2" w:tplc="23FCE452">
      <w:start w:val="1"/>
      <w:numFmt w:val="bullet"/>
      <w:lvlText w:val="■"/>
      <w:lvlJc w:val="left"/>
      <w:pPr>
        <w:ind w:left="2160" w:hanging="360"/>
      </w:pPr>
    </w:lvl>
    <w:lvl w:ilvl="3" w:tplc="DAF68F98">
      <w:start w:val="1"/>
      <w:numFmt w:val="bullet"/>
      <w:lvlText w:val="●"/>
      <w:lvlJc w:val="left"/>
      <w:pPr>
        <w:ind w:left="2880" w:hanging="360"/>
      </w:pPr>
    </w:lvl>
    <w:lvl w:ilvl="4" w:tplc="60865876">
      <w:start w:val="1"/>
      <w:numFmt w:val="bullet"/>
      <w:lvlText w:val="○"/>
      <w:lvlJc w:val="left"/>
      <w:pPr>
        <w:ind w:left="3600" w:hanging="360"/>
      </w:pPr>
    </w:lvl>
    <w:lvl w:ilvl="5" w:tplc="30A0D6CA">
      <w:start w:val="1"/>
      <w:numFmt w:val="bullet"/>
      <w:lvlText w:val="■"/>
      <w:lvlJc w:val="left"/>
      <w:pPr>
        <w:ind w:left="4320" w:hanging="360"/>
      </w:pPr>
    </w:lvl>
    <w:lvl w:ilvl="6" w:tplc="A6FE018C">
      <w:start w:val="1"/>
      <w:numFmt w:val="bullet"/>
      <w:lvlText w:val="●"/>
      <w:lvlJc w:val="left"/>
      <w:pPr>
        <w:ind w:left="5040" w:hanging="360"/>
      </w:pPr>
    </w:lvl>
    <w:lvl w:ilvl="7" w:tplc="BE5A3C6A">
      <w:start w:val="1"/>
      <w:numFmt w:val="bullet"/>
      <w:lvlText w:val="●"/>
      <w:lvlJc w:val="left"/>
      <w:pPr>
        <w:ind w:left="5760" w:hanging="360"/>
      </w:pPr>
    </w:lvl>
    <w:lvl w:ilvl="8" w:tplc="1B3C2FD4">
      <w:start w:val="1"/>
      <w:numFmt w:val="bullet"/>
      <w:lvlText w:val="●"/>
      <w:lvlJc w:val="left"/>
      <w:pPr>
        <w:ind w:left="6480" w:hanging="360"/>
      </w:pPr>
    </w:lvl>
  </w:abstractNum>
  <w:num w:numId="1" w16cid:durableId="1025323143">
    <w:abstractNumId w:val="2"/>
    <w:lvlOverride w:ilvl="0">
      <w:startOverride w:val="1"/>
    </w:lvlOverride>
  </w:num>
  <w:num w:numId="2" w16cid:durableId="2114282071">
    <w:abstractNumId w:val="1"/>
    <w:lvlOverride w:ilvl="0">
      <w:startOverride w:val="1"/>
    </w:lvlOverride>
  </w:num>
  <w:num w:numId="3" w16cid:durableId="1816099946">
    <w:abstractNumId w:val="0"/>
    <w:lvlOverride w:ilvl="0">
      <w:startOverride w:val="1"/>
    </w:lvlOverride>
  </w:num>
  <w:num w:numId="4" w16cid:durableId="150829774">
    <w:abstractNumId w:val="1"/>
    <w:lvlOverride w:ilvl="0">
      <w:startOverride w:val="1"/>
    </w:lvlOverride>
  </w:num>
  <w:num w:numId="5" w16cid:durableId="798760280">
    <w:abstractNumId w:val="1"/>
    <w:lvlOverride w:ilvl="0">
      <w:startOverride w:val="1"/>
    </w:lvlOverride>
  </w:num>
  <w:num w:numId="6" w16cid:durableId="686324125">
    <w:abstractNumId w:val="1"/>
    <w:lvlOverride w:ilvl="0">
      <w:startOverride w:val="1"/>
    </w:lvlOverride>
  </w:num>
  <w:num w:numId="7" w16cid:durableId="1753551732">
    <w:abstractNumId w:val="1"/>
    <w:lvlOverride w:ilvl="0">
      <w:startOverride w:val="1"/>
    </w:lvlOverride>
  </w:num>
  <w:num w:numId="8" w16cid:durableId="1694257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136"/>
    <w:rsid w:val="000B2F50"/>
    <w:rsid w:val="00193385"/>
    <w:rsid w:val="00223EF9"/>
    <w:rsid w:val="003D0135"/>
    <w:rsid w:val="004A69F6"/>
    <w:rsid w:val="005E13D6"/>
    <w:rsid w:val="006344D6"/>
    <w:rsid w:val="00635832"/>
    <w:rsid w:val="0086444B"/>
    <w:rsid w:val="00A22E1E"/>
    <w:rsid w:val="00AB5F4E"/>
    <w:rsid w:val="00B07CEB"/>
    <w:rsid w:val="00B31388"/>
    <w:rsid w:val="00B547CA"/>
    <w:rsid w:val="00B61545"/>
    <w:rsid w:val="00BD7D5B"/>
    <w:rsid w:val="00C8357D"/>
    <w:rsid w:val="00CE4D36"/>
    <w:rsid w:val="00CE636F"/>
    <w:rsid w:val="00D81DD5"/>
    <w:rsid w:val="00D83884"/>
    <w:rsid w:val="00E30A0E"/>
    <w:rsid w:val="00EB0136"/>
    <w:rsid w:val="00EB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580ED"/>
  <w15:docId w15:val="{A34087F8-E31A-4268-A490-B583B3EC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19</Pages>
  <Words>7589</Words>
  <Characters>43262</Characters>
  <Application>Microsoft Office Word</Application>
  <DocSecurity>0</DocSecurity>
  <Lines>360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Gonzales Alanes</cp:lastModifiedBy>
  <cp:revision>6</cp:revision>
  <dcterms:created xsi:type="dcterms:W3CDTF">2026-10-08T00:11:00Z</dcterms:created>
  <dcterms:modified xsi:type="dcterms:W3CDTF">2026-10-09T02:20:00Z</dcterms:modified>
</cp:coreProperties>
</file>
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A41C" w14:textId="77777777" w:rsidR="000A5747" w:rsidRDefault="00DF5118">
      <w:pPr>
        <w:spacing w:after="60"/>
      </w:pPr>
      <w:r>
        <w:rPr>
          <w:i/>
          <w:iCs/>
        </w:rPr>
        <w:t>Nivel: Licenciatura en Contaduría Pública</w:t>
      </w:r>
    </w:p>
    <w:p w14:paraId="05D3A5B6" w14:textId="77777777" w:rsidR="000A5747" w:rsidRDefault="00DF5118">
      <w:pPr>
        <w:spacing w:after="60"/>
        <w:jc w:val="center"/>
      </w:pPr>
      <w:r>
        <w:rPr>
          <w:b/>
          <w:bCs/>
        </w:rPr>
        <w:t>QUINTO AÑO</w:t>
      </w:r>
    </w:p>
    <w:tbl>
      <w:tblPr>
        <w:tblW w:w="9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415"/>
        <w:gridCol w:w="328"/>
        <w:gridCol w:w="502"/>
        <w:gridCol w:w="830"/>
        <w:gridCol w:w="415"/>
        <w:gridCol w:w="246"/>
        <w:gridCol w:w="999"/>
        <w:gridCol w:w="830"/>
        <w:gridCol w:w="164"/>
        <w:gridCol w:w="251"/>
        <w:gridCol w:w="415"/>
        <w:gridCol w:w="415"/>
        <w:gridCol w:w="415"/>
        <w:gridCol w:w="415"/>
        <w:gridCol w:w="82"/>
        <w:gridCol w:w="333"/>
        <w:gridCol w:w="1660"/>
      </w:tblGrid>
      <w:tr w:rsidR="000A5747" w14:paraId="2F2F28AC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8DAEF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3D5EB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28312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B1631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0A5747" w14:paraId="6B593188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82447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Taller de Grado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490CE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CPA-510</w:t>
            </w:r>
          </w:p>
        </w:tc>
        <w:tc>
          <w:tcPr>
            <w:tcW w:w="24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26F2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6F245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CPA-401 a CPA-408</w:t>
            </w:r>
          </w:p>
        </w:tc>
      </w:tr>
      <w:tr w:rsidR="000A5747" w14:paraId="7D2E9F5D" w14:textId="77777777" w:rsidTr="0000140A">
        <w:tc>
          <w:tcPr>
            <w:tcW w:w="747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E20E5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0E003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0A5747" w14:paraId="3293544F" w14:textId="77777777" w:rsidTr="0000140A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4AF8C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F2B9B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8B76C" w14:textId="77777777" w:rsidR="000A5747" w:rsidRPr="00377D80" w:rsidRDefault="00DF5118">
            <w:pPr>
              <w:spacing w:before="20" w:after="20"/>
              <w:jc w:val="center"/>
            </w:pPr>
            <w:del w:id="9013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delText xml:space="preserve">HTC</w:delText>
              </w:r>
            </w:del>
            <w:ins w:id="9014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t xml:space="preserve">HTG</w:t>
              </w:r>
            </w:ins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16E92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BA3B1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3902C" w14:textId="77777777" w:rsidR="000A5747" w:rsidRPr="00377D80" w:rsidRDefault="00DF5118">
            <w:pPr>
              <w:spacing w:before="20" w:after="20"/>
              <w:jc w:val="center"/>
            </w:pPr>
            <w:r w:rsidRPr="00377D80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EBDC7" w14:textId="77777777" w:rsidR="000A5747" w:rsidRPr="00377D80" w:rsidRDefault="000A5747">
            <w:pPr>
              <w:spacing w:before="20" w:after="20"/>
              <w:jc w:val="center"/>
            </w:pPr>
          </w:p>
        </w:tc>
      </w:tr>
      <w:tr w:rsidR="000A5747" w14:paraId="375C1F08" w14:textId="77777777" w:rsidTr="0000140A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2C72" w14:textId="4B163EFA" w:rsidR="000A5747" w:rsidRPr="00377D80" w:rsidRDefault="00C94B8A">
            <w:pPr>
              <w:spacing w:before="20" w:after="20"/>
              <w:jc w:val="center"/>
            </w:pPr>
            <w:r w:rsidRPr="00377D80"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3F1C6" w14:textId="0153D376" w:rsidR="000A5747" w:rsidRPr="00377D80" w:rsidRDefault="00C94B8A">
            <w:pPr>
              <w:spacing w:before="20" w:after="20"/>
              <w:jc w:val="center"/>
            </w:pPr>
            <w:r w:rsidRPr="00377D80"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F030A" w14:textId="54B42AB5" w:rsidR="000A5747" w:rsidRPr="00377D80" w:rsidRDefault="00C94B8A">
            <w:pPr>
              <w:spacing w:before="20" w:after="20"/>
              <w:jc w:val="center"/>
            </w:pPr>
            <w:r w:rsidRPr="00377D80"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43C65" w14:textId="4293124D" w:rsidR="000A5747" w:rsidRPr="00377D80" w:rsidRDefault="00C94B8A">
            <w:pPr>
              <w:spacing w:before="20" w:after="20"/>
              <w:jc w:val="center"/>
            </w:pPr>
            <w:r w:rsidRPr="00377D80"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DDD83" w14:textId="74C54616" w:rsidR="000A5747" w:rsidRPr="00377D80" w:rsidRDefault="0099700E">
            <w:pPr>
              <w:spacing w:before="20" w:after="20"/>
              <w:jc w:val="center"/>
            </w:pPr>
            <w:r w:rsidRPr="00377D80"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7B6DE" w14:textId="3AA1BAC7" w:rsidR="000A5747" w:rsidRPr="00377D80" w:rsidRDefault="00C94B8A">
            <w:pPr>
              <w:spacing w:before="20" w:after="20"/>
              <w:jc w:val="center"/>
            </w:pPr>
            <w:r w:rsidRPr="00377D80">
              <w:t>120</w:t>
            </w:r>
          </w:p>
        </w:tc>
        <w:tc>
          <w:tcPr>
            <w:tcW w:w="249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390B" w14:textId="77777777" w:rsidR="000A5747" w:rsidRPr="00377D80" w:rsidRDefault="000A5747"/>
        </w:tc>
      </w:tr>
      <w:tr w:rsidR="000A5747" w14:paraId="1FDBA8B7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F4D0C" w14:textId="77777777" w:rsidR="000A5747" w:rsidRDefault="00DF5118">
            <w:pPr>
              <w:spacing w:before="20" w:after="20"/>
              <w:jc w:val="center"/>
            </w:pPr>
            <w:r w:rsidRPr="00F74BD1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0A5747" w14:paraId="78C8BB07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F9DB8" w14:textId="0DC39DBA" w:rsidR="009F0C07" w:rsidRPr="00E7255A" w:rsidRDefault="009F0C07" w:rsidP="009F0C07">
            <w:pPr>
              <w:jc w:val="both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Formula un Perfil de Tesis de Grado o un Perfil de Proyecto de Grado en el ámbito de la Contaduría Pública, a partir de la identificación de una problemática relevante y pertinente, enmarcada en las líneas de investigación de la Carrera, articulando fundamentos teóricos, metodológicos y profesionales, con criterios de coherencia, rigor académico, factibilidad, ética y cumplimiento de la normativa institucional.</w:t>
            </w:r>
          </w:p>
          <w:p w14:paraId="48E448C6" w14:textId="77777777" w:rsidR="009F0C07" w:rsidRPr="00E7255A" w:rsidRDefault="009F0C07">
            <w:pPr>
              <w:spacing w:before="20" w:after="20"/>
              <w:jc w:val="center"/>
            </w:pPr>
          </w:p>
        </w:tc>
      </w:tr>
      <w:tr w:rsidR="000A5747" w14:paraId="1159A446" w14:textId="77777777" w:rsidTr="0000140A">
        <w:trPr>
          <w:cantSplit/>
        </w:trPr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BF959" w14:textId="77777777" w:rsidR="000A5747" w:rsidRPr="00345F32" w:rsidRDefault="00DF5118">
            <w:pPr>
              <w:spacing w:before="20" w:after="20"/>
              <w:jc w:val="both"/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345F32">
              <w:rPr>
                <w:sz w:val="21"/>
                <w:szCs w:val="21"/>
              </w:rPr>
              <w:t>Explica la relación entre la percepción de la realidad y la investigación científica y las modalidades de graduación vigentes, diferenciando la tesis de grado del proyecto de grado y del trabajo dirigido.</w:t>
            </w:r>
          </w:p>
        </w:tc>
      </w:tr>
      <w:tr w:rsidR="000A5747" w14:paraId="67EEC331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FDC36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FC1BC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81307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A5747" w14:paraId="27762533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B94F6" w14:textId="457F8619" w:rsidR="00545FF1" w:rsidRPr="00E7255A" w:rsidRDefault="00545FF1" w:rsidP="00E46DA6">
            <w:pPr>
              <w:pStyle w:val="Prrafodelista"/>
              <w:numPr>
                <w:ilvl w:val="0"/>
                <w:numId w:val="16"/>
              </w:numPr>
              <w:spacing w:before="10" w:after="10"/>
              <w:rPr>
                <w:sz w:val="21"/>
                <w:szCs w:val="21"/>
              </w:rPr>
            </w:pPr>
            <w:r w:rsidRPr="00545FF1">
              <w:rPr>
                <w:sz w:val="21"/>
                <w:szCs w:val="21"/>
              </w:rPr>
              <w:t>Analiza las dimensiones de la realidad y la relación sujeto-objeto en la investigación científica, diferenciando la realidad objetiva y subjetiva, con una perspectiva crítica y reflexiva.</w:t>
            </w:r>
          </w:p>
          <w:p w14:paraId="5640DCAB" w14:textId="77777777" w:rsidR="00545FF1" w:rsidRPr="00545FF1" w:rsidRDefault="00545FF1" w:rsidP="00545FF1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4C1FAE66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B619F86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5E55885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8E8B620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46B514D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45F0683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4C61A34" w14:textId="77777777" w:rsidR="00520A43" w:rsidRPr="00E7255A" w:rsidRDefault="00520A43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9AE7FEC" w14:textId="62D4C8DF" w:rsidR="00545FF1" w:rsidRPr="00545FF1" w:rsidRDefault="00545FF1" w:rsidP="00E46DA6">
            <w:pPr>
              <w:pStyle w:val="Prrafodelista"/>
              <w:numPr>
                <w:ilvl w:val="0"/>
                <w:numId w:val="16"/>
              </w:numPr>
              <w:spacing w:before="10" w:after="10"/>
              <w:rPr>
                <w:sz w:val="21"/>
                <w:szCs w:val="21"/>
              </w:rPr>
            </w:pPr>
            <w:r w:rsidRPr="00545FF1">
              <w:rPr>
                <w:sz w:val="21"/>
                <w:szCs w:val="21"/>
              </w:rPr>
              <w:t>Diferencia las modalidades de graduación reconocidas por la Carrera de Contaduría Pública, considerando su naturaleza, alcance, normativa vigente y vinculación con las líneas de investigación institucionales, para fundamentar la elección de la modalidad de graduación.</w:t>
            </w:r>
          </w:p>
          <w:p w14:paraId="256818CB" w14:textId="77777777" w:rsidR="001B0EF6" w:rsidRDefault="001B0EF6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1C3AC43" w14:textId="77777777" w:rsidR="00825A20" w:rsidRDefault="00825A20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DAAE926" w14:textId="77777777" w:rsidR="00825A20" w:rsidRDefault="00825A20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96B0306" w14:textId="77777777" w:rsidR="00825A20" w:rsidRDefault="00825A20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C3F6A6D" w14:textId="0F368B7C" w:rsidR="00825A20" w:rsidRPr="00E7255A" w:rsidRDefault="00825A20" w:rsidP="00545FF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62366" w14:textId="3C967DC6" w:rsidR="001B2941" w:rsidRPr="001B2941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1B2941">
              <w:rPr>
                <w:sz w:val="21"/>
                <w:szCs w:val="21"/>
              </w:rPr>
              <w:t>1.</w:t>
            </w:r>
            <w:r w:rsidRPr="00E7255A">
              <w:rPr>
                <w:sz w:val="21"/>
                <w:szCs w:val="21"/>
              </w:rPr>
              <w:t>1.</w:t>
            </w:r>
            <w:r w:rsidRPr="001B2941">
              <w:rPr>
                <w:sz w:val="21"/>
                <w:szCs w:val="21"/>
              </w:rPr>
              <w:t xml:space="preserve"> Explica las dimensiones de la realidad, diferenciando sus componentes objetivos y subjetivos y su vinculación con la investigación científica.</w:t>
            </w:r>
          </w:p>
          <w:p w14:paraId="7208C0A0" w14:textId="77777777" w:rsidR="00520A43" w:rsidRPr="00E7255A" w:rsidRDefault="00520A43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0490EC8" w14:textId="77777777" w:rsidR="00520A43" w:rsidRPr="00E7255A" w:rsidRDefault="00520A43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578B03C" w14:textId="6ED303E3" w:rsidR="001B2941" w:rsidRPr="00E7255A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1.</w:t>
            </w:r>
            <w:r w:rsidRPr="001B2941">
              <w:rPr>
                <w:sz w:val="21"/>
                <w:szCs w:val="21"/>
              </w:rPr>
              <w:t>2. Analiza la relación sujeto-objeto en la investigación científica, demostrando pensamiento crítico y reflexivo en la interpretación de la realidad económica, contable y financiera.</w:t>
            </w:r>
          </w:p>
          <w:p w14:paraId="3D6D1F10" w14:textId="77777777" w:rsidR="001B2941" w:rsidRPr="00E7255A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453FBC5" w14:textId="77777777" w:rsidR="00E46DA6" w:rsidRPr="00E7255A" w:rsidRDefault="00E46DA6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CC2724F" w14:textId="182AFDB6" w:rsidR="001B2941" w:rsidRPr="001B2941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2.</w:t>
            </w:r>
            <w:r w:rsidRPr="001B2941">
              <w:rPr>
                <w:sz w:val="21"/>
                <w:szCs w:val="21"/>
              </w:rPr>
              <w:t>1. Compara las modalidades de graduación reconocidas por la Carrera de Contaduría Pública, considerando su naturaleza, características, alcance y normativa institucional vigente.</w:t>
            </w:r>
          </w:p>
          <w:p w14:paraId="3109D3DF" w14:textId="77777777" w:rsidR="00520A43" w:rsidRPr="00E7255A" w:rsidRDefault="00520A43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AA8154B" w14:textId="20291F48" w:rsidR="001B2941" w:rsidRPr="001B2941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1B2941">
              <w:rPr>
                <w:sz w:val="21"/>
                <w:szCs w:val="21"/>
              </w:rPr>
              <w:t>2.</w:t>
            </w:r>
            <w:r w:rsidRPr="00E7255A">
              <w:rPr>
                <w:sz w:val="21"/>
                <w:szCs w:val="21"/>
              </w:rPr>
              <w:t>2.</w:t>
            </w:r>
            <w:r w:rsidRPr="001B2941">
              <w:rPr>
                <w:sz w:val="21"/>
                <w:szCs w:val="21"/>
              </w:rPr>
              <w:t xml:space="preserve"> Fundamenta la elección de la modalidad de graduación, considerando su pertinencia con la problemática de estudio, las líneas de investigación y las exigencias académicas correspondientes.</w:t>
            </w:r>
          </w:p>
          <w:p w14:paraId="1DD97B02" w14:textId="77777777" w:rsidR="001B2941" w:rsidRPr="001B2941" w:rsidRDefault="001B2941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C764CBC" w14:textId="51C719D0" w:rsidR="001B0EF6" w:rsidRPr="00E7255A" w:rsidRDefault="001B0EF6" w:rsidP="001B294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DD4D6" w14:textId="4A9EA45A" w:rsidR="00520A43" w:rsidRPr="00E7255A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</w:t>
            </w:r>
            <w:r w:rsidR="009F3EC8" w:rsidRPr="00E7255A">
              <w:rPr>
                <w:b/>
                <w:bCs/>
                <w:sz w:val="21"/>
                <w:szCs w:val="21"/>
              </w:rPr>
              <w:t>:</w:t>
            </w:r>
            <w:r w:rsidRPr="00E7255A">
              <w:rPr>
                <w:sz w:val="21"/>
                <w:szCs w:val="21"/>
              </w:rPr>
              <w:t xml:space="preserve"> </w:t>
            </w:r>
            <w:r w:rsidRPr="00520A43">
              <w:rPr>
                <w:sz w:val="21"/>
                <w:szCs w:val="21"/>
              </w:rPr>
              <w:t>Cuadro comparativo de las dimensiones de la realidad, diferenciando sus componentes objetivos y subjetivos y su vinculación con la investigación científica.</w:t>
            </w:r>
          </w:p>
          <w:p w14:paraId="0458E0FD" w14:textId="77777777" w:rsidR="00520A43" w:rsidRPr="00520A43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F5ABE6E" w14:textId="6E66F7F2" w:rsidR="00520A43" w:rsidRPr="00520A43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2</w:t>
            </w:r>
            <w:r w:rsidR="009F3EC8" w:rsidRPr="00E7255A">
              <w:rPr>
                <w:sz w:val="21"/>
                <w:szCs w:val="21"/>
              </w:rPr>
              <w:t>:</w:t>
            </w:r>
            <w:r w:rsidRPr="00520A43">
              <w:rPr>
                <w:sz w:val="21"/>
                <w:szCs w:val="21"/>
              </w:rPr>
              <w:t xml:space="preserve"> Informe de análisis de la relación sujeto-objeto en la investigación científica, aplicado a una problemática del ámbito económico, contable o financiero.</w:t>
            </w:r>
          </w:p>
          <w:p w14:paraId="757EF199" w14:textId="77777777" w:rsidR="00D54BCC" w:rsidRPr="00E7255A" w:rsidRDefault="00D54BCC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7643D9D" w14:textId="77777777" w:rsidR="00E46DA6" w:rsidRPr="00E7255A" w:rsidRDefault="00E46DA6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DCEA97B" w14:textId="77777777" w:rsidR="00E46DA6" w:rsidRPr="00E7255A" w:rsidRDefault="00E46DA6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04E2399" w14:textId="64EE876F" w:rsidR="00520A43" w:rsidRPr="00520A43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3:</w:t>
            </w:r>
            <w:r w:rsidRPr="00E7255A">
              <w:rPr>
                <w:sz w:val="21"/>
                <w:szCs w:val="21"/>
              </w:rPr>
              <w:t xml:space="preserve"> </w:t>
            </w:r>
            <w:r w:rsidRPr="00520A43">
              <w:rPr>
                <w:sz w:val="21"/>
                <w:szCs w:val="21"/>
              </w:rPr>
              <w:t>Cuadro comparativo de las modalidades de graduación reconocidas por la Carrera de Contaduría Pública, considerando su naturaleza, características, alcance y normativa institucional vigente.</w:t>
            </w:r>
          </w:p>
          <w:p w14:paraId="60B88457" w14:textId="629D6A06" w:rsidR="00520A43" w:rsidRPr="00520A43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del w:id="9031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delText xml:space="preserve">Producto 4:</w:delText>
              </w:r>
              <w:r>
                <w:rPr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 Informe de justificación</w:delText>
              </w:r>
            </w:del>
            <w:ins w:id="9032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t xml:space="preserve">Producto 4: Informe de justificación</w:t>
              </w:r>
            </w:ins>
            <w:r>
              <w:rPr>
                <w:sz w:val="21"/>
                <w:szCs w:val="21"/>
              </w:rPr>
              <w:t xml:space="preserve"> de la modalidad de graduación seleccionada, fundamentando su pertinencia con la problemática de estudio, las líneas de investigación y las exigencias académicas correspondientes.</w:t>
            </w:r>
          </w:p>
          <w:p w14:paraId="40736F00" w14:textId="43B55FCD" w:rsidR="00520A43" w:rsidRPr="00E7255A" w:rsidRDefault="00520A43" w:rsidP="00520A43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</w:tr>
      <w:tr w:rsidR="000A5747" w14:paraId="48134BD6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DD2F7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0A5747" w14:paraId="2386D9C4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11F32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67B75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B1D7B" w14:textId="77777777" w:rsidR="000A5747" w:rsidRDefault="00DF5118">
            <w:pPr>
              <w:spacing w:before="20" w:after="20"/>
              <w:jc w:val="center"/>
            </w:pPr>
            <w:r w:rsidRPr="00F83C34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A5747" w14:paraId="513652A2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D0521" w14:textId="77777777" w:rsidR="000A5747" w:rsidRPr="00E7255A" w:rsidRDefault="00DF5118">
            <w:pPr>
              <w:spacing w:before="20" w:after="20"/>
            </w:pPr>
            <w:r w:rsidRPr="00E7255A">
              <w:rPr>
                <w:sz w:val="21"/>
                <w:szCs w:val="21"/>
              </w:rPr>
              <w:t>Tema 1: Percepción de la realidad y su vínculo con la investigación científica</w:t>
            </w:r>
          </w:p>
          <w:p w14:paraId="169A7D10" w14:textId="77777777" w:rsidR="000A5747" w:rsidRPr="00E7255A" w:rsidRDefault="00DF5118">
            <w:pPr>
              <w:spacing w:before="20" w:after="20"/>
            </w:pPr>
            <w:r w:rsidRPr="00E7255A">
              <w:rPr>
                <w:sz w:val="21"/>
                <w:szCs w:val="21"/>
              </w:rPr>
              <w:t>Tema 2: Tipos y modalidades de graduación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C7986" w14:textId="16945860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Concepto y dimensiones de la realidad; la práctica </w:delText>
              </w:r>
              <w:r>
                <w:rPr>
                  <w:sz w:val="21"/>
                  <w:szCs w:val="21"/>
                </w:rPr>
                <w:delText xml:space="preserve">social.</w:delText>
              </w:r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C)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Concepto y dimensiones de la realidad; la práctica social. (C)</w:t>
              </w:r>
            </w:ins>
            <w:proofErr w:type="gramStart"/>
            <w:proofErr w:type="gramEnd"/>
          </w:p>
          <w:p w14:paraId="3C8ED1B0" w14:textId="74450F2D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Los modos de relación con la realidad y la relación sujeto-</w:t>
            </w:r>
            <w:proofErr w:type="gramStart"/>
            <w:r w:rsidRPr="00E7255A">
              <w:rPr>
                <w:sz w:val="21"/>
                <w:szCs w:val="21"/>
              </w:rPr>
              <w:t>objeto.</w:t>
            </w:r>
            <w:r w:rsidR="00AA3889">
              <w:rPr>
                <w:sz w:val="21"/>
                <w:szCs w:val="21"/>
              </w:rPr>
              <w:t>(</w:t>
            </w:r>
            <w:proofErr w:type="gramEnd"/>
            <w:r w:rsidR="00AA3889">
              <w:rPr>
                <w:sz w:val="21"/>
                <w:szCs w:val="21"/>
              </w:rPr>
              <w:t>C)</w:t>
            </w:r>
          </w:p>
          <w:p w14:paraId="4E0F15C4" w14:textId="2C188E72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Realidad objetiva y realidad subjetiva.</w:t>
            </w:r>
            <w:r w:rsidR="00AA3889">
              <w:rPr>
                <w:sz w:val="21"/>
                <w:szCs w:val="21"/>
              </w:rPr>
              <w:t xml:space="preserve"> (C)</w:t>
            </w:r>
          </w:p>
          <w:p w14:paraId="3F4B0D75" w14:textId="63FBC311" w:rsidR="00FC2F70" w:rsidRPr="00E7255A" w:rsidRDefault="00FC2F70" w:rsidP="00F83C34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t>Pensamiento crítico en la percepción e interpretación de la realidad y su relación con el conocimiento científico.</w:t>
            </w:r>
            <w:r w:rsidR="00AA3889">
              <w:t xml:space="preserve"> (A)</w:t>
            </w:r>
          </w:p>
          <w:p w14:paraId="586404F0" w14:textId="2339470A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Descripción y aplicabilidad del Reglamento General de Tipos y Modalidades de Graduación en el Sistema Universitario Boliviano.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101E5776" w14:textId="4EB9492B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Modalidades de graduación aplicables en la Carrera de Contaduría Pública en el marco de la normativa vigente: tesis de grado, proyecto de grado, trabajo dirigido</w:t>
            </w:r>
            <w:r w:rsidR="007816C6">
              <w:rPr>
                <w:sz w:val="21"/>
                <w:szCs w:val="21"/>
              </w:rPr>
              <w:t xml:space="preserve">, </w:t>
            </w:r>
            <w:r w:rsidRPr="00E7255A">
              <w:rPr>
                <w:sz w:val="21"/>
                <w:szCs w:val="21"/>
              </w:rPr>
              <w:t>examen de grado</w:t>
            </w:r>
            <w:r w:rsidR="007816C6">
              <w:rPr>
                <w:sz w:val="21"/>
                <w:szCs w:val="21"/>
              </w:rPr>
              <w:t xml:space="preserve"> y graduación por excelencia</w:t>
            </w:r>
            <w:r w:rsidRPr="00E7255A">
              <w:rPr>
                <w:sz w:val="21"/>
                <w:szCs w:val="21"/>
              </w:rPr>
              <w:t>.</w:t>
            </w:r>
            <w:r w:rsidR="00AA3889">
              <w:rPr>
                <w:sz w:val="21"/>
                <w:szCs w:val="21"/>
              </w:rPr>
              <w:t xml:space="preserve"> (C)</w:t>
            </w:r>
          </w:p>
          <w:p w14:paraId="7171AB78" w14:textId="03C34FE6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Diferencias entre la tesis de grado, el trabajo dirigido y el proyecto de grado.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30CC1EB2" w14:textId="50A7D870" w:rsidR="000A5747" w:rsidRPr="00E7255A" w:rsidRDefault="00DF511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7255A">
              <w:rPr>
                <w:sz w:val="21"/>
                <w:szCs w:val="21"/>
              </w:rPr>
              <w:t>Criterios para elegir la modalidad según el perfil del postulante y la disponibilidad de información.</w:t>
            </w:r>
            <w:r w:rsidR="00AA3889">
              <w:rPr>
                <w:sz w:val="21"/>
                <w:szCs w:val="21"/>
              </w:rPr>
              <w:t xml:space="preserve"> (A, P)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24F22" w14:textId="77777777" w:rsidR="000A5747" w:rsidRPr="00E7255A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Reglamento General de Tipos y Modalidades de Graduación vigente en el Sistema Universitario Boliviano.</w:t>
            </w:r>
          </w:p>
          <w:p w14:paraId="3662953B" w14:textId="77777777" w:rsidR="000A5747" w:rsidRPr="00E7255A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Modalidades de graduación reconocidas por la Carrera de Contaduría Pública de la Universidad Mayor de San Andrés.</w:t>
            </w:r>
          </w:p>
          <w:p w14:paraId="234763D9" w14:textId="77777777" w:rsidR="009D74DC" w:rsidRPr="00E7255A" w:rsidRDefault="009D74DC" w:rsidP="009D74DC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Reglamentación institucional aplicable a la elaboración y presentación de perfiles de Tesis de Grado y Proyecto de Grado.</w:t>
            </w:r>
          </w:p>
          <w:p w14:paraId="30067130" w14:textId="77777777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  <w:p w14:paraId="30FE87A5" w14:textId="77777777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  <w:p w14:paraId="27095D1E" w14:textId="77777777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  <w:p w14:paraId="725051F5" w14:textId="77777777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  <w:p w14:paraId="5598C020" w14:textId="77777777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  <w:p w14:paraId="7F03D604" w14:textId="08450A2F" w:rsidR="00F83C34" w:rsidRPr="00E7255A" w:rsidRDefault="00F83C34" w:rsidP="00F83C34">
            <w:pPr>
              <w:spacing w:before="10" w:after="10"/>
              <w:rPr>
                <w:sz w:val="21"/>
                <w:szCs w:val="21"/>
              </w:rPr>
            </w:pPr>
          </w:p>
        </w:tc>
      </w:tr>
      <w:tr w:rsidR="000A5747" w14:paraId="0A20B11C" w14:textId="77777777" w:rsidTr="0000140A">
        <w:trPr>
          <w:cantSplit/>
        </w:trPr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87FD" w14:textId="516C6D67" w:rsidR="003023BB" w:rsidRPr="00E7255A" w:rsidRDefault="003023BB">
            <w:pPr>
              <w:spacing w:before="20" w:after="20"/>
              <w:jc w:val="both"/>
              <w:rPr>
                <w:b/>
                <w:bCs/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 xml:space="preserve">Elemento de competencia 2: </w:t>
            </w:r>
            <w:r w:rsidRPr="00E7255A">
              <w:rPr>
                <w:sz w:val="21"/>
                <w:szCs w:val="21"/>
              </w:rPr>
              <w:t>Identifica y diferencia las características, tipos y estructuras del ensayo, artículo y monografía académica, mediante el análisis de ejemplos, reconociendo sus finalidades y particularidades metodológicas como conocimientos complementarios a su formación investigativa.</w:t>
            </w:r>
          </w:p>
          <w:p w14:paraId="2C0D025F" w14:textId="77777777" w:rsidR="0056510F" w:rsidRPr="00E7255A" w:rsidRDefault="0056510F" w:rsidP="003023BB">
            <w:pPr>
              <w:spacing w:before="20" w:after="20"/>
              <w:jc w:val="both"/>
              <w:rPr>
                <w:sz w:val="21"/>
                <w:szCs w:val="21"/>
              </w:rPr>
            </w:pPr>
          </w:p>
        </w:tc>
      </w:tr>
      <w:tr w:rsidR="000A5747" w14:paraId="7533CD4D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7344C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E1922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F8CE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A5747" w14:paraId="4265068E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72D55" w14:textId="3BE4B595" w:rsidR="00883057" w:rsidRPr="00E7255A" w:rsidRDefault="00883057" w:rsidP="00883057">
            <w:pPr>
              <w:pStyle w:val="Prrafodelista"/>
              <w:numPr>
                <w:ilvl w:val="0"/>
                <w:numId w:val="17"/>
              </w:numPr>
              <w:spacing w:before="10" w:after="10"/>
              <w:rPr>
                <w:sz w:val="21"/>
                <w:szCs w:val="21"/>
              </w:rPr>
            </w:pPr>
            <w:r w:rsidRPr="00883057">
              <w:rPr>
                <w:sz w:val="21"/>
                <w:szCs w:val="21"/>
              </w:rPr>
              <w:t>Identifica las características, tipos, finalidades y estructuras del ensayo y del artículo académico, diferenciando sus particularidades mediante el análisis de ejemplos.</w:t>
            </w:r>
          </w:p>
          <w:p w14:paraId="0090539F" w14:textId="77777777" w:rsidR="00883057" w:rsidRPr="00E7255A" w:rsidRDefault="00883057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0A8C1177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5C3AF1D3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5339EE33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2E63A9F0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50EE868F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2EB6B184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6AE734F8" w14:textId="77777777" w:rsidR="00893C54" w:rsidRPr="00E7255A" w:rsidRDefault="00893C54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1B289575" w14:textId="77777777" w:rsidR="008546E9" w:rsidRPr="00883057" w:rsidRDefault="008546E9" w:rsidP="00883057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32A2FEEE" w14:textId="24338AC9" w:rsidR="00883057" w:rsidRPr="00883057" w:rsidRDefault="00883057" w:rsidP="00883057">
            <w:pPr>
              <w:pStyle w:val="Prrafodelista"/>
              <w:numPr>
                <w:ilvl w:val="0"/>
                <w:numId w:val="17"/>
              </w:numPr>
              <w:spacing w:before="10" w:after="10"/>
              <w:rPr>
                <w:sz w:val="21"/>
                <w:szCs w:val="21"/>
              </w:rPr>
            </w:pPr>
            <w:r w:rsidRPr="00883057">
              <w:rPr>
                <w:sz w:val="21"/>
                <w:szCs w:val="21"/>
              </w:rPr>
              <w:t xml:space="preserve">Reconoce las características, finalidad y estructura de la monografía académica, identificando sus componentes y </w:t>
            </w:r>
            <w:r w:rsidRPr="00883057">
              <w:rPr>
                <w:sz w:val="21"/>
                <w:szCs w:val="21"/>
              </w:rPr>
              <w:lastRenderedPageBreak/>
              <w:t>particularidades metodológicas mediante el análisis de ejemplos.</w:t>
            </w:r>
          </w:p>
          <w:p w14:paraId="0D9B345A" w14:textId="3B014B29" w:rsidR="000A5747" w:rsidRPr="00E7255A" w:rsidRDefault="000A5747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757D4" w14:textId="77777777" w:rsidR="00883057" w:rsidRPr="00E7255A" w:rsidRDefault="00883057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883057">
              <w:rPr>
                <w:sz w:val="21"/>
                <w:szCs w:val="21"/>
              </w:rPr>
              <w:lastRenderedPageBreak/>
              <w:t>1.1. Explica las características, tipos, finalidades y estructuras del ensayo, diferenciando sus particularidades mediante el análisis de ejemplos.</w:t>
            </w:r>
          </w:p>
          <w:p w14:paraId="6ADC8AE6" w14:textId="77777777" w:rsidR="00883057" w:rsidRPr="00883057" w:rsidRDefault="00883057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FBEBDEA" w14:textId="77777777" w:rsidR="008546E9" w:rsidRPr="00E7255A" w:rsidRDefault="008546E9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8C13AC0" w14:textId="7E1B1342" w:rsidR="00883057" w:rsidRPr="00883057" w:rsidRDefault="00883057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883057">
              <w:rPr>
                <w:sz w:val="21"/>
                <w:szCs w:val="21"/>
              </w:rPr>
              <w:t>1.2. Describe las características, tipos, finalidades y estructuras del artículo académico y de opinión, identificando sus diferencias mediante el análisis de ejemplos.</w:t>
            </w:r>
          </w:p>
          <w:p w14:paraId="2D8C3ED5" w14:textId="77777777" w:rsidR="00F622BC" w:rsidRPr="00E7255A" w:rsidRDefault="00F622BC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EA772F3" w14:textId="77777777" w:rsidR="00893C54" w:rsidRPr="00E7255A" w:rsidRDefault="00893C54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68436AF" w14:textId="77777777" w:rsidR="00893C54" w:rsidRPr="00E7255A" w:rsidRDefault="00893C54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2704CB2" w14:textId="77777777" w:rsidR="00893C54" w:rsidRPr="00E7255A" w:rsidRDefault="00893C54" w:rsidP="00893C54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893C54">
              <w:rPr>
                <w:sz w:val="21"/>
                <w:szCs w:val="21"/>
              </w:rPr>
              <w:t>2.1. Explica las características, finalidad y particularidades metodológicas de la monografía académica, mediante el análisis de ejemplos.</w:t>
            </w:r>
          </w:p>
          <w:p w14:paraId="74EC2831" w14:textId="77777777" w:rsidR="00893C54" w:rsidRPr="00893C54" w:rsidRDefault="00893C54" w:rsidP="00893C54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93B0A26" w14:textId="77777777" w:rsidR="00893C54" w:rsidRPr="00893C54" w:rsidRDefault="00893C54" w:rsidP="00893C54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893C54">
              <w:rPr>
                <w:sz w:val="21"/>
                <w:szCs w:val="21"/>
              </w:rPr>
              <w:lastRenderedPageBreak/>
              <w:t>2.2. Identifica y diferencia los componentes estructurales de una monografía académica, explicando su función y organización dentro del documento.</w:t>
            </w:r>
          </w:p>
          <w:p w14:paraId="693E1BEB" w14:textId="685FFB16" w:rsidR="00893C54" w:rsidRPr="00E7255A" w:rsidRDefault="00893C54" w:rsidP="00883057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72093" w14:textId="38F730E2" w:rsidR="008546E9" w:rsidRPr="008546E9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lastRenderedPageBreak/>
              <w:t>Producto 5:</w:t>
            </w:r>
            <w:r w:rsidRPr="00E7255A">
              <w:rPr>
                <w:sz w:val="21"/>
                <w:szCs w:val="21"/>
              </w:rPr>
              <w:t xml:space="preserve"> </w:t>
            </w:r>
            <w:r w:rsidRPr="008546E9">
              <w:rPr>
                <w:sz w:val="21"/>
                <w:szCs w:val="21"/>
              </w:rPr>
              <w:t>Cuadro comparativo de los tipos de ensayo, considerando sus características, finalidades, estructuras y particularidades, a partir del análisis de ejemplos.</w:t>
            </w:r>
          </w:p>
          <w:p w14:paraId="2D4B9329" w14:textId="77777777" w:rsidR="008546E9" w:rsidRPr="00E7255A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7F99FAA" w14:textId="07C0000F" w:rsidR="008546E9" w:rsidRPr="008546E9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6:</w:t>
            </w:r>
            <w:r w:rsidRPr="008546E9">
              <w:rPr>
                <w:sz w:val="21"/>
                <w:szCs w:val="21"/>
              </w:rPr>
              <w:t xml:space="preserve"> Cuadro comparativo del artículo científico y del artículo de opinión, identificando sus características, finalidades, estructuras y diferencias fundamentales, a partir del análisis de ejemplos.</w:t>
            </w:r>
          </w:p>
          <w:p w14:paraId="250F901C" w14:textId="77777777" w:rsidR="000A5747" w:rsidRPr="00E7255A" w:rsidRDefault="000A5747" w:rsidP="009876B2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32AE578" w14:textId="01840239" w:rsidR="008546E9" w:rsidRPr="00E7255A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7:</w:t>
            </w:r>
            <w:r w:rsidRPr="00E7255A">
              <w:rPr>
                <w:sz w:val="21"/>
                <w:szCs w:val="21"/>
              </w:rPr>
              <w:t xml:space="preserve"> </w:t>
            </w:r>
            <w:r w:rsidRPr="008546E9">
              <w:rPr>
                <w:sz w:val="21"/>
                <w:szCs w:val="21"/>
              </w:rPr>
              <w:t>Cuadro descriptivo de las características, finalidad y particularidades metodológicas de la monografía académica, a partir del análisis de ejemplos.</w:t>
            </w:r>
          </w:p>
          <w:p w14:paraId="3BB7A4EA" w14:textId="77777777" w:rsidR="008546E9" w:rsidRPr="008546E9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FB204C8" w14:textId="6251BBA5" w:rsidR="008546E9" w:rsidRPr="008546E9" w:rsidRDefault="008546E9" w:rsidP="008546E9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lastRenderedPageBreak/>
              <w:t xml:space="preserve">Producto 8: </w:t>
            </w:r>
            <w:r w:rsidRPr="008546E9">
              <w:rPr>
                <w:sz w:val="21"/>
                <w:szCs w:val="21"/>
              </w:rPr>
              <w:t>Esquema estructural de una monografía académica, identificando sus componentes fundamentales, funciones y organización.</w:t>
            </w:r>
          </w:p>
          <w:p w14:paraId="14C0C57D" w14:textId="76D6318D" w:rsidR="008546E9" w:rsidRPr="00E7255A" w:rsidRDefault="008546E9" w:rsidP="009876B2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</w:tr>
      <w:tr w:rsidR="000A5747" w14:paraId="37E3DD60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94DA1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0A5747" w14:paraId="56BE433C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7515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86BDC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ED0D5" w14:textId="77777777" w:rsidR="000A5747" w:rsidRDefault="00DF5118">
            <w:pPr>
              <w:spacing w:before="20" w:after="20"/>
              <w:jc w:val="center"/>
            </w:pPr>
            <w:r w:rsidRPr="00427353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A5747" w14:paraId="67CFB927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6360D" w14:textId="77777777" w:rsidR="000A5747" w:rsidRDefault="00DF5118">
            <w:pPr>
              <w:spacing w:before="20" w:after="20"/>
            </w:pPr>
            <w:r>
              <w:rPr>
                <w:sz w:val="21"/>
                <w:szCs w:val="21"/>
              </w:rPr>
              <w:t>Tema 3: Ensayo</w:t>
            </w:r>
          </w:p>
          <w:p w14:paraId="40F48815" w14:textId="77777777" w:rsidR="000A5747" w:rsidRDefault="00DF5118">
            <w:pPr>
              <w:spacing w:before="20" w:after="20"/>
            </w:pPr>
            <w:r>
              <w:rPr>
                <w:sz w:val="21"/>
                <w:szCs w:val="21"/>
              </w:rPr>
              <w:t>Tema 4: Artículo</w:t>
            </w:r>
          </w:p>
          <w:p w14:paraId="00157509" w14:textId="77777777" w:rsidR="000A5747" w:rsidRDefault="00DF5118">
            <w:pPr>
              <w:spacing w:before="20" w:after="20"/>
            </w:pPr>
            <w:r>
              <w:rPr>
                <w:sz w:val="21"/>
                <w:szCs w:val="21"/>
              </w:rPr>
              <w:t>Tema 5: Monografía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8B513" w14:textId="7987AFC2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Concepto, tipos, partes, características y estructura del ensayo. </w:t>
            </w:r>
            <w:r w:rsidR="00AA3889">
              <w:rPr>
                <w:sz w:val="21"/>
                <w:szCs w:val="21"/>
              </w:rPr>
              <w:t>(C)</w:t>
            </w:r>
          </w:p>
          <w:p w14:paraId="00D78D99" w14:textId="27115791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Uso responsable de las herramientas de inteligencia artificial en la escritura académica y su declaración.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A,T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(A, T)</w:t>
              </w:r>
            </w:ins>
            <w:proofErr w:type="gramStart"/>
            <w:proofErr w:type="gramEnd"/>
          </w:p>
          <w:p w14:paraId="685FC513" w14:textId="50B3832E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>Procedimiento para elaborar el ensayo.</w:t>
            </w:r>
            <w:r w:rsidR="00AA3889">
              <w:rPr>
                <w:sz w:val="21"/>
                <w:szCs w:val="21"/>
              </w:rPr>
              <w:t xml:space="preserve"> (P)</w:t>
            </w:r>
            <w:r w:rsidRPr="00F826F7">
              <w:rPr>
                <w:sz w:val="21"/>
                <w:szCs w:val="21"/>
              </w:rPr>
              <w:t xml:space="preserve"> </w:t>
            </w:r>
          </w:p>
          <w:p w14:paraId="3D186755" w14:textId="58974B42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>
              <w:rPr>
                <w:sz w:val="21"/>
                <w:szCs w:val="21"/>
              </w:rPr>
              <w:t xml:space="preserve">Definición, propósito y características del </w:t>
            </w: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artículo científico o académico. </w:delText>
              </w:r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 )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artículo científico o académico. (C)</w:t>
              </w:r>
            </w:ins>
            <w:proofErr w:type="gramStart"/>
            <w:proofErr w:type="gramEnd"/>
          </w:p>
          <w:p w14:paraId="6C410FBA" w14:textId="437ED53F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Estructura del artículo científico conforme al sistema IMRYD: introducción, metodología, resultados y discusión. </w:t>
            </w:r>
            <w:r w:rsidR="00AA3889">
              <w:rPr>
                <w:sz w:val="21"/>
                <w:szCs w:val="21"/>
              </w:rPr>
              <w:t>(C, P)</w:t>
            </w:r>
          </w:p>
          <w:p w14:paraId="17054956" w14:textId="3C834F1E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Resumen, palabras clave y lectura crítica de artículos científicos. </w:t>
            </w:r>
            <w:r w:rsidR="00AA3889">
              <w:rPr>
                <w:sz w:val="21"/>
                <w:szCs w:val="21"/>
              </w:rPr>
              <w:t>(P, A)</w:t>
            </w:r>
          </w:p>
          <w:p w14:paraId="40DB17F9" w14:textId="47AD894C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Bases de datos académicas, identificadores de publicaciones y criterios de selección de fuentes confiables.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303379FC" w14:textId="5FB4E023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Concepto, carácter, características y tipos de monografía. </w:t>
            </w:r>
            <w:r w:rsidR="00AA3889">
              <w:rPr>
                <w:sz w:val="21"/>
                <w:szCs w:val="21"/>
              </w:rPr>
              <w:t>(C)</w:t>
            </w:r>
          </w:p>
          <w:p w14:paraId="41DB79CF" w14:textId="054D0E67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Etapas y partes de la monografía. </w:t>
            </w:r>
            <w:r w:rsidR="00AA3889">
              <w:rPr>
                <w:sz w:val="21"/>
                <w:szCs w:val="21"/>
              </w:rPr>
              <w:t>(C, P)</w:t>
            </w:r>
          </w:p>
          <w:p w14:paraId="1BDCDC0F" w14:textId="5F144325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>Estructura del proyecto de monografía.</w:t>
            </w:r>
            <w:r>
              <w:rPr>
                <w:sz w:val="21"/>
                <w:szCs w:val="21"/>
              </w:rPr>
              <w:t xml:space="preserve">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02F2E779" w14:textId="3887E2CA" w:rsidR="00C720B3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Estructura de la monografía.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0F8C9EA8" w14:textId="62742FFC" w:rsidR="000A5747" w:rsidRPr="00F826F7" w:rsidRDefault="00C720B3" w:rsidP="00C720B3">
            <w:pPr>
              <w:pStyle w:val="Prrafodelista"/>
              <w:numPr>
                <w:ilvl w:val="0"/>
                <w:numId w:val="18"/>
              </w:numPr>
              <w:spacing w:before="10" w:after="10"/>
            </w:pPr>
            <w:r w:rsidRPr="00F826F7">
              <w:rPr>
                <w:sz w:val="21"/>
                <w:szCs w:val="21"/>
              </w:rPr>
              <w:t xml:space="preserve">Normas de citación, uso de gestores de referencias bibliográficas y prevención del plagio.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 y A)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(C, P, A)</w:t>
              </w:r>
            </w:ins>
            <w:proofErr w:type="gramStart"/>
            <w:proofErr w:type="gramEnd"/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6083F" w14:textId="77777777" w:rsidR="001F0F6A" w:rsidRPr="00E7255A" w:rsidRDefault="001F0F6A" w:rsidP="00906DA0">
            <w:pPr>
              <w:pStyle w:val="Prrafodelista"/>
              <w:numPr>
                <w:ilvl w:val="0"/>
                <w:numId w:val="22"/>
              </w:numPr>
              <w:spacing w:before="10" w:after="10"/>
              <w:ind w:left="506" w:hanging="284"/>
            </w:pPr>
            <w:r w:rsidRPr="00E7255A">
              <w:rPr>
                <w:sz w:val="21"/>
                <w:szCs w:val="21"/>
              </w:rPr>
              <w:t>Normas ortográficas y gramaticales del español académico.</w:t>
            </w:r>
          </w:p>
          <w:p w14:paraId="615E204E" w14:textId="77777777" w:rsidR="00906DA0" w:rsidRPr="00E7255A" w:rsidRDefault="00906DA0" w:rsidP="00906DA0">
            <w:pPr>
              <w:pStyle w:val="Prrafodelista"/>
              <w:spacing w:before="10" w:after="10"/>
              <w:ind w:left="506"/>
            </w:pPr>
          </w:p>
          <w:p w14:paraId="2C71E034" w14:textId="6E7FFB30" w:rsidR="001F0F6A" w:rsidRPr="00E7255A" w:rsidRDefault="001F0F6A" w:rsidP="00906DA0">
            <w:pPr>
              <w:pStyle w:val="Prrafodelista"/>
              <w:numPr>
                <w:ilvl w:val="0"/>
                <w:numId w:val="22"/>
              </w:numPr>
              <w:spacing w:after="120"/>
              <w:ind w:left="506" w:hanging="284"/>
              <w:jc w:val="both"/>
              <w:rPr>
                <w:rFonts w:asciiTheme="minorHAnsi" w:hAnsiTheme="minorHAnsi" w:cstheme="minorHAnsi"/>
              </w:rPr>
            </w:pPr>
            <w:r w:rsidRPr="00E7255A">
              <w:rPr>
                <w:sz w:val="21"/>
                <w:szCs w:val="21"/>
              </w:rPr>
              <w:t>Técnicas de lectura comprensiva y de síntesis de textos académicos.</w:t>
            </w:r>
          </w:p>
          <w:p w14:paraId="0DA4013A" w14:textId="3ED44E5C" w:rsidR="000A5747" w:rsidRDefault="000A5747" w:rsidP="00906DA0">
            <w:pPr>
              <w:pStyle w:val="Prrafodelista"/>
              <w:spacing w:before="10" w:after="10"/>
              <w:ind w:left="400"/>
            </w:pPr>
          </w:p>
        </w:tc>
      </w:tr>
      <w:tr w:rsidR="000A5747" w14:paraId="1E7D8C0B" w14:textId="77777777" w:rsidTr="0000140A">
        <w:trPr>
          <w:cantSplit/>
        </w:trPr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EF804" w14:textId="482242CD" w:rsidR="005F06BD" w:rsidRPr="00E7255A" w:rsidRDefault="005F06BD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E7255A">
              <w:rPr>
                <w:sz w:val="21"/>
                <w:szCs w:val="21"/>
              </w:rPr>
              <w:t>Elabora el Perfil de Tesis de Grado o el Perfil de Proyecto de Grado, a partir de la generación de una idea de investigación vinculada con las líneas de investigación de la Carrera de Contaduría Pública, mediante la identificación y problematización del objeto de estudio, la revisión de la literatura y la construcción de un modelo teórico o modelo aplicado, según la modalidad de graduación seleccionada</w:t>
            </w:r>
          </w:p>
        </w:tc>
      </w:tr>
      <w:tr w:rsidR="000A5747" w14:paraId="61069D9E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24CA0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26CAB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AE17" w14:textId="77777777" w:rsidR="000A5747" w:rsidRPr="00E7255A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0A5747" w14:paraId="30CA802B" w14:textId="77777777" w:rsidTr="0000140A">
        <w:trPr>
          <w:trHeight w:val="1783"/>
        </w:trPr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9A8F9" w14:textId="25435B52" w:rsidR="0033458E" w:rsidRPr="00E7255A" w:rsidRDefault="0033458E" w:rsidP="00F76B7A">
            <w:pPr>
              <w:pStyle w:val="Prrafodelista"/>
              <w:numPr>
                <w:ilvl w:val="0"/>
                <w:numId w:val="25"/>
              </w:numPr>
              <w:spacing w:before="10" w:after="10"/>
              <w:ind w:left="326" w:firstLine="0"/>
              <w:rPr>
                <w:sz w:val="21"/>
                <w:szCs w:val="21"/>
              </w:rPr>
            </w:pPr>
            <w:r w:rsidRPr="0033458E">
              <w:rPr>
                <w:sz w:val="21"/>
                <w:szCs w:val="21"/>
              </w:rPr>
              <w:t>Identifica y problematiza una temática de investigación pertinente al ámbito de la Contaduría Pública, vinculada con las líneas de investigación institucionales, mediante la revisión de la literatura y la delimitación del objeto de estudio.</w:t>
            </w:r>
          </w:p>
          <w:p w14:paraId="71A65E2B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7F5CA553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37873443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0CE2943E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07BA223C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0557C447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2215F361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475DA9B3" w14:textId="77777777" w:rsidR="00F76B7A" w:rsidRPr="00E7255A" w:rsidRDefault="00F76B7A" w:rsidP="00F76B7A">
            <w:pPr>
              <w:spacing w:before="10" w:after="10"/>
              <w:rPr>
                <w:sz w:val="21"/>
                <w:szCs w:val="21"/>
              </w:rPr>
            </w:pPr>
          </w:p>
          <w:p w14:paraId="27CC7247" w14:textId="77777777" w:rsidR="0033458E" w:rsidRPr="00E7255A" w:rsidRDefault="0033458E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C591FCA" w14:textId="77777777" w:rsidR="005945B2" w:rsidRPr="00E7255A" w:rsidRDefault="005945B2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B9E1FC4" w14:textId="77777777" w:rsidR="005945B2" w:rsidRPr="00E7255A" w:rsidRDefault="005945B2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8542885" w14:textId="01D9FB32" w:rsidR="0033458E" w:rsidRPr="0033458E" w:rsidRDefault="0033458E" w:rsidP="005F06B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3458E">
              <w:rPr>
                <w:sz w:val="21"/>
                <w:szCs w:val="21"/>
              </w:rPr>
              <w:t>2. Estructura y elabora el Perfil de Tesis de Grado o el Perfil de Proyecto de Grado, articulando sus componentes teóricos y metodológicos con la construcción de un modelo teórico o modelo aplicado, según la modalidad seleccionada, bajo criterios de coherencia, rigor académico y normativa institucional.</w:t>
            </w:r>
          </w:p>
          <w:p w14:paraId="70610416" w14:textId="77777777" w:rsidR="000A5747" w:rsidRPr="00E7255A" w:rsidRDefault="000A5747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5EFE5DD" w14:textId="77777777" w:rsidR="00F76B7A" w:rsidRPr="00E7255A" w:rsidRDefault="00F76B7A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E557523" w14:textId="77777777" w:rsidR="00F76B7A" w:rsidRPr="00E7255A" w:rsidRDefault="00F76B7A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DA7B1A0" w14:textId="77777777" w:rsidR="00BB4B65" w:rsidRPr="00E7255A" w:rsidRDefault="00BB4B65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3D54AFF" w14:textId="77777777" w:rsidR="00F76B7A" w:rsidRPr="00E7255A" w:rsidRDefault="00F76B7A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3F848F2" w14:textId="3900DEA9" w:rsidR="00F76B7A" w:rsidRPr="00E7255A" w:rsidRDefault="00F76B7A" w:rsidP="0033458E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D91B" w14:textId="10A17C5C" w:rsidR="0067771B" w:rsidRPr="00E7255A" w:rsidRDefault="0067771B" w:rsidP="0067771B">
            <w:pPr>
              <w:pStyle w:val="Prrafodelista"/>
              <w:numPr>
                <w:ilvl w:val="1"/>
                <w:numId w:val="23"/>
              </w:numPr>
              <w:spacing w:before="10" w:after="10"/>
              <w:ind w:left="271" w:firstLine="0"/>
              <w:rPr>
                <w:sz w:val="21"/>
                <w:szCs w:val="21"/>
              </w:rPr>
            </w:pPr>
            <w:r w:rsidRPr="0067771B">
              <w:rPr>
                <w:sz w:val="21"/>
                <w:szCs w:val="21"/>
              </w:rPr>
              <w:lastRenderedPageBreak/>
              <w:t>Identifica y fundamenta una temática de investigación pertinente al ámbito de la Contaduría Pública, a partir de la generación de ideas, la revisión de la literatura y su vinculación con las líneas de investigación institucionales.</w:t>
            </w:r>
          </w:p>
          <w:p w14:paraId="4D1DC546" w14:textId="77777777" w:rsidR="0067771B" w:rsidRPr="00E7255A" w:rsidRDefault="0067771B" w:rsidP="0067771B">
            <w:pPr>
              <w:spacing w:before="10" w:after="10"/>
              <w:rPr>
                <w:sz w:val="21"/>
                <w:szCs w:val="21"/>
              </w:rPr>
            </w:pPr>
          </w:p>
          <w:p w14:paraId="38D64F00" w14:textId="77777777" w:rsidR="0067771B" w:rsidRPr="00E7255A" w:rsidRDefault="0067771B" w:rsidP="0067771B">
            <w:pPr>
              <w:pStyle w:val="Prrafodelista"/>
              <w:spacing w:before="10" w:after="10"/>
              <w:ind w:left="665"/>
              <w:rPr>
                <w:sz w:val="21"/>
                <w:szCs w:val="21"/>
              </w:rPr>
            </w:pPr>
          </w:p>
          <w:p w14:paraId="6F3C0C7F" w14:textId="77777777" w:rsidR="005945B2" w:rsidRPr="00E7255A" w:rsidRDefault="005945B2" w:rsidP="0067771B">
            <w:pPr>
              <w:pStyle w:val="Prrafodelista"/>
              <w:spacing w:before="10" w:after="10"/>
              <w:ind w:left="665"/>
              <w:rPr>
                <w:sz w:val="21"/>
                <w:szCs w:val="21"/>
              </w:rPr>
            </w:pPr>
          </w:p>
          <w:p w14:paraId="54B7BD52" w14:textId="77777777" w:rsidR="005945B2" w:rsidRPr="0067771B" w:rsidRDefault="005945B2" w:rsidP="0067771B">
            <w:pPr>
              <w:pStyle w:val="Prrafodelista"/>
              <w:spacing w:before="10" w:after="10"/>
              <w:ind w:left="665"/>
              <w:rPr>
                <w:sz w:val="21"/>
                <w:szCs w:val="21"/>
              </w:rPr>
            </w:pPr>
          </w:p>
          <w:p w14:paraId="4B46CF2D" w14:textId="1C10EAF0" w:rsidR="0067771B" w:rsidRPr="00E7255A" w:rsidRDefault="0067771B" w:rsidP="0067771B">
            <w:pPr>
              <w:pStyle w:val="Prrafodelista"/>
              <w:numPr>
                <w:ilvl w:val="1"/>
                <w:numId w:val="23"/>
              </w:numPr>
              <w:spacing w:before="10" w:after="10"/>
              <w:ind w:left="271" w:hanging="11"/>
              <w:rPr>
                <w:sz w:val="21"/>
                <w:szCs w:val="21"/>
              </w:rPr>
            </w:pPr>
            <w:r w:rsidRPr="0067771B">
              <w:rPr>
                <w:sz w:val="21"/>
                <w:szCs w:val="21"/>
              </w:rPr>
              <w:t>Analiza y problematiza el objeto de estudio, identificando las variables de investigación y delimitando el problema en sus dimensiones temática, espacial y temporal, según la modalidad de graduación seleccionada.</w:t>
            </w:r>
            <w:r w:rsidR="005945B2" w:rsidRPr="00E7255A">
              <w:rPr>
                <w:sz w:val="21"/>
                <w:szCs w:val="21"/>
              </w:rPr>
              <w:t xml:space="preserve"> </w:t>
            </w:r>
          </w:p>
          <w:p w14:paraId="53EB46F8" w14:textId="77777777" w:rsidR="005945B2" w:rsidRPr="00E7255A" w:rsidRDefault="005945B2" w:rsidP="005945B2">
            <w:pPr>
              <w:spacing w:before="10" w:after="10"/>
              <w:rPr>
                <w:sz w:val="21"/>
                <w:szCs w:val="21"/>
              </w:rPr>
            </w:pPr>
          </w:p>
          <w:p w14:paraId="2336C0F5" w14:textId="77777777" w:rsidR="005945B2" w:rsidRPr="00E7255A" w:rsidRDefault="005945B2" w:rsidP="005945B2">
            <w:pPr>
              <w:spacing w:before="10" w:after="10"/>
              <w:rPr>
                <w:sz w:val="21"/>
                <w:szCs w:val="21"/>
              </w:rPr>
            </w:pPr>
          </w:p>
          <w:p w14:paraId="6DC0706C" w14:textId="1BCBC59E" w:rsidR="00F76B7A" w:rsidRPr="00E7255A" w:rsidRDefault="00F76B7A" w:rsidP="00F76B7A">
            <w:pPr>
              <w:pStyle w:val="Prrafodelista"/>
              <w:numPr>
                <w:ilvl w:val="1"/>
                <w:numId w:val="17"/>
              </w:numPr>
              <w:spacing w:before="10" w:after="10"/>
              <w:ind w:left="271" w:hanging="11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Organiza y articula los componentes teóricos y metodológicos del Perfil de Tesis de Grado o del Perfil de Proyecto de Grado, estableciendo coherencia entre el problema, los objetivos, las variables de investigación y el modelo teórico o modelo aplicado, según la modalidad seleccionada.</w:t>
            </w:r>
          </w:p>
          <w:p w14:paraId="704B821F" w14:textId="77777777" w:rsidR="00F76B7A" w:rsidRPr="00E7255A" w:rsidRDefault="00F76B7A" w:rsidP="00F76B7A">
            <w:pPr>
              <w:pStyle w:val="Prrafodelista"/>
              <w:spacing w:before="10" w:after="10"/>
              <w:ind w:left="665"/>
              <w:rPr>
                <w:sz w:val="21"/>
                <w:szCs w:val="21"/>
              </w:rPr>
            </w:pPr>
          </w:p>
          <w:p w14:paraId="0AA5E0F0" w14:textId="77777777" w:rsidR="00F76B7A" w:rsidRPr="00F76B7A" w:rsidRDefault="00F76B7A" w:rsidP="00F76B7A">
            <w:pPr>
              <w:spacing w:before="10" w:after="10"/>
              <w:ind w:left="271"/>
              <w:rPr>
                <w:sz w:val="21"/>
                <w:szCs w:val="21"/>
              </w:rPr>
            </w:pPr>
            <w:r w:rsidRPr="00F76B7A">
              <w:rPr>
                <w:sz w:val="21"/>
                <w:szCs w:val="21"/>
              </w:rPr>
              <w:t>2.2. Estructura y desarrolla el Perfil de Tesis de Grado o del Perfil de Proyecto de Grado, integrando sus componentes conforme a criterios de coherencia metodológica, rigor académico y normativa institucional vigente.</w:t>
            </w:r>
          </w:p>
          <w:p w14:paraId="254ECE0E" w14:textId="77777777" w:rsidR="005945B2" w:rsidRPr="00E7255A" w:rsidRDefault="005945B2" w:rsidP="005945B2">
            <w:pPr>
              <w:spacing w:before="10" w:after="10"/>
              <w:rPr>
                <w:sz w:val="21"/>
                <w:szCs w:val="21"/>
              </w:rPr>
            </w:pPr>
          </w:p>
          <w:p w14:paraId="4D7557D6" w14:textId="77777777" w:rsidR="005945B2" w:rsidRPr="00E7255A" w:rsidRDefault="005945B2" w:rsidP="005945B2">
            <w:pPr>
              <w:spacing w:before="10" w:after="10"/>
              <w:rPr>
                <w:sz w:val="21"/>
                <w:szCs w:val="21"/>
              </w:rPr>
            </w:pPr>
          </w:p>
          <w:p w14:paraId="39FD43E6" w14:textId="1B44813D" w:rsidR="000A5747" w:rsidRPr="00E7255A" w:rsidRDefault="000A5747" w:rsidP="00BB4B65">
            <w:pPr>
              <w:pStyle w:val="Prrafodelista"/>
              <w:spacing w:before="10" w:after="10"/>
              <w:ind w:left="405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333F1" w14:textId="2A2CC349" w:rsidR="005945B2" w:rsidRPr="00E7255A" w:rsidRDefault="005945B2" w:rsidP="005945B2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lastRenderedPageBreak/>
              <w:t>Producto 9</w:t>
            </w:r>
            <w:r w:rsidRPr="00E7255A">
              <w:rPr>
                <w:sz w:val="21"/>
                <w:szCs w:val="21"/>
              </w:rPr>
              <w:t>: Documento de revisión de la literatura y construcción del modelo teórico o modelo aplicado, según la modalidad de graduación seleccionada, que sustente la identificación y fundamentación de la temática de investigación, en correspondencia con las líneas de investigación institucionales.</w:t>
            </w:r>
          </w:p>
          <w:p w14:paraId="5AF79D29" w14:textId="77777777" w:rsidR="005945B2" w:rsidRPr="00E7255A" w:rsidRDefault="005945B2" w:rsidP="005945B2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2DF977B" w14:textId="77777777" w:rsidR="00F76B7A" w:rsidRPr="00E7255A" w:rsidRDefault="00F76B7A" w:rsidP="005945B2">
            <w:pPr>
              <w:pStyle w:val="Prrafodelista"/>
              <w:spacing w:before="10" w:after="10"/>
              <w:ind w:left="271"/>
              <w:rPr>
                <w:b/>
                <w:bCs/>
                <w:sz w:val="21"/>
                <w:szCs w:val="21"/>
              </w:rPr>
            </w:pPr>
          </w:p>
          <w:p w14:paraId="1330C082" w14:textId="77777777" w:rsidR="0028744C" w:rsidRDefault="0028744C" w:rsidP="005945B2">
            <w:pPr>
              <w:pStyle w:val="Prrafodelista"/>
              <w:spacing w:before="10" w:after="10"/>
              <w:ind w:left="271"/>
              <w:rPr>
                <w:b/>
                <w:bCs/>
                <w:sz w:val="21"/>
                <w:szCs w:val="21"/>
              </w:rPr>
            </w:pPr>
          </w:p>
          <w:p w14:paraId="697FEBDF" w14:textId="47C60814" w:rsidR="005945B2" w:rsidRPr="00E7255A" w:rsidRDefault="005945B2" w:rsidP="005945B2">
            <w:pPr>
              <w:pStyle w:val="Prrafodelista"/>
              <w:spacing w:before="10" w:after="10"/>
              <w:ind w:left="271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10:</w:t>
            </w:r>
            <w:r w:rsidRPr="00E7255A">
              <w:rPr>
                <w:sz w:val="21"/>
                <w:szCs w:val="21"/>
              </w:rPr>
              <w:t xml:space="preserve"> </w:t>
            </w:r>
            <w:r w:rsidRPr="0067771B">
              <w:rPr>
                <w:sz w:val="21"/>
                <w:szCs w:val="21"/>
              </w:rPr>
              <w:t>Analiza y problematiza el objeto de estudio, identificando las variables de investigación y delimitando el problema en sus dimensiones temática, espacial y temporal, según la modalidad de graduación seleccionada.</w:t>
            </w:r>
          </w:p>
          <w:p w14:paraId="398DD7BE" w14:textId="77777777" w:rsidR="00F76B7A" w:rsidRPr="00E7255A" w:rsidRDefault="00F76B7A" w:rsidP="005945B2">
            <w:pPr>
              <w:pStyle w:val="Prrafodelista"/>
              <w:spacing w:before="10" w:after="10"/>
              <w:ind w:left="271"/>
              <w:rPr>
                <w:sz w:val="21"/>
                <w:szCs w:val="21"/>
              </w:rPr>
            </w:pPr>
          </w:p>
          <w:p w14:paraId="6C44AB27" w14:textId="25AEEF37" w:rsidR="00F76B7A" w:rsidRPr="00E7255A" w:rsidRDefault="00F76B7A" w:rsidP="005945B2">
            <w:pPr>
              <w:pStyle w:val="Prrafodelista"/>
              <w:spacing w:before="10" w:after="10"/>
              <w:ind w:left="271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11:</w:t>
            </w:r>
            <w:r w:rsidRPr="00E7255A">
              <w:rPr>
                <w:sz w:val="21"/>
                <w:szCs w:val="21"/>
              </w:rPr>
              <w:t xml:space="preserve"> </w:t>
            </w:r>
            <w:r w:rsidR="00184F2C" w:rsidRPr="00E7255A">
              <w:rPr>
                <w:sz w:val="21"/>
                <w:szCs w:val="21"/>
              </w:rPr>
              <w:t>Documento de construcción y fundamentación del modelo teórico o modelo aplicado, según la modalidad de graduación seleccionada, que establezca la articulación coherente entre las variables de investigación, sus relaciones y el objeto de estudio, sustentado en la revisión de la literatura científica y académica.</w:t>
            </w:r>
          </w:p>
          <w:p w14:paraId="051BB579" w14:textId="77777777" w:rsidR="00F76B7A" w:rsidRPr="00E7255A" w:rsidRDefault="00F76B7A" w:rsidP="005945B2">
            <w:pPr>
              <w:pStyle w:val="Prrafodelista"/>
              <w:spacing w:before="10" w:after="10"/>
              <w:ind w:left="271"/>
              <w:rPr>
                <w:sz w:val="21"/>
                <w:szCs w:val="21"/>
              </w:rPr>
            </w:pPr>
          </w:p>
          <w:p w14:paraId="67E3FF6A" w14:textId="10E13AC9" w:rsidR="000A5747" w:rsidRPr="00E7255A" w:rsidRDefault="00F76B7A" w:rsidP="00F76B7A">
            <w:pPr>
              <w:pStyle w:val="Prrafodelista"/>
              <w:spacing w:before="10" w:after="10"/>
              <w:ind w:left="271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12:</w:t>
            </w:r>
            <w:r w:rsidRPr="00E7255A">
              <w:rPr>
                <w:sz w:val="21"/>
                <w:szCs w:val="21"/>
              </w:rPr>
              <w:t xml:space="preserve"> Documento final del Perfil de Tesis de Grado o del Perfil de Proyecto de Grado, según la modalidad seleccionada, que integre de manera coherente y sistemática sus componentes teóricos y metodológicos, cumpliendo criterios de rigor académico y normativa institucional vigente.</w:t>
            </w:r>
          </w:p>
        </w:tc>
      </w:tr>
      <w:tr w:rsidR="000A5747" w14:paraId="19FE4ADE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3B25B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0A5747" w14:paraId="67CC6B96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AD926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970FB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00F6B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A5747" w14:paraId="61CD3DFD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8531A" w14:textId="77777777" w:rsidR="000A5747" w:rsidRPr="00E7255A" w:rsidRDefault="00DF5118">
            <w:pPr>
              <w:spacing w:before="20" w:after="2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Tema 6: Líneas de investigación en la Contaduría Pública</w:t>
            </w:r>
          </w:p>
          <w:p w14:paraId="3FEDA903" w14:textId="7DBCDC46" w:rsidR="00007BCE" w:rsidRPr="00E7255A" w:rsidRDefault="00DF5118" w:rsidP="00007BCE">
            <w:pPr>
              <w:spacing w:before="20" w:after="20"/>
            </w:pPr>
            <w:r w:rsidRPr="00E7255A">
              <w:rPr>
                <w:sz w:val="21"/>
                <w:szCs w:val="21"/>
              </w:rPr>
              <w:t>Tema 7: Elección del tema de investigación</w:t>
            </w:r>
            <w:r>
              <w:rPr>
                <w:sz w:val="21"/>
                <w:szCs w:val="21"/>
              </w:rPr>
              <w:t xml:space="preserve">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a partir Revisión Literaria y Modelo teórico/modelo aplicado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a partir de la revisión literaria y del modelo teórico o modelo aplicado</w:t>
              </w:r>
            </w:ins>
          </w:p>
          <w:p w14:paraId="5E74FD40" w14:textId="77777777" w:rsidR="000A5747" w:rsidRPr="00E7255A" w:rsidRDefault="00DF5118">
            <w:pPr>
              <w:spacing w:before="20" w:after="20"/>
            </w:pPr>
            <w:r w:rsidRPr="00E7255A">
              <w:rPr>
                <w:sz w:val="21"/>
                <w:szCs w:val="21"/>
              </w:rPr>
              <w:t>Tema 8: Elaboración del perfil de la tesis de grado</w:t>
            </w:r>
          </w:p>
          <w:p w14:paraId="49247A4F" w14:textId="608860F3" w:rsidR="000A5747" w:rsidRPr="00E7255A" w:rsidRDefault="00DF5118">
            <w:pPr>
              <w:spacing w:before="20" w:after="20"/>
            </w:pPr>
            <w:r w:rsidRPr="00E7255A">
              <w:rPr>
                <w:sz w:val="21"/>
                <w:szCs w:val="21"/>
              </w:rPr>
              <w:t xml:space="preserve">Tema 9: </w:t>
            </w:r>
            <w:r w:rsidR="00007BCE" w:rsidRPr="00E7255A">
              <w:rPr>
                <w:sz w:val="21"/>
                <w:szCs w:val="21"/>
              </w:rPr>
              <w:t xml:space="preserve">Estructura y contenido </w:t>
            </w:r>
            <w:r w:rsidRPr="00E7255A">
              <w:rPr>
                <w:sz w:val="21"/>
                <w:szCs w:val="21"/>
              </w:rPr>
              <w:t>de la tesis de grado</w:t>
            </w:r>
          </w:p>
          <w:p w14:paraId="1774FE6C" w14:textId="77777777" w:rsidR="000A5747" w:rsidRPr="00E7255A" w:rsidRDefault="00DF5118">
            <w:pPr>
              <w:spacing w:before="20" w:after="20"/>
            </w:pPr>
            <w:r w:rsidRPr="00E7255A">
              <w:rPr>
                <w:sz w:val="21"/>
                <w:szCs w:val="21"/>
              </w:rPr>
              <w:t>Tema 10: Elaboración del perfil del proyecto de grado</w:t>
            </w:r>
          </w:p>
          <w:p w14:paraId="7463C3BA" w14:textId="77777777" w:rsidR="00007BCE" w:rsidRPr="00E7255A" w:rsidRDefault="00DF5118" w:rsidP="00007BCE">
            <w:pPr>
              <w:spacing w:before="20" w:after="20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lastRenderedPageBreak/>
              <w:t xml:space="preserve">Tema 11: </w:t>
            </w:r>
            <w:r w:rsidR="00007BCE" w:rsidRPr="00E7255A">
              <w:rPr>
                <w:sz w:val="21"/>
                <w:szCs w:val="21"/>
              </w:rPr>
              <w:t>Estructura y contenido del proyecto de grado</w:t>
            </w:r>
          </w:p>
          <w:p w14:paraId="0968AD3E" w14:textId="381ABA24" w:rsidR="000A5747" w:rsidRPr="00E7255A" w:rsidRDefault="00DF5118" w:rsidP="00007BCE">
            <w:pPr>
              <w:spacing w:before="20" w:after="20"/>
            </w:pPr>
            <w:r w:rsidRPr="00E7255A">
              <w:rPr>
                <w:sz w:val="21"/>
                <w:szCs w:val="21"/>
              </w:rPr>
              <w:t xml:space="preserve">Tema 12: Trabajo dirigido o práctica </w:t>
            </w:r>
            <w:proofErr w:type="spellStart"/>
            <w:r w:rsidRPr="00E7255A">
              <w:rPr>
                <w:sz w:val="21"/>
                <w:szCs w:val="21"/>
              </w:rPr>
              <w:t>pre-profesional</w:t>
            </w:r>
            <w:proofErr w:type="spellEnd"/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DD4C" w14:textId="431A1FF3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lastRenderedPageBreak/>
              <w:t>Definición de líneas de investigación y áreas de acción de la Contaduría Pública con base en ellas.</w:t>
            </w:r>
            <w:r w:rsidR="00AA3889">
              <w:rPr>
                <w:sz w:val="21"/>
                <w:szCs w:val="21"/>
              </w:rPr>
              <w:t xml:space="preserve"> (C)</w:t>
            </w:r>
          </w:p>
          <w:p w14:paraId="749861CE" w14:textId="0584133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Áreas de acción con base en las organizaciones y problemas profesionales que pueden dar lugar a temas de investigación.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6725BFB5" w14:textId="295DC9F2" w:rsidR="000A5747" w:rsidRPr="00E7255A" w:rsidRDefault="00DF5118" w:rsidP="008F23A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8F23AB">
              <w:rPr>
                <w:sz w:val="21"/>
                <w:szCs w:val="21"/>
              </w:rPr>
              <w:t>Criterios y procedimientos de elección del tema de investigación</w:t>
            </w:r>
            <w:r w:rsidR="00007BCE" w:rsidRPr="008F23AB">
              <w:rPr>
                <w:sz w:val="21"/>
                <w:szCs w:val="21"/>
              </w:rPr>
              <w:t xml:space="preserve"> </w:t>
            </w:r>
            <w:r w:rsidR="00AA3889">
              <w:rPr>
                <w:sz w:val="21"/>
                <w:szCs w:val="21"/>
              </w:rPr>
              <w:t>(P)</w:t>
            </w:r>
          </w:p>
          <w:p w14:paraId="2E386091" w14:textId="7C608344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Acotación del tema de investigación y ejemplos prácticos.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43DD5E09" w14:textId="5214DE9B" w:rsidR="000A5747" w:rsidRPr="00AA3889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Definición del tema de investigación</w:t>
            </w:r>
            <w:r>
              <w:rPr>
                <w:sz w:val="21"/>
                <w:szCs w:val="21"/>
              </w:rPr>
              <w:t xml:space="preserve">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con base a revisión literaria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con base en la revisión literaria</w:t>
              </w:r>
            </w:ins>
            <w:r>
              <w:rPr>
                <w:sz w:val="21"/>
                <w:szCs w:val="21"/>
              </w:rPr>
              <w:t xml:space="preserve"> y modelo teórico/modelo aplicado.</w:t>
            </w:r>
            <w:r w:rsidR="00AA3889">
              <w:rPr>
                <w:sz w:val="21"/>
                <w:szCs w:val="21"/>
              </w:rPr>
              <w:t xml:space="preserve"> (C)</w:t>
            </w:r>
          </w:p>
          <w:p w14:paraId="1E6D646D" w14:textId="232349A8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Especificación del problema y de los objetivos de la investigación; determinación de la </w:t>
            </w:r>
            <w:proofErr w:type="gramStart"/>
            <w:r w:rsidRPr="00E7255A">
              <w:rPr>
                <w:sz w:val="21"/>
                <w:szCs w:val="21"/>
              </w:rPr>
              <w:t>hipótesis.</w:t>
            </w:r>
            <w:r w:rsidR="00AA3889">
              <w:rPr>
                <w:sz w:val="21"/>
                <w:szCs w:val="21"/>
              </w:rPr>
              <w:t>(</w:t>
            </w:r>
            <w:proofErr w:type="gramEnd"/>
            <w:r w:rsidR="00AA3889">
              <w:rPr>
                <w:sz w:val="21"/>
                <w:szCs w:val="21"/>
              </w:rPr>
              <w:t>P)</w:t>
            </w:r>
          </w:p>
          <w:p w14:paraId="65B26550" w14:textId="0F532E0E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lastRenderedPageBreak/>
              <w:t>Identificación de variables y construcción de la matriz de variables.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07E5A55A" w14:textId="3907F362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Establecimiento del diseño metodológico y recopilación y análisis de datos.</w:t>
            </w:r>
            <w:r w:rsidR="00AA3889">
              <w:rPr>
                <w:sz w:val="21"/>
                <w:szCs w:val="21"/>
              </w:rPr>
              <w:t xml:space="preserve"> (P)</w:t>
            </w:r>
          </w:p>
          <w:p w14:paraId="30D35B47" w14:textId="2A5D06BF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Determinación de la estructura del perfil y </w:t>
            </w:r>
            <w:r w:rsidR="00467B66" w:rsidRPr="00E7255A">
              <w:rPr>
                <w:sz w:val="21"/>
                <w:szCs w:val="21"/>
              </w:rPr>
              <w:t>elaboración</w:t>
            </w:r>
            <w:r w:rsidRPr="00E7255A">
              <w:rPr>
                <w:sz w:val="21"/>
                <w:szCs w:val="21"/>
              </w:rPr>
              <w:t xml:space="preserve"> del proyecto de </w:t>
            </w:r>
            <w:proofErr w:type="gramStart"/>
            <w:r w:rsidRPr="00E7255A">
              <w:rPr>
                <w:sz w:val="21"/>
                <w:szCs w:val="21"/>
              </w:rPr>
              <w:t>investigación.</w:t>
            </w:r>
            <w:r w:rsidR="00AA3889">
              <w:rPr>
                <w:sz w:val="21"/>
                <w:szCs w:val="21"/>
              </w:rPr>
              <w:t>(</w:t>
            </w:r>
            <w:proofErr w:type="gramEnd"/>
            <w:r w:rsidR="00AA3889">
              <w:rPr>
                <w:sz w:val="21"/>
                <w:szCs w:val="21"/>
              </w:rPr>
              <w:t>P)</w:t>
            </w:r>
          </w:p>
          <w:p w14:paraId="31B0D34E" w14:textId="6F748E22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 </w:t>
            </w:r>
            <w:r w:rsidR="00AA3889">
              <w:rPr>
                <w:sz w:val="21"/>
                <w:szCs w:val="21"/>
              </w:rPr>
              <w:t>Aplicación</w:t>
            </w:r>
            <w:r w:rsidRPr="00E7255A">
              <w:rPr>
                <w:sz w:val="21"/>
                <w:szCs w:val="21"/>
              </w:rPr>
              <w:t xml:space="preserve"> </w:t>
            </w:r>
            <w:r w:rsidR="00AA3889">
              <w:rPr>
                <w:sz w:val="21"/>
                <w:szCs w:val="21"/>
              </w:rPr>
              <w:t xml:space="preserve">de la </w:t>
            </w:r>
            <w:r w:rsidRPr="00E7255A">
              <w:rPr>
                <w:sz w:val="21"/>
                <w:szCs w:val="21"/>
              </w:rPr>
              <w:t>metodología de investigación y recopilación, procesamiento, análisis e interpretación de datos.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7EA0131F" w14:textId="2190D8FF" w:rsidR="00611D15" w:rsidRPr="00611D15" w:rsidRDefault="00DF5118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Determinación de la estructura</w:t>
            </w:r>
            <w:r>
              <w:rPr>
                <w:sz w:val="21"/>
                <w:szCs w:val="21"/>
              </w:rPr>
              <w:t xml:space="preserve"> y </w:t>
            </w:r>
            <w:del w:id="9025" w:author="Comisión de revisión 4.5" w:date="2026-10-13T00:00:00Z">
              <w:r>
                <w:rPr>
                  <w:sz w:val="21"/>
                  <w:szCs w:val="21"/>
                </w:rPr>
                <w:delText xml:space="preserve">contenido</w:delText>
              </w:r>
              <w:r>
                <w:rPr>
                  <w:sz w:val="21"/>
                  <w:szCs w:val="21"/>
                </w:rPr>
                <w:delText xml:space="preserve"> de la tesis de grado su</w:delText>
              </w:r>
              <w:r>
                <w:rPr>
                  <w:sz w:val="21"/>
                  <w:szCs w:val="21"/>
                </w:rPr>
                <w:delText xml:space="preserve"> n</w:delText>
              </w:r>
              <w:r>
                <w:delText xml:space="preserve">aturaleza</w:delText>
              </w:r>
            </w:del>
            <w:ins w:id="9026" w:author="Comisión de revisión 4.5" w:date="2026-10-13T00:00:00Z">
              <w:r>
                <w:rPr>
                  <w:sz w:val="21"/>
                  <w:szCs w:val="21"/>
                </w:rPr>
                <w:t xml:space="preserve">contenido de la tesis de grado: su naturaleza</w:t>
              </w:r>
            </w:ins>
            <w:r>
              <w:t xml:space="preserve">, finalidad y características de la Tesis de Grado.</w:t>
            </w:r>
            <w:r w:rsidR="00306147">
              <w:t xml:space="preserve"> (P)</w:t>
            </w:r>
          </w:p>
          <w:p w14:paraId="5E0A8DD0" w14:textId="52FD3301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Estructura general de la Tesis de Grado: elementos preliminares, cuerpo del trabajo y elementos </w:t>
            </w:r>
            <w:proofErr w:type="gramStart"/>
            <w:r w:rsidRPr="00611D15">
              <w:t>complementarios.</w:t>
            </w:r>
            <w:r w:rsidR="00306147">
              <w:t>(</w:t>
            </w:r>
            <w:proofErr w:type="gramEnd"/>
            <w:r w:rsidR="00306147">
              <w:t>P)</w:t>
            </w:r>
          </w:p>
          <w:p w14:paraId="55EF40A6" w14:textId="18D56F66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>Introducción y planteamiento del problema: antecedentes, problematización, objetivos, justificación y delimitación.</w:t>
            </w:r>
            <w:r w:rsidR="00306147">
              <w:t xml:space="preserve"> (P)</w:t>
            </w:r>
          </w:p>
          <w:p w14:paraId="56900335" w14:textId="1B1BDAFA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Marco teórico: fundamentos teóricos, conceptuales y normativos de la </w:t>
            </w:r>
            <w:proofErr w:type="gramStart"/>
            <w:r w:rsidRPr="00611D15">
              <w:t>investigación.</w:t>
            </w:r>
            <w:r w:rsidR="00306147">
              <w:t>(</w:t>
            </w:r>
            <w:proofErr w:type="gramEnd"/>
            <w:r w:rsidR="00306147">
              <w:t>P)</w:t>
            </w:r>
          </w:p>
          <w:p w14:paraId="6DD7FF76" w14:textId="1BD0BD39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Marco metodológico: enfoque, tipo, nivel, diseño, métodos, técnicas e instrumentos de </w:t>
            </w:r>
            <w:proofErr w:type="gramStart"/>
            <w:r w:rsidRPr="00611D15">
              <w:t>investigación.</w:t>
            </w:r>
            <w:r w:rsidR="00306147">
              <w:t>(</w:t>
            </w:r>
            <w:proofErr w:type="gramEnd"/>
            <w:r w:rsidR="00306147">
              <w:t>P)</w:t>
            </w:r>
          </w:p>
          <w:p w14:paraId="127051B3" w14:textId="0C0474A8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t xml:space="preserve">Marco práctico: presentación, análisis e interpretación de resultados, cumplimiento de objetivos y </w:t>
            </w:r>
            <w:del w:id="9027" w:author="Comisión de revisión 4.5" w:date="2026-10-13T00:00:00Z">
              <w:r>
                <w:delText xml:space="preserve">contrastación de hipótesis, </w:delText>
              </w:r>
              <w:r>
                <w:delText xml:space="preserve">(</w:delText>
              </w:r>
              <w:r>
                <w:delText xml:space="preserve">cuando corresponda</w:delText>
              </w:r>
              <w:r>
                <w:delText xml:space="preserve">)</w:delText>
              </w:r>
              <w:r>
                <w:delText xml:space="preserve">.</w:delText>
              </w:r>
              <w:r>
                <w:delText xml:space="preserve">(</w:delText>
              </w:r>
              <w:r>
                <w:delText xml:space="preserve">P)</w:delText>
              </w:r>
            </w:del>
            <w:ins w:id="9028" w:author="Comisión de revisión 4.5" w:date="2026-10-13T00:00:00Z">
              <w:r>
                <w:t xml:space="preserve">contrastación de hipótesis (cuando corresponda). (P)</w:t>
              </w:r>
            </w:ins>
            <w:proofErr w:type="gramStart"/>
            <w:proofErr w:type="gramEnd"/>
          </w:p>
          <w:p w14:paraId="79FAEF01" w14:textId="7B636843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Conclusiones y recomendaciones: características, finalidad y correspondencia con los resultados de la </w:t>
            </w:r>
            <w:proofErr w:type="gramStart"/>
            <w:r w:rsidRPr="00611D15">
              <w:t>investigación.</w:t>
            </w:r>
            <w:r w:rsidR="00306147">
              <w:t>(</w:t>
            </w:r>
            <w:proofErr w:type="gramEnd"/>
            <w:r w:rsidR="00306147">
              <w:t>P)</w:t>
            </w:r>
          </w:p>
          <w:p w14:paraId="2AAFF54C" w14:textId="53758278" w:rsidR="00611D15" w:rsidRPr="00611D15" w:rsidRDefault="00611D15" w:rsidP="00611D15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Referencias bibliográficas y anexos: organización y aplicación de normas académicas e </w:t>
            </w:r>
            <w:proofErr w:type="gramStart"/>
            <w:r w:rsidRPr="00611D15">
              <w:t>institucionales.</w:t>
            </w:r>
            <w:r w:rsidR="00306147">
              <w:t>(</w:t>
            </w:r>
            <w:proofErr w:type="gramEnd"/>
            <w:r w:rsidR="00306147">
              <w:t>P)</w:t>
            </w:r>
          </w:p>
          <w:p w14:paraId="2EFBEB40" w14:textId="3C1DF027" w:rsidR="000A5747" w:rsidRPr="00E7255A" w:rsidRDefault="00347FCE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Estructura y contenido </w:t>
            </w:r>
            <w:r w:rsidR="00DF5118" w:rsidRPr="00E7255A">
              <w:rPr>
                <w:sz w:val="21"/>
                <w:szCs w:val="21"/>
              </w:rPr>
              <w:t xml:space="preserve">del </w:t>
            </w:r>
            <w:r w:rsidR="00C45023" w:rsidRPr="00E7255A">
              <w:rPr>
                <w:sz w:val="21"/>
                <w:szCs w:val="21"/>
              </w:rPr>
              <w:t>perfil de proyecto de grado</w:t>
            </w:r>
            <w:r w:rsidR="00DF5118" w:rsidRPr="00E7255A">
              <w:rPr>
                <w:sz w:val="21"/>
                <w:szCs w:val="21"/>
              </w:rPr>
              <w:t xml:space="preserve"> y revisión literaria </w:t>
            </w:r>
            <w:proofErr w:type="gramStart"/>
            <w:r>
              <w:rPr>
                <w:sz w:val="21"/>
                <w:szCs w:val="21"/>
              </w:rPr>
              <w:t xml:space="preserve">preliminar 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relacionada</w:delText>
              </w:r>
              <w:r>
                <w:rPr>
                  <w:sz w:val="21"/>
                  <w:szCs w:val="21"/>
                </w:rPr>
                <w:delText xml:space="preserve"> con él</w:delText>
              </w:r>
              <w:r>
                <w:rPr>
                  <w:sz w:val="21"/>
                  <w:szCs w:val="21"/>
                </w:rPr>
                <w:delText xml:space="preserve"> tema de investigación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relacionada con el tema de investigación</w:t>
              </w:r>
            </w:ins>
            <w:proofErr w:type="gramEnd"/>
            <w:r w:rsidR="00DF5118" w:rsidRPr="00E7255A">
              <w:rPr>
                <w:sz w:val="21"/>
                <w:szCs w:val="21"/>
              </w:rPr>
              <w:t>.</w:t>
            </w:r>
            <w:r w:rsidR="00306147">
              <w:rPr>
                <w:sz w:val="21"/>
                <w:szCs w:val="21"/>
              </w:rPr>
              <w:t xml:space="preserve"> (C, P)</w:t>
            </w:r>
          </w:p>
          <w:p w14:paraId="117CBF50" w14:textId="321289E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Especificación del problema y de los objetivos, identificación de variables y construcción de la matriz de variables del proyecto de grado.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79C407FF" w14:textId="53F1C9E3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Establecimiento del diseño metodológico, recopilación y análisis de datos</w:t>
            </w:r>
            <w:r w:rsidR="007A5EE2" w:rsidRPr="00E7255A">
              <w:rPr>
                <w:sz w:val="21"/>
                <w:szCs w:val="21"/>
              </w:rPr>
              <w:t>.</w:t>
            </w:r>
            <w:r w:rsidR="00347FCE" w:rsidRPr="00E7255A">
              <w:rPr>
                <w:sz w:val="21"/>
                <w:szCs w:val="21"/>
              </w:rPr>
              <w:t xml:space="preserve"> </w:t>
            </w:r>
            <w:r w:rsidR="00306147">
              <w:rPr>
                <w:sz w:val="21"/>
                <w:szCs w:val="21"/>
              </w:rPr>
              <w:t>(P)</w:t>
            </w:r>
          </w:p>
          <w:p w14:paraId="7073BAB8" w14:textId="0FAB8825" w:rsidR="000A5747" w:rsidRPr="00E7255A" w:rsidRDefault="00C4502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611D15">
              <w:t xml:space="preserve">Estructura </w:t>
            </w:r>
            <w:r w:rsidRPr="00E7255A">
              <w:t xml:space="preserve">y contenido </w:t>
            </w:r>
            <w:r w:rsidRPr="00611D15">
              <w:t>general de</w:t>
            </w:r>
            <w:r w:rsidRPr="00E7255A">
              <w:t>l Proyecto de Grado</w:t>
            </w:r>
            <w:r w:rsidRPr="00611D15">
              <w:t xml:space="preserve">: </w:t>
            </w:r>
            <w:r w:rsidRPr="00E7255A">
              <w:rPr>
                <w:sz w:val="21"/>
                <w:szCs w:val="21"/>
              </w:rPr>
              <w:t>P</w:t>
            </w:r>
            <w:r w:rsidR="00DF5118" w:rsidRPr="00E7255A">
              <w:rPr>
                <w:sz w:val="21"/>
                <w:szCs w:val="21"/>
              </w:rPr>
              <w:t>ropuesta de investigación aplicada y revisión amplia de la literatura relacionada con el tema.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22CF1311" w14:textId="1446522D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>Presentación de la propuesta de solución, conclusiones y recomendaciones.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16C61969" w14:textId="27063B7B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Desarrollo de la práctica </w:t>
            </w:r>
            <w:proofErr w:type="spellStart"/>
            <w:r w:rsidRPr="00E7255A">
              <w:rPr>
                <w:sz w:val="21"/>
                <w:szCs w:val="21"/>
              </w:rPr>
              <w:t>pre-profesional</w:t>
            </w:r>
            <w:proofErr w:type="spellEnd"/>
            <w:r w:rsidRPr="00E7255A">
              <w:rPr>
                <w:sz w:val="21"/>
                <w:szCs w:val="21"/>
              </w:rPr>
              <w:t xml:space="preserve"> con base en la normativa vigente.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48C98E36" w14:textId="28DA8D48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lastRenderedPageBreak/>
              <w:t>Pasos para la presentación del informe de resultados y estructura del informe de resultados.</w:t>
            </w:r>
            <w:r>
              <w:rPr>
                <w:sz w:val="21"/>
                <w:szCs w:val="21"/>
              </w:rPr>
              <w:t xml:space="preserve">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776188E0" w14:textId="3CFACDC6" w:rsidR="000A5747" w:rsidRPr="00E7255A" w:rsidRDefault="00DF511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7255A">
              <w:rPr>
                <w:sz w:val="21"/>
                <w:szCs w:val="21"/>
              </w:rPr>
              <w:t xml:space="preserve">Convenios institucionales y seguimiento académico de la práctica </w:t>
            </w:r>
            <w:proofErr w:type="spellStart"/>
            <w:r w:rsidRPr="00E7255A">
              <w:rPr>
                <w:sz w:val="21"/>
                <w:szCs w:val="21"/>
              </w:rPr>
              <w:t>pre-</w:t>
            </w:r>
            <w:proofErr w:type="gramStart"/>
            <w:r w:rsidRPr="00E7255A">
              <w:rPr>
                <w:sz w:val="21"/>
                <w:szCs w:val="21"/>
              </w:rPr>
              <w:t>profesional</w:t>
            </w:r>
            <w:proofErr w:type="spellEnd"/>
            <w:r w:rsidRPr="00E7255A">
              <w:rPr>
                <w:sz w:val="21"/>
                <w:szCs w:val="21"/>
              </w:rPr>
              <w:t>.</w:t>
            </w:r>
            <w:r w:rsidR="00306147">
              <w:rPr>
                <w:sz w:val="21"/>
                <w:szCs w:val="21"/>
              </w:rPr>
              <w:t>(</w:t>
            </w:r>
            <w:proofErr w:type="gramEnd"/>
            <w:r w:rsidR="00306147">
              <w:rPr>
                <w:sz w:val="21"/>
                <w:szCs w:val="21"/>
              </w:rPr>
              <w:t>C)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D0EBA" w14:textId="3D75C2E9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/>
              <w:ind w:left="364" w:hanging="283"/>
              <w:rPr>
                <w:sz w:val="21"/>
                <w:szCs w:val="21"/>
              </w:rPr>
            </w:pPr>
            <w:r w:rsidRPr="009B1854">
              <w:rPr>
                <w:sz w:val="21"/>
                <w:szCs w:val="21"/>
              </w:rPr>
              <w:lastRenderedPageBreak/>
              <w:t>Líneas de investigación institucionales de la Carrera de Contaduría Pública, vinculadas con las necesidades y problemáticas del contexto económico, contable, financiero, tributario y de auditoría.</w:t>
            </w:r>
          </w:p>
          <w:p w14:paraId="7D5A1FB8" w14:textId="77777777" w:rsidR="009B1854" w:rsidRPr="00E7255A" w:rsidRDefault="009B1854" w:rsidP="009B1854">
            <w:pPr>
              <w:pStyle w:val="Prrafodelista"/>
              <w:spacing w:before="10" w:after="10"/>
              <w:ind w:left="364"/>
              <w:rPr>
                <w:sz w:val="21"/>
                <w:szCs w:val="21"/>
              </w:rPr>
            </w:pPr>
          </w:p>
          <w:p w14:paraId="3C9ADBFF" w14:textId="488F676B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/>
              <w:ind w:left="364" w:hanging="283"/>
              <w:rPr>
                <w:sz w:val="21"/>
                <w:szCs w:val="21"/>
              </w:rPr>
            </w:pPr>
            <w:r w:rsidRPr="009B1854">
              <w:rPr>
                <w:sz w:val="21"/>
                <w:szCs w:val="21"/>
              </w:rPr>
              <w:t>Problemáticas del entorno profesional y organizacional, susceptibles de investigación científica o de formulación de propuestas de solución en el ámbito de la Contaduría Pública.</w:t>
            </w:r>
          </w:p>
          <w:p w14:paraId="12AAC46E" w14:textId="77777777" w:rsidR="009B1854" w:rsidRPr="00E7255A" w:rsidRDefault="009B1854" w:rsidP="009B1854">
            <w:pPr>
              <w:pStyle w:val="Prrafodelista"/>
              <w:rPr>
                <w:sz w:val="21"/>
                <w:szCs w:val="21"/>
              </w:rPr>
            </w:pPr>
          </w:p>
          <w:p w14:paraId="1BF6AB18" w14:textId="757C1057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/>
              <w:ind w:left="364" w:hanging="283"/>
              <w:rPr>
                <w:sz w:val="21"/>
                <w:szCs w:val="21"/>
              </w:rPr>
            </w:pPr>
            <w:r w:rsidRPr="009B1854">
              <w:rPr>
                <w:sz w:val="21"/>
                <w:szCs w:val="21"/>
              </w:rPr>
              <w:t>Normativa académica e institucional vigente de la UMSA, aplicable a la formulación y presentación de los perfiles de Tesis de Grado y Proyecto de Grado.</w:t>
            </w:r>
          </w:p>
          <w:p w14:paraId="6D4CF6A4" w14:textId="77777777" w:rsidR="009B1854" w:rsidRPr="00E7255A" w:rsidRDefault="009B1854" w:rsidP="009B1854">
            <w:pPr>
              <w:pStyle w:val="Prrafodelista"/>
              <w:rPr>
                <w:sz w:val="21"/>
                <w:szCs w:val="21"/>
              </w:rPr>
            </w:pPr>
          </w:p>
          <w:p w14:paraId="610E68F2" w14:textId="674BE285" w:rsidR="009B1854" w:rsidRPr="00E7255A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/>
              <w:ind w:left="364" w:hanging="283"/>
              <w:rPr>
                <w:sz w:val="21"/>
                <w:szCs w:val="21"/>
              </w:rPr>
            </w:pPr>
            <w:r w:rsidRPr="009B1854">
              <w:rPr>
                <w:sz w:val="21"/>
                <w:szCs w:val="21"/>
              </w:rPr>
              <w:t>Disponibilidad y accesibilidad de fuentes de información, considerando las condiciones institucionales, organizacionales y profesionales para determinar la factibilidad de la investigación.</w:t>
            </w:r>
          </w:p>
          <w:p w14:paraId="0FE7A055" w14:textId="77777777" w:rsidR="009B1854" w:rsidRPr="00E7255A" w:rsidRDefault="009B1854" w:rsidP="009B1854">
            <w:pPr>
              <w:pStyle w:val="Prrafodelista"/>
              <w:rPr>
                <w:sz w:val="21"/>
                <w:szCs w:val="21"/>
              </w:rPr>
            </w:pPr>
          </w:p>
          <w:p w14:paraId="5940396B" w14:textId="77777777" w:rsidR="009B1854" w:rsidRPr="00E7255A" w:rsidRDefault="009B1854" w:rsidP="009B1854">
            <w:pPr>
              <w:spacing w:before="10" w:after="10"/>
              <w:rPr>
                <w:sz w:val="21"/>
                <w:szCs w:val="21"/>
              </w:rPr>
            </w:pPr>
          </w:p>
          <w:p w14:paraId="00DCF2B8" w14:textId="5D13E6F4" w:rsidR="009B1854" w:rsidRPr="009B1854" w:rsidRDefault="009B1854" w:rsidP="009B1854">
            <w:pPr>
              <w:pStyle w:val="Prrafodelista"/>
              <w:numPr>
                <w:ilvl w:val="0"/>
                <w:numId w:val="26"/>
              </w:numPr>
              <w:spacing w:before="10" w:after="10"/>
              <w:ind w:left="364" w:hanging="283"/>
              <w:rPr>
                <w:sz w:val="21"/>
                <w:szCs w:val="21"/>
              </w:rPr>
            </w:pPr>
            <w:r w:rsidRPr="009B1854">
              <w:rPr>
                <w:sz w:val="21"/>
                <w:szCs w:val="21"/>
              </w:rPr>
              <w:t>Condiciones éticas y profesionales de la investigación, considerando la confidencialidad de la información, el acceso a datos institucionales y la integridad académica.</w:t>
            </w:r>
          </w:p>
          <w:p w14:paraId="7FD5DE6E" w14:textId="77777777" w:rsidR="009B1854" w:rsidRPr="00E7255A" w:rsidRDefault="009B1854" w:rsidP="00C0637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D041CAF" w14:textId="5AF0495E" w:rsidR="000A5747" w:rsidRPr="00E7255A" w:rsidRDefault="000A5747" w:rsidP="00C0637D">
            <w:pPr>
              <w:pStyle w:val="Prrafodelista"/>
              <w:spacing w:before="10" w:after="10"/>
              <w:ind w:left="260"/>
            </w:pPr>
          </w:p>
        </w:tc>
      </w:tr>
      <w:tr w:rsidR="000A5747" w14:paraId="5AA8BD2D" w14:textId="77777777" w:rsidTr="0000140A">
        <w:trPr>
          <w:cantSplit/>
        </w:trPr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1611D" w14:textId="529ECC7B" w:rsidR="006D7039" w:rsidRPr="006D7039" w:rsidRDefault="006D7039" w:rsidP="006D7039">
            <w:pPr>
              <w:spacing w:before="20" w:after="20"/>
              <w:jc w:val="both"/>
              <w:rPr>
                <w:b/>
                <w:bCs/>
                <w:sz w:val="21"/>
                <w:szCs w:val="21"/>
              </w:rPr>
            </w:pPr>
            <w:r w:rsidRPr="006D7039">
              <w:rPr>
                <w:b/>
                <w:bCs/>
                <w:sz w:val="21"/>
                <w:szCs w:val="21"/>
              </w:rPr>
              <w:lastRenderedPageBreak/>
              <w:t xml:space="preserve">Elemento de competencia 4 </w:t>
            </w:r>
          </w:p>
          <w:p w14:paraId="46274065" w14:textId="0473BD53" w:rsidR="006D7039" w:rsidRPr="006D7039" w:rsidRDefault="006D7039" w:rsidP="006D7039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6D7039">
              <w:rPr>
                <w:sz w:val="21"/>
                <w:szCs w:val="21"/>
              </w:rPr>
              <w:t xml:space="preserve">Presenta el Perfil de Tesis de Grado o el Perfil de Proyecto de Grado para su valoración académica, </w:t>
            </w:r>
            <w:r w:rsidR="0074599A">
              <w:rPr>
                <w:sz w:val="21"/>
                <w:szCs w:val="21"/>
              </w:rPr>
              <w:t>presentando</w:t>
            </w:r>
            <w:r w:rsidRPr="006D7039">
              <w:rPr>
                <w:sz w:val="21"/>
                <w:szCs w:val="21"/>
              </w:rPr>
              <w:t xml:space="preserve"> y fundamentando sus componentes teóricos y metodológicos, conforme a criterios de coherencia, rigor académico, pertinencia, ética de la investigación científica y normativa institucional vigente.</w:t>
            </w:r>
          </w:p>
          <w:p w14:paraId="19CFF9A4" w14:textId="77777777" w:rsidR="006D7039" w:rsidRPr="000214D1" w:rsidRDefault="006D7039">
            <w:pPr>
              <w:spacing w:before="20" w:after="20"/>
              <w:jc w:val="both"/>
              <w:rPr>
                <w:color w:val="002060"/>
              </w:rPr>
            </w:pPr>
          </w:p>
        </w:tc>
      </w:tr>
      <w:tr w:rsidR="000A5747" w14:paraId="43EC16AA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E54D2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8BE3A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68AEA" w14:textId="77777777" w:rsidR="000A5747" w:rsidRPr="00E7255A" w:rsidRDefault="00DF5118">
            <w:pPr>
              <w:spacing w:before="20" w:after="20"/>
              <w:jc w:val="center"/>
            </w:pPr>
            <w:r w:rsidRPr="00E7255A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255A" w:rsidRPr="00E7255A" w14:paraId="3251D9B2" w14:textId="77777777" w:rsidTr="0000140A">
        <w:tc>
          <w:tcPr>
            <w:tcW w:w="33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6BB58" w14:textId="77777777" w:rsidR="0032348D" w:rsidRPr="0032348D" w:rsidRDefault="0032348D" w:rsidP="000214D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2348D">
              <w:rPr>
                <w:sz w:val="21"/>
                <w:szCs w:val="21"/>
              </w:rPr>
              <w:t>1. Expone de manera clara, ordenada y fundamentada los componentes teóricos y metodológicos del Perfil de Tesis de Grado o del Perfil de Proyecto de Grado, demostrando coherencia, rigor académico y pertinencia con la problemática de estudio.</w:t>
            </w:r>
          </w:p>
          <w:p w14:paraId="3BD288F4" w14:textId="77777777" w:rsidR="0032348D" w:rsidRPr="00E7255A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5132405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20262AE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3495305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1E0412F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66FAEF4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9C588E1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7C6DCFD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68DF9BC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3AB14A8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8DC3477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95AA9F9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EB1AF11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BFB7F9F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3946545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D37CE4C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5FE06F8" w14:textId="5EFDE49A" w:rsidR="0032348D" w:rsidRPr="0032348D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2348D">
              <w:rPr>
                <w:sz w:val="21"/>
                <w:szCs w:val="21"/>
              </w:rPr>
              <w:t>2. Fundamenta la consistencia metodológica y viabilidad del perfil presentado, respondiendo a las observaciones académicas con argumentos técnicos y científicos, en el marco de los principios éticos de la investigación y la normativa institucional vigente.</w:t>
            </w:r>
          </w:p>
          <w:p w14:paraId="0650886B" w14:textId="56E7924E" w:rsidR="000A5747" w:rsidRPr="00E7255A" w:rsidRDefault="000A5747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7FE12" w14:textId="77777777" w:rsidR="0032348D" w:rsidRPr="0032348D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2348D">
              <w:rPr>
                <w:sz w:val="21"/>
                <w:szCs w:val="21"/>
              </w:rPr>
              <w:t>1.1. Presenta de manera clara, ordenada y sistemática los componentes teóricos y metodológicos del Perfil de Tesis de Grado o del Perfil de Proyecto de Grado, utilizando recursos de apoyo académico pertinentes.</w:t>
            </w:r>
          </w:p>
          <w:p w14:paraId="286C3189" w14:textId="77777777" w:rsidR="0082525C" w:rsidRPr="00E7255A" w:rsidRDefault="0082525C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656ED85" w14:textId="77777777" w:rsidR="0082525C" w:rsidRPr="00E7255A" w:rsidRDefault="0082525C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59C87C89" w14:textId="77777777" w:rsidR="0082525C" w:rsidRPr="00E7255A" w:rsidRDefault="0082525C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A98E018" w14:textId="1FE2C5BC" w:rsidR="0082525C" w:rsidRPr="00E7255A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2348D">
              <w:rPr>
                <w:sz w:val="21"/>
                <w:szCs w:val="21"/>
              </w:rPr>
              <w:t xml:space="preserve">1.2. Explica y fundamenta la articulación entre el problema de investigación, los objetivos, </w:t>
            </w:r>
          </w:p>
          <w:p w14:paraId="238AC03F" w14:textId="15D9DCC0" w:rsidR="0032348D" w:rsidRPr="0032348D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32348D">
              <w:rPr>
                <w:sz w:val="21"/>
                <w:szCs w:val="21"/>
              </w:rPr>
              <w:t>las variables y el modelo teórico o modelo aplicado, demostrando coherencia metodológica, rigor académico y pertinencia profesional.</w:t>
            </w:r>
          </w:p>
          <w:p w14:paraId="24182413" w14:textId="77777777" w:rsidR="000A5747" w:rsidRPr="00E7255A" w:rsidRDefault="000A5747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4650610B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4E9CE0D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C5C0BB7" w14:textId="4767B348" w:rsidR="005D3342" w:rsidRPr="00E7255A" w:rsidRDefault="005D3342" w:rsidP="005D3342">
            <w:pPr>
              <w:pStyle w:val="Prrafodelista"/>
              <w:spacing w:before="10" w:after="10"/>
              <w:ind w:left="125"/>
              <w:rPr>
                <w:sz w:val="21"/>
                <w:szCs w:val="21"/>
              </w:rPr>
            </w:pPr>
            <w:r w:rsidRPr="00E7255A">
              <w:rPr>
                <w:sz w:val="21"/>
                <w:szCs w:val="21"/>
              </w:rPr>
              <w:t>2.1.</w:t>
            </w:r>
            <w:r w:rsidR="0082525C" w:rsidRPr="00E7255A">
              <w:rPr>
                <w:sz w:val="21"/>
                <w:szCs w:val="21"/>
              </w:rPr>
              <w:t xml:space="preserve"> </w:t>
            </w:r>
            <w:r w:rsidRPr="005D3342">
              <w:rPr>
                <w:sz w:val="21"/>
                <w:szCs w:val="21"/>
              </w:rPr>
              <w:t>Fundamenta la consistencia metodológica y viabilidad del Perfil de Tesis de Grado o del Perfil de Proyecto de Grado, mediante argumentos técnicos y científicos, considerando su pertinencia, factibilidad y principios éticos de la investigación.</w:t>
            </w:r>
          </w:p>
          <w:p w14:paraId="1EFF2435" w14:textId="77777777" w:rsidR="000E4DC8" w:rsidRPr="00E7255A" w:rsidRDefault="000E4DC8" w:rsidP="005D3342">
            <w:pPr>
              <w:pStyle w:val="Prrafodelista"/>
              <w:spacing w:before="10" w:after="10"/>
              <w:ind w:left="125"/>
              <w:rPr>
                <w:sz w:val="21"/>
                <w:szCs w:val="21"/>
              </w:rPr>
            </w:pPr>
          </w:p>
          <w:p w14:paraId="142E3075" w14:textId="77777777" w:rsidR="0082525C" w:rsidRPr="00E7255A" w:rsidRDefault="0082525C" w:rsidP="005D3342">
            <w:pPr>
              <w:pStyle w:val="Prrafodelista"/>
              <w:spacing w:before="10" w:after="10"/>
              <w:ind w:left="125"/>
              <w:rPr>
                <w:sz w:val="21"/>
                <w:szCs w:val="21"/>
              </w:rPr>
            </w:pPr>
          </w:p>
          <w:p w14:paraId="623A476A" w14:textId="12CE6CBC" w:rsidR="005D3342" w:rsidRPr="005D3342" w:rsidRDefault="005D3342" w:rsidP="005D3342">
            <w:pPr>
              <w:pStyle w:val="Prrafodelista"/>
              <w:spacing w:before="10" w:after="10"/>
              <w:ind w:left="125"/>
              <w:rPr>
                <w:sz w:val="21"/>
                <w:szCs w:val="21"/>
              </w:rPr>
            </w:pPr>
            <w:r w:rsidRPr="005D3342">
              <w:rPr>
                <w:sz w:val="21"/>
                <w:szCs w:val="21"/>
              </w:rPr>
              <w:t>2.2. Analiza y responde de manera fundamentada a las observaciones académicas formuladas durante la valoración del perfil, demostrando capacidad crítica y reflexiva, en concordancia con la normativa institucional vigente.</w:t>
            </w:r>
          </w:p>
          <w:p w14:paraId="436683DE" w14:textId="77777777" w:rsidR="005D3342" w:rsidRPr="00E7255A" w:rsidRDefault="005D3342" w:rsidP="005D3342">
            <w:pPr>
              <w:pStyle w:val="Prrafodelista"/>
              <w:spacing w:before="10" w:after="10"/>
              <w:ind w:left="125"/>
              <w:rPr>
                <w:sz w:val="21"/>
                <w:szCs w:val="21"/>
              </w:rPr>
            </w:pPr>
          </w:p>
          <w:p w14:paraId="29A2586E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F029646" w14:textId="3F6B34DA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A87BC" w14:textId="605905F9" w:rsidR="000A5747" w:rsidRPr="00E7255A" w:rsidRDefault="0032348D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lastRenderedPageBreak/>
              <w:t>Producto 13</w:t>
            </w:r>
            <w:r w:rsidRPr="00E7255A">
              <w:rPr>
                <w:sz w:val="21"/>
                <w:szCs w:val="21"/>
              </w:rPr>
              <w:t xml:space="preserve">: Presentación académica del Perfil de Tesis de Grado o del Perfil de Proyecto de Grado, que </w:t>
            </w:r>
            <w:r w:rsidR="00D9549B">
              <w:rPr>
                <w:sz w:val="21"/>
                <w:szCs w:val="21"/>
              </w:rPr>
              <w:t>contemple</w:t>
            </w:r>
            <w:r w:rsidRPr="00E7255A">
              <w:rPr>
                <w:sz w:val="21"/>
                <w:szCs w:val="21"/>
              </w:rPr>
              <w:t xml:space="preserve"> de manera clara, ordenada y sistemática sus componentes teóricos y metodológicos, para </w:t>
            </w:r>
            <w:r w:rsidR="00D9549B">
              <w:rPr>
                <w:sz w:val="21"/>
                <w:szCs w:val="21"/>
              </w:rPr>
              <w:t>su</w:t>
            </w:r>
            <w:r w:rsidRPr="00E7255A">
              <w:rPr>
                <w:sz w:val="21"/>
                <w:szCs w:val="21"/>
              </w:rPr>
              <w:t xml:space="preserve"> valoración académica.</w:t>
            </w:r>
          </w:p>
          <w:p w14:paraId="63F44B01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25DE16A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14:</w:t>
            </w:r>
            <w:r w:rsidRPr="00E7255A">
              <w:rPr>
                <w:sz w:val="21"/>
                <w:szCs w:val="21"/>
              </w:rPr>
              <w:t xml:space="preserve"> Matriz de coherencia metodológica del Perfil de Tesis de Grado o del Perfil de Proyecto de Grado, que evidencie la articulación entre el problema de investigación, los objetivos, las variables y el modelo teórico o modelo aplicado, según la modalidad seleccionada, demostrando consistencia metodológica y pertinencia profesional.</w:t>
            </w:r>
          </w:p>
          <w:p w14:paraId="27AE9EAC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B9FBA9D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15:</w:t>
            </w:r>
            <w:r w:rsidRPr="00E7255A">
              <w:rPr>
                <w:sz w:val="21"/>
                <w:szCs w:val="21"/>
              </w:rPr>
              <w:t xml:space="preserve"> Informe de valoración de la consistencia metodológica y viabilidad del Perfil de Tesis de Grado o del Perfil de Proyecto de Grado, que fundamente su pertinencia, factibilidad y cumplimiento de los principios éticos de la investigación, con sustento técnico y científico.</w:t>
            </w:r>
          </w:p>
          <w:p w14:paraId="3ECDDF27" w14:textId="77777777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27CEF563" w14:textId="001B9A99" w:rsidR="000E4DC8" w:rsidRPr="00E7255A" w:rsidRDefault="000E4DC8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E7255A">
              <w:rPr>
                <w:b/>
                <w:bCs/>
                <w:sz w:val="21"/>
                <w:szCs w:val="21"/>
              </w:rPr>
              <w:t>Producto 16</w:t>
            </w:r>
            <w:r w:rsidRPr="00E7255A">
              <w:rPr>
                <w:sz w:val="21"/>
                <w:szCs w:val="21"/>
              </w:rPr>
              <w:t xml:space="preserve">: Matriz de observaciones académicas y ajustes realizados al Perfil de Tesis de Grado o del Perfil de Proyecto de Grado, que registre las observaciones recibidas, las respuestas fundamentadas y las modificaciones efectuadas, conforme a criterios de </w:t>
            </w:r>
            <w:r w:rsidRPr="00E7255A">
              <w:rPr>
                <w:sz w:val="21"/>
                <w:szCs w:val="21"/>
              </w:rPr>
              <w:lastRenderedPageBreak/>
              <w:t>coherencia metodológica, rigor académico y normativa institucional vigente.</w:t>
            </w:r>
          </w:p>
          <w:p w14:paraId="2154190D" w14:textId="493A2442" w:rsidR="005D3342" w:rsidRPr="00E7255A" w:rsidRDefault="005D3342" w:rsidP="0032348D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</w:tr>
      <w:tr w:rsidR="000A5747" w14:paraId="2B34886B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95091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0A5747" w14:paraId="11643F18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23E20" w14:textId="77777777" w:rsidR="000A5747" w:rsidRPr="00345F32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60F83" w14:textId="77777777" w:rsidR="000A5747" w:rsidRPr="00345F32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E1624" w14:textId="77777777" w:rsidR="000A5747" w:rsidRPr="00345F32" w:rsidRDefault="00DF511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0A5747" w14:paraId="00D28A4A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5314B" w14:textId="77777777" w:rsidR="000A5747" w:rsidRPr="00345F32" w:rsidRDefault="00DF5118">
            <w:pPr>
              <w:spacing w:before="20" w:after="2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Tema 13: La ética en la investigación científica</w:t>
            </w:r>
          </w:p>
          <w:p w14:paraId="06D0DF38" w14:textId="10899D94" w:rsidR="000A5747" w:rsidRPr="00345F32" w:rsidRDefault="00DF5118">
            <w:pPr>
              <w:spacing w:before="20" w:after="2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 xml:space="preserve">Tema 14: </w:t>
            </w:r>
            <w:r w:rsidR="000E4DC8" w:rsidRPr="00345F32">
              <w:rPr>
                <w:sz w:val="21"/>
                <w:szCs w:val="21"/>
              </w:rPr>
              <w:t xml:space="preserve">Criterios técnicos para la presentación y valoración académica del Perfil de Tesis de Grado o del Perfil de Proyecto de Grado. </w:t>
            </w:r>
          </w:p>
        </w:tc>
        <w:tc>
          <w:tcPr>
            <w:tcW w:w="4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01A13" w14:textId="06367231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Definición de la ética en el contexto de la investigación científica.</w:t>
            </w:r>
            <w:r w:rsidR="00306147">
              <w:rPr>
                <w:sz w:val="21"/>
                <w:szCs w:val="21"/>
              </w:rPr>
              <w:t xml:space="preserve"> (C)</w:t>
            </w:r>
          </w:p>
          <w:p w14:paraId="02C4FD42" w14:textId="6B3AE873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 xml:space="preserve">Principios éticos fundamentales en la investigación científica e importancia de la ética en la </w:t>
            </w:r>
            <w:proofErr w:type="gramStart"/>
            <w:r w:rsidRPr="00345F32">
              <w:rPr>
                <w:sz w:val="21"/>
                <w:szCs w:val="21"/>
              </w:rPr>
              <w:t>investigación.</w:t>
            </w:r>
            <w:r w:rsidR="00306147">
              <w:rPr>
                <w:sz w:val="21"/>
                <w:szCs w:val="21"/>
              </w:rPr>
              <w:t>(</w:t>
            </w:r>
            <w:proofErr w:type="gramEnd"/>
            <w:r w:rsidR="00306147">
              <w:rPr>
                <w:sz w:val="21"/>
                <w:szCs w:val="21"/>
              </w:rPr>
              <w:t>C, A)</w:t>
            </w:r>
          </w:p>
          <w:p w14:paraId="5A3482D9" w14:textId="71C22C69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Integridad académica: plagio, plagio</w:t>
            </w:r>
            <w:r w:rsidR="00306147">
              <w:rPr>
                <w:sz w:val="21"/>
                <w:szCs w:val="21"/>
              </w:rPr>
              <w:t xml:space="preserve"> IA</w:t>
            </w:r>
            <w:r w:rsidRPr="00345F32">
              <w:rPr>
                <w:sz w:val="21"/>
                <w:szCs w:val="21"/>
              </w:rPr>
              <w:t xml:space="preserve">, falsificación de datos y conflictos de </w:t>
            </w:r>
            <w:proofErr w:type="gramStart"/>
            <w:r w:rsidRPr="00345F32">
              <w:rPr>
                <w:sz w:val="21"/>
                <w:szCs w:val="21"/>
              </w:rPr>
              <w:t>interés.</w:t>
            </w:r>
            <w:r w:rsidR="00306147">
              <w:rPr>
                <w:sz w:val="21"/>
                <w:szCs w:val="21"/>
              </w:rPr>
              <w:t>(</w:t>
            </w:r>
            <w:proofErr w:type="gramEnd"/>
            <w:r w:rsidR="00306147">
              <w:rPr>
                <w:sz w:val="21"/>
                <w:szCs w:val="21"/>
              </w:rPr>
              <w:t>A, T)</w:t>
            </w:r>
          </w:p>
          <w:p w14:paraId="2B8CAFAE" w14:textId="7D4597E7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Responsabilidad del investigador.</w:t>
            </w:r>
            <w:r w:rsidR="00306147">
              <w:rPr>
                <w:sz w:val="21"/>
                <w:szCs w:val="21"/>
              </w:rPr>
              <w:t xml:space="preserve"> (A)</w:t>
            </w:r>
          </w:p>
          <w:p w14:paraId="4F3C5F75" w14:textId="747C1AA4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De</w:t>
            </w:r>
            <w:r w:rsidR="00F0330F" w:rsidRPr="00345F32">
              <w:rPr>
                <w:sz w:val="21"/>
                <w:szCs w:val="21"/>
              </w:rPr>
              <w:t>scripción</w:t>
            </w:r>
            <w:r w:rsidRPr="00345F32">
              <w:rPr>
                <w:sz w:val="21"/>
                <w:szCs w:val="21"/>
              </w:rPr>
              <w:t xml:space="preserve"> del uso de herramientas de inteligencia artificial y verificación de la originalidad del documento.</w:t>
            </w:r>
            <w:r w:rsidR="00306147">
              <w:rPr>
                <w:sz w:val="21"/>
                <w:szCs w:val="21"/>
              </w:rPr>
              <w:t xml:space="preserve"> (P, T)</w:t>
            </w:r>
          </w:p>
          <w:p w14:paraId="5A26DCA6" w14:textId="49FCE8A1" w:rsidR="000A5747" w:rsidRPr="00345F32" w:rsidRDefault="000E4DC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Descripción</w:t>
            </w:r>
            <w:r w:rsidR="00DF5118" w:rsidRPr="00345F32">
              <w:rPr>
                <w:sz w:val="21"/>
                <w:szCs w:val="21"/>
              </w:rPr>
              <w:t xml:space="preserve"> de los medios de exposición oral.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1FEBC1A5" w14:textId="5E5545A1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Diseño de los apoyos visuales y manejo del tiempo en la exposición.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32709BA7" w14:textId="0A7E24D4" w:rsidR="000A5747" w:rsidRPr="00345F32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Exposición del contenido fundamental y fase de defensa.</w:t>
            </w:r>
            <w:r w:rsidR="00306147">
              <w:rPr>
                <w:sz w:val="21"/>
                <w:szCs w:val="21"/>
              </w:rPr>
              <w:t xml:space="preserve"> (P)</w:t>
            </w:r>
          </w:p>
          <w:p w14:paraId="5BA3F856" w14:textId="2C013C53" w:rsidR="000A5747" w:rsidRDefault="00DF5118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 xml:space="preserve">Criterios de valoración y aspectos que deben evitarse en la defensa de la tesis de grado y del proyecto de </w:t>
            </w:r>
            <w:proofErr w:type="gramStart"/>
            <w:r w:rsidRPr="00345F32">
              <w:rPr>
                <w:sz w:val="21"/>
                <w:szCs w:val="21"/>
              </w:rPr>
              <w:t>grado.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(C,A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(C, A)</w:t>
              </w:r>
            </w:ins>
            <w:proofErr w:type="gramEnd"/>
          </w:p>
          <w:p w14:paraId="25101ECD" w14:textId="02D4BB37" w:rsidR="00C50BAD" w:rsidRPr="00C50BAD" w:rsidRDefault="00C50BAD" w:rsidP="00C50BAD">
            <w:pPr>
              <w:spacing w:before="10" w:after="10"/>
              <w:rPr>
                <w:sz w:val="21"/>
                <w:szCs w:val="21"/>
              </w:rPr>
            </w:pPr>
          </w:p>
        </w:tc>
        <w:tc>
          <w:tcPr>
            <w:tcW w:w="2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A5CBC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Criterios de valoración aplicados por los tribunales de defensa de la Carrera de Contaduría Pública.</w:t>
            </w:r>
          </w:p>
          <w:p w14:paraId="4F449653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Exigencias de originalidad y de citación de fuentes en los trabajos de grado de la Universidad Mayor de San Andrés.</w:t>
            </w:r>
          </w:p>
          <w:p w14:paraId="1547DC13" w14:textId="77777777" w:rsidR="000A5747" w:rsidRPr="00345F3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345F32">
              <w:rPr>
                <w:sz w:val="21"/>
                <w:szCs w:val="21"/>
              </w:rPr>
              <w:t>Herramientas de verificación de similitud utilizadas en la revisión de los trabajos de grado.</w:t>
            </w:r>
          </w:p>
        </w:tc>
      </w:tr>
      <w:tr w:rsidR="000A5747" w14:paraId="071089E8" w14:textId="77777777" w:rsidTr="0000140A"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FF401" w14:textId="42F29713" w:rsidR="000A5747" w:rsidRPr="00345F32" w:rsidRDefault="00C50BA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ACTIVIDADES</w:t>
            </w:r>
          </w:p>
        </w:tc>
      </w:tr>
      <w:tr w:rsidR="00C50BAD" w14:paraId="24ED9BA1" w14:textId="77777777" w:rsidTr="0004160E">
        <w:tc>
          <w:tcPr>
            <w:tcW w:w="1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F730C" w14:textId="03BB58F2" w:rsidR="00C50BAD" w:rsidRPr="00345F32" w:rsidRDefault="00C50BAD" w:rsidP="00C50BAD">
            <w:pPr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                Clases</w:t>
            </w:r>
          </w:p>
        </w:tc>
        <w:tc>
          <w:tcPr>
            <w:tcW w:w="19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85C6" w14:textId="4EEA3CB5" w:rsidR="00C50BAD" w:rsidRPr="00345F32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E4C8" w14:textId="0B27B8C9" w:rsidR="00C50BAD" w:rsidRPr="00345F32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345F32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19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9D0E" w14:textId="0DE8A002" w:rsidR="00C50BAD" w:rsidRPr="00345F32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       </w:t>
            </w:r>
            <w:r w:rsidRPr="00345F32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615C3" w14:textId="304F2DEA" w:rsidR="00C50BAD" w:rsidRPr="00345F32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345F32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C50BAD" w14:paraId="7E187CBF" w14:textId="77777777" w:rsidTr="0004160E">
        <w:tc>
          <w:tcPr>
            <w:tcW w:w="1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144E5" w14:textId="52EA0A72" w:rsidR="00C50BAD" w:rsidRPr="00F826F7" w:rsidRDefault="00FE1DE3" w:rsidP="00FE1DE3">
            <w:pPr>
              <w:pStyle w:val="Prrafodelista"/>
              <w:ind w:left="54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1.</w:t>
            </w:r>
            <w:r w:rsidR="00C50BAD" w:rsidRPr="00F826F7">
              <w:rPr>
                <w:sz w:val="21"/>
                <w:szCs w:val="21"/>
              </w:rPr>
              <w:t>Análisis y discusión de las modalidades de graduación, de acuerdo con la normativa universitaria vigente.</w:t>
            </w:r>
          </w:p>
          <w:p w14:paraId="0DDCEBB2" w14:textId="436858C2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2. </w:t>
            </w:r>
            <w:r w:rsidR="00C50BAD" w:rsidRPr="00F826F7">
              <w:rPr>
                <w:sz w:val="21"/>
                <w:szCs w:val="21"/>
              </w:rPr>
              <w:t>Lectura crítica y análisis de documentos científicos y académicos vinculados con la Contaduría Pública.</w:t>
            </w:r>
          </w:p>
          <w:p w14:paraId="6F4AD1B8" w14:textId="1C7ECDD7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3. </w:t>
            </w:r>
            <w:r w:rsidR="00C50BAD" w:rsidRPr="00F826F7">
              <w:rPr>
                <w:sz w:val="21"/>
                <w:szCs w:val="21"/>
              </w:rPr>
              <w:t xml:space="preserve">Análisis de casos para identificar problemáticas de investigación en las áreas contable, </w:t>
            </w:r>
            <w:r w:rsidR="00C50BAD" w:rsidRPr="00F826F7">
              <w:rPr>
                <w:sz w:val="21"/>
                <w:szCs w:val="21"/>
              </w:rPr>
              <w:lastRenderedPageBreak/>
              <w:t>financiera, tributaria y de auditoría.</w:t>
            </w:r>
          </w:p>
          <w:p w14:paraId="245C79AE" w14:textId="63A6C488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4. </w:t>
            </w:r>
            <w:r w:rsidR="00C50BAD" w:rsidRPr="00F826F7">
              <w:rPr>
                <w:sz w:val="21"/>
                <w:szCs w:val="21"/>
              </w:rPr>
              <w:t>Taller de identificación, selección y delimitación de temas de investigación, considerando las líneas de investigación de la Carrera.</w:t>
            </w:r>
          </w:p>
          <w:p w14:paraId="0AB4C92D" w14:textId="205E47AB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5. </w:t>
            </w:r>
            <w:r w:rsidR="00C50BAD" w:rsidRPr="00F826F7">
              <w:rPr>
                <w:sz w:val="21"/>
                <w:szCs w:val="21"/>
              </w:rPr>
              <w:t>Taller de formulación del problema, objetivos, justificación e hipótesis de investigación, según corresponda.</w:t>
            </w:r>
          </w:p>
          <w:p w14:paraId="54968954" w14:textId="6D08E7D2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6. </w:t>
            </w:r>
            <w:r w:rsidR="00C50BAD" w:rsidRPr="00F826F7">
              <w:rPr>
                <w:sz w:val="21"/>
                <w:szCs w:val="21"/>
              </w:rPr>
              <w:t>Análisis comparativo de enfoques, tipos, niveles, métodos y diseños de investigación.</w:t>
            </w:r>
          </w:p>
          <w:p w14:paraId="2E1F4E62" w14:textId="3483161F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7. </w:t>
            </w:r>
            <w:r w:rsidR="00C50BAD" w:rsidRPr="00F826F7">
              <w:rPr>
                <w:sz w:val="21"/>
                <w:szCs w:val="21"/>
              </w:rPr>
              <w:t>Análisis y discusión de la estructura y los componentes del marco teórico y metodológico.</w:t>
            </w:r>
          </w:p>
          <w:p w14:paraId="020ECA8A" w14:textId="1D302DE0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8. </w:t>
            </w:r>
            <w:r w:rsidR="00C50BAD" w:rsidRPr="00F826F7">
              <w:rPr>
                <w:sz w:val="21"/>
                <w:szCs w:val="21"/>
              </w:rPr>
              <w:t>Taller de formulación y revisión progresiva del Perfil de Tesis de Grado o Perfil de Proyecto de Grado.</w:t>
            </w:r>
          </w:p>
          <w:p w14:paraId="0C7CC7CF" w14:textId="150C1FDD" w:rsidR="00C50BAD" w:rsidRPr="00F826F7" w:rsidRDefault="00FE1DE3" w:rsidP="00FE1DE3">
            <w:pPr>
              <w:pStyle w:val="Prrafodelista"/>
              <w:ind w:left="29"/>
              <w:contextualSpacing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9. </w:t>
            </w:r>
            <w:r w:rsidR="00C50BAD" w:rsidRPr="00F826F7">
              <w:rPr>
                <w:sz w:val="21"/>
                <w:szCs w:val="21"/>
              </w:rPr>
              <w:t>Exposición y discusión de avances individuales, mediante retroalimentación docente y evaluación entre pares.</w:t>
            </w:r>
          </w:p>
          <w:p w14:paraId="49081CCF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A021B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1. Lectura y análisis de la normativa institucional vigente sobre las modalidades de graduación reconocidas por la Carrera de Contaduría Pública.</w:t>
            </w:r>
          </w:p>
          <w:p w14:paraId="5CFF8F3A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2. Revisión de la literatura científica y académica, selección y fichaje de fuentes pertinentes, orientados a la construcción del modelo teórico o modelo aplicado y la fundamentación de la temática de investigación.</w:t>
            </w:r>
          </w:p>
          <w:p w14:paraId="53269553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3. Estructuración y redacción progresiva del Perfil de Tesis de Grado o del Perfil de Proyecto de Grado, conforme a los criterios metodológicos y la normativa institucional vigente.</w:t>
            </w:r>
          </w:p>
          <w:p w14:paraId="0A3B6CDE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4. Lectura y análisis crítico de artículos científicos del ámbito contable, financiero y tributario, incluyendo de manera complementaria publicaciones en inglés técnico, según las competencias lingüísticas del estudiante.</w:t>
            </w:r>
          </w:p>
          <w:p w14:paraId="24CC40B7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  <w:p w14:paraId="4ADB6B92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  <w:p w14:paraId="5EBA97A1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  <w:p w14:paraId="3757E24A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  <w:p w14:paraId="5746111B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1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112D0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1. Cuestionarios virtuales de comprensión y aplicación, mediante Moodle UMSA, sobre fundamentos de investigación científica, modalidades de graduación y componentes metodológicos del perfil.</w:t>
            </w:r>
          </w:p>
          <w:p w14:paraId="758B9EE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 xml:space="preserve">2. Foros virtuales de análisis y consulta sobre identificación de problemáticas, metodología de investigación y estructuración del Perfil de Tesis de </w:t>
            </w:r>
            <w:r w:rsidRPr="00F826F7">
              <w:rPr>
                <w:sz w:val="21"/>
                <w:szCs w:val="21"/>
              </w:rPr>
              <w:lastRenderedPageBreak/>
              <w:t>Grado o del Perfil de Proyecto de Grado.</w:t>
            </w:r>
          </w:p>
          <w:p w14:paraId="085C3953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3. Videotutoriales y recursos digitales sobre búsqueda, selección y evaluación de literatura científica en bases de datos académicas, así como el uso de gestores de referencias bibliográficas.</w:t>
            </w:r>
          </w:p>
          <w:p w14:paraId="550FCF30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4. Prácticas guiadas en entornos virtuales para la búsqueda y sistematización de literatura científica y la gestión de referencias bibliográficas, orientadas a la fundamentación del modelo teórico o modelo aplicado.</w:t>
            </w:r>
          </w:p>
          <w:p w14:paraId="360B25D5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19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3A74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1. Elaboración guiada del planteamiento del problema, formulación de objetivos, identificación de variables y construcción de la matriz de variables, considerando la hipótesis cuando corresponda.</w:t>
            </w:r>
          </w:p>
          <w:p w14:paraId="50AB620F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2. Revisión y valoración entre pares de los perfiles de investigación, aplicando criterios de coherencia metodológica, pertinencia y rigor académico.</w:t>
            </w:r>
          </w:p>
          <w:p w14:paraId="59DDC532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3. Presentación simulada del Perfil de Tesis de Grado o del Perfil de Proyecto de Grado, con retroalimentación académica orientada a su mejoramiento.</w:t>
            </w:r>
          </w:p>
          <w:p w14:paraId="2BE2F0A6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4. Revisión conjunta de la coherencia metodológica del perfil, verificando la articulación entre el problema, los objetivos, las variables, la hipótesis (cuando corresponda) y el diseño metodológico.</w:t>
            </w:r>
          </w:p>
          <w:p w14:paraId="3C36CFD8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DD06C82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5FDF854D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D09BF27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9F70F64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3616291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4B71ADE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7FA6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>1. Análisis de perfiles de tesis y proyectos de grado defendidos en la Carrera de Contaduría Pública. (práctica)</w:t>
            </w:r>
          </w:p>
          <w:p w14:paraId="51B4B56E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CA12AA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2. Revisión de artículos científicos del área contable y de auditoría. (investigación)</w:t>
            </w:r>
          </w:p>
          <w:p w14:paraId="6DEE45DF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8FB69DB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3. Identificación de problemas profesionales en entidades del medio como fuente de temas. (investigación)</w:t>
            </w:r>
          </w:p>
          <w:p w14:paraId="1018DB7E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24A91797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lastRenderedPageBreak/>
              <w:t xml:space="preserve">4. Revisión de trabajos de grado del repositorio institucional y de sus diseños metodológicos. </w:t>
            </w:r>
          </w:p>
          <w:p w14:paraId="05FAB2C8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  <w:r w:rsidRPr="00F826F7">
              <w:rPr>
                <w:sz w:val="21"/>
                <w:szCs w:val="21"/>
              </w:rPr>
              <w:t>(práctico)</w:t>
            </w:r>
          </w:p>
          <w:p w14:paraId="7DA95B9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52BFE95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3D279A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C9238F0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309F2249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3F30EDA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7E8DB435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1D474E7E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539AE75A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78AA4EA5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3897FFCF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3A3D8962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5CC3EA1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678B9202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706D49AA" w14:textId="77777777" w:rsidR="00C50BAD" w:rsidRPr="00F826F7" w:rsidRDefault="00C50BAD" w:rsidP="00C50BAD">
            <w:pPr>
              <w:spacing w:before="20" w:after="20"/>
              <w:rPr>
                <w:sz w:val="21"/>
                <w:szCs w:val="21"/>
              </w:rPr>
            </w:pPr>
          </w:p>
          <w:p w14:paraId="5F8EA338" w14:textId="77777777" w:rsidR="00C50BAD" w:rsidRPr="00F826F7" w:rsidRDefault="00C50BAD" w:rsidP="00C50BA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</w:tr>
      <w:tr w:rsidR="000A5747" w14:paraId="0FA6DFE2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1DB51" w14:textId="376E0ADE" w:rsidR="000A5747" w:rsidRPr="00F75F9E" w:rsidRDefault="00DF5118">
            <w:pPr>
              <w:spacing w:before="20" w:after="20"/>
              <w:jc w:val="center"/>
            </w:pPr>
            <w:r w:rsidRPr="00F75F9E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</w:t>
            </w:r>
            <w:r w:rsidR="009B0EAA">
              <w:rPr>
                <w:b/>
                <w:bCs/>
                <w:i/>
                <w:iCs/>
                <w:sz w:val="21"/>
                <w:szCs w:val="21"/>
              </w:rPr>
              <w:t xml:space="preserve"> y enseñanza</w:t>
            </w:r>
          </w:p>
        </w:tc>
        <w:tc>
          <w:tcPr>
            <w:tcW w:w="747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767B3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75F9E">
              <w:rPr>
                <w:sz w:val="21"/>
                <w:szCs w:val="21"/>
              </w:rPr>
              <w:t>Aprendizaje basado en proyectos con el desarrollo del propio perfil de investigación.</w:t>
            </w:r>
          </w:p>
          <w:p w14:paraId="73B21D7C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75F9E">
              <w:rPr>
                <w:sz w:val="21"/>
                <w:szCs w:val="21"/>
              </w:rPr>
              <w:t>Talleres de escritura académica con revisión entre pares.</w:t>
            </w:r>
          </w:p>
          <w:p w14:paraId="132207A0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75F9E">
              <w:rPr>
                <w:sz w:val="21"/>
                <w:szCs w:val="21"/>
              </w:rPr>
              <w:t>Estudio de casos de tesis y proyectos de grado aprobados.</w:t>
            </w:r>
          </w:p>
          <w:p w14:paraId="1B8B360E" w14:textId="7DAB93E7" w:rsidR="000A5747" w:rsidRPr="00F75F9E" w:rsidRDefault="00E2722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A</w:t>
            </w:r>
            <w:r w:rsidR="00DF5118" w:rsidRPr="00F75F9E">
              <w:rPr>
                <w:sz w:val="21"/>
                <w:szCs w:val="21"/>
              </w:rPr>
              <w:t>compañamiento individual del avance de cada investigación.</w:t>
            </w:r>
          </w:p>
          <w:p w14:paraId="56799F81" w14:textId="77777777" w:rsidR="000A5747" w:rsidRPr="00F75F9E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75F9E">
              <w:rPr>
                <w:sz w:val="21"/>
                <w:szCs w:val="21"/>
              </w:rPr>
              <w:t>Clase invertida para los contenidos metodológicos.</w:t>
            </w:r>
          </w:p>
          <w:p w14:paraId="12E8FFB8" w14:textId="6D1E76FD" w:rsidR="000A5747" w:rsidRPr="00F75F9E" w:rsidRDefault="000A5747" w:rsidP="004F512D">
            <w:pPr>
              <w:spacing w:before="10" w:after="10"/>
              <w:ind w:left="40"/>
            </w:pPr>
          </w:p>
        </w:tc>
      </w:tr>
      <w:tr w:rsidR="000A5747" w14:paraId="0CFE4DE4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790C2" w14:textId="77777777" w:rsidR="000A5747" w:rsidRPr="002A18A2" w:rsidRDefault="00DF5118">
            <w:pPr>
              <w:spacing w:before="20" w:after="20"/>
              <w:jc w:val="center"/>
            </w:pPr>
            <w:r w:rsidRPr="002A18A2"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92A09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Plataforma Moodle UMSA.</w:t>
            </w:r>
          </w:p>
          <w:p w14:paraId="11BE60A8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Reglamento General de Tipos y Modalidades de Graduación y normativa de graduación de la Carrera.</w:t>
            </w:r>
          </w:p>
          <w:p w14:paraId="4F8EC826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Biblioteca y repositorio institucional de tesis y proyectos de grado de la Universidad Mayor de San Andrés.</w:t>
            </w:r>
          </w:p>
          <w:p w14:paraId="33A13FB5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Bases de datos académicas y gestores de referencias bibliográficas.</w:t>
            </w:r>
          </w:p>
          <w:p w14:paraId="4C15DDCB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Hoja de cálculo y programas de procesamiento de datos para el análisis de resultados.</w:t>
            </w:r>
          </w:p>
          <w:p w14:paraId="7DEA82D1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Herramientas de verificación de similitud y de gestión de referencias bibliográficas.</w:t>
            </w:r>
          </w:p>
          <w:p w14:paraId="28A99678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Programas de procesamiento estadístico y de visualización de datos de uso académico.</w:t>
            </w:r>
          </w:p>
        </w:tc>
      </w:tr>
      <w:tr w:rsidR="000A5747" w14:paraId="20F75FB1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EE492" w14:textId="77777777" w:rsidR="000A5747" w:rsidRDefault="00DF511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3661E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Evaluación diagnóstica: prueba inicial sobre metodología de la investigación y redacción académica.</w:t>
            </w:r>
          </w:p>
          <w:p w14:paraId="4CC165C3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269D404" w14:textId="77777777" w:rsidR="000A5747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0A5747" w14:paraId="40592DEB" w14:textId="77777777" w:rsidTr="0000140A">
        <w:tc>
          <w:tcPr>
            <w:tcW w:w="2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ED2A8" w14:textId="77777777" w:rsidR="000A5747" w:rsidRPr="002A18A2" w:rsidRDefault="00DF5118">
            <w:pPr>
              <w:spacing w:before="20" w:after="20"/>
              <w:jc w:val="center"/>
            </w:pPr>
            <w:r w:rsidRPr="002A18A2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44A34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Nota mínima de aprobación: 51/100.</w:t>
            </w:r>
          </w:p>
          <w:p w14:paraId="181F7832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0A52DEB3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La calificación de cada producto integra la prueba escrita del elemento y las evidencias de desempeño y producto.</w:t>
            </w:r>
          </w:p>
          <w:p w14:paraId="283625E9" w14:textId="77777777" w:rsidR="000A5747" w:rsidRPr="002A18A2" w:rsidRDefault="00DF511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A18A2">
              <w:rPr>
                <w:sz w:val="21"/>
                <w:szCs w:val="21"/>
              </w:rPr>
              <w:t>Cada producto se evalúa con una rúbrica de tres niveles: Insuficiente, Suficiente y Destacado.</w:t>
            </w:r>
          </w:p>
        </w:tc>
      </w:tr>
      <w:tr w:rsidR="002A18A2" w:rsidRPr="008C7E1F" w14:paraId="74577CB1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6C357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09BBA" w14:textId="77777777" w:rsidR="002A18A2" w:rsidRPr="008C7E1F" w:rsidRDefault="002A18A2" w:rsidP="008333A8">
            <w:pPr>
              <w:pStyle w:val="Prrafodelista"/>
              <w:spacing w:before="10" w:after="10"/>
              <w:ind w:left="26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Producto 1: </w:t>
            </w:r>
            <w:r w:rsidRPr="008C7E1F">
              <w:rPr>
                <w:color w:val="000000" w:themeColor="text1"/>
                <w:sz w:val="21"/>
                <w:szCs w:val="21"/>
              </w:rPr>
              <w:t>dimensiones de la realidad y su vinculación con la investigación científica.</w:t>
            </w:r>
          </w:p>
          <w:p w14:paraId="5D22EE1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58336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3%</w:t>
            </w:r>
          </w:p>
        </w:tc>
      </w:tr>
      <w:tr w:rsidR="002A18A2" w:rsidRPr="008C7E1F" w14:paraId="52F14AB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767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920FA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2FDE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41E2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67D49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07983F55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F9D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8B9D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Identificación de dimensiones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F458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Confunde las dimensiones de la realidad o no distingue lo objetivo de lo subjetivo.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C0C2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correctamente las dimensiones y sus componentes objetivos y subjetivos.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A735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y caracteriza con precisión las dimensiones e ilustra sus interrelaciones.</w:t>
            </w:r>
          </w:p>
        </w:tc>
      </w:tr>
      <w:tr w:rsidR="002A18A2" w:rsidRPr="008C7E1F" w14:paraId="5B68C049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481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56F2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Vínculo con la investigación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522B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explica la relación entre percepción de la realidad e investigación científica.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1F5F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Explica la relación entre las dimensiones de la realidad y el conocimiento científico.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5C7A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Analiza críticamente cómo esas dimensiones condicionan la observación y el conocimiento científico.</w:t>
            </w:r>
          </w:p>
        </w:tc>
      </w:tr>
      <w:tr w:rsidR="002A18A2" w:rsidRPr="008C7E1F" w14:paraId="2ADB7AA1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9BF6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D10B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Comparación y ejemplos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65ED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 cuadro incompleto, desorganizado o sin ejemplos pertinentes.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0762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Organiza comparativamente los conceptos e incorpora ejemplos pertinentes.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29F0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una comparación sintética, precisa y sustentada con ejemplos del ámbito contable o financiero.</w:t>
            </w:r>
          </w:p>
        </w:tc>
      </w:tr>
      <w:tr w:rsidR="002A18A2" w:rsidRPr="008C7E1F" w14:paraId="64030F7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36F9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5C90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Producto 2: </w:t>
            </w:r>
            <w:r w:rsidRPr="008C7E1F">
              <w:rPr>
                <w:color w:val="000000" w:themeColor="text1"/>
                <w:sz w:val="21"/>
                <w:szCs w:val="21"/>
              </w:rPr>
              <w:t>Informe de análisis de la relación sujeto-objeto en la investigación científica, aplicado a una problemática del ámbito económico, contable o financiero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E9BF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3%</w:t>
            </w:r>
          </w:p>
        </w:tc>
      </w:tr>
      <w:tr w:rsidR="002A18A2" w:rsidRPr="008C7E1F" w14:paraId="4DF1301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A72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EB24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B3A5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9296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6A83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6ECA750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76F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4B96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Relación sujeto-objeto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A6B8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diferencia el sujeto del objeto de estudio ni explica su relación.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D021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Describe adecuadamente al sujeto, el objeto y la relación entre ambos.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5646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Analiza críticamente la relación sujeto-objeto y sus implicaciones para el conocimiento científico.</w:t>
            </w:r>
          </w:p>
        </w:tc>
      </w:tr>
      <w:tr w:rsidR="002A18A2" w:rsidRPr="008C7E1F" w14:paraId="4F466F44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4A30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004F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Aplicación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AE59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problemática utilizada es imprecisa o ajena a la Contaduría Pública.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6FA1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Relaciona la explicación con una problemática pertinente del ámbito profesional.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4561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Interpreta de forma fundamentada una problemática concreta, distinguiendo hechos y valoraciones.</w:t>
            </w:r>
          </w:p>
        </w:tc>
      </w:tr>
      <w:tr w:rsidR="002A18A2" w:rsidRPr="008C7E1F" w14:paraId="3BFFE00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5A2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B14F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Fundamentación del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100E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El análisis carece de orden, argumentos o fuentes pertinentes.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D8E3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 informe organizado con argumentos comprensibles y fuentes pertinentes.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4BE9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Desarrolla un análisis reflexivo, coherente y sustentado en fuentes académicas.</w:t>
            </w:r>
          </w:p>
        </w:tc>
      </w:tr>
      <w:tr w:rsidR="002A18A2" w:rsidRPr="008C7E1F" w14:paraId="1AE17A6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139C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42D0D" w14:textId="77777777" w:rsidR="002A18A2" w:rsidRPr="008C7E1F" w:rsidRDefault="002A18A2" w:rsidP="008333A8">
            <w:pPr>
              <w:pStyle w:val="Prrafodelista"/>
              <w:spacing w:before="10" w:after="10"/>
              <w:ind w:left="26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color w:val="000000" w:themeColor="text1"/>
                <w:sz w:val="21"/>
                <w:szCs w:val="21"/>
              </w:rPr>
              <w:t>Producto 3:</w:t>
            </w:r>
            <w:r w:rsidRPr="008C7E1F">
              <w:rPr>
                <w:color w:val="000000" w:themeColor="text1"/>
                <w:sz w:val="21"/>
                <w:szCs w:val="21"/>
              </w:rPr>
              <w:t xml:space="preserve"> Cuadro comparativo de las modalidades de graduación reconocidas por la Carrera de Contaduría Pública, considerando su naturaleza, características, alcance y normativa institucional vigente.</w:t>
            </w:r>
          </w:p>
          <w:p w14:paraId="32511C59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946E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2%</w:t>
            </w:r>
          </w:p>
        </w:tc>
      </w:tr>
      <w:tr w:rsidR="002A18A2" w:rsidRPr="008C7E1F" w14:paraId="65FF00AA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EE9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F2E9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C299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500B8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94B6A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22974A27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6DD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6F8F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Modalidades y naturaleza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AEAB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modalidades pertinentes o confunde su naturaleza.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C238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las modalidades reconocidas y describe su naturaleza.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CAD0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con precisión la finalidad y naturaleza de cada modalidad reconocida.</w:t>
            </w:r>
          </w:p>
        </w:tc>
      </w:tr>
      <w:tr w:rsidR="002A18A2" w:rsidRPr="008C7E1F" w14:paraId="781656B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74C4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0385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Características y alcance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DC00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establece diferencias claras o atribuye alcances incorrectos.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D0B1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Compara características, requisitos académicos y alcances principales.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F218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Establece diferencias sustantivas y ejemplifica su aplicación dentro de la Carrera.</w:t>
            </w:r>
          </w:p>
        </w:tc>
      </w:tr>
      <w:tr w:rsidR="002A18A2" w:rsidRPr="008C7E1F" w14:paraId="150B0CA2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A85E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092E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Sustento normativo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0EF3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identifica normativa aplicable o presenta referencias incorrectas.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6643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Relaciona cada modalidad con la normativa institucional pertinente.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EFA7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Sustenta las comparaciones con referencias normativas precisas y vigentes.</w:t>
            </w:r>
          </w:p>
        </w:tc>
      </w:tr>
      <w:tr w:rsidR="002A18A2" w:rsidRPr="008C7E1F" w14:paraId="0E8B90FA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6A2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663E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Producto 4: </w:t>
            </w:r>
            <w:r w:rsidRPr="008C7E1F">
              <w:rPr>
                <w:color w:val="000000" w:themeColor="text1"/>
                <w:sz w:val="21"/>
                <w:szCs w:val="21"/>
              </w:rPr>
              <w:t>Informe de justificación de la modalidad de graduación seleccionada,</w:t>
            </w: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3F5DA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2%</w:t>
            </w:r>
          </w:p>
        </w:tc>
      </w:tr>
      <w:tr w:rsidR="002A18A2" w:rsidRPr="008C7E1F" w14:paraId="3D434895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862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7B2D9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50945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17F20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6A70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628C1476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5212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D637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Justificación de elección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EA24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elección es arbitraria o no está fundamentada.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45EE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Justifica la modalidad en relación con la problemática de interés.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986F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 críticamente por qué la modalidad es apropiada frente a otras alternativas.</w:t>
            </w:r>
          </w:p>
        </w:tc>
      </w:tr>
      <w:tr w:rsidR="002A18A2" w:rsidRPr="008C7E1F" w14:paraId="6CCBA3C5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E56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3A2C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Pertinencia y líneas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767E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vincula el tema con la Contaduría Pública ni con las líneas de investigación.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A060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Establece una relación pertinente entre temática, profesión y línea de investigación.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6E13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Demuestra correspondencia clara y argumentada con la problemática y la línea institucional.</w:t>
            </w:r>
          </w:p>
        </w:tc>
      </w:tr>
      <w:tr w:rsidR="002A18A2" w:rsidRPr="008C7E1F" w14:paraId="6F879B5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A8C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25C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Exigencias académicas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6C3B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Desconoce condiciones académicas esenciales de la modalidad elegida.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02D4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Reconoce las exigencias académicas y normativas pertinentes.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70F0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Argumenta la factibilidad de cumplir las exigencias con base en condiciones verificables.</w:t>
            </w:r>
          </w:p>
        </w:tc>
      </w:tr>
      <w:tr w:rsidR="002A18A2" w:rsidRPr="008C7E1F" w14:paraId="34688267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E3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51A3F" w14:textId="77777777" w:rsidR="002A18A2" w:rsidRPr="00A90DFE" w:rsidRDefault="002A18A2" w:rsidP="008333A8">
            <w:pPr>
              <w:pStyle w:val="Prrafodelista"/>
              <w:spacing w:before="10" w:after="10"/>
              <w:ind w:left="260"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5: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Cuadro comparativo de los tipos de ensayo, considerando sus características, finalidades, estructuras y particularidades, a partir del análisis de ejemplos.</w:t>
            </w:r>
          </w:p>
          <w:p w14:paraId="217CC80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309B7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7%</w:t>
            </w:r>
          </w:p>
        </w:tc>
      </w:tr>
      <w:tr w:rsidR="002A18A2" w:rsidRPr="008C7E1F" w14:paraId="2C765AC4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89DA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8414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CBC1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7EDCF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AEDE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083D6B9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D77C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B986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Identificación de tipos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3420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Confunde los tipos de ensayo y sus características.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9A5E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tipos de ensayo y describe sus características esenciales.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E0C5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con precisión los tipos y reconoce sus particularidades discursivas.</w:t>
            </w:r>
          </w:p>
        </w:tc>
      </w:tr>
      <w:tr w:rsidR="002A18A2" w:rsidRPr="008C7E1F" w14:paraId="78DF71E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0415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76D3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Finalidad y 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6FF0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partes de la estructura o confunde las finalidades.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1793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Compara las finalidades y estructuras generales de los tipos examinados.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51BF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Explica las diferencias entre finalidad, organización y forma de argumentación.</w:t>
            </w:r>
          </w:p>
        </w:tc>
      </w:tr>
      <w:tr w:rsidR="002A18A2" w:rsidRPr="008C7E1F" w14:paraId="49239958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9A1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598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Análisis de ejemplos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E08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Los ejemplos son inexistentes o no corresponden a los tipos descritos.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5E1D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Utiliza ejemplos pertinentes para sustentar la comparación.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557B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Relaciona críticamente cada ejemplo con las características que lo identifican.</w:t>
            </w:r>
          </w:p>
        </w:tc>
      </w:tr>
      <w:tr w:rsidR="002A18A2" w:rsidRPr="008C7E1F" w14:paraId="2B331208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9AD5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6E3BA" w14:textId="77777777" w:rsidR="002A18A2" w:rsidRPr="00A90DFE" w:rsidRDefault="002A18A2" w:rsidP="008333A8">
            <w:pPr>
              <w:spacing w:before="10" w:after="10"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6: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Cuadro comparativo del artículo científico y del artículo de opinión, identificando sus características, finalidades, estructuras y diferencias fundamentales, a partir del análisis de ejemplos.</w:t>
            </w:r>
          </w:p>
          <w:p w14:paraId="369B2446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B52C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6%</w:t>
            </w:r>
          </w:p>
        </w:tc>
      </w:tr>
      <w:tr w:rsidR="002A18A2" w:rsidRPr="008C7E1F" w14:paraId="1F9AA61F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74E0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BA98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2F54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7C9AF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F6D8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593146A0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AB16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72AD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Naturaleza y finalidad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2FDE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Confunde el artículo científico con el de opinión.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4510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la finalidad y características de ambos géneros.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6456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Contrasta rigurosamente sus propósitos, fundamentos y formas de comunicación.</w:t>
            </w:r>
          </w:p>
        </w:tc>
      </w:tr>
      <w:tr w:rsidR="002A18A2" w:rsidRPr="008C7E1F" w14:paraId="0007D03A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498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4C55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Estructuras y argumentación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379C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reconoce las estructuras o atribuye iguales exigencias a ambos artículos.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321E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Compara sus componentes estructurales y el tipo de argumentación esperado.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8829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Explica las diferencias entre evidencia científica, análisis y postura argumentativa.</w:t>
            </w:r>
          </w:p>
        </w:tc>
      </w:tr>
      <w:tr w:rsidR="002A18A2" w:rsidRPr="008C7E1F" w14:paraId="7ABE9AFF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F8F7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B08E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Análisis de ejemplos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15FF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identifica en los ejemplos los elementos comparados.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C06C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correctamente las características de cada género en ejemplos reales.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C33D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Justifica sus comparaciones mediante observaciones específicas y pertinentes de los ejemplos.</w:t>
            </w:r>
          </w:p>
        </w:tc>
      </w:tr>
      <w:tr w:rsidR="002A18A2" w:rsidRPr="008C7E1F" w14:paraId="164B6920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102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2DC7B" w14:textId="77777777" w:rsidR="002A18A2" w:rsidRPr="008C7E1F" w:rsidRDefault="002A18A2" w:rsidP="008333A8">
            <w:pPr>
              <w:spacing w:before="10" w:after="10"/>
              <w:rPr>
                <w:color w:val="000000" w:themeColor="text1"/>
              </w:rPr>
            </w:pPr>
            <w:r w:rsidRPr="008C7E1F">
              <w:rPr>
                <w:b/>
                <w:bCs/>
                <w:color w:val="000000" w:themeColor="text1"/>
              </w:rPr>
              <w:t>Producto 7:</w:t>
            </w:r>
            <w:r w:rsidRPr="008C7E1F">
              <w:rPr>
                <w:color w:val="000000" w:themeColor="text1"/>
              </w:rPr>
              <w:t xml:space="preserve"> Cuadro descriptivo de las características, finalidad y particularidades metodológicas de la monografía académica, a partir del análisis de ejemplos.</w:t>
            </w:r>
          </w:p>
          <w:p w14:paraId="21810279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8A0B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6%</w:t>
            </w:r>
          </w:p>
        </w:tc>
      </w:tr>
      <w:tr w:rsidR="002A18A2" w:rsidRPr="008C7E1F" w14:paraId="37328A1F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AAD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2FF7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FD17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2F25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87522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109ADE60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88E7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5BDE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Características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A19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una caracterización errónea o incompleta de la monografía.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E7F9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Describe su naturaleza y características fundamentales.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28EB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Distingue con claridad su naturaleza frente a otros trabajos académicos.</w:t>
            </w:r>
          </w:p>
        </w:tc>
      </w:tr>
      <w:tr w:rsidR="002A18A2" w:rsidRPr="008C7E1F" w14:paraId="6F9F403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CA1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1A2B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Finalidad y metodología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938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Confunde su propósito con la ejecución de una tesis o proyecto de grado.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78E7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Explica la finalidad y las particularidades metodológicas de la monografía.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13EB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Relaciona finalidad, tratamiento documental y exigencias metodológicas con precisión.</w:t>
            </w:r>
          </w:p>
        </w:tc>
      </w:tr>
      <w:tr w:rsidR="002A18A2" w:rsidRPr="008C7E1F" w14:paraId="3203CF3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E94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903B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Descripción basada en ejemplos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06E0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El cuadro carece de orden o no aprovecha los ejemplos examinados.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9E7C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Organiza los aspectos pertinentes apoyándose en ejemplos.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D599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una síntesis clara y fundamentada de las particularidades observadas.</w:t>
            </w:r>
          </w:p>
        </w:tc>
      </w:tr>
      <w:tr w:rsidR="002A18A2" w:rsidRPr="008C7E1F" w14:paraId="79A042C2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B855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C88CC" w14:textId="77777777" w:rsidR="002A18A2" w:rsidRPr="00A90DFE" w:rsidRDefault="002A18A2" w:rsidP="008333A8">
            <w:pPr>
              <w:spacing w:before="10" w:after="1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 xml:space="preserve">Producto 8: </w:t>
            </w:r>
            <w:r w:rsidRPr="00A90DFE">
              <w:rPr>
                <w:color w:val="000000" w:themeColor="text1"/>
                <w:sz w:val="21"/>
                <w:szCs w:val="21"/>
              </w:rPr>
              <w:t>Esquema estructural de una monografía académica, identificando sus componentes fundamentales, funciones y organización.</w:t>
            </w:r>
          </w:p>
          <w:p w14:paraId="78B8AD82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5454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6%</w:t>
            </w:r>
          </w:p>
        </w:tc>
      </w:tr>
      <w:tr w:rsidR="002A18A2" w:rsidRPr="008C7E1F" w14:paraId="3E9697F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F7A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18560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67BF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E35C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2E48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46F90794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A98A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1EAC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Identificación de 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981E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o confunde componentes fundamentales.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8728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los componentes básicos de una monografía académica.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F659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Reconoce y diferencia adecuadamente componentes preliminares, cuerpo y complementarios.</w:t>
            </w:r>
          </w:p>
        </w:tc>
      </w:tr>
      <w:tr w:rsidR="002A18A2" w:rsidRPr="008C7E1F" w14:paraId="12C0AEDA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9BB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7C63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Función de los 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8E3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describe la función de las secciones o la presenta equivocadamente.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C697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Explica la función principal de cada componente.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5DF3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Establece con claridad la contribución y articulación de cada componente al documento.</w:t>
            </w:r>
          </w:p>
        </w:tc>
      </w:tr>
      <w:tr w:rsidR="002A18A2" w:rsidRPr="008C7E1F" w14:paraId="613B0059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965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3995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Organización del esquema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D5D8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El esquema es desordenado o muestra una secuencia inadecuada.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9676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Organiza la estructura en una secuencia lógica y comprensible.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7C5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 esquema jerárquico, completo y de lectura inmediata.</w:t>
            </w:r>
          </w:p>
        </w:tc>
      </w:tr>
      <w:tr w:rsidR="002A18A2" w:rsidRPr="008C7E1F" w14:paraId="24805F18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36C4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6CE47" w14:textId="77777777" w:rsidR="002A18A2" w:rsidRPr="00A90DFE" w:rsidRDefault="002A18A2" w:rsidP="008333A8">
            <w:pPr>
              <w:spacing w:before="10" w:after="10"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9</w:t>
            </w:r>
            <w:r w:rsidRPr="00A90DFE">
              <w:rPr>
                <w:color w:val="000000" w:themeColor="text1"/>
                <w:sz w:val="21"/>
                <w:szCs w:val="21"/>
              </w:rPr>
              <w:t>: Documento de revisión de la literatura y construcción del modelo teórico o modelo aplicado, según la modalidad de graduación seleccionada, que sustente la identificación y fundamentación de la temática de investigación, en correspondencia con las líneas de investigación institucionales.</w:t>
            </w:r>
          </w:p>
          <w:p w14:paraId="262441C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D1E4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12%</w:t>
            </w:r>
          </w:p>
        </w:tc>
      </w:tr>
      <w:tr w:rsidR="002A18A2" w:rsidRPr="008C7E1F" w14:paraId="1FB4B9A1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DD8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A8A2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2265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50E2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DADE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647193A6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18F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5E1B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Revisión y sistematización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1766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revisión es escasa, poco pertinente o meramente enumerativa.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86BD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Selecciona y organiza literatura académica pertinente al objeto de estudio.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D0A5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Contrasta críticamente antecedentes y fundamentos, identificando relaciones y vacíos relevantes.</w:t>
            </w:r>
          </w:p>
        </w:tc>
      </w:tr>
      <w:tr w:rsidR="002A18A2" w:rsidRPr="008C7E1F" w14:paraId="29F5883E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396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9B03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Construcción del modelo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9E8A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El modelo es inexistente o no se relaciona con la literatura revisada.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F0AD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Construye un modelo teórico o aplicado con componentes identificables y sustento bibliográfico.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F881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Articula de manera consistente componentes y relaciones del modelo, justificando su pertinencia.</w:t>
            </w:r>
          </w:p>
        </w:tc>
      </w:tr>
      <w:tr w:rsidR="002A18A2" w:rsidRPr="008C7E1F" w14:paraId="2C7F763E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85D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388B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Fundamentación del tema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06E6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se justifica la temática ni su vínculo con una línea institucional.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85FC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 la temática y establece su correspondencia con una línea de investigación.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F208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Sustenta convincentemente la elección con literatura, modelo y pertinencia profesional.</w:t>
            </w:r>
          </w:p>
        </w:tc>
      </w:tr>
      <w:tr w:rsidR="002A18A2" w:rsidRPr="008C7E1F" w14:paraId="44B6BBD1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FFF7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37F98" w14:textId="77777777" w:rsidR="002A18A2" w:rsidRPr="00A90DFE" w:rsidRDefault="002A18A2" w:rsidP="008333A8">
            <w:pPr>
              <w:pStyle w:val="Prrafodelista"/>
              <w:spacing w:before="10" w:after="10"/>
              <w:ind w:left="271"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10: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Analiza y problematiza el objeto de estudio, identificando las variables de investigación y delimitando el problema en sus dimensiones temática, espacial y temporal, según la modalidad de graduación seleccionada.</w:t>
            </w:r>
          </w:p>
          <w:p w14:paraId="5152D464" w14:textId="77777777" w:rsidR="002A18A2" w:rsidRPr="00A90DFE" w:rsidRDefault="002A18A2" w:rsidP="008333A8">
            <w:pPr>
              <w:spacing w:before="20" w:after="2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AE8E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11%</w:t>
            </w:r>
          </w:p>
        </w:tc>
      </w:tr>
      <w:tr w:rsidR="002A18A2" w:rsidRPr="008C7E1F" w14:paraId="6A3DACC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142C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AE41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3DE6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74F95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4FC3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1BF80CD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B7B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AB40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Identificación del objeto y variables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8B59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El objeto es ambiguo o no identifica correctamente las variables pertinentes.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AA41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el objeto de estudio y las variables o componentes pertinentes.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6D2F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Establece con precisión el objeto y las relaciones relevantes entre variables o componentes.</w:t>
            </w:r>
          </w:p>
        </w:tc>
      </w:tr>
      <w:tr w:rsidR="002A18A2" w:rsidRPr="008C7E1F" w14:paraId="5AEC142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AC0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47D4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Problematización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70CD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situación problemática es descriptiva y no conduce a un problema claro.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A49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Analiza la situación problemática y formula un problema investigable.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A305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 el problema con antecedentes y evidencia contextual pertinente.</w:t>
            </w:r>
          </w:p>
        </w:tc>
      </w:tr>
      <w:tr w:rsidR="002A18A2" w:rsidRPr="008C7E1F" w14:paraId="4D8C6FF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E0A5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CF77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Delimitación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DEAF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o confunde la delimitación temática, espacial o temporal.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CE19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Delimita el estudio en las dimensiones temática, espacial y temporal.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785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Justifica la delimitación y demuestra su correspondencia con el problema y la factibilidad.</w:t>
            </w:r>
          </w:p>
        </w:tc>
      </w:tr>
      <w:tr w:rsidR="002A18A2" w:rsidRPr="008C7E1F" w14:paraId="4769EDA0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A3C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AF5B7" w14:textId="77777777" w:rsidR="002A18A2" w:rsidRPr="00A90DFE" w:rsidRDefault="002A18A2" w:rsidP="008333A8">
            <w:pPr>
              <w:keepNext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11: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Documento de construcción y fundamentación del modelo teórico o modelo aplicado, según la modalidad de graduación seleccionada, que establezca la articulación coherente entre las variables de investigación, sus relaciones y el objeto de estudio, sustentado en la revisión de la literatura científica y académica.</w:t>
            </w:r>
          </w:p>
          <w:p w14:paraId="7B2140F3" w14:textId="77777777" w:rsidR="002A18A2" w:rsidRPr="008C7E1F" w:rsidRDefault="002A18A2" w:rsidP="008333A8">
            <w:pPr>
              <w:pStyle w:val="Prrafodelista"/>
              <w:spacing w:before="10" w:after="10"/>
              <w:ind w:left="271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5917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11%</w:t>
            </w:r>
          </w:p>
        </w:tc>
      </w:tr>
      <w:tr w:rsidR="002A18A2" w:rsidRPr="008C7E1F" w14:paraId="0FE44256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EED6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06E2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F4D1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CA97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F2D9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3F662922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A03A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CB9B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Fundamentación teórica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EA4B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fundamentos teóricos insuficientes o desvinculados del objeto de estudio.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1A92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Sustenta el modelo mediante teorías y antecedentes pertinentes al objeto de estudio.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3A24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Integra críticamente teorías y antecedentes científicos, proporcionando una fundamentación sólida y coherente del modelo.</w:t>
            </w:r>
          </w:p>
        </w:tc>
      </w:tr>
      <w:tr w:rsidR="002A18A2" w:rsidRPr="008C7E1F" w14:paraId="19B8E6EF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C9E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37B5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Articulación de variables o 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078B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identifica adecuadamente las variables o componentes ni sus relaciones con el objeto de estudio.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343A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las variables o componentes y establece sus relaciones fundamentales con el objeto de estudio.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7CC6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 rigurosamente las relaciones entre variables o componentes, demostrando consistencia teórica y correspondencia con el objeto de estudio.</w:t>
            </w:r>
          </w:p>
        </w:tc>
      </w:tr>
      <w:tr w:rsidR="002A18A2" w:rsidRPr="008C7E1F" w14:paraId="2ABCAD72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17B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9DC5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Construcción del modelo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68C7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un modelo incompleto o carente de coherencia con el objeto de estudio.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74DC6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Estructura un modelo teórico o aplicado coherente con las variables o componentes y el objeto de estudio.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FAD0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Construye y fundamenta un modelo integral, articulando sistemáticamente sus componentes y relaciones con el objeto de estudio.</w:t>
            </w:r>
          </w:p>
        </w:tc>
      </w:tr>
      <w:tr w:rsidR="002A18A2" w:rsidRPr="008C7E1F" w14:paraId="49C298C9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BD17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0EA8E" w14:textId="77777777" w:rsidR="002A18A2" w:rsidRPr="00A90DFE" w:rsidRDefault="002A18A2" w:rsidP="008333A8">
            <w:pPr>
              <w:keepNext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12: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Documento final del Perfil de Tesis de Grado o del Perfil de Proyecto de Grado, con componentes teóricos y metodológicos y observancia de la normativa institucional.</w:t>
            </w:r>
          </w:p>
          <w:p w14:paraId="25532334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A3EA9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11%</w:t>
            </w:r>
          </w:p>
        </w:tc>
      </w:tr>
      <w:tr w:rsidR="002A18A2" w:rsidRPr="008C7E1F" w14:paraId="3E270A0A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241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29B0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2D068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216B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DA09A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4782795B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F02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2162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Integridad estructural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DE7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componentes esenciales del perfil conforme a la modalidad.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B3E3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Incluye los componentes exigibles del perfil según la modalidad elegida.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EACA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Integra todos los componentes con orden, precisión y desarrollo proporcional.</w:t>
            </w:r>
          </w:p>
        </w:tc>
      </w:tr>
      <w:tr w:rsidR="002A18A2" w:rsidRPr="008C7E1F" w14:paraId="5B0F4CE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671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68D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Coherencia teórico-metodológica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9385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Existen contradicciones entre problema, objetivos, fundamentos y metodología.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3C7A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Mantiene correspondencia entre los componentes teóricos y metodológicos.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E841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Demuestra sólida articulación del modelo, problema, objetivos y estrategia metodológica propuesta.</w:t>
            </w:r>
          </w:p>
        </w:tc>
      </w:tr>
      <w:tr w:rsidR="002A18A2" w:rsidRPr="008C7E1F" w14:paraId="25B243CF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8025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209EB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Rigor y normativa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36D9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fuentes insuficientes o incumple pautas académicas relevantes.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FFF0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Aplica adecuadamente criterios de fundamentación, citación y formato institucional.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7090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fundamentación rigurosa, redacción académica y cumplimiento cuidado de la normativa.</w:t>
            </w:r>
          </w:p>
        </w:tc>
      </w:tr>
      <w:tr w:rsidR="002A18A2" w:rsidRPr="008C7E1F" w14:paraId="2BFF4A3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361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FD475" w14:textId="77777777" w:rsidR="00F171FC" w:rsidRPr="00A90DFE" w:rsidRDefault="002A18A2" w:rsidP="00F171FC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13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: </w:t>
            </w:r>
            <w:r w:rsidR="00F171FC" w:rsidRPr="00A90DFE">
              <w:rPr>
                <w:sz w:val="21"/>
                <w:szCs w:val="21"/>
              </w:rPr>
              <w:t>Presentación académica del Perfil de Tesis de Grado o del Perfil de Proyecto de Grado, que contemple de manera clara, ordenada y sistemática sus componentes teóricos y metodológicos, para su valoración académica.</w:t>
            </w:r>
          </w:p>
          <w:p w14:paraId="5180C69E" w14:textId="77777777" w:rsidR="002A18A2" w:rsidRPr="008C7E1F" w:rsidRDefault="002A18A2" w:rsidP="00F171FC">
            <w:pPr>
              <w:pStyle w:val="Prrafodelista"/>
              <w:spacing w:before="10" w:after="10"/>
              <w:ind w:left="260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069FF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5%</w:t>
            </w:r>
          </w:p>
        </w:tc>
      </w:tr>
      <w:tr w:rsidR="002A18A2" w:rsidRPr="008C7E1F" w14:paraId="07A6AC18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972A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72F60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15F4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1D641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547F8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58B965C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D4A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E225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Selección de contenidos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94FF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información esencial o incorpora contenido ajeno al perfil.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E363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Sintetiza los componentes principales del perfil de manera pertinente.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384C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Jerarquiza los contenidos y destaca las relaciones metodológicas esenciales.</w:t>
            </w:r>
          </w:p>
        </w:tc>
      </w:tr>
      <w:tr w:rsidR="002A18A2" w:rsidRPr="008C7E1F" w14:paraId="6994933E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CEC4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628BF" w14:textId="311891E1" w:rsidR="002A18A2" w:rsidRPr="008C7E1F" w:rsidRDefault="00D53FB7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5DE50" w14:textId="40EDFC29" w:rsidR="002A18A2" w:rsidRPr="008C7E1F" w:rsidRDefault="00D53FB7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El contenido </w:t>
            </w:r>
            <w:r w:rsidR="002A18A2" w:rsidRPr="008C7E1F">
              <w:rPr>
                <w:color w:val="000000" w:themeColor="text1"/>
                <w:sz w:val="21"/>
                <w:szCs w:val="21"/>
              </w:rPr>
              <w:t>carece de secuencia lógica.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5C0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Presenta los contenidos en orden comprensible.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C945C" w14:textId="04EF844B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Construye una secuencia convincente y articulada.</w:t>
            </w:r>
          </w:p>
        </w:tc>
      </w:tr>
      <w:tr w:rsidR="002A18A2" w:rsidRPr="008C7E1F" w14:paraId="6420BC6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9B40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DA50B" w14:textId="524A084F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Claridad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152B8" w14:textId="5BB41537" w:rsidR="002A18A2" w:rsidRPr="008C7E1F" w:rsidRDefault="00C23E4C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El contenido del documento es</w:t>
            </w:r>
            <w:r w:rsidR="002A18A2" w:rsidRPr="008C7E1F">
              <w:rPr>
                <w:color w:val="000000" w:themeColor="text1"/>
                <w:sz w:val="21"/>
                <w:szCs w:val="21"/>
              </w:rPr>
              <w:t xml:space="preserve"> ilegible</w:t>
            </w:r>
            <w:r>
              <w:rPr>
                <w:color w:val="000000" w:themeColor="text1"/>
                <w:sz w:val="21"/>
                <w:szCs w:val="21"/>
              </w:rPr>
              <w:t xml:space="preserve"> o</w:t>
            </w:r>
            <w:r w:rsidR="002A18A2" w:rsidRPr="008C7E1F">
              <w:rPr>
                <w:color w:val="000000" w:themeColor="text1"/>
                <w:sz w:val="21"/>
                <w:szCs w:val="21"/>
              </w:rPr>
              <w:t xml:space="preserve"> inconsistente.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F0768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Utiliza textos y recursos visuales claros y legibles.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BE65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Utiliza recursos visuales sobrios y precisos que facilitan la comprensión del perfil.</w:t>
            </w:r>
          </w:p>
        </w:tc>
      </w:tr>
      <w:tr w:rsidR="002A18A2" w:rsidRPr="008C7E1F" w14:paraId="779AF601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9AA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FF36E" w14:textId="77777777" w:rsidR="002A18A2" w:rsidRPr="00A90DFE" w:rsidRDefault="002A18A2" w:rsidP="008333A8">
            <w:pPr>
              <w:pStyle w:val="Prrafodelista"/>
              <w:spacing w:before="10" w:after="10"/>
              <w:ind w:left="260"/>
              <w:rPr>
                <w:color w:val="000000" w:themeColor="text1"/>
                <w:sz w:val="21"/>
                <w:szCs w:val="21"/>
              </w:rPr>
            </w:pPr>
            <w:r w:rsidRPr="00A90DFE">
              <w:rPr>
                <w:b/>
                <w:bCs/>
                <w:color w:val="000000" w:themeColor="text1"/>
                <w:sz w:val="21"/>
                <w:szCs w:val="21"/>
              </w:rPr>
              <w:t>Producto 14:</w:t>
            </w:r>
            <w:r w:rsidRPr="00A90DFE">
              <w:rPr>
                <w:color w:val="000000" w:themeColor="text1"/>
                <w:sz w:val="21"/>
                <w:szCs w:val="21"/>
              </w:rPr>
              <w:t xml:space="preserve"> Matriz de coherencia metodológica del Perfil de Tesis de Grado o del Perfil de Proyecto de Grado, que evidencie la articulación entre el problema de investigación, los objetivos, las variables y el modelo teórico o modelo aplicado, según la modalidad seleccionada, demostrando consistencia metodológica y pertinencia profesional.</w:t>
            </w:r>
          </w:p>
          <w:p w14:paraId="5C8AA437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AC957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5%</w:t>
            </w:r>
          </w:p>
        </w:tc>
      </w:tr>
      <w:tr w:rsidR="002A18A2" w:rsidRPr="008C7E1F" w14:paraId="5E59EE93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77A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816A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A6A65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0A173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E7CE2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3B1F12AB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5CA3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8ADE3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Síntesis de 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39AA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componentes que impiden apreciar la coherencia del perfil.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1EE6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Resume problema, objetivos, variables y modelo teórico o aplicado.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40CE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Selecciona los elementos esenciales sin perder precisión metodológica.</w:t>
            </w:r>
          </w:p>
        </w:tc>
      </w:tr>
      <w:tr w:rsidR="002A18A2" w:rsidRPr="008C7E1F" w14:paraId="6CF6F7DB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F892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BD9B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Correspondencia metodológica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B67A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Las conexiones entre componentes son incorrectas o contradictorias.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3E0A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Hace explícita la correspondencia entre los componentes del perfil.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E845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Permite verificar y explicar con claridad la coherencia de las relaciones propuestas.</w:t>
            </w:r>
          </w:p>
        </w:tc>
      </w:tr>
      <w:tr w:rsidR="002A18A2" w:rsidRPr="008C7E1F" w14:paraId="353C6800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83F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795C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Utilidad para la valoración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A638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matriz es confusa o difícil de interpretar durante la presentación.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7F9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matriz es ordenada y facilita la valoración académica.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4A0D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matriz permite localizar y fundamentar rápidamente cada relación metodológica.</w:t>
            </w:r>
          </w:p>
        </w:tc>
      </w:tr>
      <w:tr w:rsidR="002A18A2" w:rsidRPr="008C7E1F" w14:paraId="474864F8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8B6F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80D72" w14:textId="77777777" w:rsidR="002A18A2" w:rsidRPr="008C7E1F" w:rsidRDefault="002A18A2" w:rsidP="008333A8">
            <w:pPr>
              <w:pStyle w:val="Prrafodelista"/>
              <w:spacing w:before="10" w:after="10"/>
              <w:ind w:left="26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color w:val="000000" w:themeColor="text1"/>
                <w:sz w:val="21"/>
                <w:szCs w:val="21"/>
              </w:rPr>
              <w:t>Producto 15:</w:t>
            </w:r>
            <w:r w:rsidRPr="008C7E1F">
              <w:rPr>
                <w:color w:val="000000" w:themeColor="text1"/>
                <w:sz w:val="21"/>
                <w:szCs w:val="21"/>
              </w:rPr>
              <w:t xml:space="preserve"> Informe de valoración de la consistencia metodológica y viabilidad del Perfil de Tesis de Grado o del Perfil de Proyecto de Grado, que fundamente su pertinencia, factibilidad y cumplimiento de los principios éticos de la investigación, con sustento técnico y científico.</w:t>
            </w:r>
          </w:p>
          <w:p w14:paraId="7158AC5F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9B02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5%</w:t>
            </w:r>
          </w:p>
        </w:tc>
      </w:tr>
      <w:tr w:rsidR="002A18A2" w:rsidRPr="008C7E1F" w14:paraId="50133949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67F8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F61D1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88F21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7B6BB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A2AA7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004F78CE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7FA9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33D9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Consistencia metodológica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E1FAC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examina la articulación entre los componentes del perfil.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1D935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Valora con argumentos la coherencia de los principales componentes.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6AA4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fortalezas y limitaciones metodológicas con fundamentos precisos.</w:t>
            </w:r>
          </w:p>
        </w:tc>
      </w:tr>
      <w:tr w:rsidR="002A18A2" w:rsidRPr="008C7E1F" w14:paraId="1D9C691E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38D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3CEA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Pertinencia y factibilidad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B5629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La valoración de pertinencia o factibilidad es superficial o infundada.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52D3A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Considera pertinencia profesional, acceso a información y recursos necesarios.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4C4BE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Sustenta la viabilidad con condiciones verificables y reconoce restricciones relevantes.</w:t>
            </w:r>
          </w:p>
        </w:tc>
      </w:tr>
      <w:tr w:rsidR="002A18A2" w:rsidRPr="008C7E1F" w14:paraId="03F44D5C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714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C713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Ética y fundamentación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F0C97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Omite riesgos éticos o emite valoraciones sin sustento.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2C1A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Reconoce exigencias éticas pertinentes y fundamenta su valoración.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B80AD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Propone medidas éticas concretas y respalda las conclusiones del informe con rigor.</w:t>
            </w:r>
          </w:p>
        </w:tc>
      </w:tr>
      <w:tr w:rsidR="002A18A2" w:rsidRPr="008C7E1F" w14:paraId="5197E89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7419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CD54" w14:textId="77777777" w:rsidR="002A18A2" w:rsidRPr="008C7E1F" w:rsidRDefault="002A18A2" w:rsidP="008333A8">
            <w:pPr>
              <w:spacing w:before="10" w:after="1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b/>
                <w:bCs/>
                <w:color w:val="000000" w:themeColor="text1"/>
                <w:sz w:val="21"/>
                <w:szCs w:val="21"/>
              </w:rPr>
              <w:t>Producto 16</w:t>
            </w:r>
            <w:r w:rsidRPr="008C7E1F">
              <w:rPr>
                <w:color w:val="000000" w:themeColor="text1"/>
                <w:sz w:val="21"/>
                <w:szCs w:val="21"/>
              </w:rPr>
              <w:t>: Matriz de observaciones académicas y ajustes realizados al Perfil de Tesis de Grado o del Perfil de Proyecto de Grado, que registre las observaciones recibidas, las respuestas fundamentadas y las modificaciones efectuadas, conforme a criterios de coherencia metodológica, rigor académico y normativa institucional vigente.</w:t>
            </w:r>
          </w:p>
          <w:p w14:paraId="69C3FF15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DB43A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5%</w:t>
            </w:r>
          </w:p>
        </w:tc>
      </w:tr>
      <w:tr w:rsidR="002A18A2" w:rsidRPr="008C7E1F" w14:paraId="7E04A006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BD2E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D6800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B9D1E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76EEC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74A92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Destacado (81–100)</w:t>
            </w:r>
          </w:p>
        </w:tc>
      </w:tr>
      <w:tr w:rsidR="002A18A2" w:rsidRPr="008C7E1F" w14:paraId="3809B0B5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EFFB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235F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Registro de observaciones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C3C83" w14:textId="534E75D2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del w:id="9033" w:author="Comisión de revisión 4.5" w:date="2026-10-13T00:00:00Z">
              <w:r>
                <w:rPr>
                  <w:color w:val="000000" w:themeColor="text1"/>
                  <w:sz w:val="21"/>
                  <w:szCs w:val="21"/>
                </w:rPr>
                <w:delText xml:space="preserve">Omite observaciones o la consigna de forma imprecisa.</w:delText>
              </w:r>
            </w:del>
            <w:ins w:id="9034" w:author="Comisión de revisión 4.5" w:date="2026-10-13T00:00:00Z">
              <w:r>
                <w:rPr>
                  <w:color w:val="000000" w:themeColor="text1"/>
                  <w:sz w:val="21"/>
                  <w:szCs w:val="21"/>
                </w:rPr>
                <w:t xml:space="preserve">Omite observaciones o las consigna de forma imprecisa.</w:t>
              </w:r>
            </w:ins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A3EE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Registra de forma clara las observaciones académicas recibidas.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B676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Clasifica y contextualiza las observaciones para facilitar su seguimiento.</w:t>
            </w:r>
          </w:p>
        </w:tc>
      </w:tr>
      <w:tr w:rsidR="002A18A2" w:rsidRPr="008C7E1F" w14:paraId="24D62BA7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D9A2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5F970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Respuesta fundamentada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F128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responde las observaciones o lo hace sin argumentos.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5D06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Responde las observaciones con argumentos académicos pertinentes.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7FA3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Fundamenta críticamente cada respuesta, vinculándola con el perfil y sus fuentes.</w:t>
            </w:r>
          </w:p>
        </w:tc>
      </w:tr>
      <w:tr w:rsidR="002A18A2" w:rsidRPr="008C7E1F" w14:paraId="792B75BD" w14:textId="77777777" w:rsidTr="0000140A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731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A5E41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Ajustes y trazabilidad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EBA1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No registra ajustes o no permite identificar los cambios.</w:t>
            </w:r>
          </w:p>
        </w:tc>
        <w:tc>
          <w:tcPr>
            <w:tcW w:w="2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82A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Identifica las modificaciones realizadas y su correspondencia con las observaciones.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153DF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  <w:sz w:val="21"/>
                <w:szCs w:val="2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Documenta de forma verificable los cambios y justifica los casos en que no corresponde modificar.</w:t>
            </w:r>
          </w:p>
        </w:tc>
      </w:tr>
      <w:tr w:rsidR="002A18A2" w:rsidRPr="008C7E1F" w14:paraId="24E7F22A" w14:textId="77777777" w:rsidTr="0000140A">
        <w:tblPrEx>
          <w:tblLook w:val="0000" w:firstRow="0" w:lastRow="0" w:firstColumn="0" w:lastColumn="0" w:noHBand="0" w:noVBand="0"/>
        </w:tblPrEx>
        <w:tc>
          <w:tcPr>
            <w:tcW w:w="16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CACD" w14:textId="77777777" w:rsidR="002A18A2" w:rsidRPr="008C7E1F" w:rsidRDefault="002A18A2" w:rsidP="008333A8">
            <w:pPr>
              <w:rPr>
                <w:color w:val="000000" w:themeColor="text1"/>
              </w:rPr>
            </w:pPr>
          </w:p>
        </w:tc>
        <w:tc>
          <w:tcPr>
            <w:tcW w:w="66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0C6C2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5C15D" w14:textId="77777777" w:rsidR="002A18A2" w:rsidRPr="008C7E1F" w:rsidRDefault="002A18A2" w:rsidP="008333A8">
            <w:pPr>
              <w:spacing w:before="20" w:after="20"/>
              <w:jc w:val="center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100%</w:t>
            </w:r>
          </w:p>
        </w:tc>
      </w:tr>
      <w:tr w:rsidR="002A18A2" w:rsidRPr="008C7E1F" w14:paraId="2C6FCC58" w14:textId="77777777" w:rsidTr="0000140A">
        <w:tblPrEx>
          <w:tblLook w:val="0000" w:firstRow="0" w:lastRow="0" w:firstColumn="0" w:lastColumn="0" w:noHBand="0" w:noVBand="0"/>
        </w:tblPrEx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205F4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Bibliografía básica:</w:t>
            </w:r>
          </w:p>
          <w:p w14:paraId="0CEB5389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Álvarez de Sayas, C. y Sierra Lombardía, V. (2004).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Metodología de la investigación: solución de problemas profesionales</w:t>
            </w:r>
            <w:r w:rsidRPr="008C7E1F">
              <w:rPr>
                <w:color w:val="000000" w:themeColor="text1"/>
                <w:sz w:val="21"/>
                <w:szCs w:val="21"/>
              </w:rPr>
              <w:t>. Bolivia: KIPUS.</w:t>
            </w:r>
          </w:p>
          <w:p w14:paraId="3AF065D8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Amuzquívar, L. (2021). </w:t>
            </w:r>
            <w:r>
              <w:rPr>
                <w:i/>
                <w:iCs/>
                <w:color w:val="000000" w:themeColor="text1"/>
                <w:sz w:val="21"/>
                <w:szCs w:val="21"/>
              </w:rPr>
              <w:t xml:space="preserve">¿Cómo preparar y </w:t>
            </w:r>
            <w:del w:id="9035" w:author="Comisión de revisión 4.5" w:date="2026-10-13T00:00:00Z">
              <w:r>
                <w:rPr>
                  <w:i/>
                  <w:iCs/>
                  <w:color w:val="000000" w:themeColor="text1"/>
                  <w:sz w:val="21"/>
                  <w:szCs w:val="21"/>
                </w:rPr>
                <w:delText xml:space="preserve">redactar monografías y otros trabajos </w:delText>
              </w:r>
              <w:r>
                <w:rPr>
                  <w:i/>
                  <w:iCs/>
                  <w:color w:val="000000" w:themeColor="text1"/>
                  <w:sz w:val="21"/>
                  <w:szCs w:val="21"/>
                </w:rPr>
                <w:delText xml:space="preserve">académicos?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.</w:delText>
              </w:r>
            </w:del>
            <w:ins w:id="9036" w:author="Comisión de revisión 4.5" w:date="2026-10-13T00:00:00Z">
              <w:r>
                <w:rPr>
                  <w:i/>
                  <w:iCs/>
                  <w:color w:val="000000" w:themeColor="text1"/>
                  <w:sz w:val="21"/>
                  <w:szCs w:val="21"/>
                </w:rPr>
                <w:t xml:space="preserve">redactar monografías y otros trabajos académicos?</w:t>
              </w:r>
            </w:ins>
            <w:proofErr w:type="gramStart"/>
            <w:proofErr w:type="gramEnd"/>
            <w:r w:rsidRPr="008C7E1F">
              <w:rPr>
                <w:color w:val="000000" w:themeColor="text1"/>
                <w:sz w:val="21"/>
                <w:szCs w:val="21"/>
              </w:rPr>
              <w:t xml:space="preserve"> La Paz – Bolivia.</w:t>
            </w:r>
          </w:p>
          <w:p w14:paraId="337FD65A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Ander-Egg, E. (2009).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Métodos y Técnicas de Investigación</w:t>
            </w:r>
            <w:r w:rsidRPr="008C7E1F">
              <w:rPr>
                <w:color w:val="000000" w:themeColor="text1"/>
                <w:sz w:val="21"/>
                <w:szCs w:val="21"/>
              </w:rPr>
              <w:t>. Tomos I, II y III. Buenos Aires – Argentina: Lumen.</w:t>
            </w:r>
          </w:p>
          <w:p w14:paraId="4A4F0E17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Ander-Egg, E. (2011).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Aprender a Investigar</w:t>
            </w:r>
            <w:r w:rsidRPr="008C7E1F">
              <w:rPr>
                <w:color w:val="000000" w:themeColor="text1"/>
                <w:sz w:val="21"/>
                <w:szCs w:val="21"/>
              </w:rPr>
              <w:t>. Buenos Aires – Argentina: Editorial Brujas.</w:t>
            </w:r>
          </w:p>
          <w:p w14:paraId="504B6278" w14:textId="5AC4275F" w:rsidR="00256B9B" w:rsidRDefault="00256B9B" w:rsidP="008333A8">
            <w:pPr>
              <w:spacing w:before="10" w:after="10"/>
              <w:ind w:left="360" w:hanging="360"/>
              <w:rPr>
                <w:color w:val="000000" w:themeColor="text1"/>
                <w:sz w:val="21"/>
                <w:szCs w:val="21"/>
              </w:rPr>
            </w:pPr>
            <w:r w:rsidRPr="00256B9B">
              <w:rPr>
                <w:color w:val="000000" w:themeColor="text1"/>
                <w:sz w:val="21"/>
                <w:szCs w:val="21"/>
              </w:rPr>
              <w:t xml:space="preserve">APA. Normas de citación y referencia de la American </w:t>
            </w:r>
            <w:proofErr w:type="spellStart"/>
            <w:r w:rsidRPr="00256B9B">
              <w:rPr>
                <w:color w:val="000000" w:themeColor="text1"/>
                <w:sz w:val="21"/>
                <w:szCs w:val="21"/>
              </w:rPr>
              <w:t>Psychological</w:t>
            </w:r>
            <w:proofErr w:type="spellEnd"/>
            <w:r w:rsidRPr="00256B9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256B9B">
              <w:rPr>
                <w:color w:val="000000" w:themeColor="text1"/>
                <w:sz w:val="21"/>
                <w:szCs w:val="21"/>
              </w:rPr>
              <w:t>Association</w:t>
            </w:r>
            <w:proofErr w:type="spellEnd"/>
            <w:r w:rsidRPr="00256B9B">
              <w:rPr>
                <w:color w:val="000000" w:themeColor="text1"/>
                <w:sz w:val="21"/>
                <w:szCs w:val="21"/>
              </w:rPr>
              <w:t>, séptima edición.</w:t>
            </w:r>
          </w:p>
          <w:p w14:paraId="55DC6890" w14:textId="2AEC8F8A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Eco, H. (2006).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Cómo se hace una tesis</w:t>
            </w:r>
            <w:r w:rsidRPr="008C7E1F">
              <w:rPr>
                <w:color w:val="000000" w:themeColor="text1"/>
                <w:sz w:val="21"/>
                <w:szCs w:val="21"/>
              </w:rPr>
              <w:t>. México: Gedisa.</w:t>
            </w:r>
          </w:p>
          <w:p w14:paraId="03A43ED9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Hernández Sampieri, R. y Mendoza, C. (2018). Metodología de la investigación: las rutas cuantitativa, cualitativa y mixta. México: McGraw-Hill.</w:t>
            </w:r>
          </w:p>
          <w:p w14:paraId="4F0BB8D6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Mejía, R. y Mejía, C. (2023).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Metodología de la investigación</w:t>
            </w:r>
            <w:r w:rsidRPr="008C7E1F">
              <w:rPr>
                <w:color w:val="000000" w:themeColor="text1"/>
                <w:sz w:val="21"/>
                <w:szCs w:val="21"/>
              </w:rPr>
              <w:t>. 5a ed. Bolivia.</w:t>
            </w:r>
          </w:p>
          <w:p w14:paraId="276A19E2" w14:textId="7ABB93B2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Reglamento General de Tipos y Modalidades de Graduación del Sistema Universitario Boliviano.</w:t>
            </w:r>
          </w:p>
        </w:tc>
      </w:tr>
      <w:tr w:rsidR="002A18A2" w:rsidRPr="008C7E1F" w14:paraId="385CF4CB" w14:textId="77777777" w:rsidTr="0000140A">
        <w:tblPrEx>
          <w:tblLook w:val="0000" w:firstRow="0" w:lastRow="0" w:firstColumn="0" w:lastColumn="0" w:noHBand="0" w:noVBand="0"/>
        </w:tblPrEx>
        <w:tc>
          <w:tcPr>
            <w:tcW w:w="996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0C42" w14:textId="77777777" w:rsidR="002A18A2" w:rsidRPr="008C7E1F" w:rsidRDefault="002A18A2" w:rsidP="008333A8">
            <w:pPr>
              <w:spacing w:before="20" w:after="20"/>
              <w:rPr>
                <w:color w:val="000000" w:themeColor="text1"/>
              </w:rPr>
            </w:pPr>
            <w:r w:rsidRPr="008C7E1F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Bibliografía complementaria:</w:t>
            </w:r>
          </w:p>
          <w:p w14:paraId="6E8613F8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Alayza, C., Cortés, G. y Hurtado, G. (2015).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Iniciarse en la Investigación Académica</w:t>
            </w:r>
            <w:r w:rsidRPr="008C7E1F">
              <w:rPr>
                <w:color w:val="000000" w:themeColor="text1"/>
                <w:sz w:val="21"/>
                <w:szCs w:val="21"/>
              </w:rPr>
              <w:t>. Universidad Privada de Ciencias Aplicadas.</w:t>
            </w:r>
          </w:p>
          <w:p w14:paraId="28B902B0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Mercado, S. (2004).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 xml:space="preserve">¿Cómo hacer una </w:t>
            </w:r>
            <w:proofErr w:type="gramStart"/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tesis?</w:t>
            </w:r>
            <w:r w:rsidRPr="008C7E1F">
              <w:rPr>
                <w:color w:val="000000" w:themeColor="text1"/>
                <w:sz w:val="21"/>
                <w:szCs w:val="21"/>
              </w:rPr>
              <w:t>.</w:t>
            </w:r>
            <w:proofErr w:type="gramEnd"/>
            <w:r w:rsidRPr="008C7E1F">
              <w:rPr>
                <w:color w:val="000000" w:themeColor="text1"/>
                <w:sz w:val="21"/>
                <w:szCs w:val="21"/>
              </w:rPr>
              <w:t xml:space="preserve"> México: Limusa.</w:t>
            </w:r>
          </w:p>
          <w:p w14:paraId="5CA8DB80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>Repositorio institucional de la Universidad Mayor de San Andrés: https://repositorio.umsa.bo</w:t>
            </w:r>
          </w:p>
          <w:p w14:paraId="54F994DE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Ríos, B. W. (2019).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Ejecución del Proyecto de Investigación Científica</w:t>
            </w:r>
            <w:r w:rsidRPr="008C7E1F">
              <w:rPr>
                <w:color w:val="000000" w:themeColor="text1"/>
                <w:sz w:val="21"/>
                <w:szCs w:val="21"/>
              </w:rPr>
              <w:t>. 2a ed. Perú: Editorial San Marcos.</w:t>
            </w:r>
          </w:p>
          <w:p w14:paraId="05D0DA8D" w14:textId="77777777" w:rsidR="002A18A2" w:rsidRPr="008C7E1F" w:rsidRDefault="002A18A2" w:rsidP="008333A8">
            <w:pPr>
              <w:spacing w:before="10" w:after="10"/>
              <w:ind w:left="360" w:hanging="360"/>
              <w:rPr>
                <w:color w:val="000000" w:themeColor="text1"/>
              </w:rPr>
            </w:pPr>
            <w:r w:rsidRPr="008C7E1F">
              <w:rPr>
                <w:color w:val="000000" w:themeColor="text1"/>
                <w:sz w:val="21"/>
                <w:szCs w:val="21"/>
              </w:rPr>
              <w:t xml:space="preserve">Zorrilla, S. y </w:t>
            </w:r>
            <w:proofErr w:type="spellStart"/>
            <w:r w:rsidRPr="008C7E1F">
              <w:rPr>
                <w:color w:val="000000" w:themeColor="text1"/>
                <w:sz w:val="21"/>
                <w:szCs w:val="21"/>
              </w:rPr>
              <w:t>Tórrez</w:t>
            </w:r>
            <w:proofErr w:type="spellEnd"/>
            <w:r w:rsidRPr="008C7E1F">
              <w:rPr>
                <w:color w:val="000000" w:themeColor="text1"/>
                <w:sz w:val="21"/>
                <w:szCs w:val="21"/>
              </w:rPr>
              <w:t xml:space="preserve">, M. (2004). </w:t>
            </w:r>
            <w:r w:rsidRPr="008C7E1F">
              <w:rPr>
                <w:i/>
                <w:iCs/>
                <w:color w:val="000000" w:themeColor="text1"/>
                <w:sz w:val="21"/>
                <w:szCs w:val="21"/>
              </w:rPr>
              <w:t>Guía para elaborar la tesis</w:t>
            </w:r>
            <w:r w:rsidRPr="008C7E1F">
              <w:rPr>
                <w:color w:val="000000" w:themeColor="text1"/>
                <w:sz w:val="21"/>
                <w:szCs w:val="21"/>
              </w:rPr>
              <w:t>. Naucalpan – México.</w:t>
            </w:r>
          </w:p>
        </w:tc>
      </w:tr>
    </w:tbl>
    <w:p w14:paraId="6127D19B" w14:textId="77777777" w:rsidR="002A18A2" w:rsidRPr="008C7E1F" w:rsidRDefault="002A18A2" w:rsidP="002A18A2">
      <w:pPr>
        <w:rPr>
          <w:color w:val="000000" w:themeColor="text1"/>
        </w:rPr>
      </w:pPr>
    </w:p>
    <w:p w14:paraId="4FA11A8C" w14:textId="77777777" w:rsidR="002A18A2" w:rsidRPr="008C7E1F" w:rsidRDefault="002A18A2" w:rsidP="002A18A2">
      <w:pPr>
        <w:rPr>
          <w:color w:val="000000" w:themeColor="text1"/>
        </w:rPr>
      </w:pPr>
    </w:p>
    <w:p w14:paraId="075D49E5" w14:textId="77777777" w:rsidR="00922B7F" w:rsidRDefault="00922B7F"/>
    <w:p w14:paraId="1578AC8F" w14:textId="77777777" w:rsidR="002A18A2" w:rsidRDefault="002A18A2"/>
    <w:p w14:paraId="4FC21DA5" w14:textId="77777777" w:rsidR="002A18A2" w:rsidRDefault="002A18A2"/>
    <w:p w14:paraId="207193EE" w14:textId="77777777" w:rsidR="002A18A2" w:rsidRDefault="002A18A2"/>
    <w:p w14:paraId="2BA56172" w14:textId="77777777" w:rsidR="002A18A2" w:rsidRDefault="002A18A2"/>
    <w:p w14:paraId="1E62FF47" w14:textId="77777777" w:rsidR="002A18A2" w:rsidRDefault="002A18A2"/>
    <w:p w14:paraId="1D76065D" w14:textId="77777777" w:rsidR="002A18A2" w:rsidRDefault="002A18A2"/>
    <w:p w14:paraId="27C6953A" w14:textId="77777777" w:rsidR="002A18A2" w:rsidRDefault="002A18A2"/>
    <w:p w14:paraId="23D898EF" w14:textId="77777777" w:rsidR="002A18A2" w:rsidRDefault="002A18A2"/>
    <w:p w14:paraId="27F8E0B8" w14:textId="77777777" w:rsidR="002A18A2" w:rsidRDefault="002A18A2"/>
    <w:p w14:paraId="36A95E23" w14:textId="77777777" w:rsidR="002A18A2" w:rsidRDefault="002A18A2"/>
    <w:p w14:paraId="37A87F21" w14:textId="77777777" w:rsidR="002A18A2" w:rsidRDefault="002A18A2"/>
    <w:p w14:paraId="6E24B493" w14:textId="77777777" w:rsidR="002A18A2" w:rsidRDefault="002A18A2"/>
    <w:p w14:paraId="06F96960" w14:textId="77777777" w:rsidR="002A18A2" w:rsidRDefault="002A18A2"/>
    <w:p w14:paraId="34C11D15" w14:textId="77777777" w:rsidR="00922B7F" w:rsidRDefault="00922B7F"/>
    <w:sectPr w:rsidR="00922B7F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0F34" w14:textId="77777777" w:rsidR="00DF5118" w:rsidRDefault="00DF5118">
      <w:r>
        <w:separator/>
      </w:r>
    </w:p>
  </w:endnote>
  <w:endnote w:type="continuationSeparator" w:id="0">
    <w:p w14:paraId="6717A0B0" w14:textId="77777777" w:rsidR="00DF5118" w:rsidRDefault="00DF5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BD4B3" w14:textId="77777777" w:rsidR="000A5747" w:rsidRDefault="00DF5118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F9AB" w14:textId="77777777" w:rsidR="00DF5118" w:rsidRDefault="00DF5118">
      <w:r>
        <w:separator/>
      </w:r>
    </w:p>
  </w:footnote>
  <w:footnote w:type="continuationSeparator" w:id="0">
    <w:p w14:paraId="32CB071D" w14:textId="77777777" w:rsidR="00DF5118" w:rsidRDefault="00DF5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D36"/>
    <w:multiLevelType w:val="multilevel"/>
    <w:tmpl w:val="C20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945"/>
    <w:multiLevelType w:val="multilevel"/>
    <w:tmpl w:val="7B4C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2B4C"/>
    <w:multiLevelType w:val="hybridMultilevel"/>
    <w:tmpl w:val="8384E3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0FD"/>
    <w:multiLevelType w:val="hybridMultilevel"/>
    <w:tmpl w:val="D1C4E07A"/>
    <w:lvl w:ilvl="0" w:tplc="080A000F">
      <w:start w:val="1"/>
      <w:numFmt w:val="decimal"/>
      <w:lvlText w:val="%1."/>
      <w:lvlJc w:val="left"/>
      <w:pPr>
        <w:ind w:left="1109" w:hanging="360"/>
      </w:pPr>
    </w:lvl>
    <w:lvl w:ilvl="1" w:tplc="080A0019" w:tentative="1">
      <w:start w:val="1"/>
      <w:numFmt w:val="lowerLetter"/>
      <w:lvlText w:val="%2."/>
      <w:lvlJc w:val="left"/>
      <w:pPr>
        <w:ind w:left="1829" w:hanging="360"/>
      </w:pPr>
    </w:lvl>
    <w:lvl w:ilvl="2" w:tplc="080A001B" w:tentative="1">
      <w:start w:val="1"/>
      <w:numFmt w:val="lowerRoman"/>
      <w:lvlText w:val="%3."/>
      <w:lvlJc w:val="right"/>
      <w:pPr>
        <w:ind w:left="2549" w:hanging="180"/>
      </w:pPr>
    </w:lvl>
    <w:lvl w:ilvl="3" w:tplc="080A000F" w:tentative="1">
      <w:start w:val="1"/>
      <w:numFmt w:val="decimal"/>
      <w:lvlText w:val="%4."/>
      <w:lvlJc w:val="left"/>
      <w:pPr>
        <w:ind w:left="3269" w:hanging="360"/>
      </w:pPr>
    </w:lvl>
    <w:lvl w:ilvl="4" w:tplc="080A0019" w:tentative="1">
      <w:start w:val="1"/>
      <w:numFmt w:val="lowerLetter"/>
      <w:lvlText w:val="%5."/>
      <w:lvlJc w:val="left"/>
      <w:pPr>
        <w:ind w:left="3989" w:hanging="360"/>
      </w:pPr>
    </w:lvl>
    <w:lvl w:ilvl="5" w:tplc="080A001B" w:tentative="1">
      <w:start w:val="1"/>
      <w:numFmt w:val="lowerRoman"/>
      <w:lvlText w:val="%6."/>
      <w:lvlJc w:val="right"/>
      <w:pPr>
        <w:ind w:left="4709" w:hanging="180"/>
      </w:pPr>
    </w:lvl>
    <w:lvl w:ilvl="6" w:tplc="080A000F" w:tentative="1">
      <w:start w:val="1"/>
      <w:numFmt w:val="decimal"/>
      <w:lvlText w:val="%7."/>
      <w:lvlJc w:val="left"/>
      <w:pPr>
        <w:ind w:left="5429" w:hanging="360"/>
      </w:pPr>
    </w:lvl>
    <w:lvl w:ilvl="7" w:tplc="080A0019" w:tentative="1">
      <w:start w:val="1"/>
      <w:numFmt w:val="lowerLetter"/>
      <w:lvlText w:val="%8."/>
      <w:lvlJc w:val="left"/>
      <w:pPr>
        <w:ind w:left="6149" w:hanging="360"/>
      </w:pPr>
    </w:lvl>
    <w:lvl w:ilvl="8" w:tplc="080A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4" w15:restartNumberingAfterBreak="0">
    <w:nsid w:val="10397FC9"/>
    <w:multiLevelType w:val="hybridMultilevel"/>
    <w:tmpl w:val="BEDC977E"/>
    <w:lvl w:ilvl="0" w:tplc="08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122246C7"/>
    <w:multiLevelType w:val="hybridMultilevel"/>
    <w:tmpl w:val="2D34AB26"/>
    <w:lvl w:ilvl="0" w:tplc="7ED4E972">
      <w:start w:val="1"/>
      <w:numFmt w:val="decimal"/>
      <w:lvlText w:val="%1."/>
      <w:lvlJc w:val="left"/>
      <w:pPr>
        <w:ind w:left="400" w:hanging="380"/>
      </w:pPr>
    </w:lvl>
    <w:lvl w:ilvl="1" w:tplc="679C6906">
      <w:numFmt w:val="decimal"/>
      <w:lvlText w:val=""/>
      <w:lvlJc w:val="left"/>
    </w:lvl>
    <w:lvl w:ilvl="2" w:tplc="81F635CC">
      <w:numFmt w:val="decimal"/>
      <w:lvlText w:val=""/>
      <w:lvlJc w:val="left"/>
    </w:lvl>
    <w:lvl w:ilvl="3" w:tplc="3C14137C">
      <w:numFmt w:val="decimal"/>
      <w:lvlText w:val=""/>
      <w:lvlJc w:val="left"/>
    </w:lvl>
    <w:lvl w:ilvl="4" w:tplc="BBB8F66A">
      <w:numFmt w:val="decimal"/>
      <w:lvlText w:val=""/>
      <w:lvlJc w:val="left"/>
    </w:lvl>
    <w:lvl w:ilvl="5" w:tplc="E8C6AF36">
      <w:numFmt w:val="decimal"/>
      <w:lvlText w:val=""/>
      <w:lvlJc w:val="left"/>
    </w:lvl>
    <w:lvl w:ilvl="6" w:tplc="2F26126E">
      <w:numFmt w:val="decimal"/>
      <w:lvlText w:val=""/>
      <w:lvlJc w:val="left"/>
    </w:lvl>
    <w:lvl w:ilvl="7" w:tplc="7AB60FF0">
      <w:numFmt w:val="decimal"/>
      <w:lvlText w:val=""/>
      <w:lvlJc w:val="left"/>
    </w:lvl>
    <w:lvl w:ilvl="8" w:tplc="AA1C5F88">
      <w:numFmt w:val="decimal"/>
      <w:lvlText w:val=""/>
      <w:lvlJc w:val="left"/>
    </w:lvl>
  </w:abstractNum>
  <w:abstractNum w:abstractNumId="6" w15:restartNumberingAfterBreak="0">
    <w:nsid w:val="1890072A"/>
    <w:multiLevelType w:val="multilevel"/>
    <w:tmpl w:val="29C245DC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60" w:hanging="1800"/>
      </w:pPr>
      <w:rPr>
        <w:rFonts w:hint="default"/>
      </w:rPr>
    </w:lvl>
  </w:abstractNum>
  <w:abstractNum w:abstractNumId="7" w15:restartNumberingAfterBreak="0">
    <w:nsid w:val="1B985838"/>
    <w:multiLevelType w:val="multilevel"/>
    <w:tmpl w:val="2DC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C2B64"/>
    <w:multiLevelType w:val="hybridMultilevel"/>
    <w:tmpl w:val="2D34AB26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F472093"/>
    <w:multiLevelType w:val="multilevel"/>
    <w:tmpl w:val="B8C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943D4"/>
    <w:multiLevelType w:val="hybridMultilevel"/>
    <w:tmpl w:val="96A82BA0"/>
    <w:lvl w:ilvl="0" w:tplc="16169A28">
      <w:start w:val="1"/>
      <w:numFmt w:val="bullet"/>
      <w:lvlText w:val="•"/>
      <w:lvlJc w:val="left"/>
      <w:pPr>
        <w:ind w:left="260" w:hanging="22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33E21"/>
    <w:multiLevelType w:val="hybridMultilevel"/>
    <w:tmpl w:val="7DD280D2"/>
    <w:lvl w:ilvl="0" w:tplc="080A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2" w15:restartNumberingAfterBreak="0">
    <w:nsid w:val="44942AA4"/>
    <w:multiLevelType w:val="hybridMultilevel"/>
    <w:tmpl w:val="564E7700"/>
    <w:lvl w:ilvl="0" w:tplc="AF5CD73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9" w:hanging="360"/>
      </w:pPr>
    </w:lvl>
    <w:lvl w:ilvl="2" w:tplc="080A001B" w:tentative="1">
      <w:start w:val="1"/>
      <w:numFmt w:val="lowerRoman"/>
      <w:lvlText w:val="%3."/>
      <w:lvlJc w:val="right"/>
      <w:pPr>
        <w:ind w:left="1829" w:hanging="180"/>
      </w:pPr>
    </w:lvl>
    <w:lvl w:ilvl="3" w:tplc="080A000F" w:tentative="1">
      <w:start w:val="1"/>
      <w:numFmt w:val="decimal"/>
      <w:lvlText w:val="%4."/>
      <w:lvlJc w:val="left"/>
      <w:pPr>
        <w:ind w:left="2549" w:hanging="360"/>
      </w:pPr>
    </w:lvl>
    <w:lvl w:ilvl="4" w:tplc="080A0019" w:tentative="1">
      <w:start w:val="1"/>
      <w:numFmt w:val="lowerLetter"/>
      <w:lvlText w:val="%5."/>
      <w:lvlJc w:val="left"/>
      <w:pPr>
        <w:ind w:left="3269" w:hanging="360"/>
      </w:pPr>
    </w:lvl>
    <w:lvl w:ilvl="5" w:tplc="080A001B" w:tentative="1">
      <w:start w:val="1"/>
      <w:numFmt w:val="lowerRoman"/>
      <w:lvlText w:val="%6."/>
      <w:lvlJc w:val="right"/>
      <w:pPr>
        <w:ind w:left="3989" w:hanging="180"/>
      </w:pPr>
    </w:lvl>
    <w:lvl w:ilvl="6" w:tplc="080A000F" w:tentative="1">
      <w:start w:val="1"/>
      <w:numFmt w:val="decimal"/>
      <w:lvlText w:val="%7."/>
      <w:lvlJc w:val="left"/>
      <w:pPr>
        <w:ind w:left="4709" w:hanging="360"/>
      </w:pPr>
    </w:lvl>
    <w:lvl w:ilvl="7" w:tplc="080A0019" w:tentative="1">
      <w:start w:val="1"/>
      <w:numFmt w:val="lowerLetter"/>
      <w:lvlText w:val="%8."/>
      <w:lvlJc w:val="left"/>
      <w:pPr>
        <w:ind w:left="5429" w:hanging="360"/>
      </w:pPr>
    </w:lvl>
    <w:lvl w:ilvl="8" w:tplc="08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486503EB"/>
    <w:multiLevelType w:val="hybridMultilevel"/>
    <w:tmpl w:val="1892E0D0"/>
    <w:lvl w:ilvl="0" w:tplc="080A000F">
      <w:start w:val="1"/>
      <w:numFmt w:val="decimal"/>
      <w:lvlText w:val="%1."/>
      <w:lvlJc w:val="left"/>
      <w:pPr>
        <w:ind w:left="749" w:hanging="360"/>
      </w:pPr>
    </w:lvl>
    <w:lvl w:ilvl="1" w:tplc="080A0019" w:tentative="1">
      <w:start w:val="1"/>
      <w:numFmt w:val="lowerLetter"/>
      <w:lvlText w:val="%2."/>
      <w:lvlJc w:val="left"/>
      <w:pPr>
        <w:ind w:left="1469" w:hanging="360"/>
      </w:pPr>
    </w:lvl>
    <w:lvl w:ilvl="2" w:tplc="080A001B" w:tentative="1">
      <w:start w:val="1"/>
      <w:numFmt w:val="lowerRoman"/>
      <w:lvlText w:val="%3."/>
      <w:lvlJc w:val="right"/>
      <w:pPr>
        <w:ind w:left="2189" w:hanging="180"/>
      </w:pPr>
    </w:lvl>
    <w:lvl w:ilvl="3" w:tplc="080A000F" w:tentative="1">
      <w:start w:val="1"/>
      <w:numFmt w:val="decimal"/>
      <w:lvlText w:val="%4."/>
      <w:lvlJc w:val="left"/>
      <w:pPr>
        <w:ind w:left="2909" w:hanging="360"/>
      </w:pPr>
    </w:lvl>
    <w:lvl w:ilvl="4" w:tplc="080A0019" w:tentative="1">
      <w:start w:val="1"/>
      <w:numFmt w:val="lowerLetter"/>
      <w:lvlText w:val="%5."/>
      <w:lvlJc w:val="left"/>
      <w:pPr>
        <w:ind w:left="3629" w:hanging="360"/>
      </w:pPr>
    </w:lvl>
    <w:lvl w:ilvl="5" w:tplc="080A001B" w:tentative="1">
      <w:start w:val="1"/>
      <w:numFmt w:val="lowerRoman"/>
      <w:lvlText w:val="%6."/>
      <w:lvlJc w:val="right"/>
      <w:pPr>
        <w:ind w:left="4349" w:hanging="180"/>
      </w:pPr>
    </w:lvl>
    <w:lvl w:ilvl="6" w:tplc="080A000F" w:tentative="1">
      <w:start w:val="1"/>
      <w:numFmt w:val="decimal"/>
      <w:lvlText w:val="%7."/>
      <w:lvlJc w:val="left"/>
      <w:pPr>
        <w:ind w:left="5069" w:hanging="360"/>
      </w:pPr>
    </w:lvl>
    <w:lvl w:ilvl="7" w:tplc="080A0019" w:tentative="1">
      <w:start w:val="1"/>
      <w:numFmt w:val="lowerLetter"/>
      <w:lvlText w:val="%8."/>
      <w:lvlJc w:val="left"/>
      <w:pPr>
        <w:ind w:left="5789" w:hanging="360"/>
      </w:pPr>
    </w:lvl>
    <w:lvl w:ilvl="8" w:tplc="080A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4" w15:restartNumberingAfterBreak="0">
    <w:nsid w:val="4E321C57"/>
    <w:multiLevelType w:val="hybridMultilevel"/>
    <w:tmpl w:val="B986CC20"/>
    <w:lvl w:ilvl="0" w:tplc="A6BAD52E">
      <w:start w:val="1"/>
      <w:numFmt w:val="bullet"/>
      <w:lvlText w:val="•"/>
      <w:lvlJc w:val="left"/>
      <w:pPr>
        <w:ind w:left="260" w:hanging="220"/>
      </w:pPr>
    </w:lvl>
    <w:lvl w:ilvl="1" w:tplc="EF4E11F4">
      <w:numFmt w:val="decimal"/>
      <w:lvlText w:val=""/>
      <w:lvlJc w:val="left"/>
    </w:lvl>
    <w:lvl w:ilvl="2" w:tplc="18CA3D44">
      <w:numFmt w:val="decimal"/>
      <w:lvlText w:val=""/>
      <w:lvlJc w:val="left"/>
    </w:lvl>
    <w:lvl w:ilvl="3" w:tplc="C74401E6">
      <w:numFmt w:val="decimal"/>
      <w:lvlText w:val=""/>
      <w:lvlJc w:val="left"/>
    </w:lvl>
    <w:lvl w:ilvl="4" w:tplc="41EA249C">
      <w:numFmt w:val="decimal"/>
      <w:lvlText w:val=""/>
      <w:lvlJc w:val="left"/>
    </w:lvl>
    <w:lvl w:ilvl="5" w:tplc="E03C1B22">
      <w:numFmt w:val="decimal"/>
      <w:lvlText w:val=""/>
      <w:lvlJc w:val="left"/>
    </w:lvl>
    <w:lvl w:ilvl="6" w:tplc="28C09C32">
      <w:numFmt w:val="decimal"/>
      <w:lvlText w:val=""/>
      <w:lvlJc w:val="left"/>
    </w:lvl>
    <w:lvl w:ilvl="7" w:tplc="D5525FB6">
      <w:numFmt w:val="decimal"/>
      <w:lvlText w:val=""/>
      <w:lvlJc w:val="left"/>
    </w:lvl>
    <w:lvl w:ilvl="8" w:tplc="5922FA60">
      <w:numFmt w:val="decimal"/>
      <w:lvlText w:val=""/>
      <w:lvlJc w:val="left"/>
    </w:lvl>
  </w:abstractNum>
  <w:abstractNum w:abstractNumId="15" w15:restartNumberingAfterBreak="0">
    <w:nsid w:val="525139B6"/>
    <w:multiLevelType w:val="hybridMultilevel"/>
    <w:tmpl w:val="66F66A02"/>
    <w:lvl w:ilvl="0" w:tplc="75E4362A">
      <w:start w:val="1"/>
      <w:numFmt w:val="decimal"/>
      <w:lvlText w:val="%1."/>
      <w:lvlJc w:val="left"/>
      <w:pPr>
        <w:ind w:left="6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06" w:hanging="360"/>
      </w:pPr>
    </w:lvl>
    <w:lvl w:ilvl="2" w:tplc="080A001B" w:tentative="1">
      <w:start w:val="1"/>
      <w:numFmt w:val="lowerRoman"/>
      <w:lvlText w:val="%3."/>
      <w:lvlJc w:val="right"/>
      <w:pPr>
        <w:ind w:left="2126" w:hanging="180"/>
      </w:pPr>
    </w:lvl>
    <w:lvl w:ilvl="3" w:tplc="080A000F" w:tentative="1">
      <w:start w:val="1"/>
      <w:numFmt w:val="decimal"/>
      <w:lvlText w:val="%4."/>
      <w:lvlJc w:val="left"/>
      <w:pPr>
        <w:ind w:left="2846" w:hanging="360"/>
      </w:pPr>
    </w:lvl>
    <w:lvl w:ilvl="4" w:tplc="080A0019" w:tentative="1">
      <w:start w:val="1"/>
      <w:numFmt w:val="lowerLetter"/>
      <w:lvlText w:val="%5."/>
      <w:lvlJc w:val="left"/>
      <w:pPr>
        <w:ind w:left="3566" w:hanging="360"/>
      </w:pPr>
    </w:lvl>
    <w:lvl w:ilvl="5" w:tplc="080A001B" w:tentative="1">
      <w:start w:val="1"/>
      <w:numFmt w:val="lowerRoman"/>
      <w:lvlText w:val="%6."/>
      <w:lvlJc w:val="right"/>
      <w:pPr>
        <w:ind w:left="4286" w:hanging="180"/>
      </w:pPr>
    </w:lvl>
    <w:lvl w:ilvl="6" w:tplc="080A000F" w:tentative="1">
      <w:start w:val="1"/>
      <w:numFmt w:val="decimal"/>
      <w:lvlText w:val="%7."/>
      <w:lvlJc w:val="left"/>
      <w:pPr>
        <w:ind w:left="5006" w:hanging="360"/>
      </w:pPr>
    </w:lvl>
    <w:lvl w:ilvl="7" w:tplc="080A0019" w:tentative="1">
      <w:start w:val="1"/>
      <w:numFmt w:val="lowerLetter"/>
      <w:lvlText w:val="%8."/>
      <w:lvlJc w:val="left"/>
      <w:pPr>
        <w:ind w:left="5726" w:hanging="360"/>
      </w:pPr>
    </w:lvl>
    <w:lvl w:ilvl="8" w:tplc="080A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16" w15:restartNumberingAfterBreak="0">
    <w:nsid w:val="52E31646"/>
    <w:multiLevelType w:val="hybridMultilevel"/>
    <w:tmpl w:val="47DE66E0"/>
    <w:lvl w:ilvl="0" w:tplc="16169A28">
      <w:start w:val="1"/>
      <w:numFmt w:val="bullet"/>
      <w:lvlText w:val="•"/>
      <w:lvlJc w:val="left"/>
      <w:pPr>
        <w:ind w:left="260" w:hanging="220"/>
      </w:pPr>
    </w:lvl>
    <w:lvl w:ilvl="1" w:tplc="9BA0BD6A">
      <w:numFmt w:val="decimal"/>
      <w:lvlText w:val=""/>
      <w:lvlJc w:val="left"/>
    </w:lvl>
    <w:lvl w:ilvl="2" w:tplc="FFAADC7E">
      <w:numFmt w:val="decimal"/>
      <w:lvlText w:val=""/>
      <w:lvlJc w:val="left"/>
    </w:lvl>
    <w:lvl w:ilvl="3" w:tplc="5542550E">
      <w:numFmt w:val="decimal"/>
      <w:lvlText w:val=""/>
      <w:lvlJc w:val="left"/>
    </w:lvl>
    <w:lvl w:ilvl="4" w:tplc="61BCC2B2">
      <w:numFmt w:val="decimal"/>
      <w:lvlText w:val=""/>
      <w:lvlJc w:val="left"/>
    </w:lvl>
    <w:lvl w:ilvl="5" w:tplc="CA9419EC">
      <w:numFmt w:val="decimal"/>
      <w:lvlText w:val=""/>
      <w:lvlJc w:val="left"/>
    </w:lvl>
    <w:lvl w:ilvl="6" w:tplc="E2E4CD42">
      <w:numFmt w:val="decimal"/>
      <w:lvlText w:val=""/>
      <w:lvlJc w:val="left"/>
    </w:lvl>
    <w:lvl w:ilvl="7" w:tplc="F41690E4">
      <w:numFmt w:val="decimal"/>
      <w:lvlText w:val=""/>
      <w:lvlJc w:val="left"/>
    </w:lvl>
    <w:lvl w:ilvl="8" w:tplc="260A96C2">
      <w:numFmt w:val="decimal"/>
      <w:lvlText w:val=""/>
      <w:lvlJc w:val="left"/>
    </w:lvl>
  </w:abstractNum>
  <w:abstractNum w:abstractNumId="17" w15:restartNumberingAfterBreak="0">
    <w:nsid w:val="5D857492"/>
    <w:multiLevelType w:val="hybridMultilevel"/>
    <w:tmpl w:val="C61E1D76"/>
    <w:lvl w:ilvl="0" w:tplc="99A61C4A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40" w:hanging="360"/>
      </w:pPr>
    </w:lvl>
    <w:lvl w:ilvl="2" w:tplc="080A001B" w:tentative="1">
      <w:start w:val="1"/>
      <w:numFmt w:val="lowerRoman"/>
      <w:lvlText w:val="%3."/>
      <w:lvlJc w:val="right"/>
      <w:pPr>
        <w:ind w:left="2060" w:hanging="180"/>
      </w:pPr>
    </w:lvl>
    <w:lvl w:ilvl="3" w:tplc="080A000F" w:tentative="1">
      <w:start w:val="1"/>
      <w:numFmt w:val="decimal"/>
      <w:lvlText w:val="%4."/>
      <w:lvlJc w:val="left"/>
      <w:pPr>
        <w:ind w:left="2780" w:hanging="360"/>
      </w:pPr>
    </w:lvl>
    <w:lvl w:ilvl="4" w:tplc="080A0019" w:tentative="1">
      <w:start w:val="1"/>
      <w:numFmt w:val="lowerLetter"/>
      <w:lvlText w:val="%5."/>
      <w:lvlJc w:val="left"/>
      <w:pPr>
        <w:ind w:left="3500" w:hanging="360"/>
      </w:pPr>
    </w:lvl>
    <w:lvl w:ilvl="5" w:tplc="080A001B" w:tentative="1">
      <w:start w:val="1"/>
      <w:numFmt w:val="lowerRoman"/>
      <w:lvlText w:val="%6."/>
      <w:lvlJc w:val="right"/>
      <w:pPr>
        <w:ind w:left="4220" w:hanging="180"/>
      </w:pPr>
    </w:lvl>
    <w:lvl w:ilvl="6" w:tplc="080A000F" w:tentative="1">
      <w:start w:val="1"/>
      <w:numFmt w:val="decimal"/>
      <w:lvlText w:val="%7."/>
      <w:lvlJc w:val="left"/>
      <w:pPr>
        <w:ind w:left="4940" w:hanging="360"/>
      </w:pPr>
    </w:lvl>
    <w:lvl w:ilvl="7" w:tplc="080A0019" w:tentative="1">
      <w:start w:val="1"/>
      <w:numFmt w:val="lowerLetter"/>
      <w:lvlText w:val="%8."/>
      <w:lvlJc w:val="left"/>
      <w:pPr>
        <w:ind w:left="5660" w:hanging="360"/>
      </w:pPr>
    </w:lvl>
    <w:lvl w:ilvl="8" w:tplc="08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8" w15:restartNumberingAfterBreak="0">
    <w:nsid w:val="64D05519"/>
    <w:multiLevelType w:val="hybridMultilevel"/>
    <w:tmpl w:val="BEC65B78"/>
    <w:lvl w:ilvl="0" w:tplc="A4B07182">
      <w:start w:val="1"/>
      <w:numFmt w:val="decimal"/>
      <w:lvlText w:val="%1."/>
      <w:lvlJc w:val="left"/>
      <w:pPr>
        <w:ind w:left="400" w:hanging="380"/>
      </w:pPr>
    </w:lvl>
    <w:lvl w:ilvl="1" w:tplc="0A5CAAE8">
      <w:numFmt w:val="decimal"/>
      <w:lvlText w:val=""/>
      <w:lvlJc w:val="left"/>
    </w:lvl>
    <w:lvl w:ilvl="2" w:tplc="F716C31A">
      <w:numFmt w:val="decimal"/>
      <w:lvlText w:val=""/>
      <w:lvlJc w:val="left"/>
    </w:lvl>
    <w:lvl w:ilvl="3" w:tplc="3CEA6506">
      <w:numFmt w:val="decimal"/>
      <w:lvlText w:val=""/>
      <w:lvlJc w:val="left"/>
    </w:lvl>
    <w:lvl w:ilvl="4" w:tplc="1B969F76">
      <w:numFmt w:val="decimal"/>
      <w:lvlText w:val=""/>
      <w:lvlJc w:val="left"/>
    </w:lvl>
    <w:lvl w:ilvl="5" w:tplc="F44838CC">
      <w:numFmt w:val="decimal"/>
      <w:lvlText w:val=""/>
      <w:lvlJc w:val="left"/>
    </w:lvl>
    <w:lvl w:ilvl="6" w:tplc="33525080">
      <w:numFmt w:val="decimal"/>
      <w:lvlText w:val=""/>
      <w:lvlJc w:val="left"/>
    </w:lvl>
    <w:lvl w:ilvl="7" w:tplc="CE8AFE42">
      <w:numFmt w:val="decimal"/>
      <w:lvlText w:val=""/>
      <w:lvlJc w:val="left"/>
    </w:lvl>
    <w:lvl w:ilvl="8" w:tplc="BA2CE406">
      <w:numFmt w:val="decimal"/>
      <w:lvlText w:val=""/>
      <w:lvlJc w:val="left"/>
    </w:lvl>
  </w:abstractNum>
  <w:abstractNum w:abstractNumId="19" w15:restartNumberingAfterBreak="0">
    <w:nsid w:val="6CCC1E00"/>
    <w:multiLevelType w:val="hybridMultilevel"/>
    <w:tmpl w:val="016601D0"/>
    <w:lvl w:ilvl="0" w:tplc="FCA86472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40" w:hanging="360"/>
      </w:pPr>
    </w:lvl>
    <w:lvl w:ilvl="2" w:tplc="080A001B" w:tentative="1">
      <w:start w:val="1"/>
      <w:numFmt w:val="lowerRoman"/>
      <w:lvlText w:val="%3."/>
      <w:lvlJc w:val="right"/>
      <w:pPr>
        <w:ind w:left="2060" w:hanging="180"/>
      </w:pPr>
    </w:lvl>
    <w:lvl w:ilvl="3" w:tplc="080A000F" w:tentative="1">
      <w:start w:val="1"/>
      <w:numFmt w:val="decimal"/>
      <w:lvlText w:val="%4."/>
      <w:lvlJc w:val="left"/>
      <w:pPr>
        <w:ind w:left="2780" w:hanging="360"/>
      </w:pPr>
    </w:lvl>
    <w:lvl w:ilvl="4" w:tplc="080A0019" w:tentative="1">
      <w:start w:val="1"/>
      <w:numFmt w:val="lowerLetter"/>
      <w:lvlText w:val="%5."/>
      <w:lvlJc w:val="left"/>
      <w:pPr>
        <w:ind w:left="3500" w:hanging="360"/>
      </w:pPr>
    </w:lvl>
    <w:lvl w:ilvl="5" w:tplc="080A001B" w:tentative="1">
      <w:start w:val="1"/>
      <w:numFmt w:val="lowerRoman"/>
      <w:lvlText w:val="%6."/>
      <w:lvlJc w:val="right"/>
      <w:pPr>
        <w:ind w:left="4220" w:hanging="180"/>
      </w:pPr>
    </w:lvl>
    <w:lvl w:ilvl="6" w:tplc="080A000F" w:tentative="1">
      <w:start w:val="1"/>
      <w:numFmt w:val="decimal"/>
      <w:lvlText w:val="%7."/>
      <w:lvlJc w:val="left"/>
      <w:pPr>
        <w:ind w:left="4940" w:hanging="360"/>
      </w:pPr>
    </w:lvl>
    <w:lvl w:ilvl="7" w:tplc="080A0019" w:tentative="1">
      <w:start w:val="1"/>
      <w:numFmt w:val="lowerLetter"/>
      <w:lvlText w:val="%8."/>
      <w:lvlJc w:val="left"/>
      <w:pPr>
        <w:ind w:left="5660" w:hanging="360"/>
      </w:pPr>
    </w:lvl>
    <w:lvl w:ilvl="8" w:tplc="08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0" w15:restartNumberingAfterBreak="0">
    <w:nsid w:val="6D5644BB"/>
    <w:multiLevelType w:val="hybridMultilevel"/>
    <w:tmpl w:val="4CBAEA52"/>
    <w:lvl w:ilvl="0" w:tplc="DBD03F24">
      <w:start w:val="1"/>
      <w:numFmt w:val="bullet"/>
      <w:lvlText w:val="●"/>
      <w:lvlJc w:val="left"/>
      <w:pPr>
        <w:ind w:left="720" w:hanging="360"/>
      </w:pPr>
    </w:lvl>
    <w:lvl w:ilvl="1" w:tplc="9C38BE74">
      <w:start w:val="1"/>
      <w:numFmt w:val="bullet"/>
      <w:lvlText w:val="○"/>
      <w:lvlJc w:val="left"/>
      <w:pPr>
        <w:ind w:left="1440" w:hanging="360"/>
      </w:pPr>
    </w:lvl>
    <w:lvl w:ilvl="2" w:tplc="FB26A76A">
      <w:start w:val="1"/>
      <w:numFmt w:val="bullet"/>
      <w:lvlText w:val="■"/>
      <w:lvlJc w:val="left"/>
      <w:pPr>
        <w:ind w:left="2160" w:hanging="360"/>
      </w:pPr>
    </w:lvl>
    <w:lvl w:ilvl="3" w:tplc="29504F08">
      <w:start w:val="1"/>
      <w:numFmt w:val="bullet"/>
      <w:lvlText w:val="●"/>
      <w:lvlJc w:val="left"/>
      <w:pPr>
        <w:ind w:left="2880" w:hanging="360"/>
      </w:pPr>
    </w:lvl>
    <w:lvl w:ilvl="4" w:tplc="388250CC">
      <w:start w:val="1"/>
      <w:numFmt w:val="bullet"/>
      <w:lvlText w:val="○"/>
      <w:lvlJc w:val="left"/>
      <w:pPr>
        <w:ind w:left="3600" w:hanging="360"/>
      </w:pPr>
    </w:lvl>
    <w:lvl w:ilvl="5" w:tplc="F11410DE">
      <w:start w:val="1"/>
      <w:numFmt w:val="bullet"/>
      <w:lvlText w:val="■"/>
      <w:lvlJc w:val="left"/>
      <w:pPr>
        <w:ind w:left="4320" w:hanging="360"/>
      </w:pPr>
    </w:lvl>
    <w:lvl w:ilvl="6" w:tplc="7166DE16">
      <w:start w:val="1"/>
      <w:numFmt w:val="bullet"/>
      <w:lvlText w:val="●"/>
      <w:lvlJc w:val="left"/>
      <w:pPr>
        <w:ind w:left="5040" w:hanging="360"/>
      </w:pPr>
    </w:lvl>
    <w:lvl w:ilvl="7" w:tplc="8996EB1A">
      <w:start w:val="1"/>
      <w:numFmt w:val="bullet"/>
      <w:lvlText w:val="●"/>
      <w:lvlJc w:val="left"/>
      <w:pPr>
        <w:ind w:left="5760" w:hanging="360"/>
      </w:pPr>
    </w:lvl>
    <w:lvl w:ilvl="8" w:tplc="C91CD8AA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7972549"/>
    <w:multiLevelType w:val="multilevel"/>
    <w:tmpl w:val="2E26E51C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80" w:hanging="1800"/>
      </w:pPr>
      <w:rPr>
        <w:rFonts w:hint="default"/>
      </w:rPr>
    </w:lvl>
  </w:abstractNum>
  <w:abstractNum w:abstractNumId="22" w15:restartNumberingAfterBreak="0">
    <w:nsid w:val="77FC4531"/>
    <w:multiLevelType w:val="multilevel"/>
    <w:tmpl w:val="658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62D9A"/>
    <w:multiLevelType w:val="multilevel"/>
    <w:tmpl w:val="64F47512"/>
    <w:lvl w:ilvl="0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1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1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36" w:hanging="1800"/>
      </w:pPr>
      <w:rPr>
        <w:rFonts w:hint="default"/>
      </w:rPr>
    </w:lvl>
  </w:abstractNum>
  <w:num w:numId="1" w16cid:durableId="852916806">
    <w:abstractNumId w:val="20"/>
    <w:lvlOverride w:ilvl="0">
      <w:startOverride w:val="1"/>
    </w:lvlOverride>
  </w:num>
  <w:num w:numId="2" w16cid:durableId="561674159">
    <w:abstractNumId w:val="16"/>
  </w:num>
  <w:num w:numId="3" w16cid:durableId="1608001493">
    <w:abstractNumId w:val="5"/>
    <w:lvlOverride w:ilvl="0">
      <w:startOverride w:val="1"/>
    </w:lvlOverride>
  </w:num>
  <w:num w:numId="4" w16cid:durableId="1281641813">
    <w:abstractNumId w:val="5"/>
    <w:lvlOverride w:ilvl="0">
      <w:startOverride w:val="1"/>
    </w:lvlOverride>
  </w:num>
  <w:num w:numId="5" w16cid:durableId="1787384374">
    <w:abstractNumId w:val="5"/>
    <w:lvlOverride w:ilvl="0">
      <w:startOverride w:val="1"/>
    </w:lvlOverride>
  </w:num>
  <w:num w:numId="6" w16cid:durableId="1244148706">
    <w:abstractNumId w:val="5"/>
    <w:lvlOverride w:ilvl="0">
      <w:startOverride w:val="1"/>
    </w:lvlOverride>
  </w:num>
  <w:num w:numId="7" w16cid:durableId="847408881">
    <w:abstractNumId w:val="16"/>
  </w:num>
  <w:num w:numId="8" w16cid:durableId="1452552111">
    <w:abstractNumId w:val="7"/>
  </w:num>
  <w:num w:numId="9" w16cid:durableId="774443827">
    <w:abstractNumId w:val="0"/>
  </w:num>
  <w:num w:numId="10" w16cid:durableId="328406715">
    <w:abstractNumId w:val="10"/>
  </w:num>
  <w:num w:numId="11" w16cid:durableId="681856224">
    <w:abstractNumId w:val="9"/>
  </w:num>
  <w:num w:numId="12" w16cid:durableId="1640183749">
    <w:abstractNumId w:val="1"/>
  </w:num>
  <w:num w:numId="13" w16cid:durableId="974332505">
    <w:abstractNumId w:val="5"/>
  </w:num>
  <w:num w:numId="14" w16cid:durableId="1521043644">
    <w:abstractNumId w:val="8"/>
  </w:num>
  <w:num w:numId="15" w16cid:durableId="1431505269">
    <w:abstractNumId w:val="19"/>
  </w:num>
  <w:num w:numId="16" w16cid:durableId="672151381">
    <w:abstractNumId w:val="23"/>
  </w:num>
  <w:num w:numId="17" w16cid:durableId="671957543">
    <w:abstractNumId w:val="6"/>
  </w:num>
  <w:num w:numId="18" w16cid:durableId="571619361">
    <w:abstractNumId w:val="18"/>
    <w:lvlOverride w:ilvl="0">
      <w:startOverride w:val="1"/>
    </w:lvlOverride>
  </w:num>
  <w:num w:numId="19" w16cid:durableId="1909798926">
    <w:abstractNumId w:val="22"/>
  </w:num>
  <w:num w:numId="20" w16cid:durableId="568733258">
    <w:abstractNumId w:val="2"/>
  </w:num>
  <w:num w:numId="21" w16cid:durableId="486554954">
    <w:abstractNumId w:val="14"/>
    <w:lvlOverride w:ilvl="0">
      <w:startOverride w:val="1"/>
    </w:lvlOverride>
  </w:num>
  <w:num w:numId="22" w16cid:durableId="1626816793">
    <w:abstractNumId w:val="4"/>
  </w:num>
  <w:num w:numId="23" w16cid:durableId="349919137">
    <w:abstractNumId w:val="21"/>
  </w:num>
  <w:num w:numId="24" w16cid:durableId="2132699681">
    <w:abstractNumId w:val="17"/>
  </w:num>
  <w:num w:numId="25" w16cid:durableId="1854219063">
    <w:abstractNumId w:val="15"/>
  </w:num>
  <w:num w:numId="26" w16cid:durableId="1249735598">
    <w:abstractNumId w:val="11"/>
  </w:num>
  <w:num w:numId="27" w16cid:durableId="1585063396">
    <w:abstractNumId w:val="12"/>
  </w:num>
  <w:num w:numId="28" w16cid:durableId="907813167">
    <w:abstractNumId w:val="13"/>
  </w:num>
  <w:num w:numId="29" w16cid:durableId="1127745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747"/>
    <w:rsid w:val="0000140A"/>
    <w:rsid w:val="00007BCE"/>
    <w:rsid w:val="000214D1"/>
    <w:rsid w:val="00057847"/>
    <w:rsid w:val="000A02A9"/>
    <w:rsid w:val="000A5747"/>
    <w:rsid w:val="000A7D8C"/>
    <w:rsid w:val="000C294D"/>
    <w:rsid w:val="000E4DC8"/>
    <w:rsid w:val="00125C5C"/>
    <w:rsid w:val="00184F2C"/>
    <w:rsid w:val="00185F2D"/>
    <w:rsid w:val="00187022"/>
    <w:rsid w:val="001B0EF6"/>
    <w:rsid w:val="001B2941"/>
    <w:rsid w:val="001F0F6A"/>
    <w:rsid w:val="00217AFC"/>
    <w:rsid w:val="002539A4"/>
    <w:rsid w:val="00256B9B"/>
    <w:rsid w:val="0028744C"/>
    <w:rsid w:val="002A18A2"/>
    <w:rsid w:val="002E6D6E"/>
    <w:rsid w:val="002F3882"/>
    <w:rsid w:val="003023BB"/>
    <w:rsid w:val="00306147"/>
    <w:rsid w:val="0032348D"/>
    <w:rsid w:val="0033458E"/>
    <w:rsid w:val="00345F32"/>
    <w:rsid w:val="00347FCE"/>
    <w:rsid w:val="003543A6"/>
    <w:rsid w:val="00377D80"/>
    <w:rsid w:val="003B2E90"/>
    <w:rsid w:val="00427353"/>
    <w:rsid w:val="0046310B"/>
    <w:rsid w:val="00467B66"/>
    <w:rsid w:val="004E6993"/>
    <w:rsid w:val="004F512D"/>
    <w:rsid w:val="00520A43"/>
    <w:rsid w:val="00542261"/>
    <w:rsid w:val="00545FF1"/>
    <w:rsid w:val="0056510F"/>
    <w:rsid w:val="00581350"/>
    <w:rsid w:val="005945B2"/>
    <w:rsid w:val="005A51D6"/>
    <w:rsid w:val="005A6480"/>
    <w:rsid w:val="005D3342"/>
    <w:rsid w:val="005E33DB"/>
    <w:rsid w:val="005E4722"/>
    <w:rsid w:val="005F06BD"/>
    <w:rsid w:val="00607011"/>
    <w:rsid w:val="00611D15"/>
    <w:rsid w:val="0067771B"/>
    <w:rsid w:val="006B6B22"/>
    <w:rsid w:val="006D7039"/>
    <w:rsid w:val="00735632"/>
    <w:rsid w:val="0074599A"/>
    <w:rsid w:val="00767ADA"/>
    <w:rsid w:val="007816C6"/>
    <w:rsid w:val="007A5EE2"/>
    <w:rsid w:val="007A5F04"/>
    <w:rsid w:val="0082525C"/>
    <w:rsid w:val="00825A20"/>
    <w:rsid w:val="008546E9"/>
    <w:rsid w:val="0086495F"/>
    <w:rsid w:val="00883057"/>
    <w:rsid w:val="00893C54"/>
    <w:rsid w:val="008C24AC"/>
    <w:rsid w:val="008F23AB"/>
    <w:rsid w:val="009056A8"/>
    <w:rsid w:val="009068E2"/>
    <w:rsid w:val="00906DA0"/>
    <w:rsid w:val="00922B7F"/>
    <w:rsid w:val="009876B2"/>
    <w:rsid w:val="00991C9E"/>
    <w:rsid w:val="0099700E"/>
    <w:rsid w:val="009B0EAA"/>
    <w:rsid w:val="009B1854"/>
    <w:rsid w:val="009D74DC"/>
    <w:rsid w:val="009F0C07"/>
    <w:rsid w:val="009F3EC8"/>
    <w:rsid w:val="00A14BE7"/>
    <w:rsid w:val="00A328D1"/>
    <w:rsid w:val="00A54DA0"/>
    <w:rsid w:val="00A86C36"/>
    <w:rsid w:val="00A90DFE"/>
    <w:rsid w:val="00A92A90"/>
    <w:rsid w:val="00AA3889"/>
    <w:rsid w:val="00AD0A0D"/>
    <w:rsid w:val="00AD5A8E"/>
    <w:rsid w:val="00B474ED"/>
    <w:rsid w:val="00B53BF3"/>
    <w:rsid w:val="00B76FF8"/>
    <w:rsid w:val="00BB19BB"/>
    <w:rsid w:val="00BB4B65"/>
    <w:rsid w:val="00BC295D"/>
    <w:rsid w:val="00C0637D"/>
    <w:rsid w:val="00C23E4C"/>
    <w:rsid w:val="00C27DA2"/>
    <w:rsid w:val="00C45023"/>
    <w:rsid w:val="00C50BAD"/>
    <w:rsid w:val="00C51A60"/>
    <w:rsid w:val="00C720B3"/>
    <w:rsid w:val="00C94B8A"/>
    <w:rsid w:val="00CF26A4"/>
    <w:rsid w:val="00D479B4"/>
    <w:rsid w:val="00D53FB7"/>
    <w:rsid w:val="00D54BCC"/>
    <w:rsid w:val="00D763B9"/>
    <w:rsid w:val="00D9549B"/>
    <w:rsid w:val="00DD5313"/>
    <w:rsid w:val="00DF5118"/>
    <w:rsid w:val="00E00BA7"/>
    <w:rsid w:val="00E056DD"/>
    <w:rsid w:val="00E21538"/>
    <w:rsid w:val="00E2722E"/>
    <w:rsid w:val="00E2775D"/>
    <w:rsid w:val="00E30BB5"/>
    <w:rsid w:val="00E46DA6"/>
    <w:rsid w:val="00E548BA"/>
    <w:rsid w:val="00E7255A"/>
    <w:rsid w:val="00F0330F"/>
    <w:rsid w:val="00F171FC"/>
    <w:rsid w:val="00F328FD"/>
    <w:rsid w:val="00F37BA5"/>
    <w:rsid w:val="00F622BC"/>
    <w:rsid w:val="00F74BD1"/>
    <w:rsid w:val="00F75F9E"/>
    <w:rsid w:val="00F76B7A"/>
    <w:rsid w:val="00F826F7"/>
    <w:rsid w:val="00F83C34"/>
    <w:rsid w:val="00FC2F70"/>
    <w:rsid w:val="00FE1DE3"/>
    <w:rsid w:val="00F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626"/>
  <w15:docId w15:val="{7D01EA64-0519-49FB-BD5F-9E444488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0EF6"/>
    <w:rPr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0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6621</Words>
  <Characters>36421</Characters>
  <Application>Microsoft Office Word</Application>
  <DocSecurity>0</DocSecurity>
  <Lines>303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Ariel Burgoa</cp:lastModifiedBy>
  <cp:revision>3</cp:revision>
  <cp:lastPrinted>2026-10-11T23:04:00Z</cp:lastPrinted>
  <dcterms:created xsi:type="dcterms:W3CDTF">2026-10-11T23:14:00Z</dcterms:created>
  <dcterms:modified xsi:type="dcterms:W3CDTF">2026-10-11T23:15:00Z</dcterms:modified>
</cp:coreProperties>
</file>
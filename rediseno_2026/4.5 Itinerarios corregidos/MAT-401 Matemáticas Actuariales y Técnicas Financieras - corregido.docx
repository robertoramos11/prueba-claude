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0767A5" w14:textId="77777777" w:rsidR="00A70D1F" w:rsidRDefault="002065B6">
      <w:pPr>
        <w:spacing w:after="60"/>
      </w:pPr>
      <w:r>
        <w:rPr>
          <w:i/>
          <w:iCs/>
        </w:rPr>
        <w:t>Nivel: Licenciatura en Contaduría Pública</w:t>
      </w:r>
    </w:p>
    <w:p w14:paraId="3E0767A6" w14:textId="77777777" w:rsidR="00A70D1F" w:rsidRDefault="002065B6">
      <w:pPr>
        <w:spacing w:after="60"/>
        <w:jc w:val="center"/>
      </w:pPr>
      <w:r>
        <w:rPr>
          <w:b/>
          <w:bCs/>
        </w:rPr>
        <w:t>CUARTO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A70D1F" w14:paraId="3E0767A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A7" w14:textId="77777777" w:rsidR="00A70D1F" w:rsidRDefault="002065B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A8" w14:textId="77777777" w:rsidR="00A70D1F" w:rsidRDefault="002065B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A9" w14:textId="77777777" w:rsidR="00A70D1F" w:rsidRDefault="002065B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AA" w14:textId="77777777" w:rsidR="00A70D1F" w:rsidRDefault="002065B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A70D1F" w14:paraId="3E0767B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AC" w14:textId="77777777" w:rsidR="00A70D1F" w:rsidRDefault="002065B6">
            <w:pPr>
              <w:spacing w:before="20" w:after="20"/>
              <w:jc w:val="center"/>
            </w:pPr>
            <w:r w:rsidRPr="00C54653">
              <w:rPr>
                <w:b/>
                <w:bCs/>
                <w:i/>
                <w:iCs/>
                <w:sz w:val="21"/>
                <w:szCs w:val="21"/>
              </w:rPr>
              <w:t>Matemáticas Actuariales y Técnicas Financieras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AD" w14:textId="77777777" w:rsidR="00A70D1F" w:rsidRDefault="002065B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MAT-401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AE" w14:textId="77777777" w:rsidR="00A70D1F" w:rsidRDefault="002065B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Matemáticas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AF" w14:textId="77777777" w:rsidR="00A70D1F" w:rsidRDefault="002065B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MAT-102, MAT-301</w:t>
            </w:r>
          </w:p>
        </w:tc>
      </w:tr>
      <w:tr w:rsidR="00A70D1F" w14:paraId="3E0767B3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1" w14:textId="77777777" w:rsidR="00A70D1F" w:rsidRDefault="002065B6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2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A70D1F" w14:paraId="3E0767BB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5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6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9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A" w14:textId="77777777" w:rsidR="00A70D1F" w:rsidRPr="00F20180" w:rsidRDefault="00A70D1F">
            <w:pPr>
              <w:spacing w:before="20" w:after="20"/>
              <w:jc w:val="center"/>
            </w:pPr>
          </w:p>
        </w:tc>
      </w:tr>
      <w:tr w:rsidR="00A70D1F" w14:paraId="3E0767C3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C" w14:textId="403FCAD8" w:rsidR="00A70D1F" w:rsidRDefault="0082065C" w:rsidP="00506BA5">
            <w:pPr>
              <w:spacing w:before="20" w:after="20"/>
              <w:jc w:val="center"/>
            </w:pPr>
            <w:r>
              <w:t>80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D" w14:textId="2FB4B249" w:rsidR="00A70D1F" w:rsidRDefault="0082065C" w:rsidP="00506BA5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E" w14:textId="5C58EED6" w:rsidR="00A70D1F" w:rsidRDefault="0082065C" w:rsidP="00506BA5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BF" w14:textId="7D62F8B0" w:rsidR="00A70D1F" w:rsidRDefault="0082065C" w:rsidP="00506BA5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0" w14:textId="0CD4BB7B" w:rsidR="00A70D1F" w:rsidRDefault="0082065C" w:rsidP="00506BA5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1" w14:textId="0E1F111E" w:rsidR="00A70D1F" w:rsidRDefault="0082065C" w:rsidP="00506BA5">
            <w:pPr>
              <w:spacing w:before="20" w:after="20"/>
              <w:jc w:val="center"/>
            </w:pPr>
            <w:r>
              <w:t>120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7C2" w14:textId="77777777" w:rsidR="00A70D1F" w:rsidRDefault="00A70D1F"/>
        </w:tc>
      </w:tr>
      <w:tr w:rsidR="00A70D1F" w:rsidRPr="00F20180" w14:paraId="3E0767C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A70D1F" w:rsidRPr="00F20180" w14:paraId="3E0767C7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6" w14:textId="66966E36" w:rsidR="00A70D1F" w:rsidRPr="00F20180" w:rsidRDefault="00C54653">
            <w:pPr>
              <w:spacing w:before="20" w:after="20"/>
              <w:jc w:val="center"/>
            </w:pPr>
            <w:r w:rsidRPr="00F20180">
              <w:t>Resuelve problemas actuariales y financieros aplicados a la gestión del riesgo en entidades bolivianas, calculando funciones biométricas, rentas contingentes y primas de seguros de vida, analizando el sistema de pensiones y aplicando criterios de sostenibilidad y equidad, con rigor cuantitativo, pensamiento crítico y uso ético de los datos.</w:t>
            </w:r>
          </w:p>
        </w:tc>
      </w:tr>
      <w:tr w:rsidR="00A70D1F" w:rsidRPr="00F20180" w14:paraId="3E0767C9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8" w14:textId="77777777" w:rsidR="00A70D1F" w:rsidRPr="00F20180" w:rsidRDefault="002065B6">
            <w:pPr>
              <w:spacing w:before="20" w:after="20"/>
              <w:jc w:val="both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F20180">
              <w:rPr>
                <w:sz w:val="21"/>
                <w:szCs w:val="21"/>
              </w:rPr>
              <w:t>Analiza situaciones de riesgo y de incertidumbre con el valor esperado y los árboles de decisión, relacionando las probabilidades de los riesgos asegurables con la teoría estadística de la mortalidad, la invalidez, la enfermedad y la nupcialidad.</w:t>
            </w:r>
          </w:p>
        </w:tc>
      </w:tr>
      <w:tr w:rsidR="00A70D1F" w:rsidRPr="00F20180" w14:paraId="3E0767CD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A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70D1F" w:rsidRPr="00F20180" w14:paraId="3E0767D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1. Analiza situaciones de riesgo y de incertidumbre con el valor esperado y los árboles de decisión, evaluando la variabilidad económica de cada alternativa.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C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1.1 Construye en aula un árbol de decisión con el valor esperado de un caso de incertidumbre.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D0" w14:textId="77777777" w:rsidR="00A70D1F" w:rsidRPr="00F20180" w:rsidRDefault="002065B6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1: </w:t>
            </w:r>
            <w:r w:rsidRPr="00F20180">
              <w:rPr>
                <w:sz w:val="21"/>
                <w:szCs w:val="21"/>
              </w:rPr>
              <w:t>Árbol de decisión con el valor esperado de un caso de incertidumbre.</w:t>
            </w:r>
          </w:p>
        </w:tc>
      </w:tr>
      <w:tr w:rsidR="00A70D1F" w:rsidRPr="00F20180" w14:paraId="3E0767D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7D2" w14:textId="77777777" w:rsidR="00A70D1F" w:rsidRPr="00F20180" w:rsidRDefault="00A70D1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D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1.2 Compara en equipo las decisiones de un caso bajo condiciones de riesgo y de incertidumbre.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D4" w14:textId="77777777" w:rsidR="00A70D1F" w:rsidRPr="00F20180" w:rsidRDefault="002065B6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2: </w:t>
            </w:r>
            <w:r w:rsidRPr="00F20180">
              <w:rPr>
                <w:sz w:val="21"/>
                <w:szCs w:val="21"/>
              </w:rPr>
              <w:t>Cuadro comparativo de criterios de decisión bajo riesgo e incertidumbre.</w:t>
            </w:r>
          </w:p>
        </w:tc>
      </w:tr>
      <w:tr w:rsidR="00A70D1F" w:rsidRPr="00F20180" w14:paraId="3E0767D9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D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2. Evalúa los riesgos asegurables con la teoría estadística de la mortalidad, la invalidez, la enfermedad y la nupcialidad, examinando la calidad y la vigencia de los datos censales.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D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2.1 Analiza en equipo datos censales de mortalidad y fertilidad y proyecta su tendencia.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D8" w14:textId="77777777" w:rsidR="00A70D1F" w:rsidRPr="00F20180" w:rsidRDefault="002065B6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3: </w:t>
            </w:r>
            <w:r w:rsidRPr="00F20180">
              <w:rPr>
                <w:sz w:val="21"/>
                <w:szCs w:val="21"/>
              </w:rPr>
              <w:t>Análisis demográfico de datos censales con proyecciones de mortalidad y fertilidad.</w:t>
            </w:r>
          </w:p>
        </w:tc>
      </w:tr>
      <w:tr w:rsidR="00A70D1F" w:rsidRPr="00F20180" w14:paraId="3E0767D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7DA" w14:textId="77777777" w:rsidR="00A70D1F" w:rsidRPr="00F20180" w:rsidRDefault="00A70D1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D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2.2 Expone ante el curso el efecto de la transición demográfica de Bolivia sobre los riesgos asegurables y la seguridad social.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DC" w14:textId="77777777" w:rsidR="00A70D1F" w:rsidRPr="00F20180" w:rsidRDefault="002065B6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4: </w:t>
            </w:r>
            <w:r w:rsidRPr="00F20180">
              <w:rPr>
                <w:sz w:val="21"/>
                <w:szCs w:val="21"/>
              </w:rPr>
              <w:t>Informe de la transición demográfica y su efecto en los riesgos asegurables.</w:t>
            </w:r>
          </w:p>
        </w:tc>
      </w:tr>
      <w:tr w:rsidR="00A70D1F" w:rsidRPr="00F20180" w14:paraId="3E0767D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D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70D1F" w:rsidRPr="00F20180" w14:paraId="3E0767E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E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E1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E0767E2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E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70D1F" w:rsidRPr="00F20180" w14:paraId="3E0767F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E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Tema 1: Introducción a la gestión de riesgos</w:t>
            </w:r>
          </w:p>
          <w:p w14:paraId="3E0767E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Tema 2: Elementos de biometría actuarial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D3B32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20180">
              <w:rPr>
                <w:sz w:val="21"/>
                <w:szCs w:val="21"/>
              </w:rPr>
              <w:t>Riesgo e incertidumbre. (C)</w:t>
            </w:r>
          </w:p>
          <w:p w14:paraId="2474B7B8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20180">
              <w:rPr>
                <w:sz w:val="21"/>
                <w:szCs w:val="21"/>
              </w:rPr>
              <w:t>Variabilidad económica. (C)</w:t>
            </w:r>
          </w:p>
          <w:p w14:paraId="2CB8DD6B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20180">
              <w:rPr>
                <w:sz w:val="21"/>
                <w:szCs w:val="21"/>
              </w:rPr>
              <w:t>Valor esperado. (C)</w:t>
            </w:r>
          </w:p>
          <w:p w14:paraId="4B1327F7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20180">
              <w:rPr>
                <w:sz w:val="21"/>
                <w:szCs w:val="21"/>
              </w:rPr>
              <w:t>Árboles de decisión. (C)</w:t>
            </w:r>
          </w:p>
          <w:p w14:paraId="38F0FD42" w14:textId="5225BBA3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Probabilidades y riesgos asegurables (mor</w:t>
            </w:r>
            <w:r w:rsidR="000B736E">
              <w:rPr>
                <w:sz w:val="21"/>
                <w:szCs w:val="21"/>
              </w:rPr>
              <w:t xml:space="preserve">talidad, invalidez, enfermedad). </w:t>
            </w:r>
            <w:r w:rsidRPr="00F20180">
              <w:rPr>
                <w:sz w:val="21"/>
                <w:szCs w:val="21"/>
              </w:rPr>
              <w:t>(C)</w:t>
            </w:r>
          </w:p>
          <w:p w14:paraId="10308E3E" w14:textId="77777777" w:rsidR="002A6AD0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20180">
              <w:rPr>
                <w:sz w:val="21"/>
                <w:szCs w:val="21"/>
              </w:rPr>
              <w:t>Análisis demográfico sobre datos censales: mortalidad, fertilidad y proyecciones. (P)</w:t>
            </w:r>
          </w:p>
          <w:p w14:paraId="3E0767F1" w14:textId="6C4202E6" w:rsidR="00A70D1F" w:rsidRPr="00F20180" w:rsidRDefault="002A6AD0" w:rsidP="002A6AD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F20180">
              <w:rPr>
                <w:sz w:val="21"/>
                <w:szCs w:val="21"/>
              </w:rPr>
              <w:t xml:space="preserve">Transición demográfica de Bolivia: envejecimiento de la población, bono </w:t>
            </w:r>
            <w:r w:rsidRPr="00F20180">
              <w:rPr>
                <w:sz w:val="21"/>
                <w:szCs w:val="21"/>
              </w:rPr>
              <w:lastRenderedPageBreak/>
              <w:t>demográfico y su efecto en los sistemas de seguridad social.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F2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lastRenderedPageBreak/>
              <w:t>Nociones de demografía: natalidad, mortalidad, fecundidad y migración.</w:t>
            </w:r>
          </w:p>
          <w:p w14:paraId="3E0767F3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Lectura de pirámides de población.</w:t>
            </w:r>
          </w:p>
        </w:tc>
      </w:tr>
      <w:tr w:rsidR="00A70D1F" w:rsidRPr="00F20180" w14:paraId="3E0767F6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F5" w14:textId="77777777" w:rsidR="00A70D1F" w:rsidRPr="00F20180" w:rsidRDefault="002065B6">
            <w:pPr>
              <w:spacing w:before="20" w:after="20"/>
              <w:jc w:val="both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Pr="00F20180">
              <w:rPr>
                <w:sz w:val="21"/>
                <w:szCs w:val="21"/>
              </w:rPr>
              <w:t>Calcula las funciones biométricas y las rentas contingentes de una persona, elaborando tablas de supervivencia y de mortalidad ajustadas y aplicando las rentas vitalicias y temporarias adelantadas, vencidas y diferidas conforme a las progresiones aritméticas y geométricas.</w:t>
            </w:r>
          </w:p>
        </w:tc>
      </w:tr>
      <w:tr w:rsidR="00A70D1F" w:rsidRPr="00F20180" w14:paraId="3E0767FA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F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F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F9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70D1F" w:rsidRPr="00F20180" w14:paraId="3E0767F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F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1. Calcula las funciones biométricas y los valores de conmutación, elaborando tablas de supervivencia y de mortalidad ajustadas en hoja de cálculo.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F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1.1 Calcula en el laboratorio de cómputo las probabilidades de vida y de muerte, la tasa instantánea de mortalidad y la esperanza de vida de una tabla.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7FD" w14:textId="69AF4E5A" w:rsidR="00A70D1F" w:rsidRPr="00F20180" w:rsidRDefault="002065B6" w:rsidP="002F0B92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5: </w:t>
            </w:r>
            <w:r w:rsidR="002F0B92">
              <w:rPr>
                <w:sz w:val="21"/>
                <w:szCs w:val="21"/>
              </w:rPr>
              <w:t>T</w:t>
            </w:r>
            <w:r w:rsidRPr="00F20180">
              <w:rPr>
                <w:sz w:val="21"/>
                <w:szCs w:val="21"/>
              </w:rPr>
              <w:t>abla de mortalidad</w:t>
            </w:r>
            <w:r w:rsidR="002F0B92">
              <w:rPr>
                <w:sz w:val="21"/>
                <w:szCs w:val="21"/>
              </w:rPr>
              <w:t xml:space="preserve"> con cálculo de las funciones biométricas.</w:t>
            </w:r>
          </w:p>
        </w:tc>
      </w:tr>
      <w:tr w:rsidR="00A70D1F" w:rsidRPr="00F20180" w14:paraId="3E076802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7FF" w14:textId="77777777" w:rsidR="00A70D1F" w:rsidRPr="00F20180" w:rsidRDefault="00A70D1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1.2 Elabora en equipo una tabla de supervivencia ajustada con sus valores de conmutación y evalúa el efecto del riesgo de longevidad.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1" w14:textId="77777777" w:rsidR="00A70D1F" w:rsidRPr="00F20180" w:rsidRDefault="002065B6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6: </w:t>
            </w:r>
            <w:r w:rsidRPr="00F20180">
              <w:rPr>
                <w:sz w:val="21"/>
                <w:szCs w:val="21"/>
              </w:rPr>
              <w:t>Tabla de supervivencia ajustada con sus valores de conmutación.</w:t>
            </w:r>
          </w:p>
        </w:tc>
      </w:tr>
      <w:tr w:rsidR="00A70D1F" w:rsidRPr="00F20180" w14:paraId="3E07680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2. Calcula rentas contingentes vitalicias, temporarias e interceptadas, evaluando el efecto de la tasa técnica de interés y de la inflación sobre su valor.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2.1 Calcula en aula rentas vitalicias y temporarias adelantadas, vencidas y diferidas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5" w14:textId="6B9624CE" w:rsidR="00A70D1F" w:rsidRPr="00F20180" w:rsidRDefault="002065B6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7: </w:t>
            </w:r>
            <w:r w:rsidR="002F0B92" w:rsidRPr="002F0B92">
              <w:rPr>
                <w:bCs/>
                <w:sz w:val="21"/>
                <w:szCs w:val="21"/>
              </w:rPr>
              <w:t>Informe con</w:t>
            </w:r>
            <w:r w:rsidR="002F0B92">
              <w:rPr>
                <w:b/>
                <w:bCs/>
                <w:sz w:val="21"/>
                <w:szCs w:val="21"/>
              </w:rPr>
              <w:t xml:space="preserve"> </w:t>
            </w:r>
            <w:r w:rsidR="002F0B92">
              <w:rPr>
                <w:sz w:val="21"/>
                <w:szCs w:val="21"/>
              </w:rPr>
              <w:t>c</w:t>
            </w:r>
            <w:r w:rsidRPr="00F20180">
              <w:rPr>
                <w:sz w:val="21"/>
                <w:szCs w:val="21"/>
              </w:rPr>
              <w:t>álculo de rentas vitalicias y temporarias de un caso.</w:t>
            </w:r>
          </w:p>
        </w:tc>
      </w:tr>
      <w:tr w:rsidR="00A70D1F" w:rsidRPr="00F20180" w14:paraId="3E07680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807" w14:textId="77777777" w:rsidR="00A70D1F" w:rsidRPr="00F20180" w:rsidRDefault="00A70D1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2.2 Analiza en equipo la sensibilidad de una renta contingente fraccionada ante cambios de la tasa técnica de interés y de la inflación.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9" w14:textId="055DC88C" w:rsidR="00A70D1F" w:rsidRPr="00F20180" w:rsidRDefault="002065B6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8: </w:t>
            </w:r>
            <w:r w:rsidR="002F0B92" w:rsidRPr="002F0B92">
              <w:rPr>
                <w:bCs/>
                <w:sz w:val="21"/>
                <w:szCs w:val="21"/>
              </w:rPr>
              <w:t>Informe de</w:t>
            </w:r>
            <w:r w:rsidR="002F0B92">
              <w:rPr>
                <w:b/>
                <w:bCs/>
                <w:sz w:val="21"/>
                <w:szCs w:val="21"/>
              </w:rPr>
              <w:t xml:space="preserve"> </w:t>
            </w:r>
            <w:r w:rsidR="002F0B92">
              <w:rPr>
                <w:sz w:val="21"/>
                <w:szCs w:val="21"/>
              </w:rPr>
              <w:t>a</w:t>
            </w:r>
            <w:r w:rsidRPr="00F20180">
              <w:rPr>
                <w:sz w:val="21"/>
                <w:szCs w:val="21"/>
              </w:rPr>
              <w:t>nálisis de sensibilidad de una renta contingente fraccionada.</w:t>
            </w:r>
          </w:p>
        </w:tc>
      </w:tr>
      <w:tr w:rsidR="00A70D1F" w:rsidRPr="00F20180" w14:paraId="3E07680C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70D1F" w:rsidRPr="00F20180" w14:paraId="3E07681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0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E07680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1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70D1F" w:rsidRPr="00F20180" w14:paraId="3E07683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1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Tema 3: Funciones biométricas</w:t>
            </w:r>
          </w:p>
          <w:p w14:paraId="3E07681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Tema 4: Rentas contingentes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FE229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Definiciones sobre seguros de personas y seguros de vida. (C)</w:t>
            </w:r>
          </w:p>
          <w:p w14:paraId="79D40C38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Funciones biométricas. (C)</w:t>
            </w:r>
          </w:p>
          <w:p w14:paraId="56E5AB91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Probabilidad de vida. (C)</w:t>
            </w:r>
          </w:p>
          <w:p w14:paraId="43F3B0D1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Probabilidad de muerte. (C)</w:t>
            </w:r>
          </w:p>
          <w:p w14:paraId="76D32547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Probabilidad de vida diferida. (C)</w:t>
            </w:r>
          </w:p>
          <w:p w14:paraId="1D4A0F74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Probabilidad de muerte diferida. (C)</w:t>
            </w:r>
          </w:p>
          <w:p w14:paraId="3D3F95F4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Tasa instantánea de mortalidad. (C)</w:t>
            </w:r>
          </w:p>
          <w:p w14:paraId="4B68900D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Vida probable. (C)</w:t>
            </w:r>
          </w:p>
          <w:p w14:paraId="056B1778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Vida media o esperanza completa de vida. (C)</w:t>
            </w:r>
          </w:p>
          <w:p w14:paraId="78701AC6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Tablas biométricas. (C)</w:t>
            </w:r>
          </w:p>
          <w:p w14:paraId="7FC0295E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Ajustamiento y ajuste gráfico. (C)</w:t>
            </w:r>
          </w:p>
          <w:p w14:paraId="09FFFCB4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Valores de conmutación. (C, A)</w:t>
            </w:r>
          </w:p>
          <w:p w14:paraId="3C8E3B1D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Elaboración de tablas de supervivencia y mortalidad. (P)</w:t>
            </w:r>
          </w:p>
          <w:p w14:paraId="377EAA71" w14:textId="06ADDF26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Aplicaciones de Excel</w:t>
            </w:r>
            <w:r w:rsidR="00B851A2">
              <w:rPr>
                <w:sz w:val="21"/>
                <w:szCs w:val="21"/>
              </w:rPr>
              <w:t xml:space="preserve"> para funciones biométricas</w:t>
            </w:r>
            <w:r w:rsidRPr="00F20180">
              <w:rPr>
                <w:sz w:val="21"/>
                <w:szCs w:val="21"/>
              </w:rPr>
              <w:t>. (C, T)</w:t>
            </w:r>
          </w:p>
          <w:p w14:paraId="115D81E7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Concepto de renta contingente. (C)</w:t>
            </w:r>
          </w:p>
          <w:p w14:paraId="4B4D2E05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t>Rentas vitalicias y temporarias.</w:t>
            </w:r>
            <w:r w:rsidRPr="00F20180">
              <w:rPr>
                <w:sz w:val="21"/>
                <w:szCs w:val="21"/>
              </w:rPr>
              <w:t xml:space="preserve"> (C)</w:t>
            </w:r>
          </w:p>
          <w:p w14:paraId="6AEB4B02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Rentas en progresiones aritméticas y geométricas. (C, A)</w:t>
            </w:r>
          </w:p>
          <w:p w14:paraId="5FA979B8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t>Ajustes para rentas menores a un año. (C)</w:t>
            </w:r>
          </w:p>
          <w:p w14:paraId="22AD7064" w14:textId="77777777" w:rsidR="008C1185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t>Efecto de tasa técnica e inflación</w:t>
            </w:r>
            <w:r w:rsidRPr="00F20180">
              <w:rPr>
                <w:sz w:val="21"/>
                <w:szCs w:val="21"/>
              </w:rPr>
              <w:t xml:space="preserve"> (C)</w:t>
            </w:r>
          </w:p>
          <w:p w14:paraId="3E076832" w14:textId="0BA0FF42" w:rsidR="00A70D1F" w:rsidRPr="00F20180" w:rsidRDefault="008C1185" w:rsidP="008C1185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F20180">
              <w:rPr>
                <w:sz w:val="21"/>
                <w:szCs w:val="21"/>
              </w:rPr>
              <w:lastRenderedPageBreak/>
              <w:t>Aplicaciones de Excel</w:t>
            </w:r>
            <w:r w:rsidR="00B851A2">
              <w:rPr>
                <w:sz w:val="21"/>
                <w:szCs w:val="21"/>
              </w:rPr>
              <w:t xml:space="preserve"> para rentas contingentes</w:t>
            </w:r>
            <w:r w:rsidRPr="00F20180">
              <w:rPr>
                <w:sz w:val="21"/>
                <w:szCs w:val="21"/>
              </w:rPr>
              <w:t>. (C,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6C7C4" w14:textId="77777777" w:rsidR="008C1185" w:rsidRPr="00F20180" w:rsidRDefault="008C1185" w:rsidP="008C1185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F20180">
              <w:rPr>
                <w:sz w:val="21"/>
                <w:szCs w:val="21"/>
              </w:rPr>
              <w:lastRenderedPageBreak/>
              <w:t>Tablas de mortalidad aprobadas por la Autoridad de Fiscalización y Control de Pensiones y Seguros para el cálculo de las prestaciones del sistema de pensiones y de los seguros de personas</w:t>
            </w:r>
          </w:p>
          <w:p w14:paraId="1A2A7CC7" w14:textId="77777777" w:rsidR="008C1185" w:rsidRPr="00F20180" w:rsidRDefault="008C1185" w:rsidP="008C1185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F20180">
              <w:rPr>
                <w:sz w:val="21"/>
                <w:szCs w:val="21"/>
              </w:rPr>
              <w:t>Interpolación lineal de valores tabulados.</w:t>
            </w:r>
          </w:p>
          <w:p w14:paraId="3E076834" w14:textId="6B019836" w:rsidR="00A70D1F" w:rsidRPr="00F20180" w:rsidRDefault="008C1185" w:rsidP="008C1185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F20180">
              <w:rPr>
                <w:sz w:val="21"/>
                <w:szCs w:val="21"/>
              </w:rPr>
              <w:t>Nociones de los registros de nacimientos y defunciones del registro civil</w:t>
            </w:r>
          </w:p>
        </w:tc>
      </w:tr>
      <w:tr w:rsidR="00A70D1F" w:rsidRPr="00F20180" w14:paraId="3E076837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36" w14:textId="77777777" w:rsidR="00A70D1F" w:rsidRPr="00F20180" w:rsidRDefault="002065B6">
            <w:pPr>
              <w:spacing w:before="20" w:after="20"/>
              <w:jc w:val="both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3: </w:t>
            </w:r>
            <w:r w:rsidRPr="00F20180">
              <w:rPr>
                <w:sz w:val="21"/>
                <w:szCs w:val="21"/>
              </w:rPr>
              <w:t>Calcula la prima y la reserva de un seguro de vida, aplicando el seguro de vida entero, temporal, diferido y mixto o con dotal.</w:t>
            </w:r>
          </w:p>
        </w:tc>
      </w:tr>
      <w:tr w:rsidR="008C1185" w:rsidRPr="00F20180" w14:paraId="3E07683B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38" w14:textId="47FEBE5E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39" w14:textId="4F6E14B1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3A" w14:textId="6152CDE9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8C1185" w:rsidRPr="00F20180" w14:paraId="3E07683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3C" w14:textId="111E6D86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1. Calcula la prima neta única, la prima neta anual y la prima natural de los seguros de vida entero, temporal, diferido y mixto, distinguiendo la prima pura de la prima comercial.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3D" w14:textId="0EF6A279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1.1 Calcula en aula la prima neta única y la prima neta anual de un seguro de vida con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3E" w14:textId="3C986236" w:rsidR="008C1185" w:rsidRPr="00F20180" w:rsidRDefault="008C1185" w:rsidP="008C1185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9: </w:t>
            </w:r>
            <w:r w:rsidRPr="00F20180">
              <w:rPr>
                <w:sz w:val="21"/>
                <w:szCs w:val="21"/>
              </w:rPr>
              <w:t>Documento con cálculo de las primas netas de un seguro de vida.</w:t>
            </w:r>
          </w:p>
        </w:tc>
      </w:tr>
      <w:tr w:rsidR="008C1185" w:rsidRPr="00F20180" w14:paraId="3E076843" w14:textId="77777777" w:rsidTr="0045685C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76840" w14:textId="77777777" w:rsidR="008C1185" w:rsidRPr="00F20180" w:rsidRDefault="008C1185" w:rsidP="008C1185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41" w14:textId="3F92F845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1.2 Compara en equipo la prima comercial de dos pólizas de vida y descompone sus recargos.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42" w14:textId="58948E4E" w:rsidR="008C1185" w:rsidRPr="00F20180" w:rsidRDefault="008C1185" w:rsidP="008C1185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10: </w:t>
            </w:r>
            <w:r w:rsidRPr="00F20180">
              <w:rPr>
                <w:sz w:val="21"/>
                <w:szCs w:val="21"/>
              </w:rPr>
              <w:t>Cuadro comparativo de la composición de la prima comercial.</w:t>
            </w:r>
          </w:p>
        </w:tc>
      </w:tr>
      <w:tr w:rsidR="008C1185" w:rsidRPr="00F20180" w14:paraId="3E076847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44" w14:textId="42E4D0AB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2. Evalúa la suficiencia de la reserva de un seguro de vida y de la obligación por beneficios a los empleados conforme a la NIC 19, analizando la sensibilidad de sus hipótesis actuariales.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45" w14:textId="4E9E7377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2.1 Calcula en equipo la reserva de un seguro de vida mixto o con dotal.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46" w14:textId="180F4BB1" w:rsidR="008C1185" w:rsidRPr="00F20180" w:rsidRDefault="008C1185" w:rsidP="008C1185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11: </w:t>
            </w:r>
            <w:r w:rsidRPr="00F20180">
              <w:rPr>
                <w:sz w:val="21"/>
                <w:szCs w:val="21"/>
              </w:rPr>
              <w:t>Informe con</w:t>
            </w:r>
            <w:r w:rsidRPr="00F20180">
              <w:rPr>
                <w:b/>
                <w:bCs/>
                <w:sz w:val="21"/>
                <w:szCs w:val="21"/>
              </w:rPr>
              <w:t xml:space="preserve"> </w:t>
            </w:r>
            <w:r w:rsidR="00506BA5">
              <w:rPr>
                <w:sz w:val="21"/>
                <w:szCs w:val="21"/>
              </w:rPr>
              <w:t>c</w:t>
            </w:r>
            <w:r w:rsidRPr="00F20180">
              <w:rPr>
                <w:sz w:val="21"/>
                <w:szCs w:val="21"/>
              </w:rPr>
              <w:t>álculo de la reserva de un seguro de vida mixto.</w:t>
            </w:r>
          </w:p>
        </w:tc>
      </w:tr>
      <w:tr w:rsidR="008C1185" w:rsidRPr="00F20180" w14:paraId="3E07684B" w14:textId="77777777" w:rsidTr="0045685C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76848" w14:textId="77777777" w:rsidR="008C1185" w:rsidRPr="00F20180" w:rsidRDefault="008C1185" w:rsidP="008C1185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49" w14:textId="0B8E761B" w:rsidR="008C1185" w:rsidRPr="00F20180" w:rsidRDefault="008C1185" w:rsidP="00B851A2">
            <w:pPr>
              <w:spacing w:before="20" w:after="20"/>
            </w:pPr>
            <w:r w:rsidRPr="00F20180">
              <w:rPr>
                <w:sz w:val="21"/>
                <w:szCs w:val="21"/>
              </w:rPr>
              <w:t>2.2 Valúa la previsión para indemnizaciones de una entidad con hipótesis actuariales explícitas</w:t>
            </w:r>
            <w:r w:rsidR="00B851A2">
              <w:rPr>
                <w:sz w:val="21"/>
                <w:szCs w:val="21"/>
              </w:rPr>
              <w:t xml:space="preserve"> mediante softwares adecuados</w:t>
            </w:r>
            <w:r w:rsidRPr="00F20180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4A" w14:textId="0640C446" w:rsidR="008C1185" w:rsidRPr="00F20180" w:rsidRDefault="008C1185" w:rsidP="008C1185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12: </w:t>
            </w:r>
            <w:r w:rsidRPr="00F20180">
              <w:rPr>
                <w:sz w:val="21"/>
                <w:szCs w:val="21"/>
              </w:rPr>
              <w:t>Documento con cálculo actuarial de la previsión para indemnizaciones con su análisis de sensibilidad.</w:t>
            </w:r>
          </w:p>
        </w:tc>
      </w:tr>
      <w:tr w:rsidR="00A70D1F" w:rsidRPr="00F20180" w14:paraId="3E07684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4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8C1185" w:rsidRPr="00F20180" w14:paraId="3E07685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4E" w14:textId="42CACE71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6FDF9" w14:textId="77777777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E076850" w14:textId="102A1C24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51" w14:textId="4D459EA5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8C1185" w:rsidRPr="00F20180" w14:paraId="3E07686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53" w14:textId="7E14E948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Tema 5: Seguros de vida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67955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Seguro de vida entero. (C)</w:t>
            </w:r>
          </w:p>
          <w:p w14:paraId="41A953F9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Seguro de vida temporal. (C)</w:t>
            </w:r>
          </w:p>
          <w:p w14:paraId="180743BD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Seguro de vida diferido. (C)</w:t>
            </w:r>
          </w:p>
          <w:p w14:paraId="69BE70B1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Seguro de vida mixto o con dotal. (C)</w:t>
            </w:r>
          </w:p>
          <w:p w14:paraId="49F617A2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Prima neta única. (C)</w:t>
            </w:r>
          </w:p>
          <w:p w14:paraId="00F579D2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Prima neta anual. (C)</w:t>
            </w:r>
          </w:p>
          <w:p w14:paraId="644F2A34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Ejercicios combinados. (P)</w:t>
            </w:r>
          </w:p>
          <w:p w14:paraId="4C130095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Prima natural de un seguro de vida. (C)</w:t>
            </w:r>
          </w:p>
          <w:p w14:paraId="100A2475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Reservas para seguros de vida. (C)</w:t>
            </w:r>
          </w:p>
          <w:p w14:paraId="70254530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Componentes de la prima comercial: prima pura, recargos de gastos y margen, y su diferencia con la prima neta. (C)</w:t>
            </w:r>
          </w:p>
          <w:p w14:paraId="60DC347A" w14:textId="7777777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rPr>
                <w:sz w:val="21"/>
                <w:szCs w:val="21"/>
              </w:rPr>
              <w:t>Aplicaciones de Excel. (C, T)</w:t>
            </w:r>
          </w:p>
          <w:p w14:paraId="3E076861" w14:textId="7AD617D7" w:rsidR="008C1185" w:rsidRPr="00F20180" w:rsidRDefault="008C1185" w:rsidP="00506BA5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F20180">
              <w:t xml:space="preserve">Introducción conceptual a NIIF 17 y NIC 19. </w:t>
            </w:r>
            <w:r w:rsidRPr="00506BA5">
              <w:rPr>
                <w:sz w:val="21"/>
                <w:szCs w:val="21"/>
              </w:rPr>
              <w:t>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C4669" w14:textId="77777777" w:rsidR="008C1185" w:rsidRPr="00F20180" w:rsidRDefault="008C1185" w:rsidP="008C1185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F20180">
              <w:rPr>
                <w:sz w:val="21"/>
                <w:szCs w:val="21"/>
              </w:rPr>
              <w:t xml:space="preserve">Seguros de vida ofrecidos por las compañías aseguradoras reguladas por la Autoridad de Fiscalización y Control de Pensiones y Seguros, APS, en Bolivia </w:t>
            </w:r>
          </w:p>
          <w:p w14:paraId="7B5611FF" w14:textId="77777777" w:rsidR="008C1185" w:rsidRPr="00F20180" w:rsidRDefault="008C1185" w:rsidP="008C1185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F20180">
              <w:rPr>
                <w:sz w:val="21"/>
                <w:szCs w:val="21"/>
              </w:rPr>
              <w:t>Reservas técnicas exigidas a las entidades aseguradoras bolivianas y su reglamento emitido por la APS.</w:t>
            </w:r>
          </w:p>
          <w:p w14:paraId="3E076863" w14:textId="2FFD4B0A" w:rsidR="008C1185" w:rsidRPr="00F20180" w:rsidRDefault="008C1185" w:rsidP="008C1185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Previsión para indemnizaciones por tiempo de servicios de las empresas bolivianas conforme a la Ley General del Trabajo</w:t>
            </w:r>
          </w:p>
        </w:tc>
      </w:tr>
      <w:tr w:rsidR="00A70D1F" w:rsidRPr="00F20180" w14:paraId="3E076866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65" w14:textId="77777777" w:rsidR="00A70D1F" w:rsidRPr="00F20180" w:rsidRDefault="002065B6">
            <w:pPr>
              <w:spacing w:before="20" w:after="20"/>
              <w:jc w:val="both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F20180">
              <w:rPr>
                <w:sz w:val="21"/>
                <w:szCs w:val="21"/>
              </w:rPr>
              <w:t>Analiza el sistema de pensiones y los seguros sociales en Bolivia, y calcula la prima de un seguro de no vida conforme a los conceptos asociados a la distribución de probabilidad de los siniestros.</w:t>
            </w:r>
          </w:p>
        </w:tc>
      </w:tr>
      <w:tr w:rsidR="008C1185" w:rsidRPr="00F20180" w14:paraId="3E07686A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67" w14:textId="0FB8B0DA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68" w14:textId="3776DA71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69" w14:textId="531061B2" w:rsidR="008C1185" w:rsidRPr="00F20180" w:rsidRDefault="008C1185" w:rsidP="008C1185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8C1185" w:rsidRPr="00F20180" w14:paraId="3E07686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6B" w14:textId="06E14622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 xml:space="preserve">1. Analiza críticamente el Sistema Integral de Pensiones de Bolivia, evaluando su sostenibilidad </w:t>
            </w:r>
            <w:r w:rsidRPr="00F20180">
              <w:rPr>
                <w:sz w:val="21"/>
                <w:szCs w:val="21"/>
              </w:rPr>
              <w:lastRenderedPageBreak/>
              <w:t>conforme a sus supuestos demográficos y financieros.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6C" w14:textId="03B589D3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lastRenderedPageBreak/>
              <w:t>1.1 Analiza en aula la estructura del Sistema Integral de Pensiones y sus prestaciones.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6D" w14:textId="351EFD7F" w:rsidR="008C1185" w:rsidRPr="00F20180" w:rsidRDefault="008C1185" w:rsidP="008C1185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13: </w:t>
            </w:r>
            <w:r w:rsidRPr="00F20180">
              <w:rPr>
                <w:sz w:val="21"/>
                <w:szCs w:val="21"/>
              </w:rPr>
              <w:t>Esquema de prestaciones del Sistema Integral de Pensiones.</w:t>
            </w:r>
          </w:p>
        </w:tc>
      </w:tr>
      <w:tr w:rsidR="008C1185" w:rsidRPr="00F20180" w14:paraId="3E076872" w14:textId="77777777" w:rsidTr="008D7872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7686F" w14:textId="77777777" w:rsidR="008C1185" w:rsidRPr="00F20180" w:rsidRDefault="008C1185" w:rsidP="008C1185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0" w14:textId="0A6A4913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1.2 Evalúa en equipo la sostenibilidad del sistema con la densidad de cotizaciones, el rendimiento de los fondos y la tasa de reemplazo.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1" w14:textId="59C50037" w:rsidR="008C1185" w:rsidRPr="00F20180" w:rsidRDefault="008C1185" w:rsidP="008C1185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14: </w:t>
            </w:r>
            <w:r w:rsidRPr="00F20180">
              <w:rPr>
                <w:sz w:val="21"/>
                <w:szCs w:val="21"/>
              </w:rPr>
              <w:t>Análisis crítico de la sostenibilidad del Sistema Integral de Pensiones.</w:t>
            </w:r>
          </w:p>
        </w:tc>
      </w:tr>
      <w:tr w:rsidR="008C1185" w:rsidRPr="00F20180" w14:paraId="3E07687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3" w14:textId="7FF3D499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lastRenderedPageBreak/>
              <w:t>2. Calcula la prima de riesgo de un seguro de no vida, aplicando la frecuencia y la severidad de los siniestros y los principios de causalidad, independencia, estabilidad, masa y homogeneidad.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4" w14:textId="703F1614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2.1 Calcula en equipo la prima de un seguro de no vida con la frecuencia y la severidad de los siniestros.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5" w14:textId="6AE88072" w:rsidR="008C1185" w:rsidRPr="00F20180" w:rsidRDefault="008C1185" w:rsidP="008C1185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15: </w:t>
            </w:r>
            <w:r w:rsidRPr="00F20180">
              <w:rPr>
                <w:sz w:val="21"/>
                <w:szCs w:val="21"/>
              </w:rPr>
              <w:t>Cálculo de la prima de riesgo de un seguro de no vida.</w:t>
            </w:r>
          </w:p>
        </w:tc>
      </w:tr>
      <w:tr w:rsidR="008C1185" w:rsidRPr="00F20180" w14:paraId="3E07687A" w14:textId="77777777" w:rsidTr="008D7872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76877" w14:textId="77777777" w:rsidR="008C1185" w:rsidRPr="00F20180" w:rsidRDefault="008C1185" w:rsidP="008C1185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8" w14:textId="7F00F0F9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2.2 Diseña ante el curso el índice y el umbral de activación de un seguro paramétrico agrícola.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9" w14:textId="6C5F2EF8" w:rsidR="008C1185" w:rsidRPr="00F20180" w:rsidRDefault="008C1185" w:rsidP="008C1185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16: </w:t>
            </w:r>
            <w:r w:rsidRPr="00F20180">
              <w:rPr>
                <w:sz w:val="21"/>
                <w:szCs w:val="21"/>
              </w:rPr>
              <w:t>Propuesta de seguro paramétrico con su índice y su umbral de activación.</w:t>
            </w:r>
          </w:p>
        </w:tc>
      </w:tr>
      <w:tr w:rsidR="00A70D1F" w:rsidRPr="00F20180" w14:paraId="3E07687C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70D1F" w:rsidRPr="00F20180" w14:paraId="3E07688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7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E07687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8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8C1185" w:rsidRPr="00F20180" w14:paraId="3E07689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82" w14:textId="77777777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Tema 6: Seguros sociales y pensiones en Bolivia</w:t>
            </w:r>
          </w:p>
          <w:p w14:paraId="3E076883" w14:textId="77777777" w:rsidR="008C1185" w:rsidRPr="00F20180" w:rsidRDefault="008C1185" w:rsidP="008C1185">
            <w:pPr>
              <w:spacing w:before="20" w:after="20"/>
            </w:pPr>
            <w:r w:rsidRPr="00F20180">
              <w:rPr>
                <w:sz w:val="21"/>
                <w:szCs w:val="21"/>
              </w:rPr>
              <w:t>Tema 7: Seguros de no vida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7A2EB" w14:textId="1A2A1E48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 w:rsidRPr="00F20180">
              <w:rPr>
                <w:sz w:val="21"/>
                <w:szCs w:val="21"/>
              </w:rPr>
              <w:t>Conceptos de seguros sociales. (C)</w:t>
            </w:r>
          </w:p>
          <w:p w14:paraId="6421DD46" w14:textId="02D41A34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 w:rsidRPr="00F20180">
              <w:rPr>
                <w:sz w:val="21"/>
                <w:szCs w:val="21"/>
              </w:rPr>
              <w:t>Demografía y seguridad social. (C)</w:t>
            </w:r>
          </w:p>
          <w:p w14:paraId="0232A059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 w:rsidRPr="00F20180">
              <w:rPr>
                <w:sz w:val="21"/>
                <w:szCs w:val="21"/>
              </w:rPr>
              <w:t>La seguridad social en Bolivia. (C)</w:t>
            </w:r>
          </w:p>
          <w:p w14:paraId="6B3E289B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 w:rsidRPr="00F20180">
              <w:t>Sistema Integral de Pensiones.</w:t>
            </w:r>
            <w:r w:rsidRPr="00F20180">
              <w:rPr>
                <w:sz w:val="21"/>
                <w:szCs w:val="21"/>
              </w:rPr>
              <w:t xml:space="preserve"> (C)</w:t>
            </w:r>
          </w:p>
          <w:p w14:paraId="4AA8BDF1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 w:rsidRPr="00F20180">
              <w:rPr>
                <w:sz w:val="21"/>
                <w:szCs w:val="21"/>
              </w:rPr>
              <w:t>Sostenibilidad del sistema de pensiones: densidad de cotizaciones, informalidad laboral, rendimiento de los fondos y tasa de reemplazo. (C)</w:t>
            </w:r>
          </w:p>
          <w:p w14:paraId="468BAC3A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 w:rsidRPr="00F20180">
              <w:t>Características de los seguros de no vida, relación con riesgos. (C)</w:t>
            </w:r>
          </w:p>
          <w:p w14:paraId="775B1990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 w:rsidRPr="00F20180">
              <w:rPr>
                <w:sz w:val="21"/>
                <w:szCs w:val="21"/>
              </w:rPr>
              <w:t>Tipos de seguros de no vida. (C)</w:t>
            </w:r>
          </w:p>
          <w:p w14:paraId="7CF0AA1C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Distribución de probabilidad de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siniestros: </w:delText>
              </w:r>
              <w:r>
                <w:delText xml:space="preserve">Causalidad, Independencia, Estabilidad, Masa, Homogeneidad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siniestros: causalidad, independencia, estabilidad, masa y homogeneidad</w:t>
              </w:r>
            </w:ins>
            <w:r>
              <w:t xml:space="preserve">. (C, A)</w:t>
            </w:r>
          </w:p>
          <w:p w14:paraId="37BAFDAB" w14:textId="7777777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 w:rsidRPr="00F20180">
              <w:t>Cálculo básico de prima de riesgo.</w:t>
            </w:r>
            <w:r w:rsidRPr="00F20180">
              <w:rPr>
                <w:sz w:val="21"/>
                <w:szCs w:val="21"/>
              </w:rPr>
              <w:t xml:space="preserve"> (P)</w:t>
            </w:r>
          </w:p>
          <w:p w14:paraId="3E076890" w14:textId="1BA24897" w:rsidR="008C1185" w:rsidRPr="00F20180" w:rsidRDefault="008C1185" w:rsidP="008C1185">
            <w:pPr>
              <w:pStyle w:val="Prrafodelista"/>
              <w:numPr>
                <w:ilvl w:val="0"/>
                <w:numId w:val="14"/>
              </w:numPr>
              <w:spacing w:before="10" w:after="10"/>
            </w:pPr>
            <w:r w:rsidRPr="00F20180">
              <w:rPr>
                <w:sz w:val="21"/>
                <w:szCs w:val="21"/>
              </w:rPr>
              <w:t>Seguros paramétricos y de riesgo climático: diseño del índice, umbral de activación y cálculo de la prima.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C4482" w14:textId="77777777" w:rsidR="008C1185" w:rsidRPr="00F20180" w:rsidRDefault="008C1185" w:rsidP="008C1185">
            <w:pPr>
              <w:pStyle w:val="Prrafodelista"/>
              <w:spacing w:before="10" w:after="10"/>
              <w:ind w:left="260"/>
            </w:pPr>
          </w:p>
          <w:p w14:paraId="4D7D1308" w14:textId="77777777" w:rsidR="008C1185" w:rsidRPr="00F20180" w:rsidRDefault="008C1185" w:rsidP="008C1185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F20180">
              <w:rPr>
                <w:sz w:val="21"/>
                <w:szCs w:val="21"/>
              </w:rPr>
              <w:t>Sistema Integral de Pensiones de Bolivia regulado por la Ley N° 065 de Pensiones y fiscalizado por la Autoridad de Fiscalización y Control de Pensiones y Seguros, APS.</w:t>
            </w:r>
          </w:p>
          <w:p w14:paraId="3E076891" w14:textId="524FF1A6" w:rsidR="008C1185" w:rsidRPr="00F20180" w:rsidRDefault="008C1185" w:rsidP="008C1185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Nociones de variables agrometeorológicas: precipitación, helada, granizo y sequía.</w:t>
            </w:r>
          </w:p>
        </w:tc>
      </w:tr>
      <w:tr w:rsidR="00A70D1F" w:rsidRPr="00F20180" w14:paraId="3E076894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93" w14:textId="77777777" w:rsidR="00A70D1F" w:rsidRPr="00F20180" w:rsidRDefault="002065B6">
            <w:pPr>
              <w:spacing w:before="20" w:after="20"/>
              <w:jc w:val="both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</w:t>
            </w:r>
            <w:r w:rsidRPr="00F20180">
              <w:rPr>
                <w:sz w:val="21"/>
                <w:szCs w:val="21"/>
              </w:rPr>
              <w:t>Toma decisiones bajo riesgo con árboles de decisión, cadenas de Márkov y simulación de Monte Carlo, y gestiona el riesgo financiero con los derivados: forwards, futuros, swaps y opciones.</w:t>
            </w:r>
          </w:p>
        </w:tc>
      </w:tr>
      <w:tr w:rsidR="00A70D1F" w:rsidRPr="00F20180" w14:paraId="3E076898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95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96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9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70D1F" w:rsidRPr="00F20180" w14:paraId="3E07689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99" w14:textId="79A6D33A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1. Evalúa alternativas de decisión bajo riesgo con análisis de escenarios</w:t>
            </w:r>
            <w:r w:rsidR="004153D4" w:rsidRPr="00F20180">
              <w:rPr>
                <w:sz w:val="21"/>
                <w:szCs w:val="21"/>
              </w:rPr>
              <w:t xml:space="preserve"> y simulaciones de </w:t>
            </w:r>
            <w:r w:rsidR="00F20180">
              <w:rPr>
                <w:sz w:val="21"/>
                <w:szCs w:val="21"/>
              </w:rPr>
              <w:t>Montecarlo.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9A" w14:textId="4FAAEE0F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1.1</w:t>
            </w:r>
            <w:r w:rsidR="00AF55E7" w:rsidRPr="00F20180">
              <w:rPr>
                <w:sz w:val="21"/>
                <w:szCs w:val="21"/>
              </w:rPr>
              <w:t xml:space="preserve"> Construye una planilla Excel para la realización de simulaciones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9B" w14:textId="281C44F3" w:rsidR="001B4288" w:rsidRPr="005F41D1" w:rsidRDefault="002065B6">
            <w:pPr>
              <w:spacing w:before="20" w:after="20"/>
              <w:rPr>
                <w:sz w:val="21"/>
                <w:szCs w:val="21"/>
                <w:highlight w:val="yellow"/>
              </w:rPr>
            </w:pPr>
            <w:r w:rsidRPr="005F41D1">
              <w:rPr>
                <w:b/>
                <w:bCs/>
                <w:sz w:val="21"/>
                <w:szCs w:val="21"/>
              </w:rPr>
              <w:t xml:space="preserve">Producto 17: </w:t>
            </w:r>
            <w:r w:rsidR="00506BA5" w:rsidRPr="005F41D1">
              <w:rPr>
                <w:sz w:val="21"/>
                <w:szCs w:val="21"/>
              </w:rPr>
              <w:t>P</w:t>
            </w:r>
            <w:r w:rsidR="00AF55E7" w:rsidRPr="005F41D1">
              <w:rPr>
                <w:sz w:val="21"/>
                <w:szCs w:val="21"/>
              </w:rPr>
              <w:t>lanilla Excel para la realización de simulaciones</w:t>
            </w:r>
          </w:p>
        </w:tc>
      </w:tr>
      <w:tr w:rsidR="00AF55E7" w:rsidRPr="00F20180" w14:paraId="3E0768A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89D" w14:textId="77777777" w:rsidR="00AF55E7" w:rsidRPr="00F20180" w:rsidRDefault="00AF55E7" w:rsidP="00AF55E7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9E" w14:textId="0B10A552" w:rsidR="00AF55E7" w:rsidRPr="00F20180" w:rsidRDefault="00AF55E7" w:rsidP="00AF55E7">
            <w:pPr>
              <w:spacing w:before="20" w:after="20"/>
            </w:pPr>
            <w:r w:rsidRPr="00F20180">
              <w:rPr>
                <w:sz w:val="21"/>
                <w:szCs w:val="21"/>
              </w:rPr>
              <w:t>1.2 Desarrolla en el laboratorio de cómputo una simulación de Monte Carlo de un caso de decisión bajo riesgo.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9F" w14:textId="7C46E5C3" w:rsidR="00AF55E7" w:rsidRPr="00F20180" w:rsidRDefault="00AF55E7" w:rsidP="00AF55E7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 xml:space="preserve">Producto 18: </w:t>
            </w:r>
            <w:del w:id="9009" w:author="Comisión de revisión 4.5" w:date="2026-10-13T00:00:00Z">
              <w:r>
                <w:rPr>
                  <w:bCs/>
                  <w:sz w:val="21"/>
                  <w:szCs w:val="21"/>
                </w:rPr>
                <w:delText xml:space="preserve">Planilla de</w:delText>
              </w:r>
              <w:r>
                <w:rPr>
                  <w:b/>
                  <w:bCs/>
                  <w:sz w:val="21"/>
                  <w:szCs w:val="21"/>
                </w:rPr>
                <w:delText xml:space="preserve"> </w:delText>
              </w:r>
              <w:r>
                <w:rPr>
                  <w:sz w:val="21"/>
                  <w:szCs w:val="21"/>
                </w:rPr>
                <w:delText xml:space="preserve">Simulación de Monte Carlo</w:delText>
              </w:r>
            </w:del>
            <w:ins w:id="9010" w:author="Comisión de revisión 4.5" w:date="2026-10-13T00:00:00Z">
              <w:r>
                <w:rPr>
                  <w:bCs/>
                  <w:sz w:val="21"/>
                  <w:szCs w:val="21"/>
                </w:rPr>
                <w:t xml:space="preserve">Planilla de simulación de Monte Carlo</w:t>
              </w:r>
            </w:ins>
            <w:r>
              <w:rPr>
                <w:sz w:val="21"/>
                <w:szCs w:val="21"/>
              </w:rPr>
              <w:t xml:space="preserve"> de un caso de decisión bajo riesgo aplicada a la matemática actuarial</w:t>
            </w:r>
            <w:r w:rsidR="00506BA5">
              <w:rPr>
                <w:sz w:val="21"/>
                <w:szCs w:val="21"/>
              </w:rPr>
              <w:t>.</w:t>
            </w:r>
          </w:p>
        </w:tc>
      </w:tr>
      <w:tr w:rsidR="00A70D1F" w:rsidRPr="00F20180" w14:paraId="3E0768A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A1" w14:textId="5511E843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 xml:space="preserve">2. </w:t>
            </w:r>
            <w:r w:rsidR="0049576F" w:rsidRPr="00F20180">
              <w:rPr>
                <w:sz w:val="21"/>
                <w:szCs w:val="21"/>
              </w:rPr>
              <w:t>Describe y emite juicio sobre los derivados financieros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A2" w14:textId="10398D72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2.1</w:t>
            </w:r>
            <w:r w:rsidR="00A61423" w:rsidRPr="00F20180">
              <w:rPr>
                <w:sz w:val="21"/>
                <w:szCs w:val="21"/>
              </w:rPr>
              <w:t xml:space="preserve"> Detalla</w:t>
            </w:r>
            <w:r w:rsidR="00D12752" w:rsidRPr="00F20180">
              <w:rPr>
                <w:sz w:val="21"/>
                <w:szCs w:val="21"/>
              </w:rPr>
              <w:t xml:space="preserve"> las características de los derivados financieros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A3" w14:textId="3AA754B7" w:rsidR="001B4288" w:rsidRPr="005F41D1" w:rsidRDefault="002065B6" w:rsidP="00506BA5">
            <w:pPr>
              <w:spacing w:before="20" w:after="20"/>
              <w:rPr>
                <w:sz w:val="21"/>
                <w:szCs w:val="21"/>
              </w:rPr>
            </w:pPr>
            <w:r w:rsidRPr="00F20180">
              <w:rPr>
                <w:b/>
                <w:bCs/>
                <w:sz w:val="21"/>
                <w:szCs w:val="21"/>
              </w:rPr>
              <w:t xml:space="preserve">Producto 19: </w:t>
            </w:r>
            <w:r w:rsidR="00506BA5">
              <w:rPr>
                <w:sz w:val="21"/>
                <w:szCs w:val="21"/>
              </w:rPr>
              <w:t>I</w:t>
            </w:r>
            <w:r w:rsidR="00D12752" w:rsidRPr="00F20180">
              <w:rPr>
                <w:sz w:val="21"/>
                <w:szCs w:val="21"/>
              </w:rPr>
              <w:t xml:space="preserve">nforme </w:t>
            </w:r>
            <w:r w:rsidR="00506BA5">
              <w:rPr>
                <w:sz w:val="21"/>
                <w:szCs w:val="21"/>
              </w:rPr>
              <w:t xml:space="preserve">técnico de análisis de </w:t>
            </w:r>
            <w:r w:rsidR="006A5893" w:rsidRPr="00F20180">
              <w:rPr>
                <w:sz w:val="21"/>
                <w:szCs w:val="21"/>
              </w:rPr>
              <w:t>requisitos que se deberían aplicar para generar un derivado financiero.</w:t>
            </w:r>
          </w:p>
        </w:tc>
      </w:tr>
      <w:tr w:rsidR="00A70D1F" w:rsidRPr="00F20180" w14:paraId="3E0768A8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8A5" w14:textId="77777777" w:rsidR="00A70D1F" w:rsidRPr="00F20180" w:rsidRDefault="00A70D1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A6" w14:textId="372B4A35" w:rsidR="00A70D1F" w:rsidRPr="00F20180" w:rsidRDefault="00506BA5">
            <w:pPr>
              <w:spacing w:before="20" w:after="20"/>
            </w:pPr>
            <w:r>
              <w:rPr>
                <w:sz w:val="21"/>
                <w:szCs w:val="21"/>
              </w:rPr>
              <w:t>2.2</w:t>
            </w:r>
            <w:r w:rsidR="003A5CB5" w:rsidRPr="00F20180">
              <w:rPr>
                <w:sz w:val="21"/>
                <w:szCs w:val="21"/>
              </w:rPr>
              <w:t xml:space="preserve"> </w:t>
            </w:r>
            <w:r w:rsidR="00A61423" w:rsidRPr="00F20180">
              <w:rPr>
                <w:sz w:val="21"/>
                <w:szCs w:val="21"/>
              </w:rPr>
              <w:t xml:space="preserve">Emite un juicio sobre </w:t>
            </w:r>
            <w:r w:rsidR="00E54CCD" w:rsidRPr="00F20180">
              <w:rPr>
                <w:sz w:val="21"/>
                <w:szCs w:val="21"/>
              </w:rPr>
              <w:t>los beneficios y riesgos de operar derivados financieros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A7" w14:textId="67D66695" w:rsidR="003A5CB5" w:rsidRPr="00F20180" w:rsidRDefault="00B2154D">
            <w:pPr>
              <w:spacing w:before="20" w:after="20"/>
            </w:pPr>
            <w:r w:rsidRPr="00F20180">
              <w:rPr>
                <w:b/>
                <w:bCs/>
                <w:sz w:val="21"/>
                <w:szCs w:val="21"/>
              </w:rPr>
              <w:t>Producto 20</w:t>
            </w:r>
            <w:r w:rsidR="005F41D1">
              <w:rPr>
                <w:b/>
                <w:bCs/>
                <w:sz w:val="21"/>
                <w:szCs w:val="21"/>
              </w:rPr>
              <w:t>:</w:t>
            </w:r>
            <w:r w:rsidR="005F41D1">
              <w:rPr>
                <w:sz w:val="21"/>
                <w:szCs w:val="21"/>
              </w:rPr>
              <w:t xml:space="preserve"> I</w:t>
            </w:r>
            <w:r w:rsidR="00E54CCD" w:rsidRPr="00F20180">
              <w:rPr>
                <w:sz w:val="21"/>
                <w:szCs w:val="21"/>
              </w:rPr>
              <w:t>nforme de</w:t>
            </w:r>
            <w:r w:rsidR="005F41D1">
              <w:rPr>
                <w:sz w:val="21"/>
                <w:szCs w:val="21"/>
              </w:rPr>
              <w:t xml:space="preserve"> beneficios y riesgos en derivados financieros.</w:t>
            </w:r>
          </w:p>
        </w:tc>
      </w:tr>
      <w:tr w:rsidR="00A70D1F" w:rsidRPr="00F20180" w14:paraId="3E0768A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A9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A70D1F" w:rsidRPr="00F20180" w14:paraId="3E0768A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A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A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E0768A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A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70D1F" w:rsidRPr="00F20180" w14:paraId="3E0768C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B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Tema 8: Toma de decisiones bajo riesgo</w:t>
            </w:r>
          </w:p>
          <w:p w14:paraId="3E0768B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Tema 9: Introducción a la gestión de riesgos con derivados financieros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B2" w14:textId="77777777" w:rsidR="00A70D1F" w:rsidRPr="00F20180" w:rsidRDefault="002065B6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El análisis de sensibilidad y de escenarios. (C)</w:t>
            </w:r>
          </w:p>
          <w:p w14:paraId="3E0768B3" w14:textId="77777777" w:rsidR="00A70D1F" w:rsidRPr="00F20180" w:rsidRDefault="002065B6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Evaluación de alternativas utilizando árboles de decisión. (P)</w:t>
            </w:r>
          </w:p>
          <w:p w14:paraId="3E0768B5" w14:textId="77777777" w:rsidR="00A70D1F" w:rsidRPr="00F20180" w:rsidRDefault="002065B6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20180">
              <w:rPr>
                <w:sz w:val="21"/>
                <w:szCs w:val="21"/>
              </w:rPr>
              <w:t>Simulaciones de Monte Carlo. (C)</w:t>
            </w:r>
          </w:p>
          <w:p w14:paraId="3E0768B6" w14:textId="6DEB77EB" w:rsidR="00A70D1F" w:rsidRPr="00F20180" w:rsidRDefault="002065B6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Ejercicios en el software</w:t>
            </w:r>
            <w:r>
              <w:rPr>
                <w:sz w:val="21"/>
                <w:szCs w:val="21"/>
              </w:rPr>
              <w:t xml:space="preserve">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Excel y/o</w:delText>
              </w:r>
              <w:r>
                <w:rPr>
                  <w:sz w:val="21"/>
                  <w:szCs w:val="21"/>
                </w:rPr>
                <w:delText xml:space="preserve"> </w:delText>
              </w:r>
              <w:r>
                <w:rPr>
                  <w:sz w:val="21"/>
                  <w:szCs w:val="21"/>
                </w:rPr>
                <w:delText xml:space="preserve">Crystal</w:delText>
              </w:r>
              <w:r>
                <w:rPr>
                  <w:sz w:val="21"/>
                  <w:szCs w:val="21"/>
                </w:rPr>
                <w:delText xml:space="preserve"> </w:delText>
              </w:r>
              <w:r>
                <w:rPr>
                  <w:sz w:val="21"/>
                  <w:szCs w:val="21"/>
                </w:rPr>
                <w:delText xml:space="preserve">Ball</w:delText>
              </w:r>
              <w:r>
                <w:rPr>
                  <w:sz w:val="21"/>
                  <w:szCs w:val="21"/>
                </w:rPr>
                <w:delText xml:space="preserve"> (P, T)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Excel y/o Crystal Ball. (P, T)</w:t>
              </w:r>
            </w:ins>
            <w:proofErr w:type="spellStart"/>
            <w:proofErr w:type="spellEnd"/>
            <w:proofErr w:type="spellStart"/>
            <w:proofErr w:type="spellEnd"/>
          </w:p>
          <w:p w14:paraId="3E0768B8" w14:textId="613C4F4C" w:rsidR="00A70D1F" w:rsidRPr="00F20180" w:rsidRDefault="007D37A5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20180">
              <w:rPr>
                <w:sz w:val="21"/>
                <w:szCs w:val="21"/>
              </w:rPr>
              <w:t xml:space="preserve">Introducción a </w:t>
            </w:r>
            <w:r w:rsidR="002065B6" w:rsidRPr="00F20180">
              <w:rPr>
                <w:sz w:val="21"/>
                <w:szCs w:val="21"/>
              </w:rPr>
              <w:t>los derivados financieros. (C)</w:t>
            </w:r>
          </w:p>
          <w:p w14:paraId="3E0768C4" w14:textId="2FE2ED4A" w:rsidR="00A70D1F" w:rsidRPr="00F20180" w:rsidRDefault="002065B6" w:rsidP="008C1185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>
              <w:rPr>
                <w:sz w:val="21"/>
                <w:szCs w:val="21"/>
              </w:rPr>
              <w:t xml:space="preserve">La gestión del riesgo con los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derivados financieros</w:delText>
              </w:r>
              <w:r>
                <w:rPr>
                  <w:sz w:val="21"/>
                  <w:szCs w:val="21"/>
                </w:rPr>
                <w:delText xml:space="preserve">: Forwards</w:delText>
              </w:r>
              <w:r>
                <w:rPr>
                  <w:sz w:val="21"/>
                  <w:szCs w:val="21"/>
                </w:rPr>
                <w:delText xml:space="preserve">, Swaps</w:delText>
              </w:r>
              <w:r>
                <w:rPr>
                  <w:sz w:val="21"/>
                  <w:szCs w:val="21"/>
                </w:rPr>
                <w:delText xml:space="preserve">.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derivados financieros: forwards y swaps.</w:t>
              </w:r>
            </w:ins>
            <w:r>
              <w:rPr>
                <w:sz w:val="21"/>
                <w:szCs w:val="21"/>
              </w:rPr>
              <w:t xml:space="preserve">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C5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Nociones de la cotización de divisas a plazo y de los puntos forward.</w:t>
            </w:r>
          </w:p>
          <w:p w14:paraId="3E0768C6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Nociones de matrices de transición y de vectores de probabilidad.</w:t>
            </w:r>
          </w:p>
        </w:tc>
      </w:tr>
      <w:tr w:rsidR="00A70D1F" w:rsidRPr="00F20180" w14:paraId="3E0768C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C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A70D1F" w:rsidRPr="00F20180" w14:paraId="3E0768CF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CA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C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C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F20180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C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C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A70D1F" w:rsidRPr="00F20180" w14:paraId="3E0768E4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D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Exposición dialogada de los fundamentos de la biometría actuarial y de los seguros de personas.</w:t>
            </w:r>
          </w:p>
          <w:p w14:paraId="3E0768D1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Resolución guiada de rentas contingentes, primas y reservas con tablas de conmutación.</w:t>
            </w:r>
          </w:p>
          <w:p w14:paraId="3E0768D2" w14:textId="571F803D" w:rsidR="00A70D1F" w:rsidRPr="00F20180" w:rsidRDefault="000A11DF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Descripción</w:t>
            </w:r>
            <w:r w:rsidR="002065B6" w:rsidRPr="00F20180">
              <w:rPr>
                <w:sz w:val="21"/>
                <w:szCs w:val="21"/>
              </w:rPr>
              <w:t xml:space="preserve"> en hoja de cálculo de la valuación actuarial y de la simulación de Monte Carlo.</w:t>
            </w:r>
          </w:p>
          <w:p w14:paraId="3E0768D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Análisis de casos del Sistema Integral de Pensiones y del mercado asegurador boliviano.</w:t>
            </w:r>
          </w:p>
          <w:p w14:paraId="3E0768D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Preguntas de comprensión sobre los supuestos actuariales y su efecto en los resultados.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D5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Resolución de ejercicios de cálculo actuarial en hoja de cálculo al cierre de cada tema.</w:t>
            </w:r>
          </w:p>
          <w:p w14:paraId="3E0768D6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Lectura de las resoluciones y circulares de la Autoridad de Fiscalización y Control de Pensiones y Seguros, APS.</w:t>
            </w:r>
          </w:p>
          <w:p w14:paraId="3E0768D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Elaboración progresiva de una tabla de mortalidad y de un seguro de vida de un caso integral.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D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Cuestionarios de comprensión en la plataforma Moodle UMSA.</w:t>
            </w:r>
          </w:p>
          <w:p w14:paraId="3E0768D9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Foros de consulta sobre el Sistema de Pensiones y los seguros de no vida en Bolivia.</w:t>
            </w:r>
          </w:p>
          <w:p w14:paraId="3E0768DA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Videotutoriales del uso de Excel y de software especializado en cálculo actuarial.</w:t>
            </w:r>
          </w:p>
          <w:p w14:paraId="3E0768DB" w14:textId="2F6E3A31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 xml:space="preserve">Ejercicios </w:t>
            </w:r>
            <w:r w:rsidR="000A11DF" w:rsidRPr="00F20180">
              <w:rPr>
                <w:sz w:val="21"/>
                <w:szCs w:val="21"/>
              </w:rPr>
              <w:t xml:space="preserve">básicos </w:t>
            </w:r>
            <w:r w:rsidRPr="00F20180">
              <w:rPr>
                <w:sz w:val="21"/>
                <w:szCs w:val="21"/>
              </w:rPr>
              <w:t>de simulación de Monte Carlo y de valoración de opciones en hoja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D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Resolución colaborativa de ejercicios de rentas contingentes y de primas de seguros de vida.</w:t>
            </w:r>
          </w:p>
          <w:p w14:paraId="3E0768D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Elaboración guiada de una simulación de Monte Carlo con software especializado.</w:t>
            </w:r>
          </w:p>
          <w:p w14:paraId="3E0768D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Revisión cruzada de tablas biométricas entre equipos.</w:t>
            </w:r>
          </w:p>
          <w:p w14:paraId="3E0768D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Construcción de una tabla de supervivencia y cálculo de una renta vitalicia con análisis de sensibilidad.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E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Análisis del Sistema Integral de Pensiones de Bolivia y su capitalización individual.</w:t>
            </w:r>
          </w:p>
          <w:p w14:paraId="3E0768E1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Revisión de pólizas de seguros de vida y de no vida comercializadas en Bolivia.</w:t>
            </w:r>
          </w:p>
          <w:p w14:paraId="3E0768E2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Comparación del uso de derivados financieros en el sistema financiero boliviano.</w:t>
            </w:r>
          </w:p>
          <w:p w14:paraId="3E0768E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sz w:val="21"/>
                <w:szCs w:val="21"/>
              </w:rPr>
              <w:t>Revisión de los boletines de la Autoridad de Fiscalización y Control de Pensiones y Seguros sobre el sistema de pensiones y el mercado asegurador.</w:t>
            </w:r>
          </w:p>
        </w:tc>
      </w:tr>
      <w:tr w:rsidR="00A70D1F" w:rsidRPr="00F20180" w14:paraId="3E0768E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E5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E6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Aprendizaje basado en problemas con casos de seguros y de pensiones bolivianos.</w:t>
            </w:r>
          </w:p>
          <w:p w14:paraId="3E0768E7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Resolución guiada de ejercicios actuariales en orden de dificultad creciente.</w:t>
            </w:r>
          </w:p>
          <w:p w14:paraId="3E0768E8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Caso práctico integral que recorre la biometría, las rentas y los seguros de vida.</w:t>
            </w:r>
          </w:p>
          <w:p w14:paraId="3E0768E9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Estudio de casos de decisiones bajo riesgo con árboles de decisión y simulación.</w:t>
            </w:r>
          </w:p>
          <w:p w14:paraId="3E0768EA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Trabajo colaborativo en equipos de cálculo actuarial.</w:t>
            </w:r>
          </w:p>
          <w:p w14:paraId="3E0768EB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Clase invertida para los contenidos normativos de pensiones y seguros.</w:t>
            </w:r>
          </w:p>
          <w:p w14:paraId="3E0768EC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lastRenderedPageBreak/>
              <w:t>Análisis crítico de los supuestos biométricos y financieros de un cálculo actuarial antes de interpretar su resultado.</w:t>
            </w:r>
          </w:p>
        </w:tc>
      </w:tr>
      <w:tr w:rsidR="00A70D1F" w:rsidRPr="00F20180" w14:paraId="3E0768F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E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lastRenderedPageBreak/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EF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Plataforma Moodle UMSA.</w:t>
            </w:r>
          </w:p>
          <w:p w14:paraId="3E0768F0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 xml:space="preserve">Hoja de cálculo y software especializado, </w:t>
            </w:r>
            <w:proofErr w:type="spellStart"/>
            <w:r w:rsidRPr="00F20180">
              <w:rPr>
                <w:sz w:val="21"/>
                <w:szCs w:val="21"/>
              </w:rPr>
              <w:t>Crystal</w:t>
            </w:r>
            <w:proofErr w:type="spellEnd"/>
            <w:r w:rsidRPr="00F20180">
              <w:rPr>
                <w:sz w:val="21"/>
                <w:szCs w:val="21"/>
              </w:rPr>
              <w:t xml:space="preserve"> </w:t>
            </w:r>
            <w:proofErr w:type="spellStart"/>
            <w:r w:rsidRPr="00F20180">
              <w:rPr>
                <w:sz w:val="21"/>
                <w:szCs w:val="21"/>
              </w:rPr>
              <w:t>Ball</w:t>
            </w:r>
            <w:proofErr w:type="spellEnd"/>
            <w:r w:rsidRPr="00F20180">
              <w:rPr>
                <w:sz w:val="21"/>
                <w:szCs w:val="21"/>
              </w:rPr>
              <w:t>, para simulación de Monte Carlo.</w:t>
            </w:r>
          </w:p>
          <w:p w14:paraId="3E0768F1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Tablas de mortalidad y biométricas de uso académico.</w:t>
            </w:r>
          </w:p>
          <w:p w14:paraId="3E0768F2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Resoluciones, circulares e instructivos de la Autoridad de Fiscalización y Control de Pensiones y Seguros, APS.</w:t>
            </w:r>
          </w:p>
          <w:p w14:paraId="3E0768F3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Guías de ejercicios y casos actuariales elaborados por la cátedra.</w:t>
            </w:r>
          </w:p>
          <w:p w14:paraId="3E0768F4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Datos demográficos del Censo de Población y Vivienda 2024 y estadísticas del Instituto Nacional de Estadística.</w:t>
            </w:r>
          </w:p>
          <w:p w14:paraId="3E0768F5" w14:textId="4A3B029F" w:rsidR="00A70D1F" w:rsidRPr="00F20180" w:rsidRDefault="000A11D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 xml:space="preserve">Funciones financieras y herramientas de simulación de la hoja de cálculo, en EXCEL </w:t>
            </w:r>
            <w:r w:rsidRPr="00F20180">
              <w:rPr>
                <w:b/>
                <w:bCs/>
                <w:sz w:val="21"/>
                <w:szCs w:val="21"/>
              </w:rPr>
              <w:t>o</w:t>
            </w:r>
            <w:r w:rsidRPr="00F20180">
              <w:rPr>
                <w:sz w:val="21"/>
                <w:szCs w:val="21"/>
              </w:rPr>
              <w:t xml:space="preserve"> entornos R y/o Python.</w:t>
            </w:r>
          </w:p>
        </w:tc>
      </w:tr>
      <w:tr w:rsidR="00A70D1F" w:rsidRPr="00F20180" w14:paraId="3E0768F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F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F8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Evaluación diagnóstica: prueba inicial sobre los conocimientos previos de matemáticas financieras y de estadística.</w:t>
            </w:r>
          </w:p>
          <w:p w14:paraId="3E0768F9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3E0768FA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A70D1F" w:rsidRPr="00F20180" w14:paraId="3E07690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F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8FD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Nota mínima de aprobación: 51/100.</w:t>
            </w:r>
          </w:p>
          <w:p w14:paraId="3E0768FE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3E0768FF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3E076900" w14:textId="77777777" w:rsidR="00A70D1F" w:rsidRPr="00F20180" w:rsidRDefault="002065B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20180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A70D1F" w:rsidRPr="00F20180" w14:paraId="3E076905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2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F20180">
              <w:rPr>
                <w:sz w:val="21"/>
                <w:szCs w:val="21"/>
              </w:rPr>
              <w:t>Árbol de decisión de un caso de incertidumbre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4" w14:textId="1494E2CD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="002065B6" w:rsidRPr="00F20180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A70D1F" w:rsidRPr="00F20180" w14:paraId="3E07690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0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9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A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9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0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Estructura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Confunde nodos de decisión y de azar.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0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Construye el árbol con sus nodos y ramas.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Representa decisiones secuenciales.</w:t>
            </w:r>
          </w:p>
        </w:tc>
      </w:tr>
      <w:tr w:rsidR="00A70D1F" w:rsidRPr="00F20180" w14:paraId="3E07691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1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Valor esperado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mal el valor esperado.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Resuelve el árbol hacia atrás.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Mide la variabilidad de cada alternativa.</w:t>
            </w:r>
          </w:p>
        </w:tc>
      </w:tr>
      <w:tr w:rsidR="00A70D1F" w:rsidRPr="00F20180" w14:paraId="3E0769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1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Decisión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fundamenta la decisión.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Recomienda la alternativa de mayor valor esperado.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Evalúa la decisión según la aversión al riesgo.</w:t>
            </w:r>
          </w:p>
        </w:tc>
      </w:tr>
      <w:tr w:rsidR="00A70D1F" w:rsidRPr="00F20180" w14:paraId="3E0769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1E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1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F20180">
              <w:rPr>
                <w:sz w:val="21"/>
                <w:szCs w:val="21"/>
              </w:rPr>
              <w:t>Cuadro de criterios de decisión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0" w14:textId="2CA5F0D9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="002065B6" w:rsidRPr="00F20180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A70D1F" w:rsidRPr="00F20180" w14:paraId="3E07692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2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5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6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92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2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Criterios aplicados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Aplica un solo criterio.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Aplica los criterios de riesgo y de incertidumbre.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Explica la actitud ante el riesgo de cada criterio.</w:t>
            </w:r>
          </w:p>
        </w:tc>
      </w:tr>
      <w:tr w:rsidR="00A70D1F" w:rsidRPr="00F20180" w14:paraId="3E07693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2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2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Los resultados tienen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Obtiene la alternativa elegida por cada criterio.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Analiza por qué difieren los criterios.</w:t>
            </w:r>
          </w:p>
        </w:tc>
      </w:tr>
      <w:tr w:rsidR="00A70D1F" w:rsidRPr="00F20180" w14:paraId="3E07693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3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Pocos integrantes participan.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Todos los integrantes aportan al cuadro.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El equipo sustenta una recomendación final.</w:t>
            </w:r>
          </w:p>
        </w:tc>
      </w:tr>
      <w:tr w:rsidR="00A70D1F" w:rsidRPr="00F20180" w14:paraId="3E07693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3A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F20180">
              <w:rPr>
                <w:sz w:val="21"/>
                <w:szCs w:val="21"/>
              </w:rPr>
              <w:t>Análisis demográfico censal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C" w14:textId="2E48762A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="002065B6" w:rsidRPr="00F20180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A70D1F" w:rsidRPr="00F20180" w14:paraId="3E07694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3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3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1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2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94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4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Calidad de los datos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Usa datos sin revisar su vigencia.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Verifica la fuente y la vigencia de los datos.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Señala las limitaciones de los datos censales.</w:t>
            </w:r>
          </w:p>
        </w:tc>
      </w:tr>
      <w:tr w:rsidR="00A70D1F" w:rsidRPr="00F20180" w14:paraId="3E07694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4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Tasas e indicadores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mal las tasas.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las tasas de mortalidad y fertilidad.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4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Compara los indicadores entre censos.</w:t>
            </w:r>
          </w:p>
        </w:tc>
      </w:tr>
      <w:tr w:rsidR="00A70D1F" w:rsidRPr="00F20180" w14:paraId="3E07695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5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Proyección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La proyección carece de método.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Proyecta la tendencia con un método explícito.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Evalúa la sensibilidad de la proyección.</w:t>
            </w:r>
          </w:p>
        </w:tc>
      </w:tr>
      <w:tr w:rsidR="00A70D1F" w:rsidRPr="00F20180" w14:paraId="3E07695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56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F20180">
              <w:rPr>
                <w:sz w:val="21"/>
                <w:szCs w:val="21"/>
              </w:rPr>
              <w:t>Informe de transición demográfica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8" w14:textId="4C05229F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95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5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5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96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6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Diagnóstico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Describe la transición sin datos.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Describe la transición con datos oficiales.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Identifica la etapa del bono demográfico.</w:t>
            </w:r>
          </w:p>
        </w:tc>
      </w:tr>
      <w:tr w:rsidR="00A70D1F" w:rsidRPr="00F20180" w14:paraId="3E0769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6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Efecto en los riesgos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relaciona la transición con los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Explica el efecto en la mortalidad y la longevidad.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Evalúa el efecto en el financiamiento de la seguridad social.</w:t>
            </w:r>
          </w:p>
        </w:tc>
      </w:tr>
      <w:tr w:rsidR="00A70D1F" w:rsidRPr="00F20180" w14:paraId="3E07697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6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6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Expone con claridad y con terminología actuarial.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A70D1F" w:rsidRPr="00F20180" w14:paraId="3E07697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72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F20180">
              <w:rPr>
                <w:sz w:val="21"/>
                <w:szCs w:val="21"/>
              </w:rPr>
              <w:t>Cálculo de funciones biométricas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4" w14:textId="4923F5AC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97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7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9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A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98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7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Probabilidades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Confunde las probabilidades simples y diferidas.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7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las probabilidades de vida y de muerte.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Verifica la coherencia entre las probabilidades.</w:t>
            </w:r>
          </w:p>
        </w:tc>
      </w:tr>
      <w:tr w:rsidR="00A70D1F" w:rsidRPr="00F20180" w14:paraId="3E0769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8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Esperanza de vida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mal la vida media o la vida probable.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la vida media y la vida probable.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Interpreta las diferencias entre ambas medidas.</w:t>
            </w:r>
          </w:p>
        </w:tc>
      </w:tr>
      <w:tr w:rsidR="00A70D1F" w:rsidRPr="00F20180" w14:paraId="3E0769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8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Las fórmulas tienen errores de referencia.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Las fórmulas son correctas y trazables.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Automatiza el cálculo para cualquier edad.</w:t>
            </w:r>
          </w:p>
        </w:tc>
      </w:tr>
      <w:tr w:rsidR="00A70D1F" w:rsidRPr="00F20180" w14:paraId="3E07699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8E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8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F20180">
              <w:rPr>
                <w:sz w:val="21"/>
                <w:szCs w:val="21"/>
              </w:rPr>
              <w:t>Tabla de supervivencia y conmutación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0" w14:textId="66E7D06D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99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9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5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6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9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9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Ajuste de la tabla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ajusta los datos brutos.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Ajusta la tabla con un método explícito.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Compara el ajuste analítico con el gráfico.</w:t>
            </w:r>
          </w:p>
        </w:tc>
      </w:tr>
      <w:tr w:rsidR="00A70D1F" w:rsidRPr="00F20180" w14:paraId="3E0769A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9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9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Valores de conmutación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mal los valores de conmutación.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correctamente los valores de conmutación.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Verifica los valores con una edad de control.</w:t>
            </w:r>
          </w:p>
        </w:tc>
      </w:tr>
      <w:tr w:rsidR="00A70D1F" w:rsidRPr="00F20180" w14:paraId="3E0769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A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Riesgo de longevidad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Omite el análisis del riesgo de longevidad.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Describe el efecto de una mayor esperanza de vida.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Cuantifica el efecto con un escenario alternativo.</w:t>
            </w:r>
          </w:p>
        </w:tc>
      </w:tr>
      <w:tr w:rsidR="00A70D1F" w:rsidRPr="00F20180" w14:paraId="3E0769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AA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F20180">
              <w:rPr>
                <w:sz w:val="21"/>
                <w:szCs w:val="21"/>
              </w:rPr>
              <w:t>Cálculo de rentas contingentes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C" w14:textId="03A71D05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9B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A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A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1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2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9B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B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Tipo de renta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Confunde rentas adelantadas y vencidas.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Identifica el tipo de renta del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Explica la relación entre los tipos de renta.</w:t>
            </w:r>
          </w:p>
        </w:tc>
      </w:tr>
      <w:tr w:rsidR="00A70D1F" w:rsidRPr="00F20180" w14:paraId="3E0769B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B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Aplica mal los valores de conmutación.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el valor actuarial de cada renta.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B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Comprueba el resultado con la suma de flujos probables.</w:t>
            </w:r>
          </w:p>
        </w:tc>
      </w:tr>
      <w:tr w:rsidR="00A70D1F" w:rsidRPr="00F20180" w14:paraId="3E0769C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C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Progresiones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Omite las rentas variables.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rentas en progresión aritmética y geométrica.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Analiza el efecto del crecimiento de la renta.</w:t>
            </w:r>
          </w:p>
        </w:tc>
      </w:tr>
      <w:tr w:rsidR="00A70D1F" w:rsidRPr="00F20180" w14:paraId="3E0769C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C6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F20180">
              <w:rPr>
                <w:sz w:val="21"/>
                <w:szCs w:val="21"/>
              </w:rPr>
              <w:t>Sensibilidad de una renta contingente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8" w14:textId="71A1E628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9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C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C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9D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D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Fraccionamiento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ajusta la renta a pagos menores a un año.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Ajusta la renta al fraccionamiento.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Compara el ajuste aproximado con el exacto.</w:t>
            </w:r>
          </w:p>
        </w:tc>
      </w:tr>
      <w:tr w:rsidR="00A70D1F" w:rsidRPr="00F20180" w14:paraId="3E0769D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D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Sensibilidad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Analiza un solo escenario.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Mide el efecto de varias tasas técnicas.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Incorpora el efecto de la inflación en el poder adquisitivo.</w:t>
            </w:r>
          </w:p>
        </w:tc>
      </w:tr>
      <w:tr w:rsidR="00A70D1F" w:rsidRPr="00F20180" w14:paraId="3E0769E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D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Pocos integrantes participan.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D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Todos los integrantes aportan al análisis.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El equipo concluye sobre el supuesto más crítico.</w:t>
            </w:r>
          </w:p>
        </w:tc>
      </w:tr>
      <w:tr w:rsidR="00A70D1F" w:rsidRPr="00F20180" w14:paraId="3E0769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E2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F20180">
              <w:rPr>
                <w:sz w:val="21"/>
                <w:szCs w:val="21"/>
              </w:rPr>
              <w:t>Cálculo de primas netas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9E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E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9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A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9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E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Tipo de seguro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Confunde las modalidades de seguro.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E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Identifica la modalidad del seguro.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Explica la cobertura de cada modalidad.</w:t>
            </w:r>
          </w:p>
        </w:tc>
      </w:tr>
      <w:tr w:rsidR="00A70D1F" w:rsidRPr="00F20180" w14:paraId="3E0769F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F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Prima neta única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Aplica mal los valores de conmutación.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la prima neta única.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Comprueba el resultado por otra vía.</w:t>
            </w:r>
          </w:p>
        </w:tc>
      </w:tr>
      <w:tr w:rsidR="00A70D1F" w:rsidRPr="00F20180" w14:paraId="3E0769F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F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Prima neta anual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ajusta la prima al pago periódico.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la prima neta anual.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Compara la prima anual con la prima natural.</w:t>
            </w:r>
          </w:p>
        </w:tc>
      </w:tr>
      <w:tr w:rsidR="00A70D1F" w:rsidRPr="00F20180" w14:paraId="3E076A0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9FE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9F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F20180">
              <w:rPr>
                <w:sz w:val="21"/>
                <w:szCs w:val="21"/>
              </w:rPr>
              <w:t>Cuadro de composición de la prima comercial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A0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0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5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6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A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0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Componentes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distingue los componentes de la prima.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Separa la prima pura, los recargos y el margen.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Explica el destino de cada recargo.</w:t>
            </w:r>
          </w:p>
        </w:tc>
      </w:tr>
      <w:tr w:rsidR="00A70D1F" w:rsidRPr="00F20180" w14:paraId="3E076A1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0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0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Comparación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Compara pólizas con coberturas distintas sin advertirlo.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Compara pólizas equivalentes.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Evalúa cuál ofrece mejor relación entre costo y cobertura.</w:t>
            </w:r>
          </w:p>
        </w:tc>
      </w:tr>
      <w:tr w:rsidR="00A70D1F" w:rsidRPr="00F20180" w14:paraId="3E076A1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1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Ética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Omite información relevante para el asegurado.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Presenta la información con transparencia.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Señala las condiciones que el asegurado debe revisar.</w:t>
            </w:r>
          </w:p>
        </w:tc>
      </w:tr>
      <w:tr w:rsidR="00A70D1F" w:rsidRPr="00F20180" w14:paraId="3E076A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1A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F20180">
              <w:rPr>
                <w:sz w:val="21"/>
                <w:szCs w:val="21"/>
              </w:rPr>
              <w:t>Cálculo de la reserva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A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1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1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1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2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A2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2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Método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Usa un método que no corresponde.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la reserva por el método prospectivo o retrospectivo.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Comprueba la igualdad de ambos métodos.</w:t>
            </w:r>
          </w:p>
        </w:tc>
      </w:tr>
      <w:tr w:rsidR="00A70D1F" w:rsidRPr="00F20180" w14:paraId="3E076A2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2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Evolución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la reserva de un solo año.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Presenta la evolución de la reserva.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2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Explica la forma de la curva de la reserva.</w:t>
            </w:r>
          </w:p>
        </w:tc>
      </w:tr>
      <w:tr w:rsidR="00A70D1F" w:rsidRPr="00F20180" w14:paraId="3E076A3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3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Suficiencia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evalúa la suficiencia.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Evalúa la suficiencia frente a los supuestos.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Propone ajustes ante supuestos desfavorables.</w:t>
            </w:r>
          </w:p>
        </w:tc>
      </w:tr>
      <w:tr w:rsidR="00A70D1F" w:rsidRPr="00F20180" w14:paraId="3E076A3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36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F20180">
              <w:rPr>
                <w:sz w:val="21"/>
                <w:szCs w:val="21"/>
              </w:rPr>
              <w:t>Cálculo actuarial de la previsión para indemnizaciones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A3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3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3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A4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4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Hipótesis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explicita las hipótesis.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Define la tasa de descuento, el incremento salarial, la rotación y la mortalidad.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Justifica cada hipótesis con datos de la entidad.</w:t>
            </w:r>
          </w:p>
        </w:tc>
      </w:tr>
      <w:tr w:rsidR="00A70D1F" w:rsidRPr="00F20180" w14:paraId="3E076A4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4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Valuación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La obligación calculada es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la obligación por beneficios definidos.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Compara el resultado con el cálculo contable tradicional.</w:t>
            </w:r>
          </w:p>
        </w:tc>
      </w:tr>
      <w:tr w:rsidR="00A70D1F" w:rsidRPr="00F20180" w14:paraId="3E076A5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4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Sensibilidad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Omite el análisis de sensibilidad.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4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Mide el efecto de cambiar cada hipótesis.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Identifica la hipótesis de mayor impacto.</w:t>
            </w:r>
          </w:p>
        </w:tc>
      </w:tr>
      <w:tr w:rsidR="00A70D1F" w:rsidRPr="00F20180" w14:paraId="3E076A5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52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F20180">
              <w:rPr>
                <w:sz w:val="21"/>
                <w:szCs w:val="21"/>
              </w:rPr>
              <w:t>Esquema de prestaciones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4" w14:textId="666C5892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A5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5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9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A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A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5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Regímenes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Confunde los regímenes del sistema.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5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 xml:space="preserve">Distingue los regímenes contributivo, </w:t>
            </w:r>
            <w:proofErr w:type="spellStart"/>
            <w:r w:rsidRPr="00F20180">
              <w:rPr>
                <w:sz w:val="21"/>
                <w:szCs w:val="21"/>
              </w:rPr>
              <w:t>semicontributivo</w:t>
            </w:r>
            <w:proofErr w:type="spellEnd"/>
            <w:r w:rsidRPr="00F20180">
              <w:rPr>
                <w:sz w:val="21"/>
                <w:szCs w:val="21"/>
              </w:rPr>
              <w:t xml:space="preserve"> y no contributivo.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Explica la fuente de financiamiento de cada uno.</w:t>
            </w:r>
          </w:p>
        </w:tc>
      </w:tr>
      <w:tr w:rsidR="00A70D1F" w:rsidRPr="00F20180" w14:paraId="3E076A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6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Prestaciones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Omite prestaciones principales.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Describe las prestaciones de vejez, invalidez y muerte.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Relaciona cada prestación con su cálculo actuarial.</w:t>
            </w:r>
          </w:p>
        </w:tc>
      </w:tr>
      <w:tr w:rsidR="00A70D1F" w:rsidRPr="00F20180" w14:paraId="3E076A6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6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Claridad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El esquema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El esquema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Incluye los requisitos de acceso a cada prestación.</w:t>
            </w:r>
          </w:p>
        </w:tc>
      </w:tr>
      <w:tr w:rsidR="00A70D1F" w:rsidRPr="00F20180" w14:paraId="3E076A7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6E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6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F20180">
              <w:rPr>
                <w:sz w:val="21"/>
                <w:szCs w:val="21"/>
              </w:rPr>
              <w:t>Análisis crítico del sistema de pensiones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0" w14:textId="6198AF36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A7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7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5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6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A7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7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Indicadores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usa indicadores.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Analiza la densidad de cotizaciones y la tasa de reemplazo.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Proyecta los indicadores en un escenario demográfico.</w:t>
            </w:r>
          </w:p>
        </w:tc>
      </w:tr>
      <w:tr w:rsidR="00A70D1F" w:rsidRPr="00F20180" w14:paraId="3E076A8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7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7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Juicio crítico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Opina sin fundamento.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Fundamenta su evaluación con datos.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Propone medidas para mejorar la sostenibilidad.</w:t>
            </w:r>
          </w:p>
        </w:tc>
      </w:tr>
      <w:tr w:rsidR="00A70D1F" w:rsidRPr="00F20180" w14:paraId="3E076A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8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Pocos integrantes participan.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Todos los integrantes aportan al análisis.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El equipo debate posiciones distintas con respeto.</w:t>
            </w:r>
          </w:p>
        </w:tc>
      </w:tr>
      <w:tr w:rsidR="00A70D1F" w:rsidRPr="00F20180" w14:paraId="3E076A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8A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F20180">
              <w:rPr>
                <w:sz w:val="21"/>
                <w:szCs w:val="21"/>
              </w:rPr>
              <w:t>Cálculo de la prima de no vida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C" w14:textId="53B5C744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A9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8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8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1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2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A9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9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Frecuencia y severidad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mal la frecuencia o la severidad.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Estima la frecuencia y la severidad.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Ajusta una distribución a los siniestros.</w:t>
            </w:r>
          </w:p>
        </w:tc>
      </w:tr>
      <w:tr w:rsidR="00A70D1F" w:rsidRPr="00F20180" w14:paraId="3E076A9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9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Prima de riesgo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La prima no cubre el costo esperado.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la prima de riesgo.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9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Incorpora un recargo de seguridad justificado.</w:t>
            </w:r>
          </w:p>
        </w:tc>
      </w:tr>
      <w:tr w:rsidR="00A70D1F" w:rsidRPr="00F20180" w14:paraId="3E076AA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A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Principios técnicos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verifica la homogeneidad de la cartera.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Verifica los principios de masa y homogeneidad.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Explica el efecto de incumplirlos.</w:t>
            </w:r>
          </w:p>
        </w:tc>
      </w:tr>
      <w:tr w:rsidR="00A70D1F" w:rsidRPr="00F20180" w14:paraId="3E076A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A6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F20180">
              <w:rPr>
                <w:sz w:val="21"/>
                <w:szCs w:val="21"/>
              </w:rPr>
              <w:t>Propuesta de seguro paramétrico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8" w14:textId="7BDB78A4" w:rsidR="00A70D1F" w:rsidRPr="00F20180" w:rsidRDefault="00B629E7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AA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A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A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AB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B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Índice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El índice no se relaciona con la pérdida.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Define un índice medible y verificable.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Evalúa el riesgo de base del índice.</w:t>
            </w:r>
          </w:p>
        </w:tc>
      </w:tr>
      <w:tr w:rsidR="00A70D1F" w:rsidRPr="00F20180" w14:paraId="3E076AB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B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Umbral y prima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define el umbral.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Define el umbral y calcula la prima.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Analiza la frecuencia histórica de activación.</w:t>
            </w:r>
          </w:p>
        </w:tc>
      </w:tr>
      <w:tr w:rsidR="00A70D1F" w:rsidRPr="00F20180" w14:paraId="3E076AC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B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La sustentación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B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Sustenta la propuesta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A70D1F" w:rsidRPr="00F20180" w14:paraId="3E076AC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C2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3" w14:textId="3405331B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="005F41D1">
              <w:rPr>
                <w:bCs/>
                <w:iCs/>
                <w:sz w:val="21"/>
                <w:szCs w:val="21"/>
              </w:rPr>
              <w:t xml:space="preserve">Planilla </w:t>
            </w:r>
            <w:r w:rsidR="002F0B92">
              <w:rPr>
                <w:bCs/>
                <w:iCs/>
                <w:sz w:val="21"/>
                <w:szCs w:val="21"/>
              </w:rPr>
              <w:t xml:space="preserve">de simulación en Excel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AC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C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7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9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A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AD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C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Variables de entrada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Asigna distribuciones sin justificar.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C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Define las distribuciones de las variables de entrada.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Justifica cada distribución con datos.</w:t>
            </w:r>
          </w:p>
        </w:tc>
      </w:tr>
      <w:tr w:rsidR="00A70D1F" w:rsidRPr="00F20180" w14:paraId="3E076AD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D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Simulación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El número de iteraciones es insuficiente.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Ejecuta la simulación con suficientes iteraciones.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Verifica la estabilidad de los resultados.</w:t>
            </w:r>
          </w:p>
        </w:tc>
      </w:tr>
      <w:tr w:rsidR="00A70D1F" w:rsidRPr="00F20180" w14:paraId="3E076AD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D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Lectura de 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Informa solo el promedio.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Interpreta la distribución de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Estima la probabilidad de pérdida.</w:t>
            </w:r>
          </w:p>
        </w:tc>
      </w:tr>
      <w:tr w:rsidR="00A70D1F" w:rsidRPr="00F20180" w14:paraId="3E076AE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DE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DF" w14:textId="1F40917E" w:rsidR="00A70D1F" w:rsidRPr="00F20180" w:rsidRDefault="002065B6" w:rsidP="005F41D1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Planilla</w:delText>
              </w:r>
              <w:r>
                <w:rPr>
                  <w:sz w:val="21"/>
                  <w:szCs w:val="21"/>
                </w:rPr>
                <w:delText xml:space="preserve"> de simulación </w:delText>
              </w:r>
              <w:r>
                <w:rPr>
                  <w:sz w:val="21"/>
                  <w:szCs w:val="21"/>
                </w:rPr>
                <w:delText xml:space="preserve">Actuarial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Planilla de simulación actuarial</w:t>
              </w:r>
            </w:ins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AE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E2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5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6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AE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E8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Estados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Los estados no son excluyentes.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Define estados excluyentes y exhaustivos.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Justifica los estados con la política de cobranza.</w:t>
            </w:r>
          </w:p>
        </w:tc>
      </w:tr>
      <w:tr w:rsidR="00A70D1F" w:rsidRPr="00F20180" w14:paraId="3E076AF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E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E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Probabilidades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Las filas no suman uno.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Estima las probabilidades de transición.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el estado estable de la cartera.</w:t>
            </w:r>
          </w:p>
        </w:tc>
      </w:tr>
      <w:tr w:rsidR="00A70D1F" w:rsidRPr="00F20180" w14:paraId="3E076AF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F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Decisión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extrae conclusiones.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Estima la cartera incobrable esperada.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Propone cambios en la política de cobranza.</w:t>
            </w:r>
          </w:p>
        </w:tc>
      </w:tr>
      <w:tr w:rsidR="00A70D1F" w:rsidRPr="00F20180" w14:paraId="3E076AF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FA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B" w14:textId="36091811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="001B4288">
              <w:rPr>
                <w:sz w:val="21"/>
                <w:szCs w:val="21"/>
              </w:rPr>
              <w:t xml:space="preserve">Informe </w:t>
            </w:r>
            <w:r w:rsidR="005F41D1">
              <w:rPr>
                <w:sz w:val="21"/>
                <w:szCs w:val="21"/>
              </w:rPr>
              <w:t>de derivados financieros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B0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AFE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AFF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0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1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2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B0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B04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5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Riesgo cubierto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6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identifica el riesgo.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Identifica el riesgo y la exposición.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Cuantifica la exposición de la entidad.</w:t>
            </w:r>
          </w:p>
        </w:tc>
      </w:tr>
      <w:tr w:rsidR="00A70D1F" w:rsidRPr="00F20180" w14:paraId="3E076B0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B0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B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Operatividad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C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Describe mal la liquidación del contrato.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Explica la operatividad y la liquidación.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0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Calcula el resultado de la cobertura en dos escenarios.</w:t>
            </w:r>
          </w:p>
        </w:tc>
      </w:tr>
      <w:tr w:rsidR="00A70D1F" w:rsidRPr="00F20180" w14:paraId="3E076B1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B1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Pertinencia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evalúa la pertinencia.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Evalúa si el instrumento cubre el riesgo.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Propone alternativas disponibles en el mercado local.</w:t>
            </w:r>
          </w:p>
        </w:tc>
      </w:tr>
      <w:tr w:rsidR="00A70D1F" w:rsidRPr="00F20180" w14:paraId="3E076B1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B16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7" w14:textId="2A288680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="005F41D1">
              <w:rPr>
                <w:sz w:val="21"/>
                <w:szCs w:val="21"/>
              </w:rPr>
              <w:t xml:space="preserve">Informe de riesgos financieros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8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A70D1F" w:rsidRPr="00F20180" w14:paraId="3E076B1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B1A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B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C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D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1E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A70D1F" w:rsidRPr="00F20180" w14:paraId="3E076B2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B20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1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Terminología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2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Confunde los términos de las opciones.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3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Usa con propiedad la terminología de las opciones.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4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Distingue los estilos de ejercicio.</w:t>
            </w:r>
          </w:p>
        </w:tc>
      </w:tr>
      <w:tr w:rsidR="00A70D1F" w:rsidRPr="00F20180" w14:paraId="3E076B2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B26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7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Diagrama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8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Los pagos están mal representados.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9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 xml:space="preserve">Grafica los pagos de compra y venta de </w:t>
            </w:r>
            <w:proofErr w:type="spellStart"/>
            <w:r w:rsidRPr="00F20180">
              <w:rPr>
                <w:sz w:val="21"/>
                <w:szCs w:val="21"/>
              </w:rPr>
              <w:t>call</w:t>
            </w:r>
            <w:proofErr w:type="spellEnd"/>
            <w:r w:rsidRPr="00F20180">
              <w:rPr>
                <w:sz w:val="21"/>
                <w:szCs w:val="21"/>
              </w:rPr>
              <w:t xml:space="preserve"> y </w:t>
            </w:r>
            <w:proofErr w:type="spellStart"/>
            <w:r w:rsidRPr="00F20180">
              <w:rPr>
                <w:sz w:val="21"/>
                <w:szCs w:val="21"/>
              </w:rPr>
              <w:t>put</w:t>
            </w:r>
            <w:proofErr w:type="spellEnd"/>
            <w:r w:rsidRPr="00F20180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A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Incluye la prima en el resultado neto.</w:t>
            </w:r>
          </w:p>
        </w:tc>
      </w:tr>
      <w:tr w:rsidR="00A70D1F" w:rsidRPr="00F20180" w14:paraId="3E076B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B2C" w14:textId="77777777" w:rsidR="00A70D1F" w:rsidRPr="00F20180" w:rsidRDefault="00A70D1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D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E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No sustenta el uso de la opción.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2F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Sustenta el uso de la opción en 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30" w14:textId="77777777" w:rsidR="00A70D1F" w:rsidRPr="00F20180" w:rsidRDefault="002065B6">
            <w:pPr>
              <w:spacing w:before="20" w:after="20"/>
            </w:pPr>
            <w:r w:rsidRPr="00F20180">
              <w:rPr>
                <w:sz w:val="21"/>
                <w:szCs w:val="21"/>
              </w:rPr>
              <w:t>Compara la opción con otra cobertura.</w:t>
            </w:r>
          </w:p>
        </w:tc>
      </w:tr>
      <w:tr w:rsidR="00A70D1F" w:rsidRPr="00F20180" w14:paraId="3E076B35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6B32" w14:textId="77777777" w:rsidR="00A70D1F" w:rsidRPr="00F20180" w:rsidRDefault="00A70D1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33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6B34" w14:textId="77777777" w:rsidR="00A70D1F" w:rsidRPr="00F20180" w:rsidRDefault="002065B6">
            <w:pPr>
              <w:spacing w:before="20" w:after="20"/>
              <w:jc w:val="center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A70D1F" w:rsidRPr="00F20180" w14:paraId="3E076B3E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38FBF" w14:textId="77777777" w:rsidR="004C2730" w:rsidRDefault="002065B6" w:rsidP="004C2730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  <w:r w:rsidR="004C2730" w:rsidRPr="00F20180">
              <w:rPr>
                <w:sz w:val="21"/>
                <w:szCs w:val="21"/>
              </w:rPr>
              <w:t xml:space="preserve"> </w:t>
            </w:r>
          </w:p>
          <w:p w14:paraId="3213F38C" w14:textId="7DB310BE" w:rsidR="004C2730" w:rsidRDefault="004C2730" w:rsidP="004C2730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proofErr w:type="spellStart"/>
            <w:r w:rsidRPr="00F20180">
              <w:rPr>
                <w:sz w:val="21"/>
                <w:szCs w:val="21"/>
              </w:rPr>
              <w:t>Ayres</w:t>
            </w:r>
            <w:proofErr w:type="spellEnd"/>
            <w:r w:rsidRPr="00F20180">
              <w:rPr>
                <w:sz w:val="21"/>
                <w:szCs w:val="21"/>
              </w:rPr>
              <w:t xml:space="preserve">, F. (2005). </w:t>
            </w:r>
            <w:r w:rsidRPr="00F20180">
              <w:rPr>
                <w:i/>
                <w:iCs/>
                <w:sz w:val="21"/>
                <w:szCs w:val="21"/>
              </w:rPr>
              <w:t>Matemáticas financieras</w:t>
            </w:r>
            <w:r w:rsidRPr="00F20180">
              <w:rPr>
                <w:sz w:val="21"/>
                <w:szCs w:val="21"/>
              </w:rPr>
              <w:t>. México D. F., México: McGraw-Hill.</w:t>
            </w:r>
          </w:p>
          <w:p w14:paraId="59964A80" w14:textId="6DB21980" w:rsidR="004C2730" w:rsidRDefault="004C2730" w:rsidP="004C2730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proofErr w:type="spellStart"/>
            <w:r w:rsidRPr="00F20180">
              <w:rPr>
                <w:sz w:val="21"/>
                <w:szCs w:val="21"/>
              </w:rPr>
              <w:t>Blank</w:t>
            </w:r>
            <w:proofErr w:type="spellEnd"/>
            <w:r w:rsidRPr="00F20180">
              <w:rPr>
                <w:sz w:val="21"/>
                <w:szCs w:val="21"/>
              </w:rPr>
              <w:t xml:space="preserve">, L. y </w:t>
            </w:r>
            <w:proofErr w:type="spellStart"/>
            <w:r w:rsidRPr="00F20180">
              <w:rPr>
                <w:sz w:val="21"/>
                <w:szCs w:val="21"/>
              </w:rPr>
              <w:t>Tarquin</w:t>
            </w:r>
            <w:proofErr w:type="spellEnd"/>
            <w:r w:rsidRPr="00F20180">
              <w:rPr>
                <w:sz w:val="21"/>
                <w:szCs w:val="21"/>
              </w:rPr>
              <w:t xml:space="preserve">, A. (2012). </w:t>
            </w:r>
            <w:r w:rsidRPr="00F20180">
              <w:rPr>
                <w:i/>
                <w:iCs/>
                <w:sz w:val="21"/>
                <w:szCs w:val="21"/>
              </w:rPr>
              <w:t>Ingeniería económica</w:t>
            </w:r>
            <w:r w:rsidRPr="00F20180">
              <w:rPr>
                <w:sz w:val="21"/>
                <w:szCs w:val="21"/>
              </w:rPr>
              <w:t>. México D. F., México: McGraw Hill.</w:t>
            </w:r>
          </w:p>
          <w:p w14:paraId="3E076B36" w14:textId="42731734" w:rsidR="00A70D1F" w:rsidRPr="00F20180" w:rsidRDefault="004C2730" w:rsidP="004C2730">
            <w:pPr>
              <w:spacing w:before="20" w:after="20"/>
            </w:pPr>
            <w:r w:rsidRPr="00F20180">
              <w:rPr>
                <w:sz w:val="21"/>
                <w:szCs w:val="21"/>
              </w:rPr>
              <w:t xml:space="preserve">Céspedes Estévez, J. (2023). </w:t>
            </w:r>
            <w:r w:rsidRPr="00F20180">
              <w:rPr>
                <w:i/>
                <w:iCs/>
                <w:sz w:val="21"/>
                <w:szCs w:val="21"/>
              </w:rPr>
              <w:t>Matemáticas actuariales: con teoría de probabilidades</w:t>
            </w:r>
            <w:r w:rsidRPr="00F20180">
              <w:rPr>
                <w:sz w:val="21"/>
                <w:szCs w:val="21"/>
              </w:rPr>
              <w:t>. La Paz, Bolivia: El Príncipe.</w:t>
            </w:r>
          </w:p>
          <w:p w14:paraId="3E076B37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>Código de Comercio, Decreto Ley N° 14379 del 25 de febrero de 1977, actualizado al 20 de septiembre de 2022.</w:t>
            </w:r>
          </w:p>
          <w:p w14:paraId="3E076B38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>Consejo de Normas Internacionales de Contabilidad (IASB). NIIF 17 Contratos de Seguro, NIC 19 Beneficios a los empleados y NIIF 9 Instrumentos Financieros.</w:t>
            </w:r>
          </w:p>
          <w:p w14:paraId="3E076B39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>Decretos reglamentarios.</w:t>
            </w:r>
          </w:p>
          <w:p w14:paraId="3E076B3A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>Instituto Nacional de Estadística. Censo de Población y Vivienda 2024 y estadísticas demográficas de Bolivia.</w:t>
            </w:r>
          </w:p>
          <w:p w14:paraId="3E076B3B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>Ley de Pensiones N° 065, de 10 de diciembre de 2010, y normativa que la modifica.</w:t>
            </w:r>
          </w:p>
          <w:p w14:paraId="3E076B3C" w14:textId="3F03533F" w:rsidR="00A70D1F" w:rsidRDefault="002065B6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F20180">
              <w:rPr>
                <w:sz w:val="21"/>
                <w:szCs w:val="21"/>
              </w:rPr>
              <w:t>Ley de Seguros del Estado Plurinacional de Bolivia, N° 1883, de 25 de junio de 1998, y normativa que la modifica.</w:t>
            </w:r>
          </w:p>
          <w:p w14:paraId="432D20B2" w14:textId="77777777" w:rsidR="004C2730" w:rsidRDefault="004C2730" w:rsidP="004C2730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proofErr w:type="spellStart"/>
            <w:r w:rsidRPr="00F20180">
              <w:rPr>
                <w:sz w:val="21"/>
                <w:szCs w:val="21"/>
              </w:rPr>
              <w:t>Nacif</w:t>
            </w:r>
            <w:proofErr w:type="spellEnd"/>
            <w:r w:rsidRPr="00F20180">
              <w:rPr>
                <w:sz w:val="21"/>
                <w:szCs w:val="21"/>
              </w:rPr>
              <w:t xml:space="preserve"> </w:t>
            </w:r>
            <w:proofErr w:type="spellStart"/>
            <w:r w:rsidRPr="00F20180">
              <w:rPr>
                <w:sz w:val="21"/>
                <w:szCs w:val="21"/>
              </w:rPr>
              <w:t>Muckled</w:t>
            </w:r>
            <w:proofErr w:type="spellEnd"/>
            <w:r w:rsidRPr="00F20180">
              <w:rPr>
                <w:sz w:val="21"/>
                <w:szCs w:val="21"/>
              </w:rPr>
              <w:t xml:space="preserve">, C. (2014). </w:t>
            </w:r>
            <w:r w:rsidRPr="00F20180">
              <w:rPr>
                <w:i/>
                <w:iCs/>
                <w:sz w:val="21"/>
                <w:szCs w:val="21"/>
              </w:rPr>
              <w:t>Finanzas corporativas y el mercado de valores</w:t>
            </w:r>
            <w:r w:rsidRPr="00F20180">
              <w:rPr>
                <w:sz w:val="21"/>
                <w:szCs w:val="21"/>
              </w:rPr>
              <w:t>. Plural Editores.</w:t>
            </w:r>
          </w:p>
          <w:p w14:paraId="7D9D6FED" w14:textId="77777777" w:rsidR="004C2730" w:rsidRPr="00F20180" w:rsidRDefault="004C2730">
            <w:pPr>
              <w:spacing w:before="10" w:after="10"/>
              <w:ind w:left="360" w:hanging="360"/>
            </w:pPr>
          </w:p>
          <w:p w14:paraId="1217E240" w14:textId="15C2EA0E" w:rsidR="00F95E06" w:rsidRDefault="004C2730" w:rsidP="00F95E06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 xml:space="preserve">  </w:t>
            </w:r>
            <w:r w:rsidR="002065B6" w:rsidRPr="00F20180">
              <w:rPr>
                <w:sz w:val="21"/>
                <w:szCs w:val="21"/>
              </w:rPr>
              <w:t>Resoluciones, circulares e instructivos sobre pensiones y seguros de la Autoridad de Fiscalización y Control de Pensiones y Seguros, APS.</w:t>
            </w:r>
          </w:p>
          <w:p w14:paraId="3E076B3D" w14:textId="59A17572" w:rsidR="004A1207" w:rsidRPr="00F20180" w:rsidRDefault="004A1207" w:rsidP="004C2730">
            <w:pPr>
              <w:spacing w:before="10" w:after="10"/>
              <w:ind w:left="360" w:hanging="360"/>
            </w:pPr>
            <w:proofErr w:type="spellStart"/>
            <w:r w:rsidRPr="00F20180">
              <w:rPr>
                <w:sz w:val="21"/>
                <w:szCs w:val="21"/>
              </w:rPr>
              <w:t>Zima</w:t>
            </w:r>
            <w:proofErr w:type="spellEnd"/>
            <w:r w:rsidRPr="00F20180">
              <w:rPr>
                <w:sz w:val="21"/>
                <w:szCs w:val="21"/>
              </w:rPr>
              <w:t xml:space="preserve">, P. (2005). </w:t>
            </w:r>
            <w:r w:rsidRPr="00F20180">
              <w:rPr>
                <w:i/>
                <w:iCs/>
                <w:sz w:val="21"/>
                <w:szCs w:val="21"/>
              </w:rPr>
              <w:t>Matemáticas financieras</w:t>
            </w:r>
            <w:r w:rsidRPr="00F20180">
              <w:rPr>
                <w:sz w:val="21"/>
                <w:szCs w:val="21"/>
              </w:rPr>
              <w:t>. McGraw-Hill.</w:t>
            </w:r>
          </w:p>
        </w:tc>
      </w:tr>
      <w:tr w:rsidR="00A70D1F" w14:paraId="3E076B4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76B3F" w14:textId="77777777" w:rsidR="00A70D1F" w:rsidRPr="00F20180" w:rsidRDefault="002065B6">
            <w:pPr>
              <w:spacing w:before="20" w:after="20"/>
            </w:pPr>
            <w:r w:rsidRPr="00F20180"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complementaria:</w:t>
            </w:r>
          </w:p>
          <w:p w14:paraId="3E076B40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>Autoridad de Fiscalización y Control de Pensiones y Seguros: https://www.aps.gob.bo</w:t>
            </w:r>
          </w:p>
          <w:p w14:paraId="3E076B43" w14:textId="77777777" w:rsidR="00A70D1F" w:rsidRPr="00F20180" w:rsidRDefault="002065B6">
            <w:pPr>
              <w:spacing w:before="10" w:after="10"/>
              <w:ind w:left="360" w:hanging="360"/>
            </w:pPr>
            <w:proofErr w:type="spellStart"/>
            <w:r w:rsidRPr="00F20180">
              <w:rPr>
                <w:sz w:val="21"/>
                <w:szCs w:val="21"/>
              </w:rPr>
              <w:t>Casparrí</w:t>
            </w:r>
            <w:proofErr w:type="spellEnd"/>
            <w:r w:rsidRPr="00F20180">
              <w:rPr>
                <w:sz w:val="21"/>
                <w:szCs w:val="21"/>
              </w:rPr>
              <w:t xml:space="preserve">, M. T., </w:t>
            </w:r>
            <w:proofErr w:type="spellStart"/>
            <w:r w:rsidRPr="00F20180">
              <w:rPr>
                <w:sz w:val="21"/>
                <w:szCs w:val="21"/>
              </w:rPr>
              <w:t>Metelli</w:t>
            </w:r>
            <w:proofErr w:type="spellEnd"/>
            <w:r w:rsidRPr="00F20180">
              <w:rPr>
                <w:sz w:val="21"/>
                <w:szCs w:val="21"/>
              </w:rPr>
              <w:t xml:space="preserve">, M. A. y Mutchinick, P. (2012). </w:t>
            </w:r>
            <w:r w:rsidRPr="00F20180">
              <w:rPr>
                <w:i/>
                <w:iCs/>
                <w:sz w:val="21"/>
                <w:szCs w:val="21"/>
              </w:rPr>
              <w:t>Aplicaciones de los seguros de personas a la gestión actuarial</w:t>
            </w:r>
            <w:r w:rsidRPr="00F20180">
              <w:rPr>
                <w:sz w:val="21"/>
                <w:szCs w:val="21"/>
              </w:rPr>
              <w:t>. Buenos Aires, Argentina: Universidad de Buenos Aires, EUDEBA.</w:t>
            </w:r>
          </w:p>
          <w:p w14:paraId="3E076B45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>Gestora Pública de la Seguridad Social de Largo Plazo: https://www.gestora.bo</w:t>
            </w:r>
          </w:p>
          <w:p w14:paraId="3E076B46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 xml:space="preserve">Gonzales Galé, J. (1978). </w:t>
            </w:r>
            <w:r w:rsidRPr="00F20180">
              <w:rPr>
                <w:i/>
                <w:iCs/>
                <w:sz w:val="21"/>
                <w:szCs w:val="21"/>
              </w:rPr>
              <w:t>Elementos del cálculo actuarial</w:t>
            </w:r>
            <w:r w:rsidRPr="00F20180">
              <w:rPr>
                <w:sz w:val="21"/>
                <w:szCs w:val="21"/>
              </w:rPr>
              <w:t>. Buenos Aires, Argentina: Macchi.</w:t>
            </w:r>
          </w:p>
          <w:p w14:paraId="3E076B47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>Instituto Nacional de Estadística de Bolivia: https://www.ine.gob.bo</w:t>
            </w:r>
          </w:p>
          <w:p w14:paraId="3E076B48" w14:textId="77777777" w:rsidR="00A70D1F" w:rsidRPr="00F20180" w:rsidRDefault="002065B6">
            <w:pPr>
              <w:spacing w:before="10" w:after="10"/>
              <w:ind w:left="360" w:hanging="360"/>
            </w:pPr>
            <w:r w:rsidRPr="00F20180">
              <w:rPr>
                <w:sz w:val="21"/>
                <w:szCs w:val="21"/>
              </w:rPr>
              <w:t xml:space="preserve">Mesa-Lago, C. y Bonadona, A. (2022). </w:t>
            </w:r>
            <w:r w:rsidRPr="00F20180">
              <w:rPr>
                <w:i/>
                <w:iCs/>
                <w:sz w:val="21"/>
                <w:szCs w:val="21"/>
              </w:rPr>
              <w:t>Promesas incumplidas de la capitalización individual</w:t>
            </w:r>
            <w:r w:rsidRPr="00F20180">
              <w:rPr>
                <w:sz w:val="21"/>
                <w:szCs w:val="21"/>
              </w:rPr>
              <w:t>. Friedrich-Ebert-Stiftung.</w:t>
            </w:r>
          </w:p>
          <w:p w14:paraId="3E076B49" w14:textId="77777777" w:rsidR="00A70D1F" w:rsidRPr="00F20180" w:rsidRDefault="002065B6">
            <w:pPr>
              <w:spacing w:before="10" w:after="10"/>
              <w:ind w:left="360" w:hanging="360"/>
            </w:pPr>
            <w:proofErr w:type="spellStart"/>
            <w:r w:rsidRPr="00F20180">
              <w:rPr>
                <w:sz w:val="21"/>
                <w:szCs w:val="21"/>
              </w:rPr>
              <w:t>Minzoni</w:t>
            </w:r>
            <w:proofErr w:type="spellEnd"/>
            <w:r w:rsidRPr="00F20180">
              <w:rPr>
                <w:sz w:val="21"/>
                <w:szCs w:val="21"/>
              </w:rPr>
              <w:t xml:space="preserve"> </w:t>
            </w:r>
            <w:proofErr w:type="spellStart"/>
            <w:r w:rsidRPr="00F20180">
              <w:rPr>
                <w:sz w:val="21"/>
                <w:szCs w:val="21"/>
              </w:rPr>
              <w:t>Consorti</w:t>
            </w:r>
            <w:proofErr w:type="spellEnd"/>
            <w:r w:rsidRPr="00F20180">
              <w:rPr>
                <w:sz w:val="21"/>
                <w:szCs w:val="21"/>
              </w:rPr>
              <w:t xml:space="preserve">, A. (2004). </w:t>
            </w:r>
            <w:r w:rsidRPr="00F20180">
              <w:rPr>
                <w:i/>
                <w:iCs/>
                <w:sz w:val="21"/>
                <w:szCs w:val="21"/>
              </w:rPr>
              <w:t>Técnica actuarial de los seguros no-vida</w:t>
            </w:r>
            <w:r w:rsidRPr="00F20180">
              <w:rPr>
                <w:sz w:val="21"/>
                <w:szCs w:val="21"/>
              </w:rPr>
              <w:t>. México: Facultad de Ciencias, UNAM.</w:t>
            </w:r>
          </w:p>
          <w:p w14:paraId="3E076B4C" w14:textId="6C7424B8" w:rsidR="00A70D1F" w:rsidRDefault="002065B6" w:rsidP="004A1207">
            <w:pPr>
              <w:spacing w:before="10" w:after="10"/>
              <w:ind w:left="360" w:hanging="360"/>
            </w:pPr>
            <w:proofErr w:type="spellStart"/>
            <w:r w:rsidRPr="00F20180">
              <w:rPr>
                <w:sz w:val="21"/>
                <w:szCs w:val="21"/>
              </w:rPr>
              <w:t>Sandoya</w:t>
            </w:r>
            <w:proofErr w:type="spellEnd"/>
            <w:r w:rsidRPr="00F20180">
              <w:rPr>
                <w:sz w:val="21"/>
                <w:szCs w:val="21"/>
              </w:rPr>
              <w:t xml:space="preserve">, F. (2007). </w:t>
            </w:r>
            <w:r w:rsidRPr="00F20180">
              <w:rPr>
                <w:i/>
                <w:iCs/>
                <w:sz w:val="21"/>
                <w:szCs w:val="21"/>
              </w:rPr>
              <w:t>Matemáticas actuariales y operaciones de seguros</w:t>
            </w:r>
            <w:r w:rsidRPr="00F20180">
              <w:rPr>
                <w:sz w:val="21"/>
                <w:szCs w:val="21"/>
              </w:rPr>
              <w:t>. ESPOL.</w:t>
            </w:r>
          </w:p>
        </w:tc>
      </w:tr>
    </w:tbl>
    <w:p w14:paraId="3E076B4E" w14:textId="313E357B" w:rsidR="00EE1F90" w:rsidRDefault="00EE1F90"/>
    <w:p w14:paraId="3A966BED" w14:textId="77777777" w:rsidR="00EE1F90" w:rsidRDefault="00EE1F9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2410"/>
        <w:gridCol w:w="1984"/>
      </w:tblGrid>
      <w:tr w:rsidR="00EE1F90" w:rsidRPr="00864236" w14:paraId="65081E62" w14:textId="77777777" w:rsidTr="00191AA7">
        <w:tc>
          <w:tcPr>
            <w:tcW w:w="5240" w:type="dxa"/>
            <w:hideMark/>
          </w:tcPr>
          <w:p w14:paraId="682AF822" w14:textId="77777777" w:rsidR="00EE1F90" w:rsidRPr="00864236" w:rsidRDefault="00EE1F90" w:rsidP="00191AA7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lastRenderedPageBreak/>
              <w:t>Nombre Completo</w:t>
            </w:r>
          </w:p>
        </w:tc>
        <w:tc>
          <w:tcPr>
            <w:tcW w:w="2410" w:type="dxa"/>
            <w:hideMark/>
          </w:tcPr>
          <w:p w14:paraId="537E1521" w14:textId="77777777" w:rsidR="00EE1F90" w:rsidRPr="00864236" w:rsidRDefault="00EE1F90" w:rsidP="00191AA7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Condición</w:t>
            </w:r>
          </w:p>
        </w:tc>
        <w:tc>
          <w:tcPr>
            <w:tcW w:w="1984" w:type="dxa"/>
            <w:hideMark/>
          </w:tcPr>
          <w:p w14:paraId="26FD7898" w14:textId="77777777" w:rsidR="00EE1F90" w:rsidRPr="00864236" w:rsidRDefault="00EE1F90" w:rsidP="00191AA7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Firma</w:t>
            </w:r>
          </w:p>
        </w:tc>
      </w:tr>
      <w:tr w:rsidR="00EE1F90" w:rsidRPr="00864236" w14:paraId="44B46D95" w14:textId="77777777" w:rsidTr="00EE1F90">
        <w:trPr>
          <w:trHeight w:val="661"/>
        </w:trPr>
        <w:tc>
          <w:tcPr>
            <w:tcW w:w="5240" w:type="dxa"/>
            <w:vAlign w:val="center"/>
            <w:hideMark/>
          </w:tcPr>
          <w:p w14:paraId="0382742A" w14:textId="32ACA322" w:rsidR="00EE1F90" w:rsidRPr="00864236" w:rsidRDefault="00EE1F90" w:rsidP="00EE1F90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6D6E4B">
              <w:rPr>
                <w:color w:val="000000"/>
              </w:rPr>
              <w:t>Marsial</w:t>
            </w:r>
            <w:proofErr w:type="spellEnd"/>
            <w:r w:rsidRPr="006D6E4B">
              <w:rPr>
                <w:color w:val="000000"/>
              </w:rPr>
              <w:t xml:space="preserve"> Juan Medina Rivero </w:t>
            </w:r>
          </w:p>
        </w:tc>
        <w:tc>
          <w:tcPr>
            <w:tcW w:w="2410" w:type="dxa"/>
            <w:vAlign w:val="center"/>
            <w:hideMark/>
          </w:tcPr>
          <w:p w14:paraId="3EAF2B93" w14:textId="77777777" w:rsidR="00EE1F90" w:rsidRPr="00864236" w:rsidRDefault="00EE1F90" w:rsidP="00EE1F9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612788B5" w14:textId="77777777" w:rsidR="00EE1F90" w:rsidRPr="00864236" w:rsidRDefault="00EE1F90" w:rsidP="00EE1F9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  <w:bookmarkStart w:id="0" w:name="_GoBack"/>
        <w:bookmarkEnd w:id="0"/>
      </w:tr>
      <w:tr w:rsidR="00EE1F90" w:rsidRPr="00864236" w14:paraId="2E62BED5" w14:textId="77777777" w:rsidTr="00EE1F90">
        <w:trPr>
          <w:trHeight w:val="699"/>
        </w:trPr>
        <w:tc>
          <w:tcPr>
            <w:tcW w:w="5240" w:type="dxa"/>
            <w:vAlign w:val="center"/>
            <w:hideMark/>
          </w:tcPr>
          <w:p w14:paraId="58DCC132" w14:textId="7BCE480E" w:rsidR="00EE1F90" w:rsidRPr="00EE1F90" w:rsidRDefault="00EE1F90" w:rsidP="00EE1F90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EE1F90">
              <w:rPr>
                <w:color w:val="000000"/>
                <w:lang w:val="en-US"/>
              </w:rPr>
              <w:t xml:space="preserve">Jorge </w:t>
            </w:r>
            <w:proofErr w:type="spellStart"/>
            <w:r w:rsidRPr="00EE1F90">
              <w:rPr>
                <w:color w:val="000000"/>
                <w:lang w:val="en-US"/>
              </w:rPr>
              <w:t>Céspedes</w:t>
            </w:r>
            <w:proofErr w:type="spellEnd"/>
            <w:r w:rsidRPr="00EE1F90">
              <w:rPr>
                <w:color w:val="000000"/>
                <w:lang w:val="en-US"/>
              </w:rPr>
              <w:t xml:space="preserve"> </w:t>
            </w:r>
            <w:proofErr w:type="spellStart"/>
            <w:r w:rsidRPr="00EE1F90">
              <w:rPr>
                <w:color w:val="000000"/>
                <w:lang w:val="en-US"/>
              </w:rPr>
              <w:t>Esteves</w:t>
            </w:r>
            <w:proofErr w:type="spellEnd"/>
            <w:r w:rsidRPr="00EE1F90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2410" w:type="dxa"/>
            <w:vAlign w:val="center"/>
            <w:hideMark/>
          </w:tcPr>
          <w:p w14:paraId="27EC93BA" w14:textId="77777777" w:rsidR="00EE1F90" w:rsidRPr="00864236" w:rsidRDefault="00EE1F90" w:rsidP="00EE1F9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39EC0403" w14:textId="77777777" w:rsidR="00EE1F90" w:rsidRPr="00864236" w:rsidRDefault="00EE1F90" w:rsidP="00EE1F9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EE1F90" w:rsidRPr="00864236" w14:paraId="7D3931F5" w14:textId="77777777" w:rsidTr="00EE1F90">
        <w:trPr>
          <w:trHeight w:val="715"/>
        </w:trPr>
        <w:tc>
          <w:tcPr>
            <w:tcW w:w="5240" w:type="dxa"/>
            <w:vAlign w:val="center"/>
            <w:hideMark/>
          </w:tcPr>
          <w:p w14:paraId="73D9E577" w14:textId="6A0D97E8" w:rsidR="00EE1F90" w:rsidRPr="00864236" w:rsidRDefault="00EE1F90" w:rsidP="00EE1F90">
            <w:pPr>
              <w:spacing w:line="375" w:lineRule="atLeast"/>
              <w:rPr>
                <w:sz w:val="23"/>
                <w:szCs w:val="23"/>
              </w:rPr>
            </w:pPr>
            <w:r w:rsidRPr="000B3938">
              <w:rPr>
                <w:color w:val="000000"/>
              </w:rPr>
              <w:t>Nancy Nina Machaca</w:t>
            </w:r>
          </w:p>
        </w:tc>
        <w:tc>
          <w:tcPr>
            <w:tcW w:w="2410" w:type="dxa"/>
            <w:vAlign w:val="center"/>
            <w:hideMark/>
          </w:tcPr>
          <w:p w14:paraId="0944F5FD" w14:textId="77777777" w:rsidR="00EE1F90" w:rsidRPr="00864236" w:rsidRDefault="00EE1F90" w:rsidP="00EE1F9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  <w:hideMark/>
          </w:tcPr>
          <w:p w14:paraId="359DAE6C" w14:textId="77777777" w:rsidR="00EE1F90" w:rsidRPr="00864236" w:rsidRDefault="00EE1F90" w:rsidP="00EE1F9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EE1F90" w:rsidRPr="00864236" w14:paraId="7EA4A2AC" w14:textId="77777777" w:rsidTr="00EE1F90">
        <w:trPr>
          <w:trHeight w:val="693"/>
        </w:trPr>
        <w:tc>
          <w:tcPr>
            <w:tcW w:w="5240" w:type="dxa"/>
            <w:vAlign w:val="center"/>
            <w:hideMark/>
          </w:tcPr>
          <w:p w14:paraId="163E8436" w14:textId="06D25F94" w:rsidR="00EE1F90" w:rsidRPr="00864236" w:rsidRDefault="00EE1F90" w:rsidP="00EE1F90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0B3938">
              <w:rPr>
                <w:color w:val="000000"/>
              </w:rPr>
              <w:t>Yheraldy</w:t>
            </w:r>
            <w:proofErr w:type="spellEnd"/>
            <w:r w:rsidRPr="000B3938">
              <w:rPr>
                <w:color w:val="000000"/>
              </w:rPr>
              <w:t xml:space="preserve"> </w:t>
            </w:r>
            <w:proofErr w:type="spellStart"/>
            <w:r w:rsidRPr="000B3938">
              <w:rPr>
                <w:color w:val="000000"/>
              </w:rPr>
              <w:t>Susan</w:t>
            </w:r>
            <w:proofErr w:type="spellEnd"/>
            <w:r w:rsidRPr="000B3938">
              <w:rPr>
                <w:color w:val="000000"/>
              </w:rPr>
              <w:t xml:space="preserve"> Cruz </w:t>
            </w:r>
            <w:proofErr w:type="spellStart"/>
            <w:r w:rsidRPr="000B3938">
              <w:rPr>
                <w:color w:val="000000"/>
              </w:rPr>
              <w:t>Villca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7762B6FF" w14:textId="77777777" w:rsidR="00EE1F90" w:rsidRPr="00864236" w:rsidRDefault="00EE1F90" w:rsidP="00EE1F9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  <w:hideMark/>
          </w:tcPr>
          <w:p w14:paraId="21135B5C" w14:textId="77777777" w:rsidR="00EE1F90" w:rsidRPr="00864236" w:rsidRDefault="00EE1F90" w:rsidP="00EE1F9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7A21CF8" w14:textId="77777777" w:rsidR="002065B6" w:rsidRDefault="002065B6"/>
    <w:sectPr w:rsidR="002065B6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3F568D" w14:textId="77777777" w:rsidR="005326A1" w:rsidRDefault="005326A1">
      <w:r>
        <w:separator/>
      </w:r>
    </w:p>
  </w:endnote>
  <w:endnote w:type="continuationSeparator" w:id="0">
    <w:p w14:paraId="7F6E9AB5" w14:textId="77777777" w:rsidR="005326A1" w:rsidRDefault="0053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076B4E" w14:textId="59D6BC96" w:rsidR="00C54653" w:rsidRDefault="00C54653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EE1F90">
      <w:rPr>
        <w:b/>
        <w:bCs/>
        <w:i/>
        <w:iCs/>
        <w:noProof/>
        <w:sz w:val="20"/>
        <w:szCs w:val="20"/>
      </w:rPr>
      <w:t>13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2A1273" w14:textId="77777777" w:rsidR="005326A1" w:rsidRDefault="005326A1">
      <w:r>
        <w:separator/>
      </w:r>
    </w:p>
  </w:footnote>
  <w:footnote w:type="continuationSeparator" w:id="0">
    <w:p w14:paraId="5CE7B718" w14:textId="77777777" w:rsidR="005326A1" w:rsidRDefault="00532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C47CD"/>
    <w:multiLevelType w:val="hybridMultilevel"/>
    <w:tmpl w:val="89BEB886"/>
    <w:lvl w:ilvl="0" w:tplc="0C0A0001">
      <w:start w:val="1"/>
      <w:numFmt w:val="bullet"/>
      <w:lvlText w:val=""/>
      <w:lvlJc w:val="left"/>
      <w:pPr>
        <w:ind w:left="400" w:hanging="380"/>
      </w:pPr>
      <w:rPr>
        <w:rFonts w:ascii="Symbol" w:hAnsi="Symbol" w:hint="default"/>
      </w:rPr>
    </w:lvl>
    <w:lvl w:ilvl="1" w:tplc="77021634">
      <w:numFmt w:val="decimal"/>
      <w:lvlText w:val=""/>
      <w:lvlJc w:val="left"/>
      <w:pPr>
        <w:ind w:left="0" w:firstLine="0"/>
      </w:pPr>
    </w:lvl>
    <w:lvl w:ilvl="2" w:tplc="2E002D08">
      <w:numFmt w:val="decimal"/>
      <w:lvlText w:val=""/>
      <w:lvlJc w:val="left"/>
      <w:pPr>
        <w:ind w:left="0" w:firstLine="0"/>
      </w:pPr>
    </w:lvl>
    <w:lvl w:ilvl="3" w:tplc="D2602F80">
      <w:numFmt w:val="decimal"/>
      <w:lvlText w:val=""/>
      <w:lvlJc w:val="left"/>
      <w:pPr>
        <w:ind w:left="0" w:firstLine="0"/>
      </w:pPr>
    </w:lvl>
    <w:lvl w:ilvl="4" w:tplc="C8A01E80">
      <w:numFmt w:val="decimal"/>
      <w:lvlText w:val=""/>
      <w:lvlJc w:val="left"/>
      <w:pPr>
        <w:ind w:left="0" w:firstLine="0"/>
      </w:pPr>
    </w:lvl>
    <w:lvl w:ilvl="5" w:tplc="795C531E">
      <w:numFmt w:val="decimal"/>
      <w:lvlText w:val=""/>
      <w:lvlJc w:val="left"/>
      <w:pPr>
        <w:ind w:left="0" w:firstLine="0"/>
      </w:pPr>
    </w:lvl>
    <w:lvl w:ilvl="6" w:tplc="2ADC823E">
      <w:numFmt w:val="decimal"/>
      <w:lvlText w:val=""/>
      <w:lvlJc w:val="left"/>
      <w:pPr>
        <w:ind w:left="0" w:firstLine="0"/>
      </w:pPr>
    </w:lvl>
    <w:lvl w:ilvl="7" w:tplc="2496FAE8">
      <w:numFmt w:val="decimal"/>
      <w:lvlText w:val=""/>
      <w:lvlJc w:val="left"/>
      <w:pPr>
        <w:ind w:left="0" w:firstLine="0"/>
      </w:pPr>
    </w:lvl>
    <w:lvl w:ilvl="8" w:tplc="59A8E38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6987D5C"/>
    <w:multiLevelType w:val="hybridMultilevel"/>
    <w:tmpl w:val="EF0E9400"/>
    <w:lvl w:ilvl="0" w:tplc="3C3AF284">
      <w:start w:val="1"/>
      <w:numFmt w:val="decimal"/>
      <w:lvlText w:val="%1."/>
      <w:lvlJc w:val="left"/>
      <w:pPr>
        <w:ind w:left="400" w:hanging="380"/>
      </w:pPr>
    </w:lvl>
    <w:lvl w:ilvl="1" w:tplc="77021634">
      <w:numFmt w:val="decimal"/>
      <w:lvlText w:val=""/>
      <w:lvlJc w:val="left"/>
      <w:pPr>
        <w:ind w:left="0" w:firstLine="0"/>
      </w:pPr>
    </w:lvl>
    <w:lvl w:ilvl="2" w:tplc="2E002D08">
      <w:numFmt w:val="decimal"/>
      <w:lvlText w:val=""/>
      <w:lvlJc w:val="left"/>
      <w:pPr>
        <w:ind w:left="0" w:firstLine="0"/>
      </w:pPr>
    </w:lvl>
    <w:lvl w:ilvl="3" w:tplc="D2602F80">
      <w:numFmt w:val="decimal"/>
      <w:lvlText w:val=""/>
      <w:lvlJc w:val="left"/>
      <w:pPr>
        <w:ind w:left="0" w:firstLine="0"/>
      </w:pPr>
    </w:lvl>
    <w:lvl w:ilvl="4" w:tplc="C8A01E80">
      <w:numFmt w:val="decimal"/>
      <w:lvlText w:val=""/>
      <w:lvlJc w:val="left"/>
      <w:pPr>
        <w:ind w:left="0" w:firstLine="0"/>
      </w:pPr>
    </w:lvl>
    <w:lvl w:ilvl="5" w:tplc="795C531E">
      <w:numFmt w:val="decimal"/>
      <w:lvlText w:val=""/>
      <w:lvlJc w:val="left"/>
      <w:pPr>
        <w:ind w:left="0" w:firstLine="0"/>
      </w:pPr>
    </w:lvl>
    <w:lvl w:ilvl="6" w:tplc="2ADC823E">
      <w:numFmt w:val="decimal"/>
      <w:lvlText w:val=""/>
      <w:lvlJc w:val="left"/>
      <w:pPr>
        <w:ind w:left="0" w:firstLine="0"/>
      </w:pPr>
    </w:lvl>
    <w:lvl w:ilvl="7" w:tplc="2496FAE8">
      <w:numFmt w:val="decimal"/>
      <w:lvlText w:val=""/>
      <w:lvlJc w:val="left"/>
      <w:pPr>
        <w:ind w:left="0" w:firstLine="0"/>
      </w:pPr>
    </w:lvl>
    <w:lvl w:ilvl="8" w:tplc="59A8E38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DFD2FB0"/>
    <w:multiLevelType w:val="hybridMultilevel"/>
    <w:tmpl w:val="2834D82A"/>
    <w:lvl w:ilvl="0" w:tplc="92C03DC6">
      <w:start w:val="2"/>
      <w:numFmt w:val="decimal"/>
      <w:lvlText w:val="%1."/>
      <w:lvlJc w:val="left"/>
      <w:pPr>
        <w:ind w:left="380" w:hanging="360"/>
      </w:pPr>
      <w:rPr>
        <w:rFonts w:hint="default"/>
        <w:sz w:val="21"/>
      </w:rPr>
    </w:lvl>
    <w:lvl w:ilvl="1" w:tplc="0C0A0019" w:tentative="1">
      <w:start w:val="1"/>
      <w:numFmt w:val="lowerLetter"/>
      <w:lvlText w:val="%2."/>
      <w:lvlJc w:val="left"/>
      <w:pPr>
        <w:ind w:left="1100" w:hanging="360"/>
      </w:pPr>
    </w:lvl>
    <w:lvl w:ilvl="2" w:tplc="0C0A001B" w:tentative="1">
      <w:start w:val="1"/>
      <w:numFmt w:val="lowerRoman"/>
      <w:lvlText w:val="%3."/>
      <w:lvlJc w:val="right"/>
      <w:pPr>
        <w:ind w:left="1820" w:hanging="180"/>
      </w:pPr>
    </w:lvl>
    <w:lvl w:ilvl="3" w:tplc="0C0A000F" w:tentative="1">
      <w:start w:val="1"/>
      <w:numFmt w:val="decimal"/>
      <w:lvlText w:val="%4."/>
      <w:lvlJc w:val="left"/>
      <w:pPr>
        <w:ind w:left="2540" w:hanging="360"/>
      </w:pPr>
    </w:lvl>
    <w:lvl w:ilvl="4" w:tplc="0C0A0019" w:tentative="1">
      <w:start w:val="1"/>
      <w:numFmt w:val="lowerLetter"/>
      <w:lvlText w:val="%5."/>
      <w:lvlJc w:val="left"/>
      <w:pPr>
        <w:ind w:left="3260" w:hanging="360"/>
      </w:pPr>
    </w:lvl>
    <w:lvl w:ilvl="5" w:tplc="0C0A001B" w:tentative="1">
      <w:start w:val="1"/>
      <w:numFmt w:val="lowerRoman"/>
      <w:lvlText w:val="%6."/>
      <w:lvlJc w:val="right"/>
      <w:pPr>
        <w:ind w:left="3980" w:hanging="180"/>
      </w:pPr>
    </w:lvl>
    <w:lvl w:ilvl="6" w:tplc="0C0A000F" w:tentative="1">
      <w:start w:val="1"/>
      <w:numFmt w:val="decimal"/>
      <w:lvlText w:val="%7."/>
      <w:lvlJc w:val="left"/>
      <w:pPr>
        <w:ind w:left="4700" w:hanging="360"/>
      </w:pPr>
    </w:lvl>
    <w:lvl w:ilvl="7" w:tplc="0C0A0019" w:tentative="1">
      <w:start w:val="1"/>
      <w:numFmt w:val="lowerLetter"/>
      <w:lvlText w:val="%8."/>
      <w:lvlJc w:val="left"/>
      <w:pPr>
        <w:ind w:left="5420" w:hanging="360"/>
      </w:pPr>
    </w:lvl>
    <w:lvl w:ilvl="8" w:tplc="0C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3" w15:restartNumberingAfterBreak="0">
    <w:nsid w:val="2C8E71C4"/>
    <w:multiLevelType w:val="hybridMultilevel"/>
    <w:tmpl w:val="6F7C7CAC"/>
    <w:lvl w:ilvl="0" w:tplc="6EC87134">
      <w:start w:val="1"/>
      <w:numFmt w:val="bullet"/>
      <w:lvlText w:val="•"/>
      <w:lvlJc w:val="left"/>
      <w:pPr>
        <w:ind w:left="260" w:hanging="220"/>
      </w:pPr>
    </w:lvl>
    <w:lvl w:ilvl="1" w:tplc="6FAED9C4">
      <w:numFmt w:val="decimal"/>
      <w:lvlText w:val=""/>
      <w:lvlJc w:val="left"/>
    </w:lvl>
    <w:lvl w:ilvl="2" w:tplc="CAF4AFB8">
      <w:numFmt w:val="decimal"/>
      <w:lvlText w:val=""/>
      <w:lvlJc w:val="left"/>
    </w:lvl>
    <w:lvl w:ilvl="3" w:tplc="A20E9D60">
      <w:numFmt w:val="decimal"/>
      <w:lvlText w:val=""/>
      <w:lvlJc w:val="left"/>
    </w:lvl>
    <w:lvl w:ilvl="4" w:tplc="F1EC7250">
      <w:numFmt w:val="decimal"/>
      <w:lvlText w:val=""/>
      <w:lvlJc w:val="left"/>
    </w:lvl>
    <w:lvl w:ilvl="5" w:tplc="C6F662B8">
      <w:numFmt w:val="decimal"/>
      <w:lvlText w:val=""/>
      <w:lvlJc w:val="left"/>
    </w:lvl>
    <w:lvl w:ilvl="6" w:tplc="A42A6848">
      <w:numFmt w:val="decimal"/>
      <w:lvlText w:val=""/>
      <w:lvlJc w:val="left"/>
    </w:lvl>
    <w:lvl w:ilvl="7" w:tplc="32C875B2">
      <w:numFmt w:val="decimal"/>
      <w:lvlText w:val=""/>
      <w:lvlJc w:val="left"/>
    </w:lvl>
    <w:lvl w:ilvl="8" w:tplc="B1AE0198">
      <w:numFmt w:val="decimal"/>
      <w:lvlText w:val=""/>
      <w:lvlJc w:val="left"/>
    </w:lvl>
  </w:abstractNum>
  <w:abstractNum w:abstractNumId="4" w15:restartNumberingAfterBreak="0">
    <w:nsid w:val="3D1F102D"/>
    <w:multiLevelType w:val="hybridMultilevel"/>
    <w:tmpl w:val="699C17DC"/>
    <w:lvl w:ilvl="0" w:tplc="CC264A90">
      <w:start w:val="1"/>
      <w:numFmt w:val="bullet"/>
      <w:lvlText w:val="●"/>
      <w:lvlJc w:val="left"/>
      <w:pPr>
        <w:ind w:left="720" w:hanging="360"/>
      </w:pPr>
    </w:lvl>
    <w:lvl w:ilvl="1" w:tplc="D46CEAAE">
      <w:start w:val="1"/>
      <w:numFmt w:val="bullet"/>
      <w:lvlText w:val="○"/>
      <w:lvlJc w:val="left"/>
      <w:pPr>
        <w:ind w:left="1440" w:hanging="360"/>
      </w:pPr>
    </w:lvl>
    <w:lvl w:ilvl="2" w:tplc="DB9EDEE8">
      <w:start w:val="1"/>
      <w:numFmt w:val="bullet"/>
      <w:lvlText w:val="■"/>
      <w:lvlJc w:val="left"/>
      <w:pPr>
        <w:ind w:left="2160" w:hanging="360"/>
      </w:pPr>
    </w:lvl>
    <w:lvl w:ilvl="3" w:tplc="F21474DA">
      <w:start w:val="1"/>
      <w:numFmt w:val="bullet"/>
      <w:lvlText w:val="●"/>
      <w:lvlJc w:val="left"/>
      <w:pPr>
        <w:ind w:left="2880" w:hanging="360"/>
      </w:pPr>
    </w:lvl>
    <w:lvl w:ilvl="4" w:tplc="3B8A90C4">
      <w:start w:val="1"/>
      <w:numFmt w:val="bullet"/>
      <w:lvlText w:val="○"/>
      <w:lvlJc w:val="left"/>
      <w:pPr>
        <w:ind w:left="3600" w:hanging="360"/>
      </w:pPr>
    </w:lvl>
    <w:lvl w:ilvl="5" w:tplc="502E5C42">
      <w:start w:val="1"/>
      <w:numFmt w:val="bullet"/>
      <w:lvlText w:val="■"/>
      <w:lvlJc w:val="left"/>
      <w:pPr>
        <w:ind w:left="4320" w:hanging="360"/>
      </w:pPr>
    </w:lvl>
    <w:lvl w:ilvl="6" w:tplc="A394FABE">
      <w:start w:val="1"/>
      <w:numFmt w:val="bullet"/>
      <w:lvlText w:val="●"/>
      <w:lvlJc w:val="left"/>
      <w:pPr>
        <w:ind w:left="5040" w:hanging="360"/>
      </w:pPr>
    </w:lvl>
    <w:lvl w:ilvl="7" w:tplc="E8827F66">
      <w:start w:val="1"/>
      <w:numFmt w:val="bullet"/>
      <w:lvlText w:val="●"/>
      <w:lvlJc w:val="left"/>
      <w:pPr>
        <w:ind w:left="5760" w:hanging="360"/>
      </w:pPr>
    </w:lvl>
    <w:lvl w:ilvl="8" w:tplc="C898140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2787F0D"/>
    <w:multiLevelType w:val="hybridMultilevel"/>
    <w:tmpl w:val="F69EB39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B083F"/>
    <w:multiLevelType w:val="hybridMultilevel"/>
    <w:tmpl w:val="2A30FA26"/>
    <w:lvl w:ilvl="0" w:tplc="1424068E">
      <w:start w:val="1"/>
      <w:numFmt w:val="decimal"/>
      <w:lvlText w:val="%1."/>
      <w:lvlJc w:val="left"/>
      <w:pPr>
        <w:ind w:left="400" w:hanging="380"/>
      </w:pPr>
    </w:lvl>
    <w:lvl w:ilvl="1" w:tplc="ED5C94BA">
      <w:numFmt w:val="decimal"/>
      <w:lvlText w:val=""/>
      <w:lvlJc w:val="left"/>
    </w:lvl>
    <w:lvl w:ilvl="2" w:tplc="37D0A66A">
      <w:numFmt w:val="decimal"/>
      <w:lvlText w:val=""/>
      <w:lvlJc w:val="left"/>
    </w:lvl>
    <w:lvl w:ilvl="3" w:tplc="C37282B0">
      <w:numFmt w:val="decimal"/>
      <w:lvlText w:val=""/>
      <w:lvlJc w:val="left"/>
    </w:lvl>
    <w:lvl w:ilvl="4" w:tplc="0584E4B8">
      <w:numFmt w:val="decimal"/>
      <w:lvlText w:val=""/>
      <w:lvlJc w:val="left"/>
    </w:lvl>
    <w:lvl w:ilvl="5" w:tplc="1E68BCAA">
      <w:numFmt w:val="decimal"/>
      <w:lvlText w:val=""/>
      <w:lvlJc w:val="left"/>
    </w:lvl>
    <w:lvl w:ilvl="6" w:tplc="34C49C86">
      <w:numFmt w:val="decimal"/>
      <w:lvlText w:val=""/>
      <w:lvlJc w:val="left"/>
    </w:lvl>
    <w:lvl w:ilvl="7" w:tplc="5A2CE6E2">
      <w:numFmt w:val="decimal"/>
      <w:lvlText w:val=""/>
      <w:lvlJc w:val="left"/>
    </w:lvl>
    <w:lvl w:ilvl="8" w:tplc="1A1AC88E">
      <w:numFmt w:val="decimal"/>
      <w:lvlText w:val=""/>
      <w:lvlJc w:val="left"/>
    </w:lvl>
  </w:abstractNum>
  <w:abstractNum w:abstractNumId="7" w15:restartNumberingAfterBreak="0">
    <w:nsid w:val="5ADC6F99"/>
    <w:multiLevelType w:val="hybridMultilevel"/>
    <w:tmpl w:val="24CC1C7E"/>
    <w:lvl w:ilvl="0" w:tplc="974CADFE">
      <w:start w:val="1"/>
      <w:numFmt w:val="bullet"/>
      <w:lvlText w:val="•"/>
      <w:lvlJc w:val="left"/>
      <w:pPr>
        <w:ind w:left="260" w:hanging="220"/>
      </w:pPr>
    </w:lvl>
    <w:lvl w:ilvl="1" w:tplc="80E66128">
      <w:numFmt w:val="decimal"/>
      <w:lvlText w:val=""/>
      <w:lvlJc w:val="left"/>
      <w:pPr>
        <w:ind w:left="0" w:firstLine="0"/>
      </w:pPr>
    </w:lvl>
    <w:lvl w:ilvl="2" w:tplc="A99C75F0">
      <w:numFmt w:val="decimal"/>
      <w:lvlText w:val=""/>
      <w:lvlJc w:val="left"/>
      <w:pPr>
        <w:ind w:left="0" w:firstLine="0"/>
      </w:pPr>
    </w:lvl>
    <w:lvl w:ilvl="3" w:tplc="E688A898">
      <w:numFmt w:val="decimal"/>
      <w:lvlText w:val=""/>
      <w:lvlJc w:val="left"/>
      <w:pPr>
        <w:ind w:left="0" w:firstLine="0"/>
      </w:pPr>
    </w:lvl>
    <w:lvl w:ilvl="4" w:tplc="7FF679E2">
      <w:numFmt w:val="decimal"/>
      <w:lvlText w:val=""/>
      <w:lvlJc w:val="left"/>
      <w:pPr>
        <w:ind w:left="0" w:firstLine="0"/>
      </w:pPr>
    </w:lvl>
    <w:lvl w:ilvl="5" w:tplc="7646EB54">
      <w:numFmt w:val="decimal"/>
      <w:lvlText w:val=""/>
      <w:lvlJc w:val="left"/>
      <w:pPr>
        <w:ind w:left="0" w:firstLine="0"/>
      </w:pPr>
    </w:lvl>
    <w:lvl w:ilvl="6" w:tplc="AFBA160C">
      <w:numFmt w:val="decimal"/>
      <w:lvlText w:val=""/>
      <w:lvlJc w:val="left"/>
      <w:pPr>
        <w:ind w:left="0" w:firstLine="0"/>
      </w:pPr>
    </w:lvl>
    <w:lvl w:ilvl="7" w:tplc="52B09F9C">
      <w:numFmt w:val="decimal"/>
      <w:lvlText w:val=""/>
      <w:lvlJc w:val="left"/>
      <w:pPr>
        <w:ind w:left="0" w:firstLine="0"/>
      </w:pPr>
    </w:lvl>
    <w:lvl w:ilvl="8" w:tplc="900456B0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CD77683"/>
    <w:multiLevelType w:val="hybridMultilevel"/>
    <w:tmpl w:val="C690F6A6"/>
    <w:lvl w:ilvl="0" w:tplc="6BE2197A">
      <w:start w:val="1"/>
      <w:numFmt w:val="decimal"/>
      <w:lvlText w:val="%1-"/>
      <w:lvlJc w:val="left"/>
      <w:pPr>
        <w:ind w:left="380" w:hanging="360"/>
      </w:pPr>
      <w:rPr>
        <w:rFonts w:hint="default"/>
        <w:sz w:val="21"/>
      </w:rPr>
    </w:lvl>
    <w:lvl w:ilvl="1" w:tplc="0C0A0019" w:tentative="1">
      <w:start w:val="1"/>
      <w:numFmt w:val="lowerLetter"/>
      <w:lvlText w:val="%2."/>
      <w:lvlJc w:val="left"/>
      <w:pPr>
        <w:ind w:left="1100" w:hanging="360"/>
      </w:pPr>
    </w:lvl>
    <w:lvl w:ilvl="2" w:tplc="0C0A001B" w:tentative="1">
      <w:start w:val="1"/>
      <w:numFmt w:val="lowerRoman"/>
      <w:lvlText w:val="%3."/>
      <w:lvlJc w:val="right"/>
      <w:pPr>
        <w:ind w:left="1820" w:hanging="180"/>
      </w:pPr>
    </w:lvl>
    <w:lvl w:ilvl="3" w:tplc="0C0A000F" w:tentative="1">
      <w:start w:val="1"/>
      <w:numFmt w:val="decimal"/>
      <w:lvlText w:val="%4."/>
      <w:lvlJc w:val="left"/>
      <w:pPr>
        <w:ind w:left="2540" w:hanging="360"/>
      </w:pPr>
    </w:lvl>
    <w:lvl w:ilvl="4" w:tplc="0C0A0019" w:tentative="1">
      <w:start w:val="1"/>
      <w:numFmt w:val="lowerLetter"/>
      <w:lvlText w:val="%5."/>
      <w:lvlJc w:val="left"/>
      <w:pPr>
        <w:ind w:left="3260" w:hanging="360"/>
      </w:pPr>
    </w:lvl>
    <w:lvl w:ilvl="5" w:tplc="0C0A001B" w:tentative="1">
      <w:start w:val="1"/>
      <w:numFmt w:val="lowerRoman"/>
      <w:lvlText w:val="%6."/>
      <w:lvlJc w:val="right"/>
      <w:pPr>
        <w:ind w:left="3980" w:hanging="180"/>
      </w:pPr>
    </w:lvl>
    <w:lvl w:ilvl="6" w:tplc="0C0A000F" w:tentative="1">
      <w:start w:val="1"/>
      <w:numFmt w:val="decimal"/>
      <w:lvlText w:val="%7."/>
      <w:lvlJc w:val="left"/>
      <w:pPr>
        <w:ind w:left="4700" w:hanging="360"/>
      </w:pPr>
    </w:lvl>
    <w:lvl w:ilvl="7" w:tplc="0C0A0019" w:tentative="1">
      <w:start w:val="1"/>
      <w:numFmt w:val="lowerLetter"/>
      <w:lvlText w:val="%8."/>
      <w:lvlJc w:val="left"/>
      <w:pPr>
        <w:ind w:left="5420" w:hanging="360"/>
      </w:pPr>
    </w:lvl>
    <w:lvl w:ilvl="8" w:tplc="0C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9" w15:restartNumberingAfterBreak="0">
    <w:nsid w:val="799F1B56"/>
    <w:multiLevelType w:val="hybridMultilevel"/>
    <w:tmpl w:val="E2883D52"/>
    <w:lvl w:ilvl="0" w:tplc="0C0A000F">
      <w:start w:val="1"/>
      <w:numFmt w:val="decimal"/>
      <w:lvlText w:val="%1."/>
      <w:lvlJc w:val="left"/>
      <w:pPr>
        <w:ind w:left="501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  <w:num w:numId="10">
    <w:abstractNumId w:val="1"/>
  </w:num>
  <w:num w:numId="11">
    <w:abstractNumId w:val="0"/>
  </w:num>
  <w:num w:numId="12">
    <w:abstractNumId w:val="8"/>
  </w:num>
  <w:num w:numId="13">
    <w:abstractNumId w:val="2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D1F"/>
    <w:rsid w:val="000A11DF"/>
    <w:rsid w:val="000B736E"/>
    <w:rsid w:val="000C0392"/>
    <w:rsid w:val="001502CE"/>
    <w:rsid w:val="001B2834"/>
    <w:rsid w:val="001B4288"/>
    <w:rsid w:val="002065B6"/>
    <w:rsid w:val="00226A8B"/>
    <w:rsid w:val="002A6AD0"/>
    <w:rsid w:val="002F0B92"/>
    <w:rsid w:val="003A5CB5"/>
    <w:rsid w:val="003B24E4"/>
    <w:rsid w:val="004153D4"/>
    <w:rsid w:val="0049576F"/>
    <w:rsid w:val="004A1207"/>
    <w:rsid w:val="004C0D94"/>
    <w:rsid w:val="004C2730"/>
    <w:rsid w:val="00506BA5"/>
    <w:rsid w:val="0051000B"/>
    <w:rsid w:val="005326A1"/>
    <w:rsid w:val="0057655D"/>
    <w:rsid w:val="005F41D1"/>
    <w:rsid w:val="006A5893"/>
    <w:rsid w:val="00735EF0"/>
    <w:rsid w:val="007D37A5"/>
    <w:rsid w:val="0082065C"/>
    <w:rsid w:val="008524C3"/>
    <w:rsid w:val="008C1185"/>
    <w:rsid w:val="00944313"/>
    <w:rsid w:val="00A61423"/>
    <w:rsid w:val="00A70D1F"/>
    <w:rsid w:val="00AF55E7"/>
    <w:rsid w:val="00B2154D"/>
    <w:rsid w:val="00B54E84"/>
    <w:rsid w:val="00B629E7"/>
    <w:rsid w:val="00B81EF1"/>
    <w:rsid w:val="00B851A2"/>
    <w:rsid w:val="00C54653"/>
    <w:rsid w:val="00CE2325"/>
    <w:rsid w:val="00D12752"/>
    <w:rsid w:val="00E00216"/>
    <w:rsid w:val="00E54CCD"/>
    <w:rsid w:val="00EE1F90"/>
    <w:rsid w:val="00EF222B"/>
    <w:rsid w:val="00F20180"/>
    <w:rsid w:val="00F95E06"/>
    <w:rsid w:val="00FE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67A5"/>
  <w15:docId w15:val="{5AEE8730-B266-4358-9348-2D31709A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B81EF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1EF1"/>
  </w:style>
  <w:style w:type="paragraph" w:styleId="Piedepgina">
    <w:name w:val="footer"/>
    <w:basedOn w:val="Normal"/>
    <w:link w:val="PiedepginaCar"/>
    <w:uiPriority w:val="99"/>
    <w:semiHidden/>
    <w:unhideWhenUsed/>
    <w:rsid w:val="00B81EF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1EF1"/>
  </w:style>
  <w:style w:type="table" w:styleId="Tablaconcuadrcula">
    <w:name w:val="Table Grid"/>
    <w:basedOn w:val="Tablanormal"/>
    <w:uiPriority w:val="39"/>
    <w:rsid w:val="00EE1F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4407</Words>
  <Characters>25126</Characters>
  <Application>Microsoft Office Word</Application>
  <DocSecurity>0</DocSecurity>
  <Lines>209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2026-10-09T19:37:00Z</dcterms:created>
  <dcterms:modified xsi:type="dcterms:W3CDTF">2026-10-12T02:18:00Z</dcterms:modified>
</cp:coreProperties>
</file>
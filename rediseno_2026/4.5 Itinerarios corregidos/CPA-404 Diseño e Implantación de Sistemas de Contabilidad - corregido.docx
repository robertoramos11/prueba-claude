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F1C92" w14:textId="77777777" w:rsidR="002E6B60" w:rsidRDefault="005D6483">
      <w:pPr>
        <w:spacing w:after="60"/>
      </w:pPr>
      <w:r>
        <w:rPr>
          <w:i/>
          <w:iCs/>
        </w:rPr>
        <w:t>Nivel: Licenciatura en Contaduría Pública</w:t>
      </w:r>
    </w:p>
    <w:p w14:paraId="422807FF" w14:textId="77777777" w:rsidR="002E6B60" w:rsidRDefault="005D6483">
      <w:pPr>
        <w:spacing w:after="60"/>
        <w:jc w:val="center"/>
      </w:pPr>
      <w:r>
        <w:rPr>
          <w:b/>
          <w:bCs/>
        </w:rPr>
        <w:t>CUARTO AÑO</w:t>
      </w:r>
    </w:p>
    <w:tbl>
      <w:tblPr>
        <w:tblW w:w="9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0" w:author="Rodrigo Maximiliano Mejía Laura" w:date="2026-10-09T12:35:00Z">
          <w:tblPr>
            <w:tblW w:w="99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641"/>
        <w:gridCol w:w="794"/>
        <w:gridCol w:w="395"/>
        <w:gridCol w:w="796"/>
        <w:gridCol w:w="394"/>
        <w:gridCol w:w="398"/>
        <w:gridCol w:w="792"/>
        <w:gridCol w:w="927"/>
        <w:gridCol w:w="264"/>
        <w:gridCol w:w="400"/>
        <w:gridCol w:w="395"/>
        <w:gridCol w:w="29"/>
        <w:gridCol w:w="367"/>
        <w:gridCol w:w="393"/>
        <w:gridCol w:w="1981"/>
        <w:tblGridChange w:id="1">
          <w:tblGrid>
            <w:gridCol w:w="1245"/>
            <w:gridCol w:w="830"/>
            <w:gridCol w:w="415"/>
            <w:gridCol w:w="340"/>
            <w:gridCol w:w="458"/>
            <w:gridCol w:w="32"/>
            <w:gridCol w:w="415"/>
            <w:gridCol w:w="415"/>
            <w:gridCol w:w="830"/>
            <w:gridCol w:w="830"/>
            <w:gridCol w:w="415"/>
            <w:gridCol w:w="351"/>
            <w:gridCol w:w="64"/>
            <w:gridCol w:w="415"/>
            <w:gridCol w:w="170"/>
            <w:gridCol w:w="245"/>
            <w:gridCol w:w="415"/>
            <w:gridCol w:w="1979"/>
            <w:gridCol w:w="96"/>
            <w:gridCol w:w="6"/>
          </w:tblGrid>
        </w:tblGridChange>
      </w:tblGrid>
      <w:tr w:rsidR="002E6B60" w14:paraId="7EF84B51" w14:textId="77777777" w:rsidTr="00203B68">
        <w:trPr>
          <w:trPrChange w:id="2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D9D9D9"/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4C79E53" w14:textId="77777777" w:rsidR="002E6B60" w:rsidRDefault="005D648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" w:author="Rodrigo Maximiliano Mejía Laura" w:date="2026-10-09T12:35:00Z">
              <w:tcPr>
                <w:tcW w:w="249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D9D9D9"/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911A414" w14:textId="77777777" w:rsidR="002E6B60" w:rsidRDefault="005D648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38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" w:author="Rodrigo Maximiliano Mejía Laura" w:date="2026-10-09T12:35:00Z">
              <w:tcPr>
                <w:tcW w:w="249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D9D9D9"/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4D06982" w14:textId="77777777" w:rsidR="002E6B60" w:rsidRDefault="005D648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D9D9D9"/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A6C7CB1" w14:textId="77777777" w:rsidR="002E6B60" w:rsidRDefault="005D648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2E6B60" w14:paraId="1E440950" w14:textId="77777777" w:rsidTr="00203B68">
        <w:trPr>
          <w:trPrChange w:id="7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66E6B66" w14:textId="77777777" w:rsidR="002E6B60" w:rsidRDefault="005D648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Diseño e Implantación de Sistemas de Contabilidad</w:t>
            </w:r>
          </w:p>
        </w:tc>
        <w:tc>
          <w:tcPr>
            <w:tcW w:w="2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9" w:author="Rodrigo Maximiliano Mejía Laura" w:date="2026-10-09T12:35:00Z">
              <w:tcPr>
                <w:tcW w:w="249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51ADD08" w14:textId="77777777" w:rsidR="002E6B60" w:rsidRDefault="005D6483">
            <w:pPr>
              <w:spacing w:before="20" w:after="20"/>
              <w:jc w:val="center"/>
            </w:pPr>
            <w:r w:rsidRPr="008F753C">
              <w:rPr>
                <w:b/>
                <w:bCs/>
                <w:i/>
                <w:iCs/>
                <w:sz w:val="21"/>
                <w:szCs w:val="21"/>
                <w:highlight w:val="green"/>
                <w:rPrChange w:id="10" w:author="Humberto Quintanilla" w:date="2026-10-08T13:40:00Z">
                  <w:rPr>
                    <w:b/>
                    <w:bCs/>
                    <w:i/>
                    <w:iCs/>
                    <w:sz w:val="21"/>
                    <w:szCs w:val="21"/>
                  </w:rPr>
                </w:rPrChange>
              </w:rPr>
              <w:t>CPA-</w:t>
            </w:r>
            <w:commentRangeStart w:id="11"/>
            <w:r w:rsidRPr="008F753C">
              <w:rPr>
                <w:b/>
                <w:bCs/>
                <w:i/>
                <w:iCs/>
                <w:sz w:val="21"/>
                <w:szCs w:val="21"/>
                <w:highlight w:val="green"/>
                <w:rPrChange w:id="12" w:author="Humberto Quintanilla" w:date="2026-10-08T13:40:00Z">
                  <w:rPr>
                    <w:b/>
                    <w:bCs/>
                    <w:i/>
                    <w:iCs/>
                    <w:sz w:val="21"/>
                    <w:szCs w:val="21"/>
                  </w:rPr>
                </w:rPrChange>
              </w:rPr>
              <w:t>404</w:t>
            </w:r>
            <w:commentRangeEnd w:id="11"/>
            <w:r w:rsidR="008F753C">
              <w:rPr>
                <w:rStyle w:val="Refdecomentario"/>
              </w:rPr>
              <w:commentReference w:id="11"/>
            </w:r>
          </w:p>
        </w:tc>
        <w:tc>
          <w:tcPr>
            <w:tcW w:w="238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" w:author="Rodrigo Maximiliano Mejía Laura" w:date="2026-10-09T12:35:00Z">
              <w:tcPr>
                <w:tcW w:w="249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29E3F7F" w14:textId="77777777" w:rsidR="002E6B60" w:rsidRDefault="005D648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Información Financiera</w:t>
            </w:r>
          </w:p>
        </w:tc>
        <w:tc>
          <w:tcPr>
            <w:tcW w:w="2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BF69878" w14:textId="77777777" w:rsidR="002E6B60" w:rsidRDefault="005D6483">
            <w:pPr>
              <w:spacing w:before="20" w:after="20"/>
              <w:jc w:val="center"/>
            </w:pPr>
            <w:commentRangeStart w:id="15"/>
            <w:r>
              <w:rPr>
                <w:b/>
                <w:bCs/>
                <w:i/>
                <w:iCs/>
                <w:sz w:val="21"/>
                <w:szCs w:val="21"/>
              </w:rPr>
              <w:t>CPA-301 a CPA-305</w:t>
            </w:r>
            <w:commentRangeEnd w:id="15"/>
            <w:r w:rsidR="008F753C">
              <w:rPr>
                <w:rStyle w:val="Refdecomentario"/>
              </w:rPr>
              <w:commentReference w:id="15"/>
            </w:r>
          </w:p>
        </w:tc>
      </w:tr>
      <w:tr w:rsidR="002E6B60" w14:paraId="2917FB9E" w14:textId="77777777" w:rsidTr="00203B68">
        <w:trPr>
          <w:trPrChange w:id="16" w:author="Rodrigo Maximiliano Mejía Laura" w:date="2026-10-09T12:35:00Z">
            <w:trPr>
              <w:gridAfter w:val="0"/>
            </w:trPr>
          </w:trPrChange>
        </w:trPr>
        <w:tc>
          <w:tcPr>
            <w:tcW w:w="759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7" w:author="Rodrigo Maximiliano Mejía Laura" w:date="2026-10-09T12:35:00Z">
              <w:tcPr>
                <w:tcW w:w="7470" w:type="dxa"/>
                <w:gridSpan w:val="1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326141C" w14:textId="77777777" w:rsidR="002E6B60" w:rsidRDefault="005D648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8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6DE4C0A" w14:textId="77777777" w:rsidR="002E6B60" w:rsidRPr="00EA66B7" w:rsidRDefault="005D6483">
            <w:pPr>
              <w:spacing w:before="20" w:after="20"/>
              <w:jc w:val="center"/>
            </w:pPr>
            <w:r w:rsidRPr="00EA66B7">
              <w:rPr>
                <w:b/>
                <w:bCs/>
                <w:i/>
                <w:iCs/>
                <w:sz w:val="21"/>
                <w:szCs w:val="21"/>
                <w:rPrChange w:id="19" w:author="Humberto Quintanilla" w:date="2026-10-08T16:3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Créditos</w:t>
            </w:r>
          </w:p>
        </w:tc>
      </w:tr>
      <w:tr w:rsidR="002E6B60" w14:paraId="490CD8F2" w14:textId="77777777" w:rsidTr="00203B68">
        <w:trPr>
          <w:trPrChange w:id="20" w:author="Rodrigo Maximiliano Mejía Laura" w:date="2026-10-09T12:35:00Z">
            <w:trPr>
              <w:gridAfter w:val="0"/>
            </w:trPr>
          </w:trPrChange>
        </w:trPr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" w:author="Rodrigo Maximiliano Mejía Laura" w:date="2026-10-09T12:35:00Z"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81CAA07" w14:textId="77777777" w:rsidR="002E6B60" w:rsidRPr="00EA66B7" w:rsidRDefault="005D6483">
            <w:pPr>
              <w:spacing w:before="20" w:after="20"/>
              <w:jc w:val="center"/>
            </w:pPr>
            <w:r w:rsidRPr="00EA66B7">
              <w:rPr>
                <w:b/>
                <w:bCs/>
                <w:i/>
                <w:iCs/>
                <w:sz w:val="21"/>
                <w:szCs w:val="21"/>
                <w:rPrChange w:id="22" w:author="Humberto Quintanilla" w:date="2026-10-08T16:3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HP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" w:author="Rodrigo Maximiliano Mejía Laura" w:date="2026-10-09T12:35:00Z">
              <w:tcPr>
                <w:tcW w:w="12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EB388EA" w14:textId="77777777" w:rsidR="002E6B60" w:rsidRPr="00EA66B7" w:rsidRDefault="005D6483">
            <w:pPr>
              <w:spacing w:before="20" w:after="20"/>
              <w:jc w:val="center"/>
            </w:pPr>
            <w:r w:rsidRPr="00EA66B7">
              <w:rPr>
                <w:b/>
                <w:bCs/>
                <w:i/>
                <w:iCs/>
                <w:sz w:val="21"/>
                <w:szCs w:val="21"/>
                <w:rPrChange w:id="24" w:author="Humberto Quintanilla" w:date="2026-10-08T16:3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HAA</w:t>
            </w:r>
          </w:p>
        </w:tc>
        <w:tc>
          <w:tcPr>
            <w:tcW w:w="1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" w:author="Rodrigo Maximiliano Mejía Laura" w:date="2026-10-09T12:35:00Z">
              <w:tcPr>
                <w:tcW w:w="124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8983F97" w14:textId="77777777" w:rsidR="002E6B60" w:rsidRPr="00EA66B7" w:rsidRDefault="005D6483">
            <w:pPr>
              <w:spacing w:before="20" w:after="20"/>
              <w:jc w:val="center"/>
            </w:pPr>
            <w:r w:rsidRPr="00EA66B7">
              <w:rPr>
                <w:b/>
                <w:bCs/>
                <w:i/>
                <w:iCs/>
                <w:sz w:val="21"/>
                <w:szCs w:val="21"/>
                <w:rPrChange w:id="26" w:author="Humberto Quintanilla" w:date="2026-10-08T16:3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HTG</w:t>
            </w:r>
          </w:p>
        </w:tc>
        <w:tc>
          <w:tcPr>
            <w:tcW w:w="1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" w:author="Rodrigo Maximiliano Mejía Laura" w:date="2026-10-09T12:35:00Z">
              <w:tcPr>
                <w:tcW w:w="12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3CC61BE" w14:textId="77777777" w:rsidR="002E6B60" w:rsidRPr="00EA66B7" w:rsidRDefault="005D6483">
            <w:pPr>
              <w:spacing w:before="20" w:after="20"/>
              <w:jc w:val="center"/>
            </w:pPr>
            <w:r w:rsidRPr="00EA66B7">
              <w:rPr>
                <w:b/>
                <w:bCs/>
                <w:i/>
                <w:iCs/>
                <w:sz w:val="21"/>
                <w:szCs w:val="21"/>
                <w:rPrChange w:id="28" w:author="Humberto Quintanilla" w:date="2026-10-08T16:3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HIP</w:t>
            </w:r>
          </w:p>
        </w:tc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" w:author="Rodrigo Maximiliano Mejía Laura" w:date="2026-10-09T12:35:00Z">
              <w:tcPr>
                <w:tcW w:w="12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2CE805A" w14:textId="77777777" w:rsidR="002E6B60" w:rsidRPr="00EA66B7" w:rsidRDefault="005D6483">
            <w:pPr>
              <w:spacing w:before="20" w:after="20"/>
              <w:jc w:val="center"/>
            </w:pPr>
            <w:r w:rsidRPr="00EA66B7">
              <w:rPr>
                <w:b/>
                <w:bCs/>
                <w:i/>
                <w:iCs/>
                <w:sz w:val="21"/>
                <w:szCs w:val="21"/>
                <w:rPrChange w:id="30" w:author="Humberto Quintanilla" w:date="2026-10-08T16:3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HE</w:t>
            </w:r>
          </w:p>
        </w:tc>
        <w:tc>
          <w:tcPr>
            <w:tcW w:w="11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" w:author="Rodrigo Maximiliano Mejía Laura" w:date="2026-10-09T12:35:00Z">
              <w:tcPr>
                <w:tcW w:w="124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71EDDBB" w14:textId="77777777" w:rsidR="002E6B60" w:rsidRPr="00EA66B7" w:rsidRDefault="005D6483">
            <w:pPr>
              <w:spacing w:before="20" w:after="20"/>
              <w:jc w:val="center"/>
            </w:pPr>
            <w:r w:rsidRPr="00EA66B7">
              <w:rPr>
                <w:b/>
                <w:bCs/>
                <w:i/>
                <w:iCs/>
                <w:sz w:val="21"/>
                <w:szCs w:val="21"/>
                <w:rPrChange w:id="32" w:author="Humberto Quintanilla" w:date="2026-10-08T16:3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TOTAL</w:t>
            </w:r>
          </w:p>
        </w:tc>
        <w:tc>
          <w:tcPr>
            <w:tcW w:w="237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" w:author="Rodrigo Maximiliano Mejía Laura" w:date="2026-10-09T12:35:00Z">
              <w:tcPr>
                <w:tcW w:w="2490" w:type="dxa"/>
                <w:gridSpan w:val="3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62D0B07" w14:textId="4D45E612" w:rsidR="002E6B60" w:rsidRDefault="008F753C">
            <w:pPr>
              <w:spacing w:before="20" w:after="20"/>
              <w:jc w:val="center"/>
            </w:pPr>
            <w:ins w:id="34" w:author="Humberto Quintanilla" w:date="2026-10-08T13:43:00Z">
              <w:r>
                <w:t>12</w:t>
              </w:r>
            </w:ins>
          </w:p>
        </w:tc>
      </w:tr>
      <w:tr w:rsidR="002E6B60" w14:paraId="1186B49F" w14:textId="77777777" w:rsidTr="00203B68">
        <w:trPr>
          <w:trPrChange w:id="35" w:author="Rodrigo Maximiliano Mejía Laura" w:date="2026-10-09T12:35:00Z">
            <w:trPr>
              <w:gridAfter w:val="0"/>
            </w:trPr>
          </w:trPrChange>
        </w:trPr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" w:author="Rodrigo Maximiliano Mejía Laura" w:date="2026-10-09T12:35:00Z"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CEB87BF" w14:textId="77777777" w:rsidR="002E6B60" w:rsidRPr="00EA66B7" w:rsidRDefault="005D6483">
            <w:pPr>
              <w:spacing w:before="20" w:after="20"/>
              <w:jc w:val="center"/>
            </w:pPr>
            <w:r w:rsidRPr="00EA66B7">
              <w:rPr>
                <w:sz w:val="21"/>
                <w:szCs w:val="21"/>
                <w:rPrChange w:id="37" w:author="Humberto Quintanilla" w:date="2026-10-08T16:36:00Z">
                  <w:rPr>
                    <w:sz w:val="21"/>
                    <w:szCs w:val="21"/>
                    <w:highlight w:val="yellow"/>
                  </w:rPr>
                </w:rPrChange>
              </w:rPr>
              <w:t>160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8" w:author="Rodrigo Maximiliano Mejía Laura" w:date="2026-10-09T12:35:00Z">
              <w:tcPr>
                <w:tcW w:w="12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2C356F8" w14:textId="163CDD12" w:rsidR="002E6B60" w:rsidRPr="00EA66B7" w:rsidRDefault="008F753C">
            <w:pPr>
              <w:spacing w:before="20" w:after="20"/>
              <w:jc w:val="center"/>
              <w:rPr>
                <w:b/>
                <w:bCs/>
                <w:rPrChange w:id="39" w:author="Humberto Quintanilla" w:date="2026-10-08T16:36:00Z">
                  <w:rPr/>
                </w:rPrChange>
              </w:rPr>
            </w:pPr>
            <w:ins w:id="40" w:author="Humberto Quintanilla" w:date="2026-10-08T13:41:00Z">
              <w:r w:rsidRPr="00EA66B7">
                <w:rPr>
                  <w:b/>
                  <w:bCs/>
                  <w:rPrChange w:id="41" w:author="Humberto Quintanilla" w:date="2026-10-08T16:36:00Z">
                    <w:rPr/>
                  </w:rPrChange>
                </w:rPr>
                <w:t>20</w:t>
              </w:r>
            </w:ins>
          </w:p>
        </w:tc>
        <w:tc>
          <w:tcPr>
            <w:tcW w:w="1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2" w:author="Rodrigo Maximiliano Mejía Laura" w:date="2026-10-09T12:35:00Z">
              <w:tcPr>
                <w:tcW w:w="124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AEC44DB" w14:textId="003AA3F3" w:rsidR="002E6B60" w:rsidRPr="00EA66B7" w:rsidRDefault="008F753C">
            <w:pPr>
              <w:spacing w:before="20" w:after="20"/>
              <w:jc w:val="center"/>
            </w:pPr>
            <w:ins w:id="43" w:author="Humberto Quintanilla" w:date="2026-10-08T13:41:00Z">
              <w:r w:rsidRPr="00EA66B7">
                <w:t>1</w:t>
              </w:r>
            </w:ins>
            <w:ins w:id="44" w:author="Humberto Quintanilla" w:date="2026-10-08T13:42:00Z">
              <w:r w:rsidRPr="00EA66B7">
                <w:t>5</w:t>
              </w:r>
            </w:ins>
          </w:p>
        </w:tc>
        <w:tc>
          <w:tcPr>
            <w:tcW w:w="1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5" w:author="Rodrigo Maximiliano Mejía Laura" w:date="2026-10-09T12:35:00Z">
              <w:tcPr>
                <w:tcW w:w="12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51A5A74" w14:textId="51FBDBF7" w:rsidR="002E6B60" w:rsidRPr="00EA66B7" w:rsidRDefault="008F753C">
            <w:pPr>
              <w:spacing w:before="20" w:after="20"/>
              <w:jc w:val="center"/>
              <w:rPr>
                <w:b/>
                <w:bCs/>
                <w:rPrChange w:id="46" w:author="Humberto Quintanilla" w:date="2026-10-08T16:36:00Z">
                  <w:rPr/>
                </w:rPrChange>
              </w:rPr>
            </w:pPr>
            <w:ins w:id="47" w:author="Humberto Quintanilla" w:date="2026-10-08T13:41:00Z">
              <w:r w:rsidRPr="00EA66B7">
                <w:rPr>
                  <w:b/>
                  <w:bCs/>
                  <w:rPrChange w:id="48" w:author="Humberto Quintanilla" w:date="2026-10-08T16:36:00Z">
                    <w:rPr/>
                  </w:rPrChange>
                </w:rPr>
                <w:t>25</w:t>
              </w:r>
            </w:ins>
          </w:p>
        </w:tc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9" w:author="Rodrigo Maximiliano Mejía Laura" w:date="2026-10-09T12:35:00Z">
              <w:tcPr>
                <w:tcW w:w="12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F0CE643" w14:textId="7B94BC95" w:rsidR="002E6B60" w:rsidRPr="00EA66B7" w:rsidRDefault="008F753C">
            <w:pPr>
              <w:spacing w:before="20" w:after="20"/>
              <w:jc w:val="center"/>
            </w:pPr>
            <w:ins w:id="50" w:author="Humberto Quintanilla" w:date="2026-10-08T13:41:00Z">
              <w:r w:rsidRPr="00EA66B7">
                <w:t>20</w:t>
              </w:r>
            </w:ins>
          </w:p>
        </w:tc>
        <w:tc>
          <w:tcPr>
            <w:tcW w:w="11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1" w:author="Rodrigo Maximiliano Mejía Laura" w:date="2026-10-09T12:35:00Z">
              <w:tcPr>
                <w:tcW w:w="124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CEA752D" w14:textId="77777777" w:rsidR="002E6B60" w:rsidRPr="00EA66B7" w:rsidRDefault="005D6483">
            <w:pPr>
              <w:spacing w:before="20" w:after="20"/>
              <w:jc w:val="center"/>
            </w:pPr>
            <w:r w:rsidRPr="00EA66B7">
              <w:rPr>
                <w:sz w:val="21"/>
                <w:szCs w:val="21"/>
                <w:rPrChange w:id="52" w:author="Humberto Quintanilla" w:date="2026-10-08T16:36:00Z">
                  <w:rPr>
                    <w:sz w:val="21"/>
                    <w:szCs w:val="21"/>
                    <w:highlight w:val="yellow"/>
                  </w:rPr>
                </w:rPrChange>
              </w:rPr>
              <w:t>240</w:t>
            </w:r>
          </w:p>
        </w:tc>
        <w:tc>
          <w:tcPr>
            <w:tcW w:w="237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3" w:author="Rodrigo Maximiliano Mejía Laura" w:date="2026-10-09T12:35:00Z">
              <w:tcPr>
                <w:tcW w:w="2490" w:type="dxa"/>
                <w:gridSpan w:val="3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99E1B37" w14:textId="77777777" w:rsidR="002E6B60" w:rsidRDefault="002E6B60"/>
        </w:tc>
      </w:tr>
      <w:tr w:rsidR="002E6B60" w14:paraId="658DAF03" w14:textId="77777777" w:rsidTr="00203B68">
        <w:trPr>
          <w:trPrChange w:id="54" w:author="Rodrigo Maximiliano Mejía Laura" w:date="2026-10-09T12:35:00Z">
            <w:trPr>
              <w:gridAfter w:val="0"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5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7CBEE9B" w14:textId="77777777" w:rsidR="002E6B60" w:rsidRPr="008F753C" w:rsidRDefault="005D6483">
            <w:pPr>
              <w:spacing w:before="20" w:after="20"/>
              <w:jc w:val="center"/>
            </w:pPr>
            <w:r w:rsidRPr="008F753C">
              <w:rPr>
                <w:b/>
                <w:bCs/>
                <w:i/>
                <w:iCs/>
                <w:sz w:val="21"/>
                <w:szCs w:val="21"/>
                <w:rPrChange w:id="56" w:author="Humberto Quintanilla" w:date="2026-10-08T13:45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Unidad de Competencia</w:t>
            </w:r>
          </w:p>
        </w:tc>
      </w:tr>
      <w:tr w:rsidR="002E6B60" w14:paraId="50A474C9" w14:textId="77777777" w:rsidTr="00203B68">
        <w:trPr>
          <w:trPrChange w:id="57" w:author="Rodrigo Maximiliano Mejía Laura" w:date="2026-10-09T12:35:00Z">
            <w:trPr>
              <w:gridAfter w:val="0"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8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77FE5ED" w14:textId="77777777" w:rsidR="002E6B60" w:rsidRPr="008F753C" w:rsidRDefault="005D6483">
            <w:pPr>
              <w:spacing w:before="20" w:after="20"/>
              <w:jc w:val="both"/>
              <w:pPrChange w:id="59" w:author="Humberto Quintanilla" w:date="2026-10-08T13:45:00Z">
                <w:pPr>
                  <w:spacing w:before="20" w:after="20"/>
                  <w:jc w:val="center"/>
                </w:pPr>
              </w:pPrChange>
            </w:pPr>
            <w:r w:rsidRPr="008F753C">
              <w:rPr>
                <w:sz w:val="21"/>
                <w:szCs w:val="21"/>
                <w:rPrChange w:id="60" w:author="Humberto Quintanilla" w:date="2026-10-08T13:51:00Z">
                  <w:rPr>
                    <w:sz w:val="21"/>
                    <w:szCs w:val="21"/>
                    <w:highlight w:val="yellow"/>
                  </w:rPr>
                </w:rPrChange>
              </w:rPr>
              <w:t>Diseña el sistema contable integrado de una organización conforme a las normas de contabilidad y las disposiciones legales vigentes en Bolivia, explicando los fundamentos del diseño de sistemas y el modelo de negocios de la empresa, analizando y diagnosticando sus sistemas empresariales, estructurando el plan de cuentas y los componentes del sistema de información contable, evaluando el sistema de control interno de sus ciclos transaccionales con los marcos COSO y los controles generales de tecnología de la información, elaborando la documentación interna del sistema y relacionando el Sistema de Contabilidad Integrada con la gestión financiera pública, con rigor técnico, sentido crítico, resguardo de la información y ética profesional.</w:t>
            </w:r>
          </w:p>
        </w:tc>
      </w:tr>
      <w:tr w:rsidR="002E6B60" w14:paraId="23A19B79" w14:textId="77777777" w:rsidTr="00203B68">
        <w:trPr>
          <w:cantSplit/>
          <w:trPrChange w:id="61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2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0212BFE" w14:textId="77777777" w:rsidR="002E6B60" w:rsidRPr="008F753C" w:rsidRDefault="005D6483">
            <w:pPr>
              <w:spacing w:before="20" w:after="20"/>
              <w:jc w:val="both"/>
            </w:pPr>
            <w:r w:rsidRPr="008F753C">
              <w:rPr>
                <w:b/>
                <w:bCs/>
                <w:i/>
                <w:iCs/>
                <w:sz w:val="21"/>
                <w:szCs w:val="21"/>
                <w:rPrChange w:id="63" w:author="Humberto Quintanilla" w:date="2026-10-08T13:51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Elemento de competencia 1: </w:t>
            </w:r>
            <w:r w:rsidRPr="008F753C">
              <w:rPr>
                <w:sz w:val="21"/>
                <w:szCs w:val="21"/>
                <w:rPrChange w:id="64" w:author="Humberto Quintanilla" w:date="2026-10-08T13:51:00Z">
                  <w:rPr>
                    <w:sz w:val="21"/>
                    <w:szCs w:val="21"/>
                    <w:highlight w:val="yellow"/>
                  </w:rPr>
                </w:rPrChange>
              </w:rPr>
              <w:t>Explica los fundamentos del diseño de sistemas contables y el modelo de negocios de la empresa, relacionando su estructura organizacional con sus procesos financieros.</w:t>
            </w:r>
          </w:p>
        </w:tc>
      </w:tr>
      <w:tr w:rsidR="002E6B60" w14:paraId="776E07D9" w14:textId="77777777" w:rsidTr="00203B68">
        <w:trPr>
          <w:trPrChange w:id="65" w:author="Rodrigo Maximiliano Mejía Laura" w:date="2026-10-09T12:35:00Z">
            <w:trPr>
              <w:gridAfter w:val="0"/>
            </w:trPr>
          </w:trPrChange>
        </w:trPr>
        <w:tc>
          <w:tcPr>
            <w:tcW w:w="36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6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9D62F87" w14:textId="77777777" w:rsidR="002E6B60" w:rsidRPr="00EA66B7" w:rsidRDefault="005D6483">
            <w:pPr>
              <w:spacing w:before="20" w:after="20"/>
              <w:jc w:val="center"/>
            </w:pPr>
            <w:r w:rsidRPr="00EA66B7">
              <w:rPr>
                <w:b/>
                <w:bCs/>
                <w:i/>
                <w:iCs/>
                <w:sz w:val="21"/>
                <w:szCs w:val="21"/>
                <w:rPrChange w:id="67" w:author="Humberto Quintanilla" w:date="2026-10-08T16:3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Criterios de desempeño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8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8E9F4DA" w14:textId="77777777" w:rsidR="002E6B60" w:rsidRPr="00EA66B7" w:rsidRDefault="005D6483">
            <w:pPr>
              <w:spacing w:before="20" w:after="20"/>
              <w:jc w:val="center"/>
            </w:pPr>
            <w:r w:rsidRPr="00EA66B7">
              <w:rPr>
                <w:b/>
                <w:bCs/>
                <w:i/>
                <w:iCs/>
                <w:sz w:val="21"/>
                <w:szCs w:val="21"/>
                <w:rPrChange w:id="69" w:author="Humberto Quintanilla" w:date="2026-10-08T16:3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Evidencias de desempeño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70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26352D8" w14:textId="77777777" w:rsidR="002E6B60" w:rsidRPr="00EA66B7" w:rsidRDefault="005D6483">
            <w:pPr>
              <w:spacing w:before="20" w:after="20"/>
              <w:jc w:val="center"/>
            </w:pPr>
            <w:r w:rsidRPr="00EA66B7">
              <w:rPr>
                <w:b/>
                <w:bCs/>
                <w:i/>
                <w:iCs/>
                <w:sz w:val="21"/>
                <w:szCs w:val="21"/>
                <w:rPrChange w:id="71" w:author="Humberto Quintanilla" w:date="2026-10-08T16:3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Evidencias de producto</w:t>
            </w:r>
          </w:p>
        </w:tc>
      </w:tr>
      <w:tr w:rsidR="002E6B60" w14:paraId="27F03BA7" w14:textId="77777777" w:rsidTr="00203B68">
        <w:trPr>
          <w:cantSplit/>
          <w:trPrChange w:id="72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73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33018CD" w14:textId="35B769A4" w:rsidR="002E6B60" w:rsidRPr="00D47408" w:rsidRDefault="005D6483" w:rsidP="006F35B1">
            <w:pPr>
              <w:spacing w:before="20" w:after="20"/>
              <w:jc w:val="both"/>
            </w:pPr>
            <w:r w:rsidRPr="00D47408">
              <w:rPr>
                <w:sz w:val="21"/>
                <w:szCs w:val="21"/>
                <w:rPrChange w:id="74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1. Explica los fundamentos del diseño de sistemas contables y el papel del contador público, relacionando los sistemas de información con los sistemas de planificación de recursos empresariales</w:t>
            </w:r>
            <w:ins w:id="75" w:author="Humberto Quintanilla" w:date="2026-10-08T13:51:00Z">
              <w:r w:rsidR="00D47408" w:rsidRPr="00D47408">
                <w:rPr>
                  <w:sz w:val="21"/>
                  <w:szCs w:val="21"/>
                  <w:rPrChange w:id="76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(ERP)</w:t>
              </w:r>
            </w:ins>
            <w:r w:rsidRPr="00D47408">
              <w:rPr>
                <w:sz w:val="21"/>
                <w:szCs w:val="21"/>
                <w:rPrChange w:id="77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78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7344BCF" w14:textId="7DE1C2C9" w:rsidR="002E6B60" w:rsidRPr="00D47408" w:rsidRDefault="005D6483" w:rsidP="006F35B1">
            <w:pPr>
              <w:spacing w:before="20" w:after="20"/>
              <w:jc w:val="both"/>
            </w:pPr>
            <w:r w:rsidRPr="00D47408">
              <w:rPr>
                <w:sz w:val="21"/>
                <w:szCs w:val="21"/>
                <w:rPrChange w:id="79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1.1 Expone en equipo la clasificación de los sistemas de información</w:t>
            </w:r>
            <w:ins w:id="80" w:author="Humberto Quintanilla" w:date="2026-10-08T13:52:00Z">
              <w:r w:rsidR="00D47408" w:rsidRPr="00D47408">
                <w:rPr>
                  <w:sz w:val="21"/>
                  <w:szCs w:val="21"/>
                  <w:rPrChange w:id="81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</w:t>
              </w:r>
            </w:ins>
            <w:ins w:id="82" w:author="Humberto Quintanilla" w:date="2026-10-08T13:53:00Z">
              <w:r w:rsidR="00D47408" w:rsidRPr="00D47408">
                <w:rPr>
                  <w:sz w:val="21"/>
                  <w:szCs w:val="21"/>
                  <w:rPrChange w:id="83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>(SIE)</w:t>
              </w:r>
            </w:ins>
            <w:r w:rsidRPr="00D47408">
              <w:rPr>
                <w:sz w:val="21"/>
                <w:szCs w:val="21"/>
                <w:rPrChange w:id="84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y el alcance de los módulos de un sistema de planificación de recursos empresariales</w:t>
            </w:r>
            <w:ins w:id="85" w:author="Humberto Quintanilla" w:date="2026-10-08T13:51:00Z">
              <w:r w:rsidR="00D47408" w:rsidRPr="00D47408">
                <w:rPr>
                  <w:sz w:val="21"/>
                  <w:szCs w:val="21"/>
                  <w:rPrChange w:id="86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(ERP</w:t>
              </w:r>
            </w:ins>
            <w:ins w:id="87" w:author="Humberto Quintanilla" w:date="2026-10-08T13:52:00Z">
              <w:r w:rsidR="00D47408" w:rsidRPr="00D47408">
                <w:rPr>
                  <w:sz w:val="21"/>
                  <w:szCs w:val="21"/>
                  <w:rPrChange w:id="88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>)</w:t>
              </w:r>
            </w:ins>
            <w:r w:rsidRPr="00D47408">
              <w:rPr>
                <w:sz w:val="21"/>
                <w:szCs w:val="21"/>
                <w:rPrChange w:id="89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90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C4D2E26" w14:textId="121B3893" w:rsidR="002E6B60" w:rsidRPr="00D47408" w:rsidRDefault="005D6483" w:rsidP="006F35B1">
            <w:pPr>
              <w:spacing w:before="20" w:after="20"/>
              <w:jc w:val="both"/>
            </w:pPr>
            <w:r w:rsidRPr="00D47408">
              <w:rPr>
                <w:b/>
                <w:bCs/>
                <w:sz w:val="21"/>
                <w:szCs w:val="21"/>
                <w:rPrChange w:id="91" w:author="Humberto Quintanilla" w:date="2026-10-08T13:57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1: </w:t>
            </w:r>
            <w:r w:rsidRPr="00D47408">
              <w:rPr>
                <w:sz w:val="21"/>
                <w:szCs w:val="21"/>
                <w:rPrChange w:id="92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Cuadro de clasificación de los sistemas de información empresarial </w:t>
            </w:r>
            <w:ins w:id="93" w:author="Humberto Quintanilla" w:date="2026-10-08T13:52:00Z">
              <w:r w:rsidR="00D47408" w:rsidRPr="00D47408">
                <w:rPr>
                  <w:sz w:val="21"/>
                  <w:szCs w:val="21"/>
                  <w:rPrChange w:id="94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>(SIE)</w:t>
              </w:r>
            </w:ins>
            <w:r w:rsidRPr="00D47408">
              <w:rPr>
                <w:sz w:val="21"/>
                <w:szCs w:val="21"/>
                <w:rPrChange w:id="95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y de sus componentes.</w:t>
            </w:r>
          </w:p>
        </w:tc>
      </w:tr>
      <w:tr w:rsidR="002E6B60" w14:paraId="52BFFBE2" w14:textId="77777777" w:rsidTr="00203B68">
        <w:trPr>
          <w:cantSplit/>
          <w:trPrChange w:id="96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PrChange w:id="97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62D32F6" w14:textId="77777777" w:rsidR="002E6B60" w:rsidRPr="00D47408" w:rsidRDefault="002E6B60" w:rsidP="006F35B1">
            <w:pPr>
              <w:jc w:val="both"/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98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F08D12C" w14:textId="77777777" w:rsidR="002E6B60" w:rsidRPr="00D47408" w:rsidRDefault="005D6483" w:rsidP="006F35B1">
            <w:pPr>
              <w:spacing w:before="20" w:after="20"/>
              <w:jc w:val="both"/>
            </w:pPr>
            <w:r w:rsidRPr="00D47408">
              <w:rPr>
                <w:sz w:val="21"/>
                <w:szCs w:val="21"/>
                <w:rPrChange w:id="99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1.2 Analiza en aula las causas y los efectos de un sistema contable deficiente en una empresa boliviana.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0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04D5B9B" w14:textId="77777777" w:rsidR="002E6B60" w:rsidRPr="00D47408" w:rsidRDefault="005D6483" w:rsidP="006F35B1">
            <w:pPr>
              <w:spacing w:before="20" w:after="20"/>
              <w:jc w:val="both"/>
            </w:pPr>
            <w:r w:rsidRPr="00D47408">
              <w:rPr>
                <w:b/>
                <w:bCs/>
                <w:sz w:val="21"/>
                <w:szCs w:val="21"/>
                <w:rPrChange w:id="101" w:author="Humberto Quintanilla" w:date="2026-10-08T13:57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2: </w:t>
            </w:r>
            <w:r w:rsidRPr="00D47408">
              <w:rPr>
                <w:sz w:val="21"/>
                <w:szCs w:val="21"/>
                <w:rPrChange w:id="102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Informe de causas y efectos de un sistema contable deficiente.</w:t>
            </w:r>
          </w:p>
        </w:tc>
      </w:tr>
      <w:tr w:rsidR="002E6B60" w14:paraId="73DC755D" w14:textId="77777777" w:rsidTr="00203B68">
        <w:trPr>
          <w:cantSplit/>
          <w:trPrChange w:id="103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4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A2EFE3F" w14:textId="77777777" w:rsidR="002E6B60" w:rsidRPr="00D47408" w:rsidRDefault="005D6483" w:rsidP="006F35B1">
            <w:pPr>
              <w:spacing w:before="20" w:after="20"/>
              <w:jc w:val="both"/>
            </w:pPr>
            <w:r w:rsidRPr="00D47408">
              <w:rPr>
                <w:sz w:val="21"/>
                <w:szCs w:val="21"/>
                <w:rPrChange w:id="105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2. Estructura el modelo de negocios de una empresa, analizando su organización administrativa, sus procesos financieros y la información no financiera que su sistema debe producir.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6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7DC7500" w14:textId="17971CA9" w:rsidR="002E6B60" w:rsidRPr="00D47408" w:rsidRDefault="005D6483" w:rsidP="006F35B1">
            <w:pPr>
              <w:spacing w:before="20" w:after="20"/>
              <w:jc w:val="both"/>
            </w:pPr>
            <w:r w:rsidRPr="00D47408">
              <w:rPr>
                <w:sz w:val="21"/>
                <w:szCs w:val="21"/>
                <w:rPrChange w:id="107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2.1 Elabora en aula el modelo</w:t>
            </w:r>
            <w:ins w:id="108" w:author="Humberto Quintanilla" w:date="2026-10-08T13:54:00Z">
              <w:r w:rsidR="00D47408" w:rsidRPr="00D47408">
                <w:rPr>
                  <w:sz w:val="21"/>
                  <w:szCs w:val="21"/>
                  <w:rPrChange w:id="109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de negocios </w:t>
              </w:r>
            </w:ins>
            <w:ins w:id="110" w:author="Humberto Quintanilla" w:date="2026-10-08T13:55:00Z">
              <w:r w:rsidR="00D47408" w:rsidRPr="00D47408">
                <w:rPr>
                  <w:sz w:val="21"/>
                  <w:szCs w:val="21"/>
                  <w:rPrChange w:id="111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>(</w:t>
              </w:r>
            </w:ins>
            <w:proofErr w:type="spellStart"/>
            <w:del w:id="112" w:author="Humberto Quintanilla" w:date="2026-10-08T13:54:00Z">
              <w:r w:rsidRPr="00D47408" w:rsidDel="00D47408">
                <w:rPr>
                  <w:sz w:val="21"/>
                  <w:szCs w:val="21"/>
                  <w:rPrChange w:id="113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</w:delText>
              </w:r>
            </w:del>
            <w:r w:rsidRPr="00D47408">
              <w:rPr>
                <w:sz w:val="21"/>
                <w:szCs w:val="21"/>
                <w:rPrChange w:id="114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Canvas</w:t>
            </w:r>
            <w:proofErr w:type="spellEnd"/>
            <w:ins w:id="115" w:author="Humberto Quintanilla" w:date="2026-10-08T13:55:00Z">
              <w:r w:rsidR="00D47408" w:rsidRPr="00D47408">
                <w:rPr>
                  <w:sz w:val="21"/>
                  <w:szCs w:val="21"/>
                  <w:rPrChange w:id="116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>, plan de negocios)</w:t>
              </w:r>
            </w:ins>
            <w:r w:rsidRPr="00D47408">
              <w:rPr>
                <w:sz w:val="21"/>
                <w:szCs w:val="21"/>
                <w:rPrChange w:id="117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de una empresa con la identificación de sus procesos financieros.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18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F817119" w14:textId="78EE0CD7" w:rsidR="002E6B60" w:rsidRPr="00D47408" w:rsidRDefault="005D6483" w:rsidP="006F35B1">
            <w:pPr>
              <w:spacing w:before="20" w:after="20"/>
              <w:jc w:val="both"/>
            </w:pPr>
            <w:r w:rsidRPr="00D47408">
              <w:rPr>
                <w:b/>
                <w:bCs/>
                <w:sz w:val="21"/>
                <w:szCs w:val="21"/>
                <w:rPrChange w:id="119" w:author="Humberto Quintanilla" w:date="2026-10-08T13:57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3: </w:t>
            </w:r>
            <w:r w:rsidRPr="00D47408">
              <w:rPr>
                <w:sz w:val="21"/>
                <w:szCs w:val="21"/>
                <w:rPrChange w:id="120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Modelo </w:t>
            </w:r>
            <w:ins w:id="121" w:author="Humberto Quintanilla" w:date="2026-10-08T13:55:00Z">
              <w:r w:rsidR="00D47408" w:rsidRPr="00D47408">
                <w:rPr>
                  <w:sz w:val="21"/>
                  <w:szCs w:val="21"/>
                  <w:rPrChange w:id="122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de negocios </w:t>
              </w:r>
            </w:ins>
            <w:del w:id="123" w:author="Humberto Quintanilla" w:date="2026-10-08T13:55:00Z">
              <w:r w:rsidRPr="00D47408" w:rsidDel="00D47408">
                <w:rPr>
                  <w:sz w:val="21"/>
                  <w:szCs w:val="21"/>
                  <w:rPrChange w:id="124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Canvas </w:delText>
              </w:r>
            </w:del>
            <w:r w:rsidRPr="00D47408">
              <w:rPr>
                <w:sz w:val="21"/>
                <w:szCs w:val="21"/>
                <w:rPrChange w:id="125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de una empresa con sus procesos</w:t>
            </w:r>
            <w:ins w:id="126" w:author="Humberto Quintanilla" w:date="2026-10-08T13:55:00Z">
              <w:r w:rsidR="00D47408" w:rsidRPr="00D47408">
                <w:rPr>
                  <w:sz w:val="21"/>
                  <w:szCs w:val="21"/>
                  <w:rPrChange w:id="127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gen</w:t>
              </w:r>
            </w:ins>
            <w:ins w:id="128" w:author="Humberto Quintanilla" w:date="2026-10-08T13:56:00Z">
              <w:r w:rsidR="00D47408" w:rsidRPr="00D47408">
                <w:rPr>
                  <w:sz w:val="21"/>
                  <w:szCs w:val="21"/>
                  <w:rPrChange w:id="129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>e</w:t>
              </w:r>
            </w:ins>
            <w:ins w:id="130" w:author="Humberto Quintanilla" w:date="2026-10-08T13:55:00Z">
              <w:r w:rsidR="00D47408" w:rsidRPr="00D47408">
                <w:rPr>
                  <w:sz w:val="21"/>
                  <w:szCs w:val="21"/>
                  <w:rPrChange w:id="131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>ral</w:t>
              </w:r>
            </w:ins>
            <w:ins w:id="132" w:author="Humberto Quintanilla" w:date="2026-10-08T13:56:00Z">
              <w:r w:rsidR="00D47408" w:rsidRPr="00D47408">
                <w:rPr>
                  <w:sz w:val="21"/>
                  <w:szCs w:val="21"/>
                  <w:rPrChange w:id="133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es y </w:t>
              </w:r>
            </w:ins>
            <w:del w:id="134" w:author="Humberto Quintanilla" w:date="2026-10-08T13:56:00Z">
              <w:r w:rsidRPr="00D47408" w:rsidDel="00D47408">
                <w:rPr>
                  <w:sz w:val="21"/>
                  <w:szCs w:val="21"/>
                  <w:rPrChange w:id="135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</w:delText>
              </w:r>
            </w:del>
            <w:r w:rsidRPr="00D47408">
              <w:rPr>
                <w:sz w:val="21"/>
                <w:szCs w:val="21"/>
                <w:rPrChange w:id="136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financieros identificados.</w:t>
            </w:r>
          </w:p>
        </w:tc>
      </w:tr>
      <w:tr w:rsidR="002E6B60" w14:paraId="672844FC" w14:textId="77777777" w:rsidTr="00203B68">
        <w:trPr>
          <w:cantSplit/>
          <w:trPrChange w:id="137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38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B8F7435" w14:textId="77777777" w:rsidR="002E6B60" w:rsidRPr="00D47408" w:rsidRDefault="002E6B60" w:rsidP="006F35B1">
            <w:pPr>
              <w:jc w:val="both"/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9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96A062B" w14:textId="689FE2DE" w:rsidR="002E6B60" w:rsidRPr="00D47408" w:rsidRDefault="005D6483" w:rsidP="006F35B1">
            <w:pPr>
              <w:spacing w:before="20" w:after="20"/>
              <w:jc w:val="both"/>
            </w:pPr>
            <w:r w:rsidRPr="00D47408">
              <w:rPr>
                <w:sz w:val="21"/>
                <w:szCs w:val="21"/>
                <w:rPrChange w:id="140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2.2 Diseña en equipo el organigrama y la estructura funcional de una empresa</w:t>
            </w:r>
            <w:ins w:id="141" w:author="Humberto Quintanilla" w:date="2026-10-08T13:54:00Z">
              <w:r w:rsidR="00D47408" w:rsidRPr="00D47408">
                <w:rPr>
                  <w:sz w:val="21"/>
                  <w:szCs w:val="21"/>
                  <w:rPrChange w:id="142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en base a sus procesos</w:t>
              </w:r>
            </w:ins>
            <w:r w:rsidRPr="00D47408">
              <w:rPr>
                <w:sz w:val="21"/>
                <w:szCs w:val="21"/>
                <w:rPrChange w:id="143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, señalando la separación de funciones del área contable.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4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37B95A1" w14:textId="0DDCEAF4" w:rsidR="002E6B60" w:rsidRPr="00D47408" w:rsidRDefault="005D6483" w:rsidP="006F35B1">
            <w:pPr>
              <w:spacing w:before="20" w:after="20"/>
              <w:jc w:val="both"/>
            </w:pPr>
            <w:r w:rsidRPr="00D47408">
              <w:rPr>
                <w:b/>
                <w:bCs/>
                <w:sz w:val="21"/>
                <w:szCs w:val="21"/>
                <w:rPrChange w:id="145" w:author="Humberto Quintanilla" w:date="2026-10-08T13:57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4: </w:t>
            </w:r>
            <w:r w:rsidRPr="00D47408">
              <w:rPr>
                <w:sz w:val="21"/>
                <w:szCs w:val="21"/>
                <w:rPrChange w:id="146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Organigrama de una empresa con su estructura funcional y la separación de funciones contables</w:t>
            </w:r>
            <w:ins w:id="147" w:author="Humberto Quintanilla" w:date="2026-10-08T13:56:00Z">
              <w:r w:rsidR="00D47408" w:rsidRPr="00D47408">
                <w:rPr>
                  <w:sz w:val="21"/>
                  <w:szCs w:val="21"/>
                  <w:rPrChange w:id="148" w:author="Humberto Quintanilla" w:date="2026-10-08T13:57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orientada a cumplir los objetivos de la empresa</w:t>
              </w:r>
            </w:ins>
            <w:r w:rsidRPr="00D47408">
              <w:rPr>
                <w:sz w:val="21"/>
                <w:szCs w:val="21"/>
                <w:rPrChange w:id="149" w:author="Humberto Quintanilla" w:date="2026-10-08T13:57:00Z">
                  <w:rPr>
                    <w:sz w:val="21"/>
                    <w:szCs w:val="21"/>
                    <w:highlight w:val="yellow"/>
                  </w:rPr>
                </w:rPrChange>
              </w:rPr>
              <w:t>.</w:t>
            </w:r>
          </w:p>
        </w:tc>
      </w:tr>
      <w:tr w:rsidR="002E6B60" w14:paraId="791BE0E7" w14:textId="77777777" w:rsidTr="00203B68">
        <w:trPr>
          <w:trPrChange w:id="150" w:author="Rodrigo Maximiliano Mejía Laura" w:date="2026-10-09T12:35:00Z">
            <w:trPr>
              <w:gridAfter w:val="0"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51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EEB6F5C" w14:textId="77777777" w:rsidR="002E6B60" w:rsidRDefault="005D648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2E6B60" w14:paraId="5315F8F9" w14:textId="77777777" w:rsidTr="00203B68">
        <w:trPr>
          <w:trPrChange w:id="152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53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D8FFEDF" w14:textId="77777777" w:rsidR="002E6B60" w:rsidRDefault="005D648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54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8317BB7" w14:textId="77777777" w:rsidR="002E6B60" w:rsidRPr="00EA66B7" w:rsidRDefault="005D6483">
            <w:pPr>
              <w:spacing w:before="20" w:after="20"/>
              <w:jc w:val="center"/>
            </w:pPr>
            <w:r w:rsidRPr="00EA66B7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D63F8FD" w14:textId="77777777" w:rsidR="002E6B60" w:rsidRPr="00EA66B7" w:rsidRDefault="005D6483">
            <w:pPr>
              <w:spacing w:before="20" w:after="20"/>
              <w:jc w:val="center"/>
            </w:pPr>
            <w:r w:rsidRPr="00EA66B7">
              <w:rPr>
                <w:i/>
                <w:iCs/>
                <w:sz w:val="16"/>
                <w:szCs w:val="16"/>
                <w:rPrChange w:id="155" w:author="Humberto Quintanilla" w:date="2026-10-08T16:36:00Z">
                  <w:rPr>
                    <w:i/>
                    <w:iCs/>
                    <w:sz w:val="16"/>
                    <w:szCs w:val="16"/>
                    <w:highlight w:val="yellow"/>
                  </w:rPr>
                </w:rPrChange>
              </w:rPr>
              <w:t>C: cognitivo · P: procedimental · A: actitudinal · T: manejo de tecnología e IA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56" w:author="Rodrigo Maximiliano Mejía Laura" w:date="2026-10-09T12:35:00Z">
              <w:tcPr>
                <w:tcW w:w="290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F53F61F" w14:textId="77777777" w:rsidR="002E6B60" w:rsidRDefault="005D6483">
            <w:pPr>
              <w:spacing w:before="20" w:after="20"/>
              <w:jc w:val="center"/>
            </w:pPr>
            <w:r w:rsidRPr="00EA66B7">
              <w:rPr>
                <w:b/>
                <w:bCs/>
                <w:i/>
                <w:iCs/>
                <w:sz w:val="21"/>
                <w:szCs w:val="21"/>
                <w:rPrChange w:id="157" w:author="Humberto Quintanilla" w:date="2026-10-08T16:35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Conocimientos circunstanciales</w:t>
            </w:r>
          </w:p>
        </w:tc>
      </w:tr>
      <w:tr w:rsidR="00C02C26" w14:paraId="27BC371B" w14:textId="77777777" w:rsidTr="00203B68">
        <w:trPr>
          <w:ins w:id="158" w:author="Humberto Quintanilla" w:date="2026-10-08T15:24:00Z"/>
          <w:trPrChange w:id="159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60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1AAF00B" w14:textId="77777777" w:rsidR="00C02C26" w:rsidRDefault="00C02C26" w:rsidP="000B53A9">
            <w:pPr>
              <w:spacing w:before="20" w:after="20"/>
              <w:rPr>
                <w:ins w:id="161" w:author="Humberto Quintanilla" w:date="2026-10-08T15:24:00Z"/>
              </w:rPr>
            </w:pPr>
            <w:ins w:id="162" w:author="Humberto Quintanilla" w:date="2026-10-08T15:24:00Z">
              <w:r>
                <w:rPr>
                  <w:sz w:val="21"/>
                  <w:szCs w:val="21"/>
                </w:rPr>
                <w:lastRenderedPageBreak/>
                <w:t>Tema 1: Introducción al diseño de sistemas contables</w:t>
              </w:r>
            </w:ins>
          </w:p>
          <w:p w14:paraId="39939DC8" w14:textId="77777777" w:rsidR="00C02C26" w:rsidRDefault="00C02C26">
            <w:pPr>
              <w:spacing w:before="20" w:after="20"/>
              <w:rPr>
                <w:ins w:id="163" w:author="Humberto Quintanilla" w:date="2026-10-08T15:24:00Z"/>
                <w:sz w:val="21"/>
                <w:szCs w:val="21"/>
              </w:rPr>
            </w:pPr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64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FDF0686" w14:textId="77777777" w:rsidR="00C02C26" w:rsidRPr="000B582F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ins w:id="165" w:author="Humberto Quintanilla" w:date="2026-10-08T15:24:00Z"/>
              </w:rPr>
              <w:pPrChange w:id="166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ins w:id="167" w:author="Humberto Quintanilla" w:date="2026-10-08T15:24:00Z">
              <w:r w:rsidRPr="000B582F">
                <w:rPr>
                  <w:sz w:val="21"/>
                  <w:szCs w:val="21"/>
                </w:rPr>
                <w:t>Antecedentes, reseña histórica, justificación e importancia del diseño de sistemas contables. (P, T)</w:t>
              </w:r>
            </w:ins>
          </w:p>
          <w:p w14:paraId="5A0A46A1" w14:textId="77777777" w:rsidR="00C02C26" w:rsidRPr="000B582F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ins w:id="168" w:author="Humberto Quintanilla" w:date="2026-10-08T15:24:00Z"/>
              </w:rPr>
              <w:pPrChange w:id="169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ins w:id="170" w:author="Humberto Quintanilla" w:date="2026-10-08T15:24:00Z">
              <w:r w:rsidRPr="000B582F">
                <w:rPr>
                  <w:sz w:val="21"/>
                  <w:szCs w:val="21"/>
                </w:rPr>
                <w:t>Conceptualización y definición de los sistemas, con la teoría general y la estructura de los sistemas. (C)</w:t>
              </w:r>
            </w:ins>
          </w:p>
          <w:p w14:paraId="57446362" w14:textId="77777777" w:rsidR="00C02C26" w:rsidRPr="000B582F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ins w:id="171" w:author="Humberto Quintanilla" w:date="2026-10-08T15:24:00Z"/>
              </w:rPr>
              <w:pPrChange w:id="172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ins w:id="173" w:author="Humberto Quintanilla" w:date="2026-10-08T15:24:00Z">
              <w:r w:rsidRPr="000B582F">
                <w:rPr>
                  <w:sz w:val="21"/>
                  <w:szCs w:val="21"/>
                </w:rPr>
                <w:t>Sistemas empresariales y sistemas de información: definición, importancia, características y componentes. (C)</w:t>
              </w:r>
            </w:ins>
          </w:p>
          <w:p w14:paraId="75A578B8" w14:textId="77777777" w:rsidR="00C02C26" w:rsidRPr="000B582F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ins w:id="174" w:author="Humberto Quintanilla" w:date="2026-10-08T15:24:00Z"/>
              </w:rPr>
              <w:pPrChange w:id="175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ins w:id="176" w:author="Humberto Quintanilla" w:date="2026-10-08T15:24:00Z">
              <w:r w:rsidRPr="000B582F">
                <w:rPr>
                  <w:sz w:val="21"/>
                  <w:szCs w:val="21"/>
                </w:rPr>
                <w:t>Clasificación de los sistemas de información y principios en su desarrollo. (C)</w:t>
              </w:r>
            </w:ins>
          </w:p>
          <w:p w14:paraId="68152E0B" w14:textId="77777777" w:rsidR="00C02C26" w:rsidRPr="000B582F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ins w:id="177" w:author="Humberto Quintanilla" w:date="2026-10-08T15:24:00Z"/>
              </w:rPr>
              <w:pPrChange w:id="178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ins w:id="179" w:author="Humberto Quintanilla" w:date="2026-10-08T15:24:00Z">
              <w:r w:rsidRPr="000B582F">
                <w:rPr>
                  <w:sz w:val="21"/>
                  <w:szCs w:val="21"/>
                </w:rPr>
                <w:t>Sistemas de planificación de recursos empresariales (ERP) y soluciones en la nube: alcance de sus módulos e integración con la contabilidad. (C)</w:t>
              </w:r>
            </w:ins>
          </w:p>
          <w:p w14:paraId="0F9437F0" w14:textId="0561CAE2" w:rsidR="00C02C26" w:rsidRPr="000B582F" w:rsidDel="003621CF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ins w:id="180" w:author="Humberto Quintanilla" w:date="2026-10-08T15:34:00Z"/>
                <w:del w:id="181" w:author="Rodrigo Maximiliano Mejía Laura" w:date="2026-10-09T11:23:00Z"/>
                <w:rPrChange w:id="182" w:author="Humberto Quintanilla" w:date="2026-10-08T16:00:00Z">
                  <w:rPr>
                    <w:ins w:id="183" w:author="Humberto Quintanilla" w:date="2026-10-08T15:34:00Z"/>
                    <w:del w:id="184" w:author="Rodrigo Maximiliano Mejía Laura" w:date="2026-10-09T11:23:00Z"/>
                    <w:sz w:val="21"/>
                    <w:szCs w:val="21"/>
                  </w:rPr>
                </w:rPrChange>
              </w:rPr>
              <w:pPrChange w:id="185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ins w:id="186" w:author="Humberto Quintanilla" w:date="2026-10-08T15:24:00Z">
              <w:r w:rsidRPr="000B582F">
                <w:rPr>
                  <w:sz w:val="21"/>
                  <w:szCs w:val="21"/>
                </w:rPr>
                <w:t>El papel del contador público en los sistemas, y causas y efectos de un sistema contable inexistente o deficiente. (C, T)</w:t>
              </w:r>
            </w:ins>
          </w:p>
          <w:p w14:paraId="13B10590" w14:textId="77777777" w:rsidR="00C02C26" w:rsidRPr="000B582F" w:rsidDel="003621CF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ins w:id="187" w:author="Humberto Quintanilla" w:date="2026-10-08T15:24:00Z"/>
                <w:del w:id="188" w:author="Rodrigo Maximiliano Mejía Laura" w:date="2026-10-09T11:23:00Z"/>
              </w:rPr>
              <w:pPrChange w:id="189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</w:p>
          <w:p w14:paraId="6F18C550" w14:textId="77777777" w:rsidR="00C02C26" w:rsidRPr="000B582F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ins w:id="190" w:author="Humberto Quintanilla" w:date="2026-10-08T15:24:00Z"/>
                <w:sz w:val="21"/>
                <w:szCs w:val="21"/>
                <w:rPrChange w:id="191" w:author="Humberto Quintanilla" w:date="2026-10-08T16:00:00Z">
                  <w:rPr>
                    <w:ins w:id="192" w:author="Humberto Quintanilla" w:date="2026-10-08T15:24:00Z"/>
                  </w:rPr>
                </w:rPrChange>
              </w:rPr>
              <w:pPrChange w:id="193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</w:p>
        </w:tc>
        <w:tc>
          <w:tcPr>
            <w:tcW w:w="277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94" w:author="Rodrigo Maximiliano Mejía Laura" w:date="2026-10-09T12:35:00Z">
              <w:tcPr>
                <w:tcW w:w="2905" w:type="dxa"/>
                <w:gridSpan w:val="5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8175459" w14:textId="77777777" w:rsidR="00C02C26" w:rsidRPr="00490295" w:rsidRDefault="00C02C26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5" w:author="Evert Velarde Flores" w:date="2026-10-09T13:51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490295">
              <w:rPr>
                <w:sz w:val="21"/>
                <w:szCs w:val="21"/>
                <w:rPrChange w:id="196" w:author="Humberto Quintanilla" w:date="2026-10-08T14:05:00Z">
                  <w:rPr>
                    <w:sz w:val="21"/>
                    <w:szCs w:val="21"/>
                    <w:highlight w:val="yellow"/>
                  </w:rPr>
                </w:rPrChange>
              </w:rPr>
              <w:t>Nociones de notación BPMN para la representación de procesos de negocio.</w:t>
            </w:r>
          </w:p>
          <w:p w14:paraId="24568F17" w14:textId="520B8770" w:rsidR="00C02C26" w:rsidRPr="00490295" w:rsidRDefault="00C02C26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ins w:id="197" w:author="Humberto Quintanilla" w:date="2026-10-08T15:24:00Z"/>
                <w:sz w:val="21"/>
                <w:szCs w:val="21"/>
              </w:rPr>
              <w:pPrChange w:id="198" w:author="Evert Velarde Flores" w:date="2026-10-09T13:51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490295">
              <w:rPr>
                <w:sz w:val="21"/>
                <w:szCs w:val="21"/>
                <w:rPrChange w:id="199" w:author="Humberto Quintanilla" w:date="2026-10-08T14:05:00Z">
                  <w:rPr>
                    <w:sz w:val="21"/>
                    <w:szCs w:val="21"/>
                    <w:highlight w:val="yellow"/>
                  </w:rPr>
                </w:rPrChange>
              </w:rPr>
              <w:t>Modalidades de licenciamiento de software contable: licencia perpetua, suscripción y software libre.</w:t>
            </w:r>
          </w:p>
        </w:tc>
      </w:tr>
      <w:tr w:rsidR="00C02C26" w14:paraId="164B1F60" w14:textId="77777777" w:rsidTr="00203B68">
        <w:trPr>
          <w:trPrChange w:id="200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1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CFD5016" w14:textId="68BD4FCA" w:rsidR="00C02C26" w:rsidDel="000B53A9" w:rsidRDefault="00C02C26">
            <w:pPr>
              <w:spacing w:before="20" w:after="20"/>
              <w:rPr>
                <w:del w:id="202" w:author="Humberto Quintanilla" w:date="2026-10-08T15:24:00Z"/>
              </w:rPr>
            </w:pPr>
            <w:del w:id="203" w:author="Humberto Quintanilla" w:date="2026-10-08T15:24:00Z">
              <w:r w:rsidDel="000B53A9">
                <w:rPr>
                  <w:sz w:val="21"/>
                  <w:szCs w:val="21"/>
                </w:rPr>
                <w:delText>Tema 1: Introducción al diseño de sistemas contables</w:delText>
              </w:r>
            </w:del>
          </w:p>
          <w:p w14:paraId="6CF6177C" w14:textId="77777777" w:rsidR="00C02C26" w:rsidRDefault="00C02C26">
            <w:pPr>
              <w:spacing w:before="20" w:after="20"/>
            </w:pPr>
            <w:r>
              <w:rPr>
                <w:sz w:val="21"/>
                <w:szCs w:val="21"/>
              </w:rPr>
              <w:t>Tema 2: La empresa</w:t>
            </w:r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4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7EFD26E" w14:textId="667EA8A9" w:rsidR="00C02C26" w:rsidRPr="000B582F" w:rsidDel="000B53A9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/>
              <w:jc w:val="both"/>
              <w:rPr>
                <w:del w:id="205" w:author="Humberto Quintanilla" w:date="2026-10-08T15:24:00Z"/>
              </w:rPr>
              <w:pPrChange w:id="206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del w:id="207" w:author="Humberto Quintanilla" w:date="2026-10-08T15:24:00Z">
              <w:r w:rsidRPr="000B582F" w:rsidDel="000B53A9">
                <w:rPr>
                  <w:sz w:val="21"/>
                  <w:szCs w:val="21"/>
                </w:rPr>
                <w:delText>Antecedentes, reseña histórica, justificación e importancia del diseño de sistemas contables.</w:delText>
              </w:r>
              <w:r w:rsidRPr="000B582F" w:rsidDel="000B53A9">
                <w:rPr>
                  <w:sz w:val="21"/>
                  <w:szCs w:val="21"/>
                  <w:rPrChange w:id="208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(P, T)</w:delText>
              </w:r>
            </w:del>
          </w:p>
          <w:p w14:paraId="06688C79" w14:textId="3EFEC22E" w:rsidR="00C02C26" w:rsidRPr="000B582F" w:rsidDel="000B53A9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del w:id="209" w:author="Humberto Quintanilla" w:date="2026-10-08T15:24:00Z"/>
              </w:rPr>
              <w:pPrChange w:id="210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del w:id="211" w:author="Humberto Quintanilla" w:date="2026-10-08T15:24:00Z">
              <w:r w:rsidRPr="000B582F" w:rsidDel="000B53A9">
                <w:rPr>
                  <w:sz w:val="21"/>
                  <w:szCs w:val="21"/>
                </w:rPr>
                <w:delText>Conceptualización y definición de los sistemas, con la teoría general y la estructura de los sistemas.</w:delText>
              </w:r>
              <w:r w:rsidRPr="000B582F" w:rsidDel="000B53A9">
                <w:rPr>
                  <w:sz w:val="21"/>
                  <w:szCs w:val="21"/>
                  <w:rPrChange w:id="212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73E1AE82" w14:textId="70765CEE" w:rsidR="00C02C26" w:rsidRPr="000B582F" w:rsidDel="000B53A9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del w:id="213" w:author="Humberto Quintanilla" w:date="2026-10-08T15:24:00Z"/>
              </w:rPr>
              <w:pPrChange w:id="214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del w:id="215" w:author="Humberto Quintanilla" w:date="2026-10-08T15:24:00Z">
              <w:r w:rsidRPr="000B582F" w:rsidDel="000B53A9">
                <w:rPr>
                  <w:sz w:val="21"/>
                  <w:szCs w:val="21"/>
                </w:rPr>
                <w:delText>Sistemas empresariales y sistemas de información: definición, importancia, características y componentes.</w:delText>
              </w:r>
              <w:r w:rsidRPr="000B582F" w:rsidDel="000B53A9">
                <w:rPr>
                  <w:sz w:val="21"/>
                  <w:szCs w:val="21"/>
                  <w:rPrChange w:id="216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33F0A60A" w14:textId="05A7BEF6" w:rsidR="00C02C26" w:rsidRPr="000B582F" w:rsidDel="000B53A9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del w:id="217" w:author="Humberto Quintanilla" w:date="2026-10-08T15:24:00Z"/>
              </w:rPr>
              <w:pPrChange w:id="218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del w:id="219" w:author="Humberto Quintanilla" w:date="2026-10-08T15:24:00Z">
              <w:r w:rsidRPr="000B582F" w:rsidDel="000B53A9">
                <w:rPr>
                  <w:sz w:val="21"/>
                  <w:szCs w:val="21"/>
                </w:rPr>
                <w:delText>Clasificación de los sistemas de información y principios en su desarrollo.</w:delText>
              </w:r>
              <w:r w:rsidRPr="000B582F" w:rsidDel="000B53A9">
                <w:rPr>
                  <w:sz w:val="21"/>
                  <w:szCs w:val="21"/>
                  <w:rPrChange w:id="220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321EAE5E" w14:textId="332A4958" w:rsidR="00C02C26" w:rsidRPr="000B582F" w:rsidDel="000B53A9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del w:id="221" w:author="Humberto Quintanilla" w:date="2026-10-08T15:24:00Z"/>
              </w:rPr>
              <w:pPrChange w:id="222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del w:id="223" w:author="Humberto Quintanilla" w:date="2026-10-08T15:24:00Z">
              <w:r w:rsidRPr="000B582F" w:rsidDel="000B53A9">
                <w:rPr>
                  <w:sz w:val="21"/>
                  <w:szCs w:val="21"/>
                  <w:rPrChange w:id="224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Sistemas de planificación de recursos empresariales y soluciones en la nube: alcance de sus módulos e integración con la contabilidad. (C)</w:delText>
              </w:r>
            </w:del>
          </w:p>
          <w:p w14:paraId="5E1412BB" w14:textId="4B7558DD" w:rsidR="00C02C26" w:rsidRPr="000B582F" w:rsidDel="000B53A9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del w:id="225" w:author="Humberto Quintanilla" w:date="2026-10-08T15:24:00Z"/>
              </w:rPr>
              <w:pPrChange w:id="226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del w:id="227" w:author="Humberto Quintanilla" w:date="2026-10-08T15:24:00Z">
              <w:r w:rsidRPr="000B582F" w:rsidDel="000B53A9">
                <w:rPr>
                  <w:sz w:val="21"/>
                  <w:szCs w:val="21"/>
                </w:rPr>
                <w:delText>El papel del contador público en los sistemas, y causas y efectos de un sistema contable inexistente o deficiente.</w:delText>
              </w:r>
              <w:r w:rsidRPr="000B582F" w:rsidDel="000B53A9">
                <w:rPr>
                  <w:sz w:val="21"/>
                  <w:szCs w:val="21"/>
                  <w:rPrChange w:id="228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(C, T)</w:delText>
              </w:r>
            </w:del>
          </w:p>
          <w:p w14:paraId="431F6DD2" w14:textId="1DDB0F8E" w:rsidR="00C02C26" w:rsidRPr="000B582F" w:rsidDel="00D47408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del w:id="229" w:author="Humberto Quintanilla" w:date="2026-10-08T14:01:00Z"/>
              </w:rPr>
              <w:pPrChange w:id="230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del w:id="231" w:author="Humberto Quintanilla" w:date="2026-10-08T14:01:00Z">
              <w:r w:rsidRPr="000B582F" w:rsidDel="00D47408">
                <w:rPr>
                  <w:sz w:val="21"/>
                  <w:szCs w:val="21"/>
                </w:rPr>
                <w:delText>La actividad económica y concepto y definición de la empresa, con sus fines y objetivos.</w:delText>
              </w:r>
              <w:r w:rsidRPr="000B582F" w:rsidDel="00D47408">
                <w:rPr>
                  <w:sz w:val="21"/>
                  <w:szCs w:val="21"/>
                  <w:rPrChange w:id="232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27C4DB9F" w14:textId="7BBE8D0C" w:rsidR="00C02C26" w:rsidRPr="000B582F" w:rsidDel="007C4E97" w:rsidRDefault="00C02C26" w:rsidP="00693F56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  <w:rPr>
                <w:del w:id="233" w:author="Humberto Quintanilla" w:date="2026-10-08T14:01:00Z"/>
              </w:rPr>
              <w:pPrChange w:id="234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del w:id="235" w:author="Humberto Quintanilla" w:date="2026-10-08T14:01:00Z">
              <w:r w:rsidRPr="000B582F" w:rsidDel="007C4E97">
                <w:rPr>
                  <w:sz w:val="21"/>
                  <w:szCs w:val="21"/>
                </w:rPr>
                <w:delText>La industria, el comercio y los servicios, y clasificación de las empresas según su propiedad, su patrimonio de administración, sus fines, su dimensión y sus objetivos y actividades.</w:delText>
              </w:r>
              <w:r w:rsidRPr="000B582F" w:rsidDel="007C4E97">
                <w:rPr>
                  <w:sz w:val="21"/>
                  <w:szCs w:val="21"/>
                  <w:rPrChange w:id="236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462A1D6E" w14:textId="77777777" w:rsidR="00C02C26" w:rsidRPr="000B582F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/>
              <w:jc w:val="both"/>
              <w:pPrChange w:id="237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>Las funciones de la empresa y la empresa frente a su control interno.</w:t>
            </w:r>
            <w:r w:rsidRPr="000B582F">
              <w:rPr>
                <w:sz w:val="21"/>
                <w:szCs w:val="21"/>
                <w:rPrChange w:id="238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(C)</w:t>
            </w:r>
          </w:p>
          <w:p w14:paraId="58B7E76A" w14:textId="1070F230" w:rsidR="00C02C26" w:rsidRPr="000B582F" w:rsidDel="007C4E97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/>
              <w:jc w:val="both"/>
              <w:rPr>
                <w:del w:id="239" w:author="Humberto Quintanilla" w:date="2026-10-08T14:02:00Z"/>
              </w:rPr>
              <w:pPrChange w:id="240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del w:id="241" w:author="Humberto Quintanilla" w:date="2026-10-08T14:02:00Z">
              <w:r w:rsidRPr="000B582F" w:rsidDel="007C4E97">
                <w:rPr>
                  <w:sz w:val="21"/>
                  <w:szCs w:val="21"/>
                </w:rPr>
                <w:delText>Organización de la empresa: fundamentos, principios y normas de organización, organización científica del trabajo, organización clásica y moderna, y condiciones de una buena organización.</w:delText>
              </w:r>
              <w:r w:rsidRPr="000B582F" w:rsidDel="007C4E97">
                <w:rPr>
                  <w:sz w:val="21"/>
                  <w:szCs w:val="21"/>
                  <w:rPrChange w:id="242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2235C146" w14:textId="77777777" w:rsidR="00C02C26" w:rsidRPr="000B582F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/>
              <w:jc w:val="both"/>
              <w:pPrChange w:id="243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lastRenderedPageBreak/>
              <w:t>Organización administrativa, estructura funcional, separación de funciones y departamentos o secciones.</w:t>
            </w:r>
            <w:r w:rsidRPr="000B582F">
              <w:rPr>
                <w:sz w:val="21"/>
                <w:szCs w:val="21"/>
                <w:rPrChange w:id="244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(C)</w:t>
            </w:r>
          </w:p>
          <w:p w14:paraId="03446643" w14:textId="3F6E67F5" w:rsidR="00C02C26" w:rsidRPr="000B582F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/>
              <w:jc w:val="both"/>
              <w:pPrChange w:id="245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 xml:space="preserve">Definición del modelo de negocios </w:t>
            </w:r>
            <w:ins w:id="246" w:author="Humberto Quintanilla" w:date="2026-10-08T14:02:00Z">
              <w:r w:rsidRPr="000B582F">
                <w:rPr>
                  <w:sz w:val="21"/>
                  <w:szCs w:val="21"/>
                </w:rPr>
                <w:t>(</w:t>
              </w:r>
            </w:ins>
            <w:proofErr w:type="spellStart"/>
            <w:ins w:id="247" w:author="Humberto Quintanilla" w:date="2026-10-08T14:03:00Z">
              <w:r w:rsidRPr="000B582F">
                <w:rPr>
                  <w:sz w:val="21"/>
                  <w:szCs w:val="21"/>
                </w:rPr>
                <w:t>Can</w:t>
              </w:r>
            </w:ins>
            <w:del w:id="248" w:author="Humberto Quintanilla" w:date="2026-10-08T14:02:00Z">
              <w:r w:rsidRPr="000B582F" w:rsidDel="007C4E97">
                <w:rPr>
                  <w:sz w:val="21"/>
                  <w:szCs w:val="21"/>
                </w:rPr>
                <w:delText>y el mode</w:delText>
              </w:r>
            </w:del>
            <w:del w:id="249" w:author="Humberto Quintanilla" w:date="2026-10-08T14:03:00Z">
              <w:r w:rsidRPr="000B582F" w:rsidDel="007C4E97">
                <w:rPr>
                  <w:sz w:val="21"/>
                  <w:szCs w:val="21"/>
                </w:rPr>
                <w:delText>lo Can</w:delText>
              </w:r>
            </w:del>
            <w:r w:rsidRPr="000B582F">
              <w:rPr>
                <w:sz w:val="21"/>
                <w:szCs w:val="21"/>
              </w:rPr>
              <w:t>vas</w:t>
            </w:r>
            <w:proofErr w:type="spellEnd"/>
            <w:ins w:id="250" w:author="Humberto Quintanilla" w:date="2026-10-08T14:03:00Z">
              <w:r w:rsidRPr="000B582F">
                <w:rPr>
                  <w:sz w:val="21"/>
                  <w:szCs w:val="21"/>
                </w:rPr>
                <w:t>, plan de negocios)</w:t>
              </w:r>
            </w:ins>
            <w:r w:rsidRPr="000B582F">
              <w:rPr>
                <w:sz w:val="21"/>
                <w:szCs w:val="21"/>
              </w:rPr>
              <w:t>, con los objetivos y los tipos de empresa.</w:t>
            </w:r>
            <w:r w:rsidRPr="000B582F">
              <w:rPr>
                <w:sz w:val="21"/>
                <w:szCs w:val="21"/>
                <w:rPrChange w:id="251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(C)</w:t>
            </w:r>
          </w:p>
          <w:p w14:paraId="7213C4EB" w14:textId="510EE3CF" w:rsidR="00C02C26" w:rsidRPr="000B582F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/>
              <w:jc w:val="both"/>
              <w:pPrChange w:id="252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 xml:space="preserve">Identificación y análisis de procesos </w:t>
            </w:r>
            <w:ins w:id="253" w:author="Humberto Quintanilla" w:date="2026-10-08T14:04:00Z">
              <w:r w:rsidRPr="000B582F">
                <w:rPr>
                  <w:sz w:val="21"/>
                  <w:szCs w:val="21"/>
                </w:rPr>
                <w:t xml:space="preserve">generales </w:t>
              </w:r>
            </w:ins>
            <w:r w:rsidRPr="000B582F">
              <w:rPr>
                <w:sz w:val="21"/>
                <w:szCs w:val="21"/>
              </w:rPr>
              <w:t>y procedimientos financieros, y estructura funcional de la empresa con su organigrama.</w:t>
            </w:r>
            <w:r w:rsidRPr="000B582F">
              <w:rPr>
                <w:sz w:val="21"/>
                <w:szCs w:val="21"/>
                <w:rPrChange w:id="254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(C, P)</w:t>
            </w:r>
          </w:p>
          <w:p w14:paraId="7B766E7F" w14:textId="7EAED229" w:rsidR="00C02C26" w:rsidRPr="000B582F" w:rsidDel="00490295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/>
              <w:jc w:val="both"/>
              <w:rPr>
                <w:del w:id="255" w:author="Humberto Quintanilla" w:date="2026-10-08T14:04:00Z"/>
              </w:rPr>
              <w:pPrChange w:id="256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del w:id="257" w:author="Humberto Quintanilla" w:date="2026-10-08T14:04:00Z">
              <w:r w:rsidRPr="000B582F" w:rsidDel="00490295">
                <w:rPr>
                  <w:sz w:val="21"/>
                  <w:szCs w:val="21"/>
                </w:rPr>
                <w:delText>La empresa, su actividad económica y su relación con el medio ambiente.</w:delText>
              </w:r>
              <w:r w:rsidRPr="000B582F" w:rsidDel="00490295">
                <w:rPr>
                  <w:sz w:val="21"/>
                  <w:szCs w:val="21"/>
                  <w:rPrChange w:id="258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0979EA1D" w14:textId="77777777" w:rsidR="00C02C26" w:rsidRPr="000B582F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/>
              <w:jc w:val="both"/>
              <w:pPrChange w:id="259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  <w:rPrChange w:id="260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Información no financiera de la organización: indicadores ambientales, sociales y de gobernanza que el sistema de información debe producir. (C)</w:t>
            </w:r>
          </w:p>
          <w:p w14:paraId="25170446" w14:textId="77777777" w:rsidR="00C02C26" w:rsidRPr="000B582F" w:rsidRDefault="00C02C26" w:rsidP="00693F56">
            <w:pPr>
              <w:pStyle w:val="Prrafodelista"/>
              <w:numPr>
                <w:ilvl w:val="0"/>
                <w:numId w:val="16"/>
              </w:numPr>
              <w:spacing w:before="10" w:after="10"/>
              <w:jc w:val="both"/>
              <w:pPrChange w:id="261" w:author="Evert Velarde Flores" w:date="2026-10-09T13:51:00Z">
                <w:pPr>
                  <w:pStyle w:val="Prrafodelista"/>
                  <w:numPr>
                    <w:numId w:val="2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  <w:rPrChange w:id="262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Terminología de sistemas de información en inglés: </w:t>
            </w:r>
            <w:proofErr w:type="spellStart"/>
            <w:r w:rsidRPr="000B582F">
              <w:rPr>
                <w:sz w:val="21"/>
                <w:szCs w:val="21"/>
                <w:rPrChange w:id="263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enterprise</w:t>
            </w:r>
            <w:proofErr w:type="spellEnd"/>
            <w:r w:rsidRPr="000B582F">
              <w:rPr>
                <w:sz w:val="21"/>
                <w:szCs w:val="21"/>
                <w:rPrChange w:id="264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</w:t>
            </w:r>
            <w:proofErr w:type="spellStart"/>
            <w:r w:rsidRPr="000B582F">
              <w:rPr>
                <w:sz w:val="21"/>
                <w:szCs w:val="21"/>
                <w:rPrChange w:id="265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resource</w:t>
            </w:r>
            <w:proofErr w:type="spellEnd"/>
            <w:r w:rsidRPr="000B582F">
              <w:rPr>
                <w:sz w:val="21"/>
                <w:szCs w:val="21"/>
                <w:rPrChange w:id="266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</w:t>
            </w:r>
            <w:proofErr w:type="spellStart"/>
            <w:r w:rsidRPr="000B582F">
              <w:rPr>
                <w:sz w:val="21"/>
                <w:szCs w:val="21"/>
                <w:rPrChange w:id="267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planning</w:t>
            </w:r>
            <w:proofErr w:type="spellEnd"/>
            <w:r w:rsidRPr="000B582F">
              <w:rPr>
                <w:sz w:val="21"/>
                <w:szCs w:val="21"/>
                <w:rPrChange w:id="268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, </w:t>
            </w:r>
            <w:proofErr w:type="spellStart"/>
            <w:r w:rsidRPr="000B582F">
              <w:rPr>
                <w:sz w:val="21"/>
                <w:szCs w:val="21"/>
                <w:rPrChange w:id="269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workflow</w:t>
            </w:r>
            <w:proofErr w:type="spellEnd"/>
            <w:r w:rsidRPr="000B582F">
              <w:rPr>
                <w:sz w:val="21"/>
                <w:szCs w:val="21"/>
                <w:rPrChange w:id="270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, interface, </w:t>
            </w:r>
            <w:proofErr w:type="spellStart"/>
            <w:r w:rsidRPr="000B582F">
              <w:rPr>
                <w:sz w:val="21"/>
                <w:szCs w:val="21"/>
                <w:rPrChange w:id="271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dashboard</w:t>
            </w:r>
            <w:proofErr w:type="spellEnd"/>
            <w:r w:rsidRPr="000B582F">
              <w:rPr>
                <w:sz w:val="21"/>
                <w:szCs w:val="21"/>
                <w:rPrChange w:id="272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y data </w:t>
            </w:r>
            <w:proofErr w:type="spellStart"/>
            <w:r w:rsidRPr="000B582F">
              <w:rPr>
                <w:sz w:val="21"/>
                <w:szCs w:val="21"/>
                <w:rPrChange w:id="273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governance</w:t>
            </w:r>
            <w:proofErr w:type="spellEnd"/>
            <w:r w:rsidRPr="000B582F">
              <w:rPr>
                <w:sz w:val="21"/>
                <w:szCs w:val="21"/>
                <w:rPrChange w:id="274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. (C)</w:t>
            </w:r>
          </w:p>
        </w:tc>
        <w:tc>
          <w:tcPr>
            <w:tcW w:w="277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5" w:author="Rodrigo Maximiliano Mejía Laura" w:date="2026-10-09T12:35:00Z">
              <w:tcPr>
                <w:tcW w:w="2905" w:type="dxa"/>
                <w:gridSpan w:val="5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DC1FE71" w14:textId="011830DE" w:rsidR="00C02C26" w:rsidRPr="00490295" w:rsidRDefault="00C02C26">
            <w:pPr>
              <w:pStyle w:val="Prrafodelista"/>
              <w:numPr>
                <w:ilvl w:val="0"/>
                <w:numId w:val="3"/>
              </w:numPr>
              <w:spacing w:before="10" w:after="10"/>
            </w:pPr>
          </w:p>
        </w:tc>
      </w:tr>
      <w:tr w:rsidR="002E6B60" w:rsidDel="003F15B7" w14:paraId="156371B5" w14:textId="3633C757" w:rsidTr="00203B68">
        <w:trPr>
          <w:cantSplit/>
          <w:del w:id="276" w:author="Humberto Quintanilla" w:date="2026-10-08T15:25:00Z"/>
          <w:trPrChange w:id="277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8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AFF761F" w14:textId="46F4BE42" w:rsidR="002E6B60" w:rsidRPr="000B582F" w:rsidDel="003F15B7" w:rsidRDefault="005D6483">
            <w:pPr>
              <w:spacing w:before="20" w:after="20"/>
              <w:jc w:val="both"/>
              <w:rPr>
                <w:del w:id="279" w:author="Humberto Quintanilla" w:date="2026-10-08T15:25:00Z"/>
              </w:rPr>
            </w:pPr>
            <w:del w:id="280" w:author="Humberto Quintanilla" w:date="2026-10-08T14:07:00Z">
              <w:r w:rsidRPr="000B582F" w:rsidDel="00490295">
                <w:rPr>
                  <w:b/>
                  <w:bCs/>
                  <w:i/>
                  <w:iCs/>
                  <w:sz w:val="21"/>
                  <w:szCs w:val="21"/>
                  <w:rPrChange w:id="281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 xml:space="preserve">Elemento de competencia 2: </w:delText>
              </w:r>
              <w:r w:rsidRPr="000B582F" w:rsidDel="00490295">
                <w:rPr>
                  <w:sz w:val="21"/>
                  <w:szCs w:val="21"/>
                  <w:rPrChange w:id="282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Analiza los sistemas empresariales, aplicando una metodología planificada y las técnicas de relevamiento conforme al ciclo de vida del sistema de información.</w:delText>
              </w:r>
            </w:del>
          </w:p>
        </w:tc>
      </w:tr>
      <w:tr w:rsidR="002E6B60" w:rsidDel="003F15B7" w14:paraId="4FF02166" w14:textId="6687CDAB" w:rsidTr="00203B68">
        <w:trPr>
          <w:del w:id="283" w:author="Humberto Quintanilla" w:date="2026-10-08T15:25:00Z"/>
          <w:trPrChange w:id="284" w:author="Rodrigo Maximiliano Mejía Laura" w:date="2026-10-09T12:35:00Z">
            <w:trPr>
              <w:gridAfter w:val="0"/>
            </w:trPr>
          </w:trPrChange>
        </w:trPr>
        <w:tc>
          <w:tcPr>
            <w:tcW w:w="36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5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30DFC8E" w14:textId="7B731484" w:rsidR="002E6B60" w:rsidRPr="000B582F" w:rsidDel="003F15B7" w:rsidRDefault="005D6483">
            <w:pPr>
              <w:spacing w:before="20" w:after="20"/>
              <w:jc w:val="center"/>
              <w:rPr>
                <w:del w:id="286" w:author="Humberto Quintanilla" w:date="2026-10-08T15:25:00Z"/>
              </w:rPr>
            </w:pPr>
            <w:del w:id="287" w:author="Humberto Quintanilla" w:date="2026-10-08T14:07:00Z">
              <w:r w:rsidRPr="000B582F" w:rsidDel="00490295">
                <w:rPr>
                  <w:b/>
                  <w:bCs/>
                  <w:i/>
                  <w:iCs/>
                  <w:sz w:val="21"/>
                  <w:szCs w:val="21"/>
                  <w:rPrChange w:id="288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Criterios de desempeño</w:delText>
              </w:r>
            </w:del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9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A9E9838" w14:textId="08E709D6" w:rsidR="002E6B60" w:rsidRPr="000B582F" w:rsidDel="003F15B7" w:rsidRDefault="005D6483">
            <w:pPr>
              <w:spacing w:before="20" w:after="20"/>
              <w:jc w:val="center"/>
              <w:rPr>
                <w:del w:id="290" w:author="Humberto Quintanilla" w:date="2026-10-08T15:25:00Z"/>
              </w:rPr>
            </w:pPr>
            <w:del w:id="291" w:author="Humberto Quintanilla" w:date="2026-10-08T14:07:00Z">
              <w:r w:rsidRPr="000B582F" w:rsidDel="00490295">
                <w:rPr>
                  <w:b/>
                  <w:bCs/>
                  <w:i/>
                  <w:iCs/>
                  <w:sz w:val="21"/>
                  <w:szCs w:val="21"/>
                  <w:rPrChange w:id="292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Evidencias de desempeño</w:delText>
              </w:r>
            </w:del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3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14284DE" w14:textId="22711037" w:rsidR="002E6B60" w:rsidRPr="000B582F" w:rsidDel="003F15B7" w:rsidRDefault="005D6483">
            <w:pPr>
              <w:spacing w:before="20" w:after="20"/>
              <w:jc w:val="center"/>
              <w:rPr>
                <w:del w:id="294" w:author="Humberto Quintanilla" w:date="2026-10-08T15:25:00Z"/>
              </w:rPr>
            </w:pPr>
            <w:del w:id="295" w:author="Humberto Quintanilla" w:date="2026-10-08T14:07:00Z">
              <w:r w:rsidRPr="000B582F" w:rsidDel="00490295">
                <w:rPr>
                  <w:b/>
                  <w:bCs/>
                  <w:i/>
                  <w:iCs/>
                  <w:sz w:val="21"/>
                  <w:szCs w:val="21"/>
                  <w:rPrChange w:id="296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Evidencias de producto</w:delText>
              </w:r>
            </w:del>
          </w:p>
        </w:tc>
      </w:tr>
      <w:tr w:rsidR="002E6B60" w:rsidDel="003F15B7" w14:paraId="67EB1C2D" w14:textId="0D888A5F" w:rsidTr="00203B68">
        <w:trPr>
          <w:cantSplit/>
          <w:del w:id="297" w:author="Humberto Quintanilla" w:date="2026-10-08T15:25:00Z"/>
          <w:trPrChange w:id="298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9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A3E1D59" w14:textId="02EA021A" w:rsidR="002E6B60" w:rsidRPr="000B582F" w:rsidDel="003F15B7" w:rsidRDefault="005D6483">
            <w:pPr>
              <w:spacing w:before="20" w:after="20"/>
              <w:rPr>
                <w:del w:id="300" w:author="Humberto Quintanilla" w:date="2026-10-08T15:25:00Z"/>
              </w:rPr>
            </w:pPr>
            <w:del w:id="301" w:author="Humberto Quintanilla" w:date="2026-10-08T14:07:00Z">
              <w:r w:rsidRPr="000B582F" w:rsidDel="00490295">
                <w:rPr>
                  <w:sz w:val="21"/>
                  <w:szCs w:val="21"/>
                  <w:rPrChange w:id="302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1. Aplica una metodología planificada al análisis de los sistemas empresariales, distinguiendo el ciclo de vida secuencial de las metodologías ágiles y previendo la gestión del cambio.</w:delText>
              </w:r>
            </w:del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3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BF8AA43" w14:textId="665F3EEA" w:rsidR="002E6B60" w:rsidRPr="000B582F" w:rsidDel="003F15B7" w:rsidRDefault="005D6483">
            <w:pPr>
              <w:spacing w:before="20" w:after="20"/>
              <w:rPr>
                <w:del w:id="304" w:author="Humberto Quintanilla" w:date="2026-10-08T15:25:00Z"/>
              </w:rPr>
            </w:pPr>
            <w:del w:id="305" w:author="Humberto Quintanilla" w:date="2026-10-08T14:07:00Z">
              <w:r w:rsidRPr="000B582F" w:rsidDel="00490295">
                <w:rPr>
                  <w:sz w:val="21"/>
                  <w:szCs w:val="21"/>
                  <w:rPrChange w:id="306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1.1 Aplica en aula las fases de una metodología planificada a un caso de diseño de sistemas.</w:delText>
              </w:r>
            </w:del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7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DA89865" w14:textId="6EFD7BF0" w:rsidR="002E6B60" w:rsidRPr="000B582F" w:rsidDel="003F15B7" w:rsidRDefault="005D6483">
            <w:pPr>
              <w:spacing w:before="20" w:after="20"/>
              <w:rPr>
                <w:del w:id="308" w:author="Humberto Quintanilla" w:date="2026-10-08T15:25:00Z"/>
              </w:rPr>
            </w:pPr>
            <w:del w:id="309" w:author="Humberto Quintanilla" w:date="2026-10-08T14:07:00Z">
              <w:r w:rsidRPr="000B582F" w:rsidDel="00490295">
                <w:rPr>
                  <w:b/>
                  <w:bCs/>
                  <w:sz w:val="21"/>
                  <w:szCs w:val="21"/>
                  <w:rPrChange w:id="310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 xml:space="preserve">Producto 5: </w:delText>
              </w:r>
              <w:r w:rsidRPr="000B582F" w:rsidDel="00490295">
                <w:rPr>
                  <w:sz w:val="21"/>
                  <w:szCs w:val="21"/>
                  <w:rPrChange w:id="311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Informe de las fases de la metodología planificada aplicadas a un caso práctico.</w:delText>
              </w:r>
            </w:del>
          </w:p>
        </w:tc>
      </w:tr>
      <w:tr w:rsidR="002E6B60" w:rsidDel="003F15B7" w14:paraId="444B7EE1" w14:textId="5AA80E89" w:rsidTr="00203B68">
        <w:trPr>
          <w:cantSplit/>
          <w:del w:id="312" w:author="Humberto Quintanilla" w:date="2026-10-08T15:25:00Z"/>
          <w:trPrChange w:id="313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14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1A4E11C" w14:textId="4A310C71" w:rsidR="002E6B60" w:rsidRPr="000B582F" w:rsidDel="003F15B7" w:rsidRDefault="002E6B60">
            <w:pPr>
              <w:rPr>
                <w:del w:id="315" w:author="Humberto Quintanilla" w:date="2026-10-08T15:25:00Z"/>
              </w:rPr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6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D5CC530" w14:textId="56B73227" w:rsidR="002E6B60" w:rsidRPr="000B582F" w:rsidDel="003F15B7" w:rsidRDefault="005D6483">
            <w:pPr>
              <w:spacing w:before="20" w:after="20"/>
              <w:rPr>
                <w:del w:id="317" w:author="Humberto Quintanilla" w:date="2026-10-08T15:25:00Z"/>
              </w:rPr>
            </w:pPr>
            <w:del w:id="318" w:author="Humberto Quintanilla" w:date="2026-10-08T14:07:00Z">
              <w:r w:rsidRPr="000B582F" w:rsidDel="00490295">
                <w:rPr>
                  <w:sz w:val="21"/>
                  <w:szCs w:val="21"/>
                  <w:rPrChange w:id="319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1.2 Elabora en equipo el plan de gestión del cambio de la implantación de un sistema contable.</w:delText>
              </w:r>
            </w:del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0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B05B05C" w14:textId="4D0BD99C" w:rsidR="002E6B60" w:rsidRPr="000B582F" w:rsidDel="003F15B7" w:rsidRDefault="005D6483">
            <w:pPr>
              <w:spacing w:before="20" w:after="20"/>
              <w:rPr>
                <w:del w:id="321" w:author="Humberto Quintanilla" w:date="2026-10-08T15:25:00Z"/>
              </w:rPr>
            </w:pPr>
            <w:del w:id="322" w:author="Humberto Quintanilla" w:date="2026-10-08T14:07:00Z">
              <w:r w:rsidRPr="000B582F" w:rsidDel="00490295">
                <w:rPr>
                  <w:b/>
                  <w:bCs/>
                  <w:sz w:val="21"/>
                  <w:szCs w:val="21"/>
                  <w:rPrChange w:id="323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 xml:space="preserve">Producto 6: </w:delText>
              </w:r>
              <w:r w:rsidRPr="000B582F" w:rsidDel="00490295">
                <w:rPr>
                  <w:sz w:val="21"/>
                  <w:szCs w:val="21"/>
                  <w:rPrChange w:id="324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Plan de gestión del cambio con acciones de comunicación y capacitación.</w:delText>
              </w:r>
            </w:del>
          </w:p>
        </w:tc>
      </w:tr>
      <w:tr w:rsidR="002E6B60" w:rsidDel="003F15B7" w14:paraId="1142A909" w14:textId="657BBDD9" w:rsidTr="00203B68">
        <w:trPr>
          <w:cantSplit/>
          <w:del w:id="325" w:author="Humberto Quintanilla" w:date="2026-10-08T15:25:00Z"/>
          <w:trPrChange w:id="326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7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F4F6631" w14:textId="7C4287F1" w:rsidR="002E6B60" w:rsidRPr="000B582F" w:rsidDel="003F15B7" w:rsidRDefault="005D6483">
            <w:pPr>
              <w:spacing w:before="20" w:after="20"/>
              <w:rPr>
                <w:del w:id="328" w:author="Humberto Quintanilla" w:date="2026-10-08T15:25:00Z"/>
              </w:rPr>
            </w:pPr>
            <w:del w:id="329" w:author="Humberto Quintanilla" w:date="2026-10-08T14:07:00Z">
              <w:r w:rsidRPr="000B582F" w:rsidDel="00490295">
                <w:rPr>
                  <w:sz w:val="21"/>
                  <w:szCs w:val="21"/>
                  <w:rPrChange w:id="330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2. Releva un sistema empresarial con las técnicas pertinentes a sus objetivos, evaluando la calidad y la integridad de la evidencia obtenida.</w:delText>
              </w:r>
            </w:del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1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4102138" w14:textId="1F661127" w:rsidR="002E6B60" w:rsidRPr="000B582F" w:rsidDel="003F15B7" w:rsidRDefault="005D6483">
            <w:pPr>
              <w:spacing w:before="20" w:after="20"/>
              <w:rPr>
                <w:del w:id="332" w:author="Humberto Quintanilla" w:date="2026-10-08T15:25:00Z"/>
              </w:rPr>
            </w:pPr>
            <w:del w:id="333" w:author="Humberto Quintanilla" w:date="2026-10-08T14:07:00Z">
              <w:r w:rsidRPr="000B582F" w:rsidDel="00490295">
                <w:rPr>
                  <w:sz w:val="21"/>
                  <w:szCs w:val="21"/>
                  <w:rPrChange w:id="334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2.1 Releva en equipo un sistema empresarial con encuestas, entrevistas, cuestionarios y flujogramas.</w:delText>
              </w:r>
            </w:del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5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9D73CC2" w14:textId="29ACCE86" w:rsidR="002E6B60" w:rsidRPr="000B582F" w:rsidDel="003F15B7" w:rsidRDefault="005D6483">
            <w:pPr>
              <w:spacing w:before="20" w:after="20"/>
              <w:rPr>
                <w:del w:id="336" w:author="Humberto Quintanilla" w:date="2026-10-08T15:25:00Z"/>
              </w:rPr>
            </w:pPr>
            <w:del w:id="337" w:author="Humberto Quintanilla" w:date="2026-10-08T14:07:00Z">
              <w:r w:rsidRPr="000B582F" w:rsidDel="00490295">
                <w:rPr>
                  <w:b/>
                  <w:bCs/>
                  <w:sz w:val="21"/>
                  <w:szCs w:val="21"/>
                  <w:rPrChange w:id="338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 xml:space="preserve">Producto 7: </w:delText>
              </w:r>
              <w:r w:rsidRPr="000B582F" w:rsidDel="00490295">
                <w:rPr>
                  <w:sz w:val="21"/>
                  <w:szCs w:val="21"/>
                  <w:rPrChange w:id="339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Informe de relevamiento de un sistema empresarial con sus técnicas aplicadas.</w:delText>
              </w:r>
            </w:del>
          </w:p>
        </w:tc>
      </w:tr>
      <w:tr w:rsidR="002E6B60" w:rsidDel="003F15B7" w14:paraId="1269C08E" w14:textId="43A66270" w:rsidTr="00203B68">
        <w:trPr>
          <w:cantSplit/>
          <w:del w:id="340" w:author="Humberto Quintanilla" w:date="2026-10-08T15:25:00Z"/>
          <w:trPrChange w:id="341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42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55B677B" w14:textId="572F1F7F" w:rsidR="002E6B60" w:rsidRPr="000B582F" w:rsidDel="003F15B7" w:rsidRDefault="002E6B60">
            <w:pPr>
              <w:rPr>
                <w:del w:id="343" w:author="Humberto Quintanilla" w:date="2026-10-08T15:25:00Z"/>
              </w:rPr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4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E9DAFC6" w14:textId="45D83A08" w:rsidR="002E6B60" w:rsidRPr="000B582F" w:rsidDel="003F15B7" w:rsidRDefault="005D6483">
            <w:pPr>
              <w:spacing w:before="20" w:after="20"/>
              <w:rPr>
                <w:del w:id="345" w:author="Humberto Quintanilla" w:date="2026-10-08T15:25:00Z"/>
              </w:rPr>
            </w:pPr>
            <w:del w:id="346" w:author="Humberto Quintanilla" w:date="2026-10-08T14:07:00Z">
              <w:r w:rsidRPr="000B582F" w:rsidDel="00490295">
                <w:rPr>
                  <w:sz w:val="21"/>
                  <w:szCs w:val="21"/>
                  <w:rPrChange w:id="347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2.2 Verifica en el laboratorio de cómputo la integridad de los registros extraídos del sistema vigente de una empresa.</w:delText>
              </w:r>
            </w:del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8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26D33D1" w14:textId="13371828" w:rsidR="002E6B60" w:rsidRPr="000B582F" w:rsidDel="003F15B7" w:rsidRDefault="005D6483">
            <w:pPr>
              <w:spacing w:before="20" w:after="20"/>
              <w:rPr>
                <w:del w:id="349" w:author="Humberto Quintanilla" w:date="2026-10-08T15:25:00Z"/>
              </w:rPr>
            </w:pPr>
            <w:del w:id="350" w:author="Humberto Quintanilla" w:date="2026-10-08T14:07:00Z">
              <w:r w:rsidRPr="000B582F" w:rsidDel="00490295">
                <w:rPr>
                  <w:b/>
                  <w:bCs/>
                  <w:sz w:val="21"/>
                  <w:szCs w:val="21"/>
                  <w:rPrChange w:id="351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 xml:space="preserve">Producto 8: </w:delText>
              </w:r>
              <w:r w:rsidRPr="000B582F" w:rsidDel="00490295">
                <w:rPr>
                  <w:sz w:val="21"/>
                  <w:szCs w:val="21"/>
                  <w:rPrChange w:id="352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Cédula de verificación de la integridad de los registros del sistema vigente.</w:delText>
              </w:r>
            </w:del>
          </w:p>
        </w:tc>
      </w:tr>
      <w:tr w:rsidR="002E6B60" w:rsidDel="000B582F" w14:paraId="4AA4B8A5" w14:textId="627CCBEE" w:rsidTr="00203B68">
        <w:trPr>
          <w:del w:id="353" w:author="Humberto Quintanilla" w:date="2026-10-08T16:00:00Z"/>
          <w:trPrChange w:id="354" w:author="Rodrigo Maximiliano Mejía Laura" w:date="2026-10-09T12:35:00Z">
            <w:trPr>
              <w:gridAfter w:val="0"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5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E0CC313" w14:textId="3CCB68B5" w:rsidR="002E6B60" w:rsidRPr="000B582F" w:rsidDel="000B582F" w:rsidRDefault="005D6483">
            <w:pPr>
              <w:spacing w:before="20" w:after="20"/>
              <w:jc w:val="center"/>
              <w:rPr>
                <w:del w:id="356" w:author="Humberto Quintanilla" w:date="2026-10-08T16:00:00Z"/>
              </w:rPr>
            </w:pPr>
            <w:del w:id="357" w:author="Humberto Quintanilla" w:date="2026-10-08T16:00:00Z">
              <w:r w:rsidRPr="000B582F" w:rsidDel="000B582F">
                <w:rPr>
                  <w:b/>
                  <w:bCs/>
                  <w:i/>
                  <w:iCs/>
                  <w:sz w:val="21"/>
                  <w:szCs w:val="21"/>
                </w:rPr>
                <w:delText>Evidencias de conocimiento</w:delText>
              </w:r>
            </w:del>
          </w:p>
        </w:tc>
      </w:tr>
      <w:tr w:rsidR="002E6B60" w:rsidDel="000B582F" w14:paraId="3AAB74B4" w14:textId="697FF507" w:rsidTr="00203B68">
        <w:trPr>
          <w:del w:id="358" w:author="Humberto Quintanilla" w:date="2026-10-08T16:00:00Z"/>
          <w:trPrChange w:id="359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0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C4C7ED0" w14:textId="3146FF8D" w:rsidR="002E6B60" w:rsidDel="000B582F" w:rsidRDefault="005D6483">
            <w:pPr>
              <w:spacing w:before="20" w:after="20"/>
              <w:jc w:val="center"/>
              <w:rPr>
                <w:del w:id="361" w:author="Humberto Quintanilla" w:date="2026-10-08T16:00:00Z"/>
              </w:rPr>
            </w:pPr>
            <w:del w:id="362" w:author="Humberto Quintanilla" w:date="2026-10-08T16:00:00Z">
              <w:r w:rsidDel="000B582F">
                <w:rPr>
                  <w:b/>
                  <w:bCs/>
                  <w:i/>
                  <w:iCs/>
                  <w:sz w:val="21"/>
                  <w:szCs w:val="21"/>
                </w:rPr>
                <w:delText>Unidad de aprendizaje</w:delText>
              </w:r>
            </w:del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3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DA9C87C" w14:textId="5D76DFD0" w:rsidR="002E6B60" w:rsidRPr="000B582F" w:rsidDel="000B582F" w:rsidRDefault="005D6483">
            <w:pPr>
              <w:spacing w:before="20" w:after="20"/>
              <w:jc w:val="center"/>
              <w:rPr>
                <w:del w:id="364" w:author="Humberto Quintanilla" w:date="2026-10-08T16:00:00Z"/>
              </w:rPr>
            </w:pPr>
            <w:del w:id="365" w:author="Humberto Quintanilla" w:date="2026-10-08T16:00:00Z">
              <w:r w:rsidRPr="000B582F" w:rsidDel="000B582F">
                <w:rPr>
                  <w:b/>
                  <w:bCs/>
                  <w:i/>
                  <w:iCs/>
                  <w:sz w:val="21"/>
                  <w:szCs w:val="21"/>
                </w:rPr>
                <w:delText>Contenidos</w:delText>
              </w:r>
            </w:del>
          </w:p>
          <w:p w14:paraId="457CE522" w14:textId="085D2E44" w:rsidR="002E6B60" w:rsidRPr="000B582F" w:rsidDel="000B582F" w:rsidRDefault="005D6483">
            <w:pPr>
              <w:spacing w:before="20" w:after="20"/>
              <w:jc w:val="center"/>
              <w:rPr>
                <w:del w:id="366" w:author="Humberto Quintanilla" w:date="2026-10-08T16:00:00Z"/>
              </w:rPr>
            </w:pPr>
            <w:del w:id="367" w:author="Humberto Quintanilla" w:date="2026-10-08T16:00:00Z">
              <w:r w:rsidRPr="000B582F" w:rsidDel="000B582F">
                <w:rPr>
                  <w:i/>
                  <w:iCs/>
                  <w:sz w:val="16"/>
                  <w:szCs w:val="16"/>
                  <w:rPrChange w:id="368" w:author="Humberto Quintanilla" w:date="2026-10-08T16:00:00Z">
                    <w:rPr>
                      <w:i/>
                      <w:iCs/>
                      <w:sz w:val="16"/>
                      <w:szCs w:val="16"/>
                      <w:highlight w:val="yellow"/>
                    </w:rPr>
                  </w:rPrChange>
                </w:rPr>
                <w:delText>C: cognitivo · P: procedimental · A: actitudinal · T: manejo de tecnología e IA</w:delText>
              </w:r>
            </w:del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9" w:author="Rodrigo Maximiliano Mejía Laura" w:date="2026-10-09T12:35:00Z">
              <w:tcPr>
                <w:tcW w:w="290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36F2A02" w14:textId="07FF5581" w:rsidR="002E6B60" w:rsidRPr="000B582F" w:rsidDel="000B582F" w:rsidRDefault="005D6483">
            <w:pPr>
              <w:spacing w:before="20" w:after="20"/>
              <w:jc w:val="center"/>
              <w:rPr>
                <w:del w:id="370" w:author="Humberto Quintanilla" w:date="2026-10-08T16:00:00Z"/>
              </w:rPr>
            </w:pPr>
            <w:del w:id="371" w:author="Humberto Quintanilla" w:date="2026-10-08T16:00:00Z">
              <w:r w:rsidRPr="000B582F" w:rsidDel="000B582F">
                <w:rPr>
                  <w:b/>
                  <w:bCs/>
                  <w:i/>
                  <w:iCs/>
                  <w:sz w:val="21"/>
                  <w:szCs w:val="21"/>
                  <w:rPrChange w:id="372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Conocimientos circunstanciales</w:delText>
              </w:r>
            </w:del>
          </w:p>
        </w:tc>
      </w:tr>
      <w:tr w:rsidR="002E6B60" w:rsidDel="000B582F" w14:paraId="6138C874" w14:textId="591E61EA" w:rsidTr="00203B68">
        <w:trPr>
          <w:del w:id="373" w:author="Humberto Quintanilla" w:date="2026-10-08T16:00:00Z"/>
          <w:trPrChange w:id="374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75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EA8FF65" w14:textId="355ADD88" w:rsidR="002E6B60" w:rsidDel="00490295" w:rsidRDefault="005D6483">
            <w:pPr>
              <w:spacing w:before="20" w:after="20"/>
              <w:rPr>
                <w:del w:id="376" w:author="Humberto Quintanilla" w:date="2026-10-08T14:07:00Z"/>
              </w:rPr>
            </w:pPr>
            <w:del w:id="377" w:author="Humberto Quintanilla" w:date="2026-10-08T14:07:00Z">
              <w:r w:rsidDel="00490295">
                <w:rPr>
                  <w:sz w:val="21"/>
                  <w:szCs w:val="21"/>
                </w:rPr>
                <w:delText>Tema 3: Análisis y diseño planificado de los sistemas empresariales</w:delText>
              </w:r>
            </w:del>
          </w:p>
          <w:p w14:paraId="145AB603" w14:textId="6CE7EC1A" w:rsidR="002E6B60" w:rsidDel="000B582F" w:rsidRDefault="005D6483">
            <w:pPr>
              <w:spacing w:before="20" w:after="20"/>
              <w:rPr>
                <w:del w:id="378" w:author="Humberto Quintanilla" w:date="2026-10-08T16:00:00Z"/>
              </w:rPr>
            </w:pPr>
            <w:del w:id="379" w:author="Humberto Quintanilla" w:date="2026-10-08T14:07:00Z">
              <w:r w:rsidDel="00490295">
                <w:rPr>
                  <w:sz w:val="21"/>
                  <w:szCs w:val="21"/>
                </w:rPr>
                <w:delText>Tema 4: Relevamiento de los sistemas empresariales</w:delText>
              </w:r>
            </w:del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80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7054F47" w14:textId="18598421" w:rsidR="002E6B60" w:rsidRPr="000B582F" w:rsidDel="006B7832" w:rsidRDefault="005D6483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del w:id="381" w:author="Humberto Quintanilla" w:date="2026-10-08T14:15:00Z"/>
              </w:rPr>
            </w:pPr>
            <w:del w:id="382" w:author="Humberto Quintanilla" w:date="2026-10-08T16:00:00Z">
              <w:r w:rsidRPr="000B582F" w:rsidDel="000B582F">
                <w:rPr>
                  <w:sz w:val="21"/>
                  <w:szCs w:val="21"/>
                </w:rPr>
                <w:delText xml:space="preserve">Concepto </w:delText>
              </w:r>
            </w:del>
            <w:del w:id="383" w:author="Humberto Quintanilla" w:date="2026-10-08T14:15:00Z">
              <w:r w:rsidRPr="000B582F" w:rsidDel="006B7832">
                <w:rPr>
                  <w:sz w:val="21"/>
                  <w:szCs w:val="21"/>
                </w:rPr>
                <w:delText>de sistemas y de sistemas de información, con su importancia, características, componentes, clasificación y principios de desarrollo.</w:delText>
              </w:r>
              <w:r w:rsidRPr="000B582F" w:rsidDel="006B7832">
                <w:rPr>
                  <w:sz w:val="21"/>
                  <w:szCs w:val="21"/>
                  <w:rPrChange w:id="384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21BF4DDB" w14:textId="78C80BCB" w:rsidR="002E6B60" w:rsidRPr="000B582F" w:rsidDel="006B7832" w:rsidRDefault="005D6483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del w:id="385" w:author="Humberto Quintanilla" w:date="2026-10-08T14:15:00Z"/>
              </w:rPr>
            </w:pPr>
            <w:del w:id="386" w:author="Humberto Quintanilla" w:date="2026-10-08T14:15:00Z">
              <w:r w:rsidRPr="000B582F" w:rsidDel="006B7832">
                <w:rPr>
                  <w:sz w:val="21"/>
                  <w:szCs w:val="21"/>
                </w:rPr>
                <w:delText>El ciclo de vida de un sistema de información, y metodología y análisis de diseño de sistemas.</w:delText>
              </w:r>
              <w:r w:rsidRPr="000B582F" w:rsidDel="006B7832">
                <w:rPr>
                  <w:sz w:val="21"/>
                  <w:szCs w:val="21"/>
                  <w:rPrChange w:id="387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(P)</w:delText>
              </w:r>
            </w:del>
          </w:p>
          <w:p w14:paraId="431A9629" w14:textId="25D22069" w:rsidR="002E6B60" w:rsidRPr="000B582F" w:rsidDel="006B7832" w:rsidRDefault="005D6483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del w:id="388" w:author="Humberto Quintanilla" w:date="2026-10-08T14:15:00Z"/>
              </w:rPr>
            </w:pPr>
            <w:del w:id="389" w:author="Humberto Quintanilla" w:date="2026-10-08T14:15:00Z">
              <w:r w:rsidRPr="000B582F" w:rsidDel="006B7832">
                <w:rPr>
                  <w:sz w:val="21"/>
                  <w:szCs w:val="21"/>
                  <w:rPrChange w:id="390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lastRenderedPageBreak/>
                <w:delText>Metodologías ágiles e iterativas de desarrollo y su diferencia con el ciclo de vida secuencial del sistema. (P)</w:delText>
              </w:r>
            </w:del>
          </w:p>
          <w:p w14:paraId="6DFF874C" w14:textId="25E174C0" w:rsidR="002E6B60" w:rsidRPr="000B582F" w:rsidDel="006B7832" w:rsidRDefault="005D6483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del w:id="391" w:author="Humberto Quintanilla" w:date="2026-10-08T14:15:00Z"/>
              </w:rPr>
            </w:pPr>
            <w:del w:id="392" w:author="Humberto Quintanilla" w:date="2026-10-08T14:15:00Z">
              <w:r w:rsidRPr="000B582F" w:rsidDel="006B7832">
                <w:rPr>
                  <w:sz w:val="21"/>
                  <w:szCs w:val="21"/>
                </w:rPr>
                <w:delText>Desarrollo teórico de una metodología planificada, con sus fases: interpretación de los objetivos, relevamiento de los sistemas, estratificación y centros de decisión.</w:delText>
              </w:r>
              <w:r w:rsidRPr="000B582F" w:rsidDel="006B7832">
                <w:rPr>
                  <w:sz w:val="21"/>
                  <w:szCs w:val="21"/>
                  <w:rPrChange w:id="39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(C, P)</w:delText>
              </w:r>
            </w:del>
          </w:p>
          <w:p w14:paraId="7EF657BB" w14:textId="3A48A84C" w:rsidR="002E6B60" w:rsidRPr="000B582F" w:rsidDel="006B7832" w:rsidRDefault="005D6483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del w:id="394" w:author="Humberto Quintanilla" w:date="2026-10-08T14:15:00Z"/>
              </w:rPr>
            </w:pPr>
            <w:del w:id="395" w:author="Humberto Quintanilla" w:date="2026-10-08T14:15:00Z">
              <w:r w:rsidRPr="000B582F" w:rsidDel="006B7832">
                <w:rPr>
                  <w:sz w:val="21"/>
                  <w:szCs w:val="21"/>
                </w:rPr>
                <w:delText>Diseño general y diseño con detalle, pruebas operativas, manuales, entrenamiento y capacitación, y seguimiento y control.</w:delText>
              </w:r>
              <w:r w:rsidRPr="000B582F" w:rsidDel="006B7832">
                <w:rPr>
                  <w:sz w:val="21"/>
                  <w:szCs w:val="21"/>
                  <w:rPrChange w:id="396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(P)</w:delText>
              </w:r>
            </w:del>
          </w:p>
          <w:p w14:paraId="4B909B24" w14:textId="6269D724" w:rsidR="002E6B60" w:rsidRPr="000B582F" w:rsidDel="006B7832" w:rsidRDefault="005D6483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del w:id="397" w:author="Humberto Quintanilla" w:date="2026-10-08T14:15:00Z"/>
              </w:rPr>
            </w:pPr>
            <w:del w:id="398" w:author="Humberto Quintanilla" w:date="2026-10-08T14:15:00Z">
              <w:r w:rsidRPr="000B582F" w:rsidDel="006B7832">
                <w:rPr>
                  <w:sz w:val="21"/>
                  <w:szCs w:val="21"/>
                </w:rPr>
                <w:delText>Generalidades y objetivos del relevamiento de los sistemas empresariales, y clases de relevamiento.</w:delText>
              </w:r>
              <w:r w:rsidRPr="000B582F" w:rsidDel="006B7832">
                <w:rPr>
                  <w:sz w:val="21"/>
                  <w:szCs w:val="21"/>
                  <w:rPrChange w:id="399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059C97D0" w14:textId="24606182" w:rsidR="002E6B60" w:rsidRPr="000B582F" w:rsidDel="006B7832" w:rsidRDefault="005D6483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del w:id="400" w:author="Humberto Quintanilla" w:date="2026-10-08T14:15:00Z"/>
              </w:rPr>
            </w:pPr>
            <w:del w:id="401" w:author="Humberto Quintanilla" w:date="2026-10-08T14:15:00Z">
              <w:r w:rsidRPr="000B582F" w:rsidDel="006B7832">
                <w:rPr>
                  <w:sz w:val="21"/>
                  <w:szCs w:val="21"/>
                </w:rPr>
                <w:delText>Principales técnicas de relevamiento: uso de test, encuestas y entrevistas, cuestionarios, flujogramas y resúmenes descriptivos, y otras técnicas.</w:delText>
              </w:r>
              <w:r w:rsidRPr="000B582F" w:rsidDel="006B7832">
                <w:rPr>
                  <w:sz w:val="21"/>
                  <w:szCs w:val="21"/>
                  <w:rPrChange w:id="402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(P)</w:delText>
              </w:r>
            </w:del>
          </w:p>
          <w:p w14:paraId="6378B0F8" w14:textId="54AD7646" w:rsidR="002E6B60" w:rsidRPr="000B582F" w:rsidDel="006B7832" w:rsidRDefault="005D6483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del w:id="403" w:author="Humberto Quintanilla" w:date="2026-10-08T14:15:00Z"/>
              </w:rPr>
            </w:pPr>
            <w:del w:id="404" w:author="Humberto Quintanilla" w:date="2026-10-08T14:15:00Z">
              <w:r w:rsidRPr="000B582F" w:rsidDel="006B7832">
                <w:rPr>
                  <w:sz w:val="21"/>
                  <w:szCs w:val="21"/>
                  <w:rPrChange w:id="405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Relevamiento asistido por datos: extracción de los registros del sistema vigente, pruebas de recorrido y verificación de la integridad de la información. (P, A)</w:delText>
              </w:r>
            </w:del>
          </w:p>
          <w:p w14:paraId="282A12F4" w14:textId="217B601C" w:rsidR="002E6B60" w:rsidRPr="000B582F" w:rsidDel="006B7832" w:rsidRDefault="005D6483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del w:id="406" w:author="Humberto Quintanilla" w:date="2026-10-08T14:15:00Z"/>
              </w:rPr>
            </w:pPr>
            <w:del w:id="407" w:author="Humberto Quintanilla" w:date="2026-10-08T14:15:00Z">
              <w:r w:rsidRPr="000B582F" w:rsidDel="006B7832">
                <w:rPr>
                  <w:sz w:val="21"/>
                  <w:szCs w:val="21"/>
                </w:rPr>
                <w:delText>Consideraciones finales del relevamiento de los sistemas empresariales.</w:delText>
              </w:r>
              <w:r w:rsidRPr="000B582F" w:rsidDel="006B7832">
                <w:rPr>
                  <w:sz w:val="21"/>
                  <w:szCs w:val="21"/>
                  <w:rPrChange w:id="408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7125F3F4" w14:textId="4109ED29" w:rsidR="002E6B60" w:rsidRPr="000B582F" w:rsidDel="000B582F" w:rsidRDefault="005D6483" w:rsidP="003D520B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del w:id="409" w:author="Humberto Quintanilla" w:date="2026-10-08T16:00:00Z"/>
              </w:rPr>
            </w:pPr>
            <w:del w:id="410" w:author="Humberto Quintanilla" w:date="2026-10-08T14:15:00Z">
              <w:r w:rsidRPr="000B582F" w:rsidDel="006B7832">
                <w:rPr>
                  <w:sz w:val="21"/>
                  <w:szCs w:val="21"/>
                  <w:rPrChange w:id="411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Gestión del cambio en la implantación de un sistema contable: comunicación, capacitación y tratamiento de la resistencia de los usuarios. </w:delText>
              </w:r>
            </w:del>
            <w:del w:id="412" w:author="Humberto Quintanilla" w:date="2026-10-08T16:00:00Z">
              <w:r w:rsidRPr="000B582F" w:rsidDel="000B582F">
                <w:rPr>
                  <w:sz w:val="21"/>
                  <w:szCs w:val="21"/>
                  <w:rPrChange w:id="41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(C, T)</w:delText>
              </w:r>
            </w:del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14" w:author="Rodrigo Maximiliano Mejía Laura" w:date="2026-10-09T12:35:00Z">
              <w:tcPr>
                <w:tcW w:w="290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80CC542" w14:textId="08B06159" w:rsidR="002E6B60" w:rsidRPr="000B582F" w:rsidDel="008747B6" w:rsidRDefault="005D6483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del w:id="415" w:author="Humberto Quintanilla" w:date="2026-10-08T14:24:00Z"/>
              </w:rPr>
            </w:pPr>
            <w:del w:id="416" w:author="Humberto Quintanilla" w:date="2026-10-08T14:24:00Z">
              <w:r w:rsidRPr="000B582F" w:rsidDel="008747B6">
                <w:rPr>
                  <w:sz w:val="21"/>
                  <w:szCs w:val="21"/>
                  <w:rPrChange w:id="417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lastRenderedPageBreak/>
                <w:delText>Nociones de ingeniería de requerimientos: requisitos funcionales y no funcionales de un sistema.</w:delText>
              </w:r>
            </w:del>
          </w:p>
          <w:p w14:paraId="7CF86B49" w14:textId="790BEA09" w:rsidR="002E6B60" w:rsidRPr="000B582F" w:rsidDel="000B582F" w:rsidRDefault="005D6483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del w:id="418" w:author="Humberto Quintanilla" w:date="2026-10-08T16:00:00Z"/>
              </w:rPr>
            </w:pPr>
            <w:del w:id="419" w:author="Humberto Quintanilla" w:date="2026-10-08T14:24:00Z">
              <w:r w:rsidRPr="000B582F" w:rsidDel="008747B6">
                <w:rPr>
                  <w:sz w:val="21"/>
                  <w:szCs w:val="21"/>
                  <w:rPrChange w:id="420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Nociones de pruebas de software: pruebas unitarias, </w:delText>
              </w:r>
              <w:r w:rsidRPr="000B582F" w:rsidDel="008747B6">
                <w:rPr>
                  <w:sz w:val="21"/>
                  <w:szCs w:val="21"/>
                  <w:rPrChange w:id="421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lastRenderedPageBreak/>
                <w:delText>de integración y de aceptación del usuario</w:delText>
              </w:r>
            </w:del>
            <w:del w:id="422" w:author="Humberto Quintanilla" w:date="2026-10-08T16:00:00Z">
              <w:r w:rsidRPr="000B582F" w:rsidDel="000B582F">
                <w:rPr>
                  <w:sz w:val="21"/>
                  <w:szCs w:val="21"/>
                  <w:rPrChange w:id="42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.</w:delText>
              </w:r>
            </w:del>
          </w:p>
        </w:tc>
      </w:tr>
      <w:tr w:rsidR="002E6B60" w14:paraId="6C29DA79" w14:textId="77777777" w:rsidTr="00203B68">
        <w:trPr>
          <w:cantSplit/>
          <w:trPrChange w:id="424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25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A6EEA92" w14:textId="099707D6" w:rsidR="002E6B60" w:rsidRPr="000B582F" w:rsidRDefault="005D6483">
            <w:pPr>
              <w:spacing w:before="20" w:after="20"/>
              <w:jc w:val="both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426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lastRenderedPageBreak/>
              <w:t xml:space="preserve">Elemento de competencia </w:t>
            </w:r>
            <w:ins w:id="427" w:author="Rodrigo Maximiliano Mejía Laura" w:date="2026-10-09T11:23:00Z">
              <w:r w:rsidR="003621CF">
                <w:rPr>
                  <w:b/>
                  <w:bCs/>
                  <w:i/>
                  <w:iCs/>
                  <w:sz w:val="21"/>
                  <w:szCs w:val="21"/>
                </w:rPr>
                <w:t>2</w:t>
              </w:r>
            </w:ins>
            <w:del w:id="428" w:author="Rodrigo Maximiliano Mejía Laura" w:date="2026-10-09T11:23:00Z">
              <w:r w:rsidRPr="000B582F" w:rsidDel="003621CF">
                <w:rPr>
                  <w:b/>
                  <w:bCs/>
                  <w:i/>
                  <w:iCs/>
                  <w:sz w:val="21"/>
                  <w:szCs w:val="21"/>
                  <w:rPrChange w:id="429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3</w:delText>
              </w:r>
            </w:del>
            <w:r w:rsidRPr="000B582F">
              <w:rPr>
                <w:b/>
                <w:bCs/>
                <w:i/>
                <w:iCs/>
                <w:sz w:val="21"/>
                <w:szCs w:val="21"/>
                <w:rPrChange w:id="430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431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Diagnostica los sistemas de información de una organización, analizando su gestión contable y financiera conforme a los distintos tipos de diagnóstico.</w:t>
            </w:r>
          </w:p>
        </w:tc>
      </w:tr>
      <w:tr w:rsidR="002E6B60" w14:paraId="0678C209" w14:textId="77777777" w:rsidTr="00203B68">
        <w:trPr>
          <w:trPrChange w:id="432" w:author="Rodrigo Maximiliano Mejía Laura" w:date="2026-10-09T12:35:00Z">
            <w:trPr>
              <w:gridAfter w:val="0"/>
            </w:trPr>
          </w:trPrChange>
        </w:trPr>
        <w:tc>
          <w:tcPr>
            <w:tcW w:w="36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33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CAF4254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434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Criterios de desempeño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35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A90596D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436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Evidencias de desempeño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37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EC353F5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438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Evidencias de producto</w:t>
            </w:r>
          </w:p>
        </w:tc>
      </w:tr>
      <w:tr w:rsidR="002E6B60" w14:paraId="274CB83B" w14:textId="77777777" w:rsidTr="00203B68">
        <w:trPr>
          <w:cantSplit/>
          <w:trPrChange w:id="439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40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1B8998D" w14:textId="77777777" w:rsidR="002E6B60" w:rsidRPr="000B582F" w:rsidRDefault="005D6483" w:rsidP="00693F56">
            <w:pPr>
              <w:spacing w:before="20" w:after="20"/>
              <w:jc w:val="both"/>
              <w:pPrChange w:id="441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442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1. Diagnostica la organización y la gestión de sus funciones, analizando su </w:t>
            </w:r>
            <w:proofErr w:type="spellStart"/>
            <w:r w:rsidRPr="000B582F">
              <w:rPr>
                <w:sz w:val="21"/>
                <w:szCs w:val="21"/>
                <w:rPrChange w:id="443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macroambiente</w:t>
            </w:r>
            <w:proofErr w:type="spellEnd"/>
            <w:r w:rsidRPr="000B582F">
              <w:rPr>
                <w:sz w:val="21"/>
                <w:szCs w:val="21"/>
                <w:rPrChange w:id="444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, su planeación, su control general y su madurez digital.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45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1E79E9A" w14:textId="77777777" w:rsidR="002E6B60" w:rsidRPr="000B582F" w:rsidRDefault="005D6483" w:rsidP="00693F56">
            <w:pPr>
              <w:spacing w:before="20" w:after="20"/>
              <w:jc w:val="both"/>
              <w:pPrChange w:id="446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447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1.1 Diagnostica en equipo la gestión contable y financiera de una empresa con encuestas y cuestionarios.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48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DBC2E66" w14:textId="3D2B6333" w:rsidR="002E6B60" w:rsidRPr="000B582F" w:rsidRDefault="005D6483" w:rsidP="00693F56">
            <w:pPr>
              <w:spacing w:before="20" w:after="20"/>
              <w:jc w:val="both"/>
              <w:pPrChange w:id="449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450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451" w:author="Humberto Quintanilla" w:date="2026-10-08T14:25:00Z">
              <w:r w:rsidR="008747B6" w:rsidRPr="000B582F">
                <w:rPr>
                  <w:b/>
                  <w:bCs/>
                  <w:sz w:val="21"/>
                  <w:szCs w:val="21"/>
                  <w:rPrChange w:id="452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5</w:t>
              </w:r>
            </w:ins>
            <w:del w:id="453" w:author="Humberto Quintanilla" w:date="2026-10-08T14:25:00Z">
              <w:r w:rsidRPr="000B582F" w:rsidDel="008747B6">
                <w:rPr>
                  <w:b/>
                  <w:bCs/>
                  <w:sz w:val="21"/>
                  <w:szCs w:val="21"/>
                  <w:rPrChange w:id="454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9</w:delText>
              </w:r>
            </w:del>
            <w:r w:rsidRPr="000B582F">
              <w:rPr>
                <w:b/>
                <w:bCs/>
                <w:sz w:val="21"/>
                <w:szCs w:val="21"/>
                <w:rPrChange w:id="455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456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Informe de diagnóstico de la organización y de la gestión de sus funciones.</w:t>
            </w:r>
          </w:p>
        </w:tc>
      </w:tr>
      <w:tr w:rsidR="002E6B60" w14:paraId="530AE619" w14:textId="77777777" w:rsidTr="00203B68">
        <w:trPr>
          <w:cantSplit/>
          <w:trPrChange w:id="457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58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5446A41" w14:textId="77777777" w:rsidR="002E6B60" w:rsidRPr="000B582F" w:rsidRDefault="002E6B60" w:rsidP="00693F56">
            <w:pPr>
              <w:jc w:val="both"/>
              <w:pPrChange w:id="459" w:author="Evert Velarde Flores" w:date="2026-10-09T13:51:00Z">
                <w:pPr/>
              </w:pPrChange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60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CAD09A4" w14:textId="77777777" w:rsidR="002E6B60" w:rsidRPr="000B582F" w:rsidRDefault="005D6483" w:rsidP="00693F56">
            <w:pPr>
              <w:spacing w:before="20" w:after="20"/>
              <w:jc w:val="both"/>
              <w:pPrChange w:id="461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462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1.2 Evalúa en aula la madurez digital y los riesgos tecnológicos de los procesos contables de un caso práctico.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63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557C41A" w14:textId="72E39E55" w:rsidR="002E6B60" w:rsidRPr="000B582F" w:rsidRDefault="005D6483" w:rsidP="00693F56">
            <w:pPr>
              <w:spacing w:before="20" w:after="20"/>
              <w:jc w:val="both"/>
              <w:pPrChange w:id="464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465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466" w:author="Humberto Quintanilla" w:date="2026-10-08T14:25:00Z">
              <w:r w:rsidR="008747B6" w:rsidRPr="000B582F">
                <w:rPr>
                  <w:b/>
                  <w:bCs/>
                  <w:sz w:val="21"/>
                  <w:szCs w:val="21"/>
                  <w:rPrChange w:id="467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6</w:t>
              </w:r>
            </w:ins>
            <w:del w:id="468" w:author="Humberto Quintanilla" w:date="2026-10-08T14:25:00Z">
              <w:r w:rsidRPr="000B582F" w:rsidDel="008747B6">
                <w:rPr>
                  <w:b/>
                  <w:bCs/>
                  <w:sz w:val="21"/>
                  <w:szCs w:val="21"/>
                  <w:rPrChange w:id="469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10</w:delText>
              </w:r>
            </w:del>
            <w:r w:rsidRPr="000B582F">
              <w:rPr>
                <w:b/>
                <w:bCs/>
                <w:sz w:val="21"/>
                <w:szCs w:val="21"/>
                <w:rPrChange w:id="470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471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Matriz de madurez digital y de riesgos tecnológicos de los procesos contables.</w:t>
            </w:r>
          </w:p>
        </w:tc>
      </w:tr>
      <w:tr w:rsidR="002E6B60" w14:paraId="2B333B5B" w14:textId="77777777" w:rsidTr="00203B68">
        <w:trPr>
          <w:cantSplit/>
          <w:trPrChange w:id="472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73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42A1FF3" w14:textId="77777777" w:rsidR="002E6B60" w:rsidRPr="000B582F" w:rsidRDefault="005D6483" w:rsidP="00693F56">
            <w:pPr>
              <w:spacing w:before="20" w:after="20"/>
              <w:jc w:val="both"/>
              <w:pPrChange w:id="474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475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2. Evalúa la situación del sistema de información contable de una empresa, determinando la brecha entre la información que produce y la que la organización necesita para decidir.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76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F18A96F" w14:textId="77777777" w:rsidR="002E6B60" w:rsidRPr="000B582F" w:rsidRDefault="005D6483" w:rsidP="00693F56">
            <w:pPr>
              <w:spacing w:before="20" w:after="20"/>
              <w:jc w:val="both"/>
              <w:pPrChange w:id="477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478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2.1 Presenta ante el curso el diagnóstico del sistema de información contable de un caso práctico.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79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028E057" w14:textId="3452D355" w:rsidR="002E6B60" w:rsidRPr="000B582F" w:rsidRDefault="005D6483" w:rsidP="00693F56">
            <w:pPr>
              <w:spacing w:before="20" w:after="20"/>
              <w:jc w:val="both"/>
              <w:pPrChange w:id="480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481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482" w:author="Humberto Quintanilla" w:date="2026-10-08T14:25:00Z">
              <w:r w:rsidR="008747B6" w:rsidRPr="000B582F">
                <w:rPr>
                  <w:b/>
                  <w:bCs/>
                  <w:sz w:val="21"/>
                  <w:szCs w:val="21"/>
                  <w:rPrChange w:id="483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7</w:t>
              </w:r>
            </w:ins>
            <w:del w:id="484" w:author="Humberto Quintanilla" w:date="2026-10-08T14:25:00Z">
              <w:r w:rsidRPr="000B582F" w:rsidDel="008747B6">
                <w:rPr>
                  <w:b/>
                  <w:bCs/>
                  <w:sz w:val="21"/>
                  <w:szCs w:val="21"/>
                  <w:rPrChange w:id="485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11</w:delText>
              </w:r>
            </w:del>
            <w:r w:rsidRPr="000B582F">
              <w:rPr>
                <w:b/>
                <w:bCs/>
                <w:sz w:val="21"/>
                <w:szCs w:val="21"/>
                <w:rPrChange w:id="486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487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Informe de diagnóstico del sistema de información contable de una empresa.</w:t>
            </w:r>
          </w:p>
        </w:tc>
      </w:tr>
      <w:tr w:rsidR="002E6B60" w14:paraId="10B660EB" w14:textId="77777777" w:rsidTr="00203B68">
        <w:trPr>
          <w:cantSplit/>
          <w:trPrChange w:id="488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89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778CC0D" w14:textId="77777777" w:rsidR="002E6B60" w:rsidRPr="000B582F" w:rsidRDefault="002E6B60" w:rsidP="00693F56">
            <w:pPr>
              <w:jc w:val="both"/>
              <w:pPrChange w:id="490" w:author="Evert Velarde Flores" w:date="2026-10-09T13:51:00Z">
                <w:pPr/>
              </w:pPrChange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91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038FF31" w14:textId="77777777" w:rsidR="002E6B60" w:rsidRPr="000B582F" w:rsidRDefault="005D6483" w:rsidP="00693F56">
            <w:pPr>
              <w:spacing w:before="20" w:after="20"/>
              <w:jc w:val="both"/>
              <w:pPrChange w:id="492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493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2.2 Contrasta en equipo los informes que emite el sistema vigente con los requerimientos de información de la gerencia.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494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5A2C6EE" w14:textId="2E47307E" w:rsidR="002E6B60" w:rsidRPr="000B582F" w:rsidRDefault="005D6483" w:rsidP="00693F56">
            <w:pPr>
              <w:spacing w:before="20" w:after="20"/>
              <w:jc w:val="both"/>
              <w:pPrChange w:id="495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496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497" w:author="Humberto Quintanilla" w:date="2026-10-08T14:25:00Z">
              <w:r w:rsidR="008747B6" w:rsidRPr="000B582F">
                <w:rPr>
                  <w:b/>
                  <w:bCs/>
                  <w:sz w:val="21"/>
                  <w:szCs w:val="21"/>
                  <w:rPrChange w:id="498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8</w:t>
              </w:r>
            </w:ins>
            <w:del w:id="499" w:author="Humberto Quintanilla" w:date="2026-10-08T14:25:00Z">
              <w:r w:rsidRPr="000B582F" w:rsidDel="008747B6">
                <w:rPr>
                  <w:b/>
                  <w:bCs/>
                  <w:sz w:val="21"/>
                  <w:szCs w:val="21"/>
                  <w:rPrChange w:id="500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12</w:delText>
              </w:r>
            </w:del>
            <w:r w:rsidRPr="000B582F">
              <w:rPr>
                <w:b/>
                <w:bCs/>
                <w:sz w:val="21"/>
                <w:szCs w:val="21"/>
                <w:rPrChange w:id="501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502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Cuadro de brechas de información del sistema contable vigente.</w:t>
            </w:r>
          </w:p>
        </w:tc>
      </w:tr>
      <w:tr w:rsidR="002E6B60" w14:paraId="001A2DB4" w14:textId="77777777" w:rsidTr="00203B68">
        <w:trPr>
          <w:trPrChange w:id="503" w:author="Rodrigo Maximiliano Mejía Laura" w:date="2026-10-09T12:35:00Z">
            <w:trPr>
              <w:gridAfter w:val="0"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04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FB0E3A6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2E6B60" w14:paraId="227E2475" w14:textId="77777777" w:rsidTr="00203B68">
        <w:trPr>
          <w:trPrChange w:id="505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06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757F011" w14:textId="77777777" w:rsidR="002E6B60" w:rsidRDefault="005D648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07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3A16CF4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2DDBE5F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i/>
                <w:iCs/>
                <w:sz w:val="16"/>
                <w:szCs w:val="16"/>
                <w:rPrChange w:id="508" w:author="Humberto Quintanilla" w:date="2026-10-08T16:00:00Z">
                  <w:rPr>
                    <w:i/>
                    <w:iCs/>
                    <w:sz w:val="16"/>
                    <w:szCs w:val="16"/>
                    <w:highlight w:val="yellow"/>
                  </w:rPr>
                </w:rPrChange>
              </w:rPr>
              <w:t>C: cognitivo · P: procedimental · A: actitudinal · T: manejo de tecnología e IA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09" w:author="Rodrigo Maximiliano Mejía Laura" w:date="2026-10-09T12:35:00Z">
              <w:tcPr>
                <w:tcW w:w="290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FDD2917" w14:textId="77777777" w:rsidR="002E6B60" w:rsidRDefault="005D6483">
            <w:pPr>
              <w:spacing w:before="20" w:after="20"/>
              <w:jc w:val="center"/>
            </w:pPr>
            <w:r w:rsidRPr="00EA66B7">
              <w:rPr>
                <w:b/>
                <w:bCs/>
                <w:i/>
                <w:iCs/>
                <w:sz w:val="21"/>
                <w:szCs w:val="21"/>
                <w:rPrChange w:id="510" w:author="Humberto Quintanilla" w:date="2026-10-08T16:35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Conocimientos circunstanciales</w:t>
            </w:r>
          </w:p>
        </w:tc>
      </w:tr>
      <w:tr w:rsidR="00C02C26" w14:paraId="002A82D3" w14:textId="77777777" w:rsidTr="00203B68">
        <w:trPr>
          <w:ins w:id="511" w:author="Humberto Quintanilla" w:date="2026-10-08T15:26:00Z"/>
          <w:trPrChange w:id="512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13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4D585F9" w14:textId="77777777" w:rsidR="00C02C26" w:rsidRDefault="00C02C26" w:rsidP="00693F56">
            <w:pPr>
              <w:spacing w:before="20" w:after="20"/>
              <w:jc w:val="both"/>
              <w:rPr>
                <w:ins w:id="514" w:author="Humberto Quintanilla" w:date="2026-10-08T15:29:00Z"/>
              </w:rPr>
              <w:pPrChange w:id="515" w:author="Evert Velarde Flores" w:date="2026-10-09T13:51:00Z">
                <w:pPr>
                  <w:spacing w:before="20" w:after="20"/>
                </w:pPr>
              </w:pPrChange>
            </w:pPr>
            <w:ins w:id="516" w:author="Humberto Quintanilla" w:date="2026-10-08T15:29:00Z">
              <w:r>
                <w:rPr>
                  <w:sz w:val="21"/>
                  <w:szCs w:val="21"/>
                </w:rPr>
                <w:lastRenderedPageBreak/>
                <w:t>Tema 3: Análisis y diseño planificado de los sistemas empresariales</w:t>
              </w:r>
            </w:ins>
          </w:p>
          <w:p w14:paraId="1ABCE909" w14:textId="77777777" w:rsidR="00C02C26" w:rsidRDefault="00C02C26" w:rsidP="00693F56">
            <w:pPr>
              <w:spacing w:before="20" w:after="20"/>
              <w:jc w:val="both"/>
              <w:rPr>
                <w:ins w:id="517" w:author="Humberto Quintanilla" w:date="2026-10-08T15:26:00Z"/>
                <w:sz w:val="21"/>
                <w:szCs w:val="21"/>
              </w:rPr>
              <w:pPrChange w:id="518" w:author="Evert Velarde Flores" w:date="2026-10-09T13:51:00Z">
                <w:pPr>
                  <w:spacing w:before="20" w:after="20"/>
                </w:pPr>
              </w:pPrChange>
            </w:pPr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19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8014202" w14:textId="77777777" w:rsidR="00C02C26" w:rsidRPr="000B582F" w:rsidRDefault="00C02C26" w:rsidP="00693F56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  <w:rPr>
                <w:ins w:id="520" w:author="Humberto Quintanilla" w:date="2026-10-08T15:30:00Z"/>
              </w:rPr>
              <w:pPrChange w:id="521" w:author="Evert Velarde Flores" w:date="2026-10-09T13:51:00Z">
                <w:pPr>
                  <w:pStyle w:val="Prrafodelista"/>
                  <w:numPr>
                    <w:numId w:val="5"/>
                  </w:numPr>
                  <w:spacing w:before="10" w:after="10"/>
                  <w:ind w:left="400" w:hanging="380"/>
                </w:pPr>
              </w:pPrChange>
            </w:pPr>
            <w:ins w:id="522" w:author="Humberto Quintanilla" w:date="2026-10-08T15:30:00Z">
              <w:r w:rsidRPr="000B582F">
                <w:rPr>
                  <w:sz w:val="21"/>
                  <w:szCs w:val="21"/>
                </w:rPr>
                <w:t xml:space="preserve">Concepto de sistemas y de sistemas de información, con su importancia, características, componentes, clasificación y principios de desarrollo, el ciclo de vida </w:t>
              </w:r>
              <w:r w:rsidRPr="000B582F">
                <w:rPr>
                  <w:sz w:val="21"/>
                  <w:szCs w:val="21"/>
                  <w:rPrChange w:id="52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>(P)</w:t>
              </w:r>
            </w:ins>
          </w:p>
          <w:p w14:paraId="334DF389" w14:textId="77777777" w:rsidR="00C02C26" w:rsidRPr="000B582F" w:rsidRDefault="00C02C26" w:rsidP="00693F56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  <w:rPr>
                <w:ins w:id="524" w:author="Humberto Quintanilla" w:date="2026-10-08T15:30:00Z"/>
              </w:rPr>
              <w:pPrChange w:id="525" w:author="Evert Velarde Flores" w:date="2026-10-09T13:51:00Z">
                <w:pPr>
                  <w:pStyle w:val="Prrafodelista"/>
                  <w:numPr>
                    <w:numId w:val="5"/>
                  </w:numPr>
                  <w:spacing w:before="10" w:after="10"/>
                  <w:ind w:left="400" w:hanging="380"/>
                </w:pPr>
              </w:pPrChange>
            </w:pPr>
            <w:ins w:id="526" w:author="Humberto Quintanilla" w:date="2026-10-08T15:30:00Z">
              <w:r w:rsidRPr="000B582F">
                <w:rPr>
                  <w:sz w:val="21"/>
                  <w:szCs w:val="21"/>
                  <w:rPrChange w:id="527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>Metodologías ágiles e iterativas de desarrollo y su diferencia con el ciclo de vida secuencial del sistema. (P)</w:t>
              </w:r>
            </w:ins>
          </w:p>
          <w:p w14:paraId="5C44CD2B" w14:textId="77777777" w:rsidR="00C02C26" w:rsidRPr="000B582F" w:rsidRDefault="00C02C26" w:rsidP="00693F56">
            <w:pPr>
              <w:spacing w:before="10" w:after="10"/>
              <w:ind w:left="20"/>
              <w:jc w:val="both"/>
              <w:rPr>
                <w:ins w:id="528" w:author="Humberto Quintanilla" w:date="2026-10-08T15:26:00Z"/>
                <w:sz w:val="21"/>
                <w:szCs w:val="21"/>
                <w:rPrChange w:id="529" w:author="Humberto Quintanilla" w:date="2026-10-08T16:00:00Z">
                  <w:rPr>
                    <w:ins w:id="530" w:author="Humberto Quintanilla" w:date="2026-10-08T15:26:00Z"/>
                  </w:rPr>
                </w:rPrChange>
              </w:rPr>
              <w:pPrChange w:id="531" w:author="Evert Velarde Flores" w:date="2026-10-09T13:51:00Z">
                <w:pPr>
                  <w:pStyle w:val="Prrafodelista"/>
                  <w:numPr>
                    <w:numId w:val="5"/>
                  </w:numPr>
                  <w:spacing w:before="10" w:after="10"/>
                  <w:ind w:left="400" w:hanging="380"/>
                </w:pPr>
              </w:pPrChange>
            </w:pPr>
          </w:p>
        </w:tc>
        <w:tc>
          <w:tcPr>
            <w:tcW w:w="277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32" w:author="Rodrigo Maximiliano Mejía Laura" w:date="2026-10-09T12:35:00Z">
              <w:tcPr>
                <w:tcW w:w="2905" w:type="dxa"/>
                <w:gridSpan w:val="5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8983AE3" w14:textId="77777777" w:rsidR="00C02C26" w:rsidRPr="00EA66B7" w:rsidRDefault="00C02C26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ins w:id="533" w:author="Humberto Quintanilla" w:date="2026-10-08T14:24:00Z"/>
              </w:rPr>
              <w:pPrChange w:id="534" w:author="Evert Velarde Flores" w:date="2026-10-09T13:51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ins w:id="535" w:author="Humberto Quintanilla" w:date="2026-10-08T14:24:00Z">
              <w:r w:rsidRPr="00EA66B7">
                <w:rPr>
                  <w:sz w:val="21"/>
                  <w:szCs w:val="21"/>
                  <w:rPrChange w:id="536" w:author="Humberto Quintanilla" w:date="2026-10-08T16:35:00Z">
                    <w:rPr>
                      <w:sz w:val="21"/>
                      <w:szCs w:val="21"/>
                      <w:highlight w:val="yellow"/>
                    </w:rPr>
                  </w:rPrChange>
                </w:rPr>
                <w:t>Nociones de ingeniería de requerimientos: requisitos funcionales y no funcionales de un sistema.</w:t>
              </w:r>
            </w:ins>
          </w:p>
          <w:p w14:paraId="63180369" w14:textId="77777777" w:rsidR="00C02C26" w:rsidRPr="00EA66B7" w:rsidRDefault="00C02C26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ins w:id="537" w:author="Humberto Quintanilla" w:date="2026-10-08T14:24:00Z"/>
                <w:rPrChange w:id="538" w:author="Humberto Quintanilla" w:date="2026-10-08T16:35:00Z">
                  <w:rPr>
                    <w:ins w:id="539" w:author="Humberto Quintanilla" w:date="2026-10-08T14:24:00Z"/>
                    <w:sz w:val="21"/>
                    <w:szCs w:val="21"/>
                    <w:highlight w:val="yellow"/>
                  </w:rPr>
                </w:rPrChange>
              </w:rPr>
              <w:pPrChange w:id="540" w:author="Evert Velarde Flores" w:date="2026-10-09T13:51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ins w:id="541" w:author="Humberto Quintanilla" w:date="2026-10-08T14:24:00Z">
              <w:r w:rsidRPr="00EA66B7">
                <w:rPr>
                  <w:sz w:val="21"/>
                  <w:szCs w:val="21"/>
                  <w:rPrChange w:id="542" w:author="Humberto Quintanilla" w:date="2026-10-08T16:35:00Z">
                    <w:rPr>
                      <w:sz w:val="21"/>
                      <w:szCs w:val="21"/>
                      <w:highlight w:val="yellow"/>
                    </w:rPr>
                  </w:rPrChange>
                </w:rPr>
                <w:t>Nociones de pruebas de software: pruebas unitarias, de integración y de aceptación del usuario</w:t>
              </w:r>
            </w:ins>
          </w:p>
          <w:p w14:paraId="2B47B108" w14:textId="77777777" w:rsidR="00C02C26" w:rsidRPr="00EA66B7" w:rsidRDefault="00C02C26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543" w:author="Evert Velarde Flores" w:date="2026-10-09T13:51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EA66B7">
              <w:rPr>
                <w:sz w:val="21"/>
                <w:szCs w:val="21"/>
                <w:rPrChange w:id="544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Nociones de análisis del macroentorno con la herramienta PESTEL.</w:t>
            </w:r>
          </w:p>
          <w:p w14:paraId="567FCEB9" w14:textId="785F4A3B" w:rsidR="00C02C26" w:rsidRPr="00EA66B7" w:rsidRDefault="00C02C26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ins w:id="545" w:author="Humberto Quintanilla" w:date="2026-10-08T15:26:00Z"/>
                <w:sz w:val="21"/>
                <w:szCs w:val="21"/>
                <w:rPrChange w:id="546" w:author="Humberto Quintanilla" w:date="2026-10-08T16:35:00Z">
                  <w:rPr>
                    <w:ins w:id="547" w:author="Humberto Quintanilla" w:date="2026-10-08T15:26:00Z"/>
                    <w:sz w:val="21"/>
                    <w:szCs w:val="21"/>
                    <w:highlight w:val="yellow"/>
                  </w:rPr>
                </w:rPrChange>
              </w:rPr>
              <w:pPrChange w:id="548" w:author="Evert Velarde Flores" w:date="2026-10-09T13:51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EA66B7">
              <w:rPr>
                <w:sz w:val="21"/>
                <w:szCs w:val="21"/>
                <w:rPrChange w:id="549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Nociones de comparación referencial con empresas del mismo sector.</w:t>
            </w:r>
          </w:p>
        </w:tc>
      </w:tr>
      <w:tr w:rsidR="00C02C26" w14:paraId="47A24145" w14:textId="77777777" w:rsidTr="00203B68">
        <w:trPr>
          <w:trPrChange w:id="550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51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C4972D2" w14:textId="553D9F4F" w:rsidR="00C02C26" w:rsidRDefault="00C02C26" w:rsidP="00693F56">
            <w:pPr>
              <w:spacing w:before="20" w:after="20"/>
              <w:jc w:val="both"/>
              <w:pPrChange w:id="552" w:author="Evert Velarde Flores" w:date="2026-10-09T13:51:00Z">
                <w:pPr>
                  <w:spacing w:before="20" w:after="20"/>
                </w:pPr>
              </w:pPrChange>
            </w:pPr>
            <w:r>
              <w:rPr>
                <w:sz w:val="21"/>
                <w:szCs w:val="21"/>
              </w:rPr>
              <w:t xml:space="preserve">Tema </w:t>
            </w:r>
            <w:ins w:id="553" w:author="Humberto Quintanilla" w:date="2026-10-08T15:31:00Z">
              <w:r>
                <w:rPr>
                  <w:sz w:val="21"/>
                  <w:szCs w:val="21"/>
                </w:rPr>
                <w:t>4</w:t>
              </w:r>
            </w:ins>
            <w:del w:id="554" w:author="Humberto Quintanilla" w:date="2026-10-08T15:31:00Z">
              <w:r w:rsidDel="00A75848">
                <w:rPr>
                  <w:sz w:val="21"/>
                  <w:szCs w:val="21"/>
                </w:rPr>
                <w:delText>5</w:delText>
              </w:r>
            </w:del>
            <w:r>
              <w:rPr>
                <w:sz w:val="21"/>
                <w:szCs w:val="21"/>
              </w:rPr>
              <w:t>: Diagnóstico de los sistemas de información</w:t>
            </w:r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55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AA2C7A9" w14:textId="77777777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/>
              <w:jc w:val="both"/>
              <w:rPr>
                <w:ins w:id="556" w:author="Humberto Quintanilla" w:date="2026-10-08T14:15:00Z"/>
              </w:rPr>
              <w:pPrChange w:id="557" w:author="Evert Velarde Flores" w:date="2026-10-09T13:51:00Z">
                <w:pPr>
                  <w:pStyle w:val="Prrafodelista"/>
                  <w:numPr>
                    <w:numId w:val="5"/>
                  </w:numPr>
                  <w:spacing w:before="10" w:after="10"/>
                  <w:ind w:left="400" w:hanging="380"/>
                </w:pPr>
              </w:pPrChange>
            </w:pPr>
            <w:ins w:id="558" w:author="Humberto Quintanilla" w:date="2026-10-08T14:15:00Z">
              <w:r w:rsidRPr="000B582F">
                <w:rPr>
                  <w:sz w:val="21"/>
                  <w:szCs w:val="21"/>
                </w:rPr>
                <w:t>Desarrollo teórico de una metodología planificada, con sus fases: interpretación de los objetivos, relevamiento de los sistemas, estratificación y centros de decisión.</w:t>
              </w:r>
              <w:r w:rsidRPr="000B582F">
                <w:rPr>
                  <w:sz w:val="21"/>
                  <w:szCs w:val="21"/>
                  <w:rPrChange w:id="559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(C, P)</w:t>
              </w:r>
            </w:ins>
          </w:p>
          <w:p w14:paraId="7F9573A2" w14:textId="77777777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/>
              <w:jc w:val="both"/>
              <w:rPr>
                <w:ins w:id="560" w:author="Humberto Quintanilla" w:date="2026-10-08T14:15:00Z"/>
              </w:rPr>
              <w:pPrChange w:id="561" w:author="Evert Velarde Flores" w:date="2026-10-09T13:51:00Z">
                <w:pPr>
                  <w:pStyle w:val="Prrafodelista"/>
                  <w:numPr>
                    <w:numId w:val="5"/>
                  </w:numPr>
                  <w:spacing w:before="10" w:after="10"/>
                  <w:ind w:left="400" w:hanging="380"/>
                </w:pPr>
              </w:pPrChange>
            </w:pPr>
            <w:ins w:id="562" w:author="Humberto Quintanilla" w:date="2026-10-08T14:15:00Z">
              <w:r w:rsidRPr="000B582F">
                <w:rPr>
                  <w:sz w:val="21"/>
                  <w:szCs w:val="21"/>
                </w:rPr>
                <w:t>Principales técnicas de relevamiento: uso de test, encuestas y entrevistas, cuestionarios, flujogramas y resúmenes descriptivos, y otras técnicas.</w:t>
              </w:r>
              <w:r w:rsidRPr="000B582F">
                <w:rPr>
                  <w:sz w:val="21"/>
                  <w:szCs w:val="21"/>
                  <w:rPrChange w:id="56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(P)</w:t>
              </w:r>
            </w:ins>
          </w:p>
          <w:p w14:paraId="62E1B421" w14:textId="64F20593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/>
              <w:jc w:val="both"/>
              <w:rPr>
                <w:ins w:id="564" w:author="Humberto Quintanilla" w:date="2026-10-08T14:15:00Z"/>
                <w:rPrChange w:id="565" w:author="Humberto Quintanilla" w:date="2026-10-08T16:00:00Z">
                  <w:rPr>
                    <w:ins w:id="566" w:author="Humberto Quintanilla" w:date="2026-10-08T14:15:00Z"/>
                    <w:sz w:val="21"/>
                    <w:szCs w:val="21"/>
                  </w:rPr>
                </w:rPrChange>
              </w:rPr>
              <w:pPrChange w:id="567" w:author="Evert Velarde Flores" w:date="2026-10-09T13:51:00Z">
                <w:pPr>
                  <w:pStyle w:val="Prrafodelista"/>
                  <w:numPr>
                    <w:numId w:val="5"/>
                  </w:numPr>
                  <w:spacing w:before="10" w:after="10"/>
                  <w:ind w:left="400" w:hanging="380"/>
                </w:pPr>
              </w:pPrChange>
            </w:pPr>
            <w:ins w:id="568" w:author="Humberto Quintanilla" w:date="2026-10-08T14:15:00Z">
              <w:r w:rsidRPr="000B582F">
                <w:rPr>
                  <w:sz w:val="21"/>
                  <w:szCs w:val="21"/>
                  <w:rPrChange w:id="569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>Gestión del cambio en la implantación de un sistema contable: comunicación, capacitación y tratamiento de la resistencia de los usuarios</w:t>
              </w:r>
            </w:ins>
            <w:ins w:id="570" w:author="Humberto Quintanilla" w:date="2026-10-08T14:16:00Z">
              <w:r w:rsidRPr="000B582F">
                <w:rPr>
                  <w:sz w:val="21"/>
                  <w:szCs w:val="21"/>
                  <w:rPrChange w:id="571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(</w:t>
              </w:r>
              <w:proofErr w:type="gramStart"/>
              <w:r w:rsidRPr="000B582F">
                <w:rPr>
                  <w:sz w:val="21"/>
                  <w:szCs w:val="21"/>
                  <w:rPrChange w:id="572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>C,T</w:t>
              </w:r>
              <w:proofErr w:type="gramEnd"/>
              <w:r w:rsidRPr="000B582F">
                <w:rPr>
                  <w:sz w:val="21"/>
                  <w:szCs w:val="21"/>
                  <w:rPrChange w:id="57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>)</w:t>
              </w:r>
            </w:ins>
            <w:ins w:id="574" w:author="Humberto Quintanilla" w:date="2026-10-08T14:15:00Z">
              <w:r w:rsidRPr="000B582F">
                <w:rPr>
                  <w:sz w:val="21"/>
                  <w:szCs w:val="21"/>
                  <w:rPrChange w:id="575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>.</w:t>
              </w:r>
            </w:ins>
          </w:p>
          <w:p w14:paraId="08C6C5B9" w14:textId="607430DF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/>
              <w:jc w:val="both"/>
              <w:pPrChange w:id="576" w:author="Evert Velarde Flores" w:date="2026-10-09T13:51:00Z">
                <w:pPr>
                  <w:pStyle w:val="Prrafodelista"/>
                  <w:numPr>
                    <w:numId w:val="5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>Definición y tipos de diagnóstico de sistemas de información empresarial, con encuestas, entrevistas, cuestionarios y flujogramas.</w:t>
            </w:r>
            <w:r w:rsidRPr="000B582F">
              <w:rPr>
                <w:sz w:val="21"/>
                <w:szCs w:val="21"/>
                <w:rPrChange w:id="577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(C)</w:t>
            </w:r>
          </w:p>
          <w:p w14:paraId="4C9BFF1B" w14:textId="77777777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/>
              <w:jc w:val="both"/>
              <w:pPrChange w:id="578" w:author="Evert Velarde Flores" w:date="2026-10-09T13:51:00Z">
                <w:pPr>
                  <w:pStyle w:val="Prrafodelista"/>
                  <w:numPr>
                    <w:numId w:val="5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>Diagnóstico de la organización: análisis del macro ambiente y diagnóstico interno de la planeación, la organización y el control general.</w:t>
            </w:r>
            <w:r w:rsidRPr="000B582F">
              <w:rPr>
                <w:sz w:val="21"/>
                <w:szCs w:val="21"/>
                <w:rPrChange w:id="579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(C)</w:t>
            </w:r>
          </w:p>
          <w:p w14:paraId="179691CB" w14:textId="77777777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/>
              <w:jc w:val="both"/>
              <w:pPrChange w:id="580" w:author="Evert Velarde Flores" w:date="2026-10-09T13:51:00Z">
                <w:pPr>
                  <w:pStyle w:val="Prrafodelista"/>
                  <w:numPr>
                    <w:numId w:val="5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  <w:rPrChange w:id="581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Diagnóstico de la madurez digital de la organización: automatización de los procesos contables, interfaces entre sistemas y calidad de los datos. (C, T)</w:t>
            </w:r>
          </w:p>
          <w:p w14:paraId="0663CA34" w14:textId="77777777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/>
              <w:jc w:val="both"/>
              <w:pPrChange w:id="582" w:author="Evert Velarde Flores" w:date="2026-10-09T13:51:00Z">
                <w:pPr>
                  <w:pStyle w:val="Prrafodelista"/>
                  <w:numPr>
                    <w:numId w:val="5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>Diagnóstico de la gestión de las funciones de la empresa: gestión contable y financiera, gestión de recursos financieros, gestión y situación comercial, y gestión y situación del sistema de información contable, con sus procesos y procedimientos financieros.</w:t>
            </w:r>
            <w:r w:rsidRPr="000B582F">
              <w:rPr>
                <w:sz w:val="21"/>
                <w:szCs w:val="21"/>
                <w:rPrChange w:id="583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(P)</w:t>
            </w:r>
          </w:p>
          <w:p w14:paraId="3D50DBDF" w14:textId="77777777" w:rsidR="00C02C26" w:rsidRPr="000B582F" w:rsidRDefault="00C02C26" w:rsidP="00693F56">
            <w:pPr>
              <w:pStyle w:val="Prrafodelista"/>
              <w:numPr>
                <w:ilvl w:val="0"/>
                <w:numId w:val="15"/>
              </w:numPr>
              <w:spacing w:before="10" w:after="10"/>
              <w:jc w:val="both"/>
              <w:pPrChange w:id="584" w:author="Evert Velarde Flores" w:date="2026-10-09T13:51:00Z">
                <w:pPr>
                  <w:pStyle w:val="Prrafodelista"/>
                  <w:numPr>
                    <w:numId w:val="5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  <w:rPrChange w:id="585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Riesgos tecnológicos detectados en el diagnóstico: accesos no autorizados, dependencia de un proveedor, pérdida de información y continuidad del servicio. (C)</w:t>
            </w:r>
          </w:p>
        </w:tc>
        <w:tc>
          <w:tcPr>
            <w:tcW w:w="277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86" w:author="Rodrigo Maximiliano Mejía Laura" w:date="2026-10-09T12:35:00Z">
              <w:tcPr>
                <w:tcW w:w="2905" w:type="dxa"/>
                <w:gridSpan w:val="5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39B4B3E" w14:textId="6859D048" w:rsidR="00C02C26" w:rsidRDefault="00C02C26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587" w:author="Evert Velarde Flores" w:date="2026-10-09T13:51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</w:p>
        </w:tc>
      </w:tr>
      <w:tr w:rsidR="002E6B60" w14:paraId="6BED05A4" w14:textId="77777777" w:rsidTr="00203B68">
        <w:trPr>
          <w:cantSplit/>
          <w:trPrChange w:id="588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589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6AED34D" w14:textId="5D20A9C5" w:rsidR="002E6B60" w:rsidRPr="000B582F" w:rsidRDefault="005D6483" w:rsidP="00693F56">
            <w:pPr>
              <w:spacing w:before="20" w:after="20"/>
              <w:jc w:val="both"/>
              <w:pPrChange w:id="590" w:author="Evert Velarde Flores" w:date="2026-10-09T13:51:00Z">
                <w:pPr>
                  <w:spacing w:before="20" w:after="20"/>
                  <w:jc w:val="both"/>
                </w:pPr>
              </w:pPrChange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591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Elemento de competencia </w:t>
            </w:r>
            <w:ins w:id="592" w:author="Humberto Quintanilla" w:date="2026-10-08T14:26:00Z">
              <w:r w:rsidR="004B3954" w:rsidRPr="000B582F">
                <w:rPr>
                  <w:b/>
                  <w:bCs/>
                  <w:i/>
                  <w:iCs/>
                  <w:sz w:val="21"/>
                  <w:szCs w:val="21"/>
                  <w:rPrChange w:id="593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3</w:t>
              </w:r>
            </w:ins>
            <w:del w:id="594" w:author="Humberto Quintanilla" w:date="2026-10-08T14:26:00Z">
              <w:r w:rsidRPr="000B582F" w:rsidDel="004B3954">
                <w:rPr>
                  <w:b/>
                  <w:bCs/>
                  <w:i/>
                  <w:iCs/>
                  <w:sz w:val="21"/>
                  <w:szCs w:val="21"/>
                  <w:rPrChange w:id="595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4</w:delText>
              </w:r>
            </w:del>
            <w:r w:rsidRPr="000B582F">
              <w:rPr>
                <w:b/>
                <w:bCs/>
                <w:i/>
                <w:iCs/>
                <w:sz w:val="21"/>
                <w:szCs w:val="21"/>
                <w:rPrChange w:id="596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597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Diseña el sistema </w:t>
            </w:r>
            <w:ins w:id="598" w:author="Humberto Quintanilla" w:date="2026-10-08T14:26:00Z">
              <w:r w:rsidR="004B3954" w:rsidRPr="000B582F">
                <w:rPr>
                  <w:sz w:val="21"/>
                  <w:szCs w:val="21"/>
                  <w:rPrChange w:id="599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de información financiero </w:t>
              </w:r>
            </w:ins>
            <w:r w:rsidRPr="000B582F">
              <w:rPr>
                <w:sz w:val="21"/>
                <w:szCs w:val="21"/>
                <w:rPrChange w:id="600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contable administrativo de una empresa, estructurando el plan de cuentas y los componentes del sistema de información contable integrado conforme a las normas contables vigentes.</w:t>
            </w:r>
          </w:p>
        </w:tc>
      </w:tr>
      <w:tr w:rsidR="002E6B60" w14:paraId="03230FE4" w14:textId="77777777" w:rsidTr="00203B68">
        <w:trPr>
          <w:trPrChange w:id="601" w:author="Rodrigo Maximiliano Mejía Laura" w:date="2026-10-09T12:35:00Z">
            <w:trPr>
              <w:gridAfter w:val="0"/>
            </w:trPr>
          </w:trPrChange>
        </w:trPr>
        <w:tc>
          <w:tcPr>
            <w:tcW w:w="36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02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EFE4828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603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Criterios de desempeño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04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C230FCD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605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Evidencias de desempeño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06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822339E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607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Evidencias de producto</w:t>
            </w:r>
          </w:p>
        </w:tc>
      </w:tr>
      <w:tr w:rsidR="002E6B60" w14:paraId="7E1273FC" w14:textId="77777777" w:rsidTr="00203B68">
        <w:trPr>
          <w:cantSplit/>
          <w:trPrChange w:id="608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09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32548FC" w14:textId="39645B4C" w:rsidR="002E6B60" w:rsidRPr="000B582F" w:rsidRDefault="005D6483" w:rsidP="00693F56">
            <w:pPr>
              <w:spacing w:before="20" w:after="20"/>
              <w:jc w:val="both"/>
              <w:pPrChange w:id="610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611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1. Diseña el plan de cuentas de una empresa, codificando sus grupos fundamentales y su apertura analítica </w:t>
            </w:r>
            <w:r w:rsidRPr="000B582F">
              <w:rPr>
                <w:sz w:val="21"/>
                <w:szCs w:val="21"/>
                <w:rPrChange w:id="612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lastRenderedPageBreak/>
              <w:t>conforme a las normas contables y a los requerimientos tributarios.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13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86DDD5D" w14:textId="77777777" w:rsidR="002E6B60" w:rsidRPr="000B582F" w:rsidRDefault="005D6483" w:rsidP="00693F56">
            <w:pPr>
              <w:spacing w:before="20" w:after="20"/>
              <w:jc w:val="both"/>
              <w:pPrChange w:id="614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615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lastRenderedPageBreak/>
              <w:t>1.1 Diseña en aula el plan de cuentas de una empresa con su codificación y sus grupos fundamentales.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16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9D22642" w14:textId="14D8FD51" w:rsidR="002E6B60" w:rsidRPr="000B582F" w:rsidRDefault="005D6483" w:rsidP="00693F56">
            <w:pPr>
              <w:spacing w:before="20" w:after="20"/>
              <w:jc w:val="both"/>
              <w:pPrChange w:id="617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618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619" w:author="Humberto Quintanilla" w:date="2026-10-08T14:29:00Z">
              <w:r w:rsidR="004B3954" w:rsidRPr="000B582F">
                <w:rPr>
                  <w:b/>
                  <w:bCs/>
                  <w:sz w:val="21"/>
                  <w:szCs w:val="21"/>
                  <w:rPrChange w:id="620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9</w:t>
              </w:r>
            </w:ins>
            <w:del w:id="621" w:author="Humberto Quintanilla" w:date="2026-10-08T14:29:00Z">
              <w:r w:rsidRPr="000B582F" w:rsidDel="004B3954">
                <w:rPr>
                  <w:b/>
                  <w:bCs/>
                  <w:sz w:val="21"/>
                  <w:szCs w:val="21"/>
                  <w:rPrChange w:id="622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13</w:delText>
              </w:r>
            </w:del>
            <w:r w:rsidRPr="000B582F">
              <w:rPr>
                <w:b/>
                <w:bCs/>
                <w:sz w:val="21"/>
                <w:szCs w:val="21"/>
                <w:rPrChange w:id="623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624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Plan de cuentas codificado de una empresa con sus grupos fundamentales.</w:t>
            </w:r>
          </w:p>
        </w:tc>
      </w:tr>
      <w:tr w:rsidR="002E6B60" w14:paraId="428E0423" w14:textId="77777777" w:rsidTr="00203B68">
        <w:trPr>
          <w:cantSplit/>
          <w:trPrChange w:id="625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26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4F88BBA" w14:textId="77777777" w:rsidR="002E6B60" w:rsidRPr="000B582F" w:rsidRDefault="002E6B60" w:rsidP="00693F56">
            <w:pPr>
              <w:jc w:val="both"/>
              <w:pPrChange w:id="627" w:author="Evert Velarde Flores" w:date="2026-10-09T13:51:00Z">
                <w:pPr/>
              </w:pPrChange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28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E1517BD" w14:textId="77777777" w:rsidR="002E6B60" w:rsidRPr="000B582F" w:rsidRDefault="005D6483" w:rsidP="00693F56">
            <w:pPr>
              <w:spacing w:before="20" w:after="20"/>
              <w:jc w:val="both"/>
              <w:pPrChange w:id="629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630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1.2 Estructura en equipo la apertura analítica del plan de cuentas por centro de costo, proyecto y unidad de negocio.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31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A3C9E34" w14:textId="79401A25" w:rsidR="002E6B60" w:rsidRPr="000B582F" w:rsidRDefault="005D6483" w:rsidP="00693F56">
            <w:pPr>
              <w:spacing w:before="20" w:after="20"/>
              <w:jc w:val="both"/>
              <w:pPrChange w:id="632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633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>Producto 1</w:t>
            </w:r>
            <w:ins w:id="634" w:author="Humberto Quintanilla" w:date="2026-10-08T14:29:00Z">
              <w:r w:rsidR="004B3954" w:rsidRPr="000B582F">
                <w:rPr>
                  <w:b/>
                  <w:bCs/>
                  <w:sz w:val="21"/>
                  <w:szCs w:val="21"/>
                  <w:rPrChange w:id="635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0</w:t>
              </w:r>
            </w:ins>
            <w:del w:id="636" w:author="Humberto Quintanilla" w:date="2026-10-08T14:29:00Z">
              <w:r w:rsidRPr="000B582F" w:rsidDel="004B3954">
                <w:rPr>
                  <w:b/>
                  <w:bCs/>
                  <w:sz w:val="21"/>
                  <w:szCs w:val="21"/>
                  <w:rPrChange w:id="637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4</w:delText>
              </w:r>
            </w:del>
            <w:r w:rsidRPr="000B582F">
              <w:rPr>
                <w:b/>
                <w:bCs/>
                <w:sz w:val="21"/>
                <w:szCs w:val="21"/>
                <w:rPrChange w:id="638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639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Esquema de apertura analítica del plan de cuentas.</w:t>
            </w:r>
          </w:p>
        </w:tc>
      </w:tr>
      <w:tr w:rsidR="002E6B60" w14:paraId="123245E6" w14:textId="77777777" w:rsidTr="00203B68">
        <w:trPr>
          <w:cantSplit/>
          <w:trPrChange w:id="640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41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D4184FC" w14:textId="7EBC8AE1" w:rsidR="002E6B60" w:rsidRPr="000B582F" w:rsidRDefault="005D6483" w:rsidP="00693F56">
            <w:pPr>
              <w:spacing w:before="20" w:after="20"/>
              <w:jc w:val="both"/>
              <w:pPrChange w:id="642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643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2. Define </w:t>
            </w:r>
            <w:del w:id="644" w:author="Humberto Quintanilla" w:date="2026-10-08T14:28:00Z">
              <w:r w:rsidRPr="000B582F" w:rsidDel="004B3954">
                <w:rPr>
                  <w:sz w:val="21"/>
                  <w:szCs w:val="21"/>
                  <w:rPrChange w:id="645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la misión, </w:delText>
              </w:r>
            </w:del>
            <w:r w:rsidRPr="000B582F">
              <w:rPr>
                <w:sz w:val="21"/>
                <w:szCs w:val="21"/>
                <w:rPrChange w:id="646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los objetivos, la estructura organizacional y las políticas contables del sistema de información contable integrado, evaluando su correspondencia con las necesidades de información.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47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597A252" w14:textId="77777777" w:rsidR="002E6B60" w:rsidRPr="000B582F" w:rsidRDefault="005D6483" w:rsidP="00693F56">
            <w:pPr>
              <w:spacing w:before="20" w:after="20"/>
              <w:jc w:val="both"/>
              <w:pPrChange w:id="648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649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2.1 Define en equipo la misión, los objetivos y la estructura organizacional del sistema de información contable de un caso práctico.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50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53AF769" w14:textId="3992899B" w:rsidR="002E6B60" w:rsidRPr="000B582F" w:rsidRDefault="005D6483" w:rsidP="00693F56">
            <w:pPr>
              <w:spacing w:before="20" w:after="20"/>
              <w:jc w:val="both"/>
              <w:pPrChange w:id="651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652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>Producto 1</w:t>
            </w:r>
            <w:ins w:id="653" w:author="Humberto Quintanilla" w:date="2026-10-08T14:29:00Z">
              <w:r w:rsidR="004B3954" w:rsidRPr="000B582F">
                <w:rPr>
                  <w:b/>
                  <w:bCs/>
                  <w:sz w:val="21"/>
                  <w:szCs w:val="21"/>
                  <w:rPrChange w:id="654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1</w:t>
              </w:r>
            </w:ins>
            <w:del w:id="655" w:author="Humberto Quintanilla" w:date="2026-10-08T14:29:00Z">
              <w:r w:rsidRPr="000B582F" w:rsidDel="004B3954">
                <w:rPr>
                  <w:b/>
                  <w:bCs/>
                  <w:sz w:val="21"/>
                  <w:szCs w:val="21"/>
                  <w:rPrChange w:id="656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5</w:delText>
              </w:r>
            </w:del>
            <w:r w:rsidRPr="000B582F">
              <w:rPr>
                <w:b/>
                <w:bCs/>
                <w:sz w:val="21"/>
                <w:szCs w:val="21"/>
                <w:rPrChange w:id="657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658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Esquema de </w:t>
            </w:r>
            <w:del w:id="659" w:author="Humberto Quintanilla" w:date="2026-10-08T14:29:00Z">
              <w:r w:rsidRPr="000B582F" w:rsidDel="004B3954">
                <w:rPr>
                  <w:sz w:val="21"/>
                  <w:szCs w:val="21"/>
                  <w:rPrChange w:id="660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la misión, </w:delText>
              </w:r>
            </w:del>
            <w:r w:rsidRPr="000B582F">
              <w:rPr>
                <w:sz w:val="21"/>
                <w:szCs w:val="21"/>
                <w:rPrChange w:id="661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los objetivos y la estructura organizacional del sistema de información </w:t>
            </w:r>
            <w:ins w:id="662" w:author="Humberto Quintanilla" w:date="2026-10-08T14:29:00Z">
              <w:r w:rsidR="004B3954" w:rsidRPr="000B582F">
                <w:rPr>
                  <w:sz w:val="21"/>
                  <w:szCs w:val="21"/>
                  <w:rPrChange w:id="66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financiero </w:t>
              </w:r>
            </w:ins>
            <w:r w:rsidRPr="000B582F">
              <w:rPr>
                <w:sz w:val="21"/>
                <w:szCs w:val="21"/>
                <w:rPrChange w:id="664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contable.</w:t>
            </w:r>
          </w:p>
        </w:tc>
      </w:tr>
      <w:tr w:rsidR="002E6B60" w14:paraId="22814DD3" w14:textId="77777777" w:rsidTr="00203B68">
        <w:trPr>
          <w:cantSplit/>
          <w:trPrChange w:id="665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66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DB0385C" w14:textId="77777777" w:rsidR="002E6B60" w:rsidRPr="000B582F" w:rsidRDefault="002E6B60" w:rsidP="00693F56">
            <w:pPr>
              <w:jc w:val="both"/>
              <w:pPrChange w:id="667" w:author="Evert Velarde Flores" w:date="2026-10-09T13:51:00Z">
                <w:pPr/>
              </w:pPrChange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68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C6EF6EA" w14:textId="77777777" w:rsidR="002E6B60" w:rsidRPr="000B582F" w:rsidRDefault="005D6483" w:rsidP="00693F56">
            <w:pPr>
              <w:spacing w:before="20" w:after="20"/>
              <w:jc w:val="both"/>
              <w:pPrChange w:id="669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670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2.2 Redacta en aula las políticas contables de reconocimiento, medición y revelación de los rubros principales de una empresa.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71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8035284" w14:textId="00FB7AF7" w:rsidR="002E6B60" w:rsidRPr="000B582F" w:rsidRDefault="005D6483" w:rsidP="00693F56">
            <w:pPr>
              <w:spacing w:before="20" w:after="20"/>
              <w:jc w:val="both"/>
              <w:pPrChange w:id="672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673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>Producto 1</w:t>
            </w:r>
            <w:ins w:id="674" w:author="Humberto Quintanilla" w:date="2026-10-08T14:29:00Z">
              <w:r w:rsidR="004B3954" w:rsidRPr="000B582F">
                <w:rPr>
                  <w:b/>
                  <w:bCs/>
                  <w:sz w:val="21"/>
                  <w:szCs w:val="21"/>
                  <w:rPrChange w:id="675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2</w:t>
              </w:r>
            </w:ins>
            <w:del w:id="676" w:author="Humberto Quintanilla" w:date="2026-10-08T14:29:00Z">
              <w:r w:rsidRPr="000B582F" w:rsidDel="004B3954">
                <w:rPr>
                  <w:b/>
                  <w:bCs/>
                  <w:sz w:val="21"/>
                  <w:szCs w:val="21"/>
                  <w:rPrChange w:id="677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6</w:delText>
              </w:r>
            </w:del>
            <w:r w:rsidRPr="000B582F">
              <w:rPr>
                <w:b/>
                <w:bCs/>
                <w:sz w:val="21"/>
                <w:szCs w:val="21"/>
                <w:rPrChange w:id="678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679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Documento de políticas contables por rubro.</w:t>
            </w:r>
          </w:p>
        </w:tc>
      </w:tr>
      <w:tr w:rsidR="002E6B60" w14:paraId="0F769A00" w14:textId="77777777" w:rsidTr="00203B68">
        <w:trPr>
          <w:trPrChange w:id="680" w:author="Rodrigo Maximiliano Mejía Laura" w:date="2026-10-09T12:35:00Z">
            <w:trPr>
              <w:gridAfter w:val="0"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81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5935026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2E6B60" w14:paraId="3ED378D1" w14:textId="77777777" w:rsidTr="00203B68">
        <w:trPr>
          <w:trPrChange w:id="682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83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3FE9D75" w14:textId="77777777" w:rsidR="002E6B60" w:rsidRDefault="005D648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84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9EB78D4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987495E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i/>
                <w:iCs/>
                <w:sz w:val="16"/>
                <w:szCs w:val="16"/>
                <w:rPrChange w:id="685" w:author="Humberto Quintanilla" w:date="2026-10-08T16:00:00Z">
                  <w:rPr>
                    <w:i/>
                    <w:iCs/>
                    <w:sz w:val="16"/>
                    <w:szCs w:val="16"/>
                    <w:highlight w:val="yellow"/>
                  </w:rPr>
                </w:rPrChange>
              </w:rPr>
              <w:t>C: cognitivo · P: procedimental · A: actitudinal · T: manejo de tecnología e IA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86" w:author="Rodrigo Maximiliano Mejía Laura" w:date="2026-10-09T12:35:00Z">
              <w:tcPr>
                <w:tcW w:w="290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616414A" w14:textId="77777777" w:rsidR="002E6B60" w:rsidRDefault="005D6483">
            <w:pPr>
              <w:spacing w:before="20" w:after="20"/>
              <w:jc w:val="center"/>
            </w:pPr>
            <w:r w:rsidRPr="00FB56EC">
              <w:rPr>
                <w:b/>
                <w:bCs/>
                <w:i/>
                <w:iCs/>
                <w:sz w:val="21"/>
                <w:szCs w:val="21"/>
                <w:rPrChange w:id="687" w:author="Humberto Quintanilla" w:date="2026-10-08T16:35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Conocimientos circunstanciales</w:t>
            </w:r>
          </w:p>
        </w:tc>
      </w:tr>
      <w:tr w:rsidR="002E6B60" w14:paraId="263DAC22" w14:textId="77777777" w:rsidTr="00203B68">
        <w:trPr>
          <w:trPrChange w:id="688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689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42CF65E" w14:textId="77777777" w:rsidR="0008611F" w:rsidRDefault="0008611F" w:rsidP="00693F56">
            <w:pPr>
              <w:spacing w:before="20" w:after="20"/>
              <w:jc w:val="both"/>
              <w:rPr>
                <w:ins w:id="690" w:author="Humberto Quintanilla" w:date="2026-10-08T15:56:00Z"/>
                <w:sz w:val="21"/>
                <w:szCs w:val="21"/>
              </w:rPr>
              <w:pPrChange w:id="691" w:author="Evert Velarde Flores" w:date="2026-10-09T13:51:00Z">
                <w:pPr>
                  <w:spacing w:before="20" w:after="20"/>
                </w:pPr>
              </w:pPrChange>
            </w:pPr>
            <w:ins w:id="692" w:author="Humberto Quintanilla" w:date="2026-10-08T15:56:00Z">
              <w:r>
                <w:rPr>
                  <w:sz w:val="21"/>
                  <w:szCs w:val="21"/>
                </w:rPr>
                <w:t>Tema 5: Diseño del sistema financiero contable integrado administrativo, estructura contable</w:t>
              </w:r>
            </w:ins>
          </w:p>
          <w:p w14:paraId="77CB1FD1" w14:textId="13E812FF" w:rsidR="004B3954" w:rsidRDefault="005D6483" w:rsidP="00693F56">
            <w:pPr>
              <w:spacing w:before="20" w:after="20"/>
              <w:jc w:val="both"/>
              <w:pPrChange w:id="693" w:author="Evert Velarde Flores" w:date="2026-10-09T13:51:00Z">
                <w:pPr>
                  <w:spacing w:before="20" w:after="20"/>
                </w:pPr>
              </w:pPrChange>
            </w:pPr>
            <w:del w:id="694" w:author="Humberto Quintanilla" w:date="2026-10-08T15:54:00Z">
              <w:r w:rsidDel="0008611F">
                <w:rPr>
                  <w:sz w:val="21"/>
                  <w:szCs w:val="21"/>
                </w:rPr>
                <w:delText xml:space="preserve">Tema 6: Diseño del sistema contable administrativo, </w:delText>
              </w:r>
            </w:del>
            <w:del w:id="695" w:author="Humberto Quintanilla" w:date="2026-10-08T14:37:00Z">
              <w:r w:rsidDel="00784853">
                <w:rPr>
                  <w:sz w:val="21"/>
                  <w:szCs w:val="21"/>
                </w:rPr>
                <w:delText>parte I</w:delText>
              </w:r>
            </w:del>
          </w:p>
          <w:p w14:paraId="04DA00A3" w14:textId="5CA02822" w:rsidR="002E6B60" w:rsidRDefault="005D6483" w:rsidP="00693F56">
            <w:pPr>
              <w:spacing w:before="20" w:after="20"/>
              <w:jc w:val="both"/>
              <w:pPrChange w:id="696" w:author="Evert Velarde Flores" w:date="2026-10-09T13:51:00Z">
                <w:pPr>
                  <w:spacing w:before="20" w:after="20"/>
                </w:pPr>
              </w:pPrChange>
            </w:pPr>
            <w:del w:id="697" w:author="Humberto Quintanilla" w:date="2026-10-08T15:56:00Z">
              <w:r w:rsidDel="0008611F">
                <w:rPr>
                  <w:sz w:val="21"/>
                  <w:szCs w:val="21"/>
                </w:rPr>
                <w:delText xml:space="preserve">Tema </w:delText>
              </w:r>
            </w:del>
            <w:del w:id="698" w:author="Humberto Quintanilla" w:date="2026-10-08T15:55:00Z">
              <w:r w:rsidDel="0008611F">
                <w:rPr>
                  <w:sz w:val="21"/>
                  <w:szCs w:val="21"/>
                </w:rPr>
                <w:delText>7</w:delText>
              </w:r>
            </w:del>
            <w:del w:id="699" w:author="Humberto Quintanilla" w:date="2026-10-08T15:56:00Z">
              <w:r w:rsidDel="0008611F">
                <w:rPr>
                  <w:sz w:val="21"/>
                  <w:szCs w:val="21"/>
                </w:rPr>
                <w:delText>: Componentes del sistema de información contable integrado</w:delText>
              </w:r>
            </w:del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700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A571FA4" w14:textId="6DEEE57A" w:rsidR="002E6B60" w:rsidRPr="000B582F" w:rsidDel="004B3954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  <w:rPr>
                <w:del w:id="701" w:author="Humberto Quintanilla" w:date="2026-10-08T14:31:00Z"/>
              </w:rPr>
              <w:pPrChange w:id="702" w:author="Evert Velarde Flores" w:date="2026-10-09T13:51:00Z">
                <w:pPr>
                  <w:pStyle w:val="Prrafodelista"/>
                  <w:numPr>
                    <w:numId w:val="6"/>
                  </w:numPr>
                  <w:spacing w:before="10" w:after="10"/>
                  <w:ind w:left="400" w:hanging="380"/>
                </w:pPr>
              </w:pPrChange>
            </w:pPr>
            <w:del w:id="703" w:author="Humberto Quintanilla" w:date="2026-10-08T14:31:00Z">
              <w:r w:rsidRPr="000B582F" w:rsidDel="004B3954">
                <w:rPr>
                  <w:sz w:val="21"/>
                  <w:szCs w:val="21"/>
                </w:rPr>
                <w:delText>Concepto de administración y contabilidad, objetivos de la contabilidad, usuarios de la información contable, periodicidad y cualidades de la información contable.</w:delText>
              </w:r>
              <w:r w:rsidRPr="000B582F" w:rsidDel="004B3954">
                <w:rPr>
                  <w:sz w:val="21"/>
                  <w:szCs w:val="21"/>
                  <w:rPrChange w:id="704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3B65B9C9" w14:textId="096D053D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  <w:pPrChange w:id="705" w:author="Evert Velarde Flores" w:date="2026-10-09T13:51:00Z">
                <w:pPr>
                  <w:pStyle w:val="Prrafodelista"/>
                  <w:numPr>
                    <w:numId w:val="6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 xml:space="preserve">Diseño de un sistema </w:t>
            </w:r>
            <w:ins w:id="706" w:author="Humberto Quintanilla" w:date="2026-10-08T14:30:00Z">
              <w:r w:rsidR="004B3954" w:rsidRPr="000B582F">
                <w:rPr>
                  <w:sz w:val="21"/>
                  <w:szCs w:val="21"/>
                </w:rPr>
                <w:t xml:space="preserve">financiero </w:t>
              </w:r>
            </w:ins>
            <w:r w:rsidRPr="000B582F">
              <w:rPr>
                <w:sz w:val="21"/>
                <w:szCs w:val="21"/>
              </w:rPr>
              <w:t>contable y del plan de cuentas: su propósito, las particularidades que debe reunir y los aspectos a considerar en su elaboración.</w:t>
            </w:r>
            <w:r w:rsidRPr="000B582F">
              <w:rPr>
                <w:sz w:val="21"/>
                <w:szCs w:val="21"/>
                <w:rPrChange w:id="707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(P, T)</w:t>
            </w:r>
          </w:p>
          <w:p w14:paraId="48951A61" w14:textId="77777777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  <w:pPrChange w:id="708" w:author="Evert Velarde Flores" w:date="2026-10-09T13:51:00Z">
                <w:pPr>
                  <w:pStyle w:val="Prrafodelista"/>
                  <w:numPr>
                    <w:numId w:val="6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>Codificación del plan de cuentas, su finalidad, los diversos sistemas de planes y los grupos fundamentales de cuentas.</w:t>
            </w:r>
            <w:r w:rsidRPr="000B582F">
              <w:rPr>
                <w:sz w:val="21"/>
                <w:szCs w:val="21"/>
                <w:rPrChange w:id="709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(C)</w:t>
            </w:r>
          </w:p>
          <w:p w14:paraId="1B21C439" w14:textId="77777777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  <w:pPrChange w:id="710" w:author="Evert Velarde Flores" w:date="2026-10-09T13:51:00Z">
                <w:pPr>
                  <w:pStyle w:val="Prrafodelista"/>
                  <w:numPr>
                    <w:numId w:val="6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  <w:rPrChange w:id="711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Plan de cuentas con apertura analítica por centro de costo, proyecto y unidad de negocio, y su correspondencia con los reportes tributarios exigidos. (C)</w:t>
            </w:r>
          </w:p>
          <w:p w14:paraId="79716F08" w14:textId="77777777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  <w:pPrChange w:id="712" w:author="Evert Velarde Flores" w:date="2026-10-09T13:51:00Z">
                <w:pPr>
                  <w:pStyle w:val="Prrafodelista"/>
                  <w:numPr>
                    <w:numId w:val="6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>Aspectos fundamentales de la contabilidad y las normas contables, y definición de la misión y los objetivos del sistema de información contable integrado.</w:t>
            </w:r>
            <w:r w:rsidRPr="000B582F">
              <w:rPr>
                <w:sz w:val="21"/>
                <w:szCs w:val="21"/>
                <w:rPrChange w:id="713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(C)</w:t>
            </w:r>
          </w:p>
          <w:p w14:paraId="0FBD8C2E" w14:textId="208CD5B2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  <w:pPrChange w:id="714" w:author="Evert Velarde Flores" w:date="2026-10-09T13:51:00Z">
                <w:pPr>
                  <w:pStyle w:val="Prrafodelista"/>
                  <w:numPr>
                    <w:numId w:val="6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 xml:space="preserve">Diseño de la estructura organizacional para el sistema de información </w:t>
            </w:r>
            <w:ins w:id="715" w:author="Humberto Quintanilla" w:date="2026-10-08T14:31:00Z">
              <w:r w:rsidR="004B3954" w:rsidRPr="000B582F">
                <w:rPr>
                  <w:sz w:val="21"/>
                  <w:szCs w:val="21"/>
                </w:rPr>
                <w:t xml:space="preserve">financiero </w:t>
              </w:r>
            </w:ins>
            <w:r w:rsidRPr="000B582F">
              <w:rPr>
                <w:sz w:val="21"/>
                <w:szCs w:val="21"/>
              </w:rPr>
              <w:t>contable y expedición de documentos soporte.</w:t>
            </w:r>
            <w:r w:rsidRPr="000B582F">
              <w:rPr>
                <w:sz w:val="21"/>
                <w:szCs w:val="21"/>
                <w:rPrChange w:id="716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(C, P)</w:t>
            </w:r>
          </w:p>
          <w:p w14:paraId="75B7875E" w14:textId="77777777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  <w:pPrChange w:id="717" w:author="Evert Velarde Flores" w:date="2026-10-09T13:51:00Z">
                <w:pPr>
                  <w:pStyle w:val="Prrafodelista"/>
                  <w:numPr>
                    <w:numId w:val="6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>Análisis de la aplicación de las normas contables internacionales y nacionales, y relación de los componentes del sistema de información contable.</w:t>
            </w:r>
            <w:r w:rsidRPr="000B582F">
              <w:rPr>
                <w:sz w:val="21"/>
                <w:szCs w:val="21"/>
                <w:rPrChange w:id="718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(C, P)</w:t>
            </w:r>
          </w:p>
          <w:p w14:paraId="1CD10601" w14:textId="77777777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  <w:pPrChange w:id="719" w:author="Evert Velarde Flores" w:date="2026-10-09T13:51:00Z">
                <w:pPr>
                  <w:pStyle w:val="Prrafodelista"/>
                  <w:numPr>
                    <w:numId w:val="6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  <w:rPrChange w:id="720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Políticas contables documentadas del sistema: criterios de reconocimiento, medición, baja en cuentas y revelación por rubro. (C, P)</w:t>
            </w:r>
          </w:p>
          <w:p w14:paraId="19E01AB9" w14:textId="77777777" w:rsidR="002E6B60" w:rsidRPr="000B582F" w:rsidRDefault="005D6483" w:rsidP="00693F56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  <w:pPrChange w:id="721" w:author="Evert Velarde Flores" w:date="2026-10-09T13:51:00Z">
                <w:pPr>
                  <w:pStyle w:val="Prrafodelista"/>
                  <w:numPr>
                    <w:numId w:val="6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  <w:rPrChange w:id="722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Trazabilidad entre el comprobante, el registro contable y el estado financiero como requisito del diseño del plan de cuentas. (P)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723" w:author="Rodrigo Maximiliano Mejía Laura" w:date="2026-10-09T12:35:00Z">
              <w:tcPr>
                <w:tcW w:w="290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56DF430" w14:textId="77777777" w:rsidR="002E6B60" w:rsidRDefault="005D6483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724" w:author="Evert Velarde Flores" w:date="2026-10-09T13:51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FB56EC">
              <w:rPr>
                <w:sz w:val="21"/>
                <w:szCs w:val="21"/>
                <w:rPrChange w:id="725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Nociones de diseño de catálogos de datos maestros: clientes, proveedores, productos y centros de costo.</w:t>
            </w:r>
          </w:p>
        </w:tc>
      </w:tr>
      <w:tr w:rsidR="002E6B60" w14:paraId="78163735" w14:textId="77777777" w:rsidTr="00203B68">
        <w:trPr>
          <w:cantSplit/>
          <w:trPrChange w:id="726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727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7014DE6" w14:textId="07AE9D4C" w:rsidR="002E6B60" w:rsidRPr="000B582F" w:rsidRDefault="005D6483">
            <w:pPr>
              <w:spacing w:before="20" w:after="20"/>
              <w:jc w:val="both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728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lastRenderedPageBreak/>
              <w:t xml:space="preserve">Elemento de competencia </w:t>
            </w:r>
            <w:ins w:id="729" w:author="Humberto Quintanilla" w:date="2026-10-08T14:33:00Z">
              <w:r w:rsidR="00566BBC" w:rsidRPr="000B582F">
                <w:rPr>
                  <w:b/>
                  <w:bCs/>
                  <w:i/>
                  <w:iCs/>
                  <w:sz w:val="21"/>
                  <w:szCs w:val="21"/>
                  <w:rPrChange w:id="730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4</w:t>
              </w:r>
            </w:ins>
            <w:del w:id="731" w:author="Humberto Quintanilla" w:date="2026-10-08T14:33:00Z">
              <w:r w:rsidRPr="000B582F" w:rsidDel="00566BBC">
                <w:rPr>
                  <w:b/>
                  <w:bCs/>
                  <w:i/>
                  <w:iCs/>
                  <w:sz w:val="21"/>
                  <w:szCs w:val="21"/>
                  <w:rPrChange w:id="732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5</w:delText>
              </w:r>
            </w:del>
            <w:r w:rsidRPr="000B582F">
              <w:rPr>
                <w:b/>
                <w:bCs/>
                <w:i/>
                <w:iCs/>
                <w:sz w:val="21"/>
                <w:szCs w:val="21"/>
                <w:rPrChange w:id="733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734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Diseña el sistema de información </w:t>
            </w:r>
            <w:ins w:id="735" w:author="Humberto Quintanilla" w:date="2026-10-08T14:33:00Z">
              <w:r w:rsidR="00784853" w:rsidRPr="000B582F">
                <w:rPr>
                  <w:sz w:val="21"/>
                  <w:szCs w:val="21"/>
                  <w:rPrChange w:id="736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financiero </w:t>
              </w:r>
            </w:ins>
            <w:r w:rsidRPr="000B582F">
              <w:rPr>
                <w:sz w:val="21"/>
                <w:szCs w:val="21"/>
                <w:rPrChange w:id="737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contable integrado de una empresa, estructurando sus subsistemas y </w:t>
            </w:r>
            <w:ins w:id="738" w:author="Humberto Quintanilla" w:date="2026-10-08T14:34:00Z">
              <w:r w:rsidR="00784853" w:rsidRPr="000B582F">
                <w:rPr>
                  <w:sz w:val="21"/>
                  <w:szCs w:val="21"/>
                  <w:rPrChange w:id="739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los </w:t>
              </w:r>
            </w:ins>
            <w:del w:id="740" w:author="Humberto Quintanilla" w:date="2026-10-08T14:34:00Z">
              <w:r w:rsidRPr="000B582F" w:rsidDel="00784853">
                <w:rPr>
                  <w:sz w:val="21"/>
                  <w:szCs w:val="21"/>
                  <w:rPrChange w:id="741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los </w:delText>
              </w:r>
            </w:del>
            <w:ins w:id="742" w:author="Humberto Quintanilla" w:date="2026-10-08T14:33:00Z">
              <w:r w:rsidR="00784853" w:rsidRPr="000B582F">
                <w:rPr>
                  <w:sz w:val="21"/>
                  <w:szCs w:val="21"/>
                  <w:rPrChange w:id="74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>proceso</w:t>
              </w:r>
            </w:ins>
            <w:ins w:id="744" w:author="Humberto Quintanilla" w:date="2026-10-08T14:34:00Z">
              <w:r w:rsidR="00784853" w:rsidRPr="000B582F">
                <w:rPr>
                  <w:sz w:val="21"/>
                  <w:szCs w:val="21"/>
                  <w:rPrChange w:id="745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>s</w:t>
              </w:r>
            </w:ins>
            <w:ins w:id="746" w:author="Humberto Quintanilla" w:date="2026-10-08T14:33:00Z">
              <w:r w:rsidR="00784853" w:rsidRPr="000B582F">
                <w:rPr>
                  <w:sz w:val="21"/>
                  <w:szCs w:val="21"/>
                  <w:rPrChange w:id="747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</w:t>
              </w:r>
            </w:ins>
            <w:ins w:id="748" w:author="Humberto Quintanilla" w:date="2026-10-08T14:34:00Z">
              <w:r w:rsidR="00784853" w:rsidRPr="000B582F">
                <w:rPr>
                  <w:sz w:val="21"/>
                  <w:szCs w:val="21"/>
                  <w:rPrChange w:id="749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de </w:t>
              </w:r>
            </w:ins>
            <w:r w:rsidRPr="000B582F">
              <w:rPr>
                <w:sz w:val="21"/>
                <w:szCs w:val="21"/>
                <w:rPrChange w:id="750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registros contables conforme al mapa de procesos y las políticas contables.</w:t>
            </w:r>
          </w:p>
        </w:tc>
      </w:tr>
      <w:tr w:rsidR="002E6B60" w14:paraId="554B2379" w14:textId="77777777" w:rsidTr="00203B68">
        <w:trPr>
          <w:trPrChange w:id="751" w:author="Rodrigo Maximiliano Mejía Laura" w:date="2026-10-09T12:35:00Z">
            <w:trPr>
              <w:gridAfter w:val="0"/>
            </w:trPr>
          </w:trPrChange>
        </w:trPr>
        <w:tc>
          <w:tcPr>
            <w:tcW w:w="36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752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750F779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753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Criterios de desempeño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754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832A351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755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Evidencias de desempeño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756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9B02368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757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Evidencias de producto</w:t>
            </w:r>
          </w:p>
        </w:tc>
      </w:tr>
      <w:tr w:rsidR="002E6B60" w14:paraId="74357A01" w14:textId="77777777" w:rsidTr="00203B68">
        <w:trPr>
          <w:cantSplit/>
          <w:trPrChange w:id="758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759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E9CB8DE" w14:textId="416DC178" w:rsidR="002E6B60" w:rsidRPr="000B582F" w:rsidRDefault="005D6483" w:rsidP="00693F56">
            <w:pPr>
              <w:spacing w:before="20" w:after="20"/>
              <w:jc w:val="both"/>
              <w:pPrChange w:id="760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761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1. Diseña los subsistemas del sistema de información </w:t>
            </w:r>
            <w:ins w:id="762" w:author="Humberto Quintanilla" w:date="2026-10-08T14:34:00Z">
              <w:r w:rsidR="00784853" w:rsidRPr="000B582F">
                <w:rPr>
                  <w:sz w:val="21"/>
                  <w:szCs w:val="21"/>
                  <w:rPrChange w:id="76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financiero </w:t>
              </w:r>
            </w:ins>
            <w:r w:rsidRPr="000B582F">
              <w:rPr>
                <w:sz w:val="21"/>
                <w:szCs w:val="21"/>
                <w:rPrChange w:id="764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contable integrado de una empresa, integrando los procesos de compras, comercialización, activos fijos y nóminas con sus registros contables.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765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D6CE34F" w14:textId="77777777" w:rsidR="002E6B60" w:rsidRPr="000B582F" w:rsidRDefault="005D6483" w:rsidP="00693F56">
            <w:pPr>
              <w:spacing w:before="20" w:after="20"/>
              <w:jc w:val="both"/>
              <w:pPrChange w:id="766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767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1.1 Diseña en equipo los subsistemas de compras, ventas y activos fijos de una empresa.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768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5590C30" w14:textId="3D46A34A" w:rsidR="002E6B60" w:rsidRPr="000B582F" w:rsidRDefault="005D6483" w:rsidP="00693F56">
            <w:pPr>
              <w:spacing w:before="20" w:after="20"/>
              <w:jc w:val="both"/>
              <w:pPrChange w:id="769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770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771" w:author="Humberto Quintanilla" w:date="2026-10-08T14:35:00Z">
              <w:r w:rsidR="00784853" w:rsidRPr="000B582F">
                <w:rPr>
                  <w:b/>
                  <w:bCs/>
                  <w:sz w:val="21"/>
                  <w:szCs w:val="21"/>
                  <w:rPrChange w:id="772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13</w:t>
              </w:r>
            </w:ins>
            <w:del w:id="773" w:author="Humberto Quintanilla" w:date="2026-10-08T14:35:00Z">
              <w:r w:rsidRPr="000B582F" w:rsidDel="00784853">
                <w:rPr>
                  <w:b/>
                  <w:bCs/>
                  <w:sz w:val="21"/>
                  <w:szCs w:val="21"/>
                  <w:rPrChange w:id="774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17</w:delText>
              </w:r>
            </w:del>
            <w:r w:rsidRPr="000B582F">
              <w:rPr>
                <w:b/>
                <w:bCs/>
                <w:sz w:val="21"/>
                <w:szCs w:val="21"/>
                <w:rPrChange w:id="775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776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Esquema de los subsistemas del sistema de información contable integrado.</w:t>
            </w:r>
          </w:p>
        </w:tc>
      </w:tr>
      <w:tr w:rsidR="002E6B60" w14:paraId="1B803D02" w14:textId="77777777" w:rsidTr="00203B68">
        <w:trPr>
          <w:cantSplit/>
          <w:trPrChange w:id="777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778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2968035" w14:textId="77777777" w:rsidR="002E6B60" w:rsidRPr="000B582F" w:rsidRDefault="002E6B60" w:rsidP="00693F56">
            <w:pPr>
              <w:jc w:val="both"/>
              <w:pPrChange w:id="779" w:author="Evert Velarde Flores" w:date="2026-10-09T13:51:00Z">
                <w:pPr/>
              </w:pPrChange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780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2C1573C" w14:textId="60DEB8D5" w:rsidR="002E6B60" w:rsidRPr="000B582F" w:rsidRDefault="005D6483" w:rsidP="00693F56">
            <w:pPr>
              <w:spacing w:before="20" w:after="20"/>
              <w:jc w:val="both"/>
              <w:pPrChange w:id="781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782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1.2 Diagrama</w:t>
            </w:r>
            <w:ins w:id="783" w:author="Humberto Quintanilla" w:date="2026-10-08T14:36:00Z">
              <w:r w:rsidR="00784853" w:rsidRPr="000B582F">
                <w:rPr>
                  <w:sz w:val="21"/>
                  <w:szCs w:val="21"/>
                  <w:rPrChange w:id="784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en aula </w:t>
              </w:r>
            </w:ins>
            <w:del w:id="785" w:author="Humberto Quintanilla" w:date="2026-10-08T14:36:00Z">
              <w:r w:rsidRPr="000B582F" w:rsidDel="00784853">
                <w:rPr>
                  <w:sz w:val="21"/>
                  <w:szCs w:val="21"/>
                  <w:rPrChange w:id="786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</w:delText>
              </w:r>
            </w:del>
            <w:del w:id="787" w:author="Humberto Quintanilla" w:date="2026-10-08T14:35:00Z">
              <w:r w:rsidRPr="000B582F" w:rsidDel="00784853">
                <w:rPr>
                  <w:sz w:val="21"/>
                  <w:szCs w:val="21"/>
                  <w:rPrChange w:id="788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en el laboratorio de cómputo </w:delText>
              </w:r>
            </w:del>
            <w:r w:rsidRPr="000B582F">
              <w:rPr>
                <w:sz w:val="21"/>
                <w:szCs w:val="21"/>
                <w:rPrChange w:id="789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la integración del subsistema de ventas con la facturación en línea y del subsistema de nóminas con los aportes a la seguridad social.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790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E3C5470" w14:textId="1167635C" w:rsidR="002E6B60" w:rsidRPr="000B582F" w:rsidRDefault="005D6483" w:rsidP="00693F56">
            <w:pPr>
              <w:spacing w:before="20" w:after="20"/>
              <w:jc w:val="both"/>
              <w:pPrChange w:id="791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792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793" w:author="Humberto Quintanilla" w:date="2026-10-08T14:35:00Z">
              <w:r w:rsidR="00784853" w:rsidRPr="000B582F">
                <w:rPr>
                  <w:b/>
                  <w:bCs/>
                  <w:sz w:val="21"/>
                  <w:szCs w:val="21"/>
                  <w:rPrChange w:id="794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14</w:t>
              </w:r>
            </w:ins>
            <w:del w:id="795" w:author="Humberto Quintanilla" w:date="2026-10-08T14:35:00Z">
              <w:r w:rsidRPr="000B582F" w:rsidDel="00784853">
                <w:rPr>
                  <w:b/>
                  <w:bCs/>
                  <w:sz w:val="21"/>
                  <w:szCs w:val="21"/>
                  <w:rPrChange w:id="796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18</w:delText>
              </w:r>
            </w:del>
            <w:r w:rsidRPr="000B582F">
              <w:rPr>
                <w:b/>
                <w:bCs/>
                <w:sz w:val="21"/>
                <w:szCs w:val="21"/>
                <w:rPrChange w:id="797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798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Diagrama de integración de los subsistemas de ventas y de nóminas.</w:t>
            </w:r>
          </w:p>
        </w:tc>
      </w:tr>
      <w:tr w:rsidR="002E6B60" w14:paraId="279CC6D1" w14:textId="77777777" w:rsidTr="00203B68">
        <w:trPr>
          <w:cantSplit/>
          <w:trPrChange w:id="799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00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1B133FF" w14:textId="77777777" w:rsidR="002E6B60" w:rsidRPr="000B582F" w:rsidRDefault="005D6483" w:rsidP="00693F56">
            <w:pPr>
              <w:spacing w:before="20" w:after="20"/>
              <w:jc w:val="both"/>
              <w:pPrChange w:id="801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802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2. Elabora el mapa de procesos y el manual contable del sistema de información contable integrado, evaluando la integridad del flujo de información y los controles de aplicación.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03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6246EF1" w14:textId="77777777" w:rsidR="002E6B60" w:rsidRPr="000B582F" w:rsidRDefault="005D6483" w:rsidP="00693F56">
            <w:pPr>
              <w:spacing w:before="20" w:after="20"/>
              <w:jc w:val="both"/>
              <w:pPrChange w:id="804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805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2.1 Elabora en aula el mapa de procesos conceptual del sistema de información contable integrado de un caso práctico.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06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EC0DAF5" w14:textId="65C2EE34" w:rsidR="002E6B60" w:rsidRPr="000B582F" w:rsidRDefault="005D6483" w:rsidP="00693F56">
            <w:pPr>
              <w:spacing w:before="20" w:after="20"/>
              <w:jc w:val="both"/>
              <w:pPrChange w:id="807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808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>Producto 1</w:t>
            </w:r>
            <w:ins w:id="809" w:author="Humberto Quintanilla" w:date="2026-10-08T14:36:00Z">
              <w:r w:rsidR="00784853" w:rsidRPr="000B582F">
                <w:rPr>
                  <w:b/>
                  <w:bCs/>
                  <w:sz w:val="21"/>
                  <w:szCs w:val="21"/>
                  <w:rPrChange w:id="810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5</w:t>
              </w:r>
            </w:ins>
            <w:del w:id="811" w:author="Humberto Quintanilla" w:date="2026-10-08T14:36:00Z">
              <w:r w:rsidRPr="000B582F" w:rsidDel="00784853">
                <w:rPr>
                  <w:b/>
                  <w:bCs/>
                  <w:sz w:val="21"/>
                  <w:szCs w:val="21"/>
                  <w:rPrChange w:id="812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9</w:delText>
              </w:r>
            </w:del>
            <w:r w:rsidRPr="000B582F">
              <w:rPr>
                <w:b/>
                <w:bCs/>
                <w:sz w:val="21"/>
                <w:szCs w:val="21"/>
                <w:rPrChange w:id="813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814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Mapa de procesos conceptual del sistema de información contable integrado.</w:t>
            </w:r>
          </w:p>
        </w:tc>
      </w:tr>
      <w:tr w:rsidR="002E6B60" w14:paraId="7000DF99" w14:textId="77777777" w:rsidTr="00203B68">
        <w:trPr>
          <w:cantSplit/>
          <w:trPrChange w:id="815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16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4840349" w14:textId="77777777" w:rsidR="002E6B60" w:rsidRPr="000B582F" w:rsidRDefault="002E6B60" w:rsidP="00693F56">
            <w:pPr>
              <w:jc w:val="both"/>
              <w:pPrChange w:id="817" w:author="Evert Velarde Flores" w:date="2026-10-09T13:51:00Z">
                <w:pPr/>
              </w:pPrChange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18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77EECAD" w14:textId="77777777" w:rsidR="002E6B60" w:rsidRPr="000B582F" w:rsidRDefault="005D6483" w:rsidP="00693F56">
            <w:pPr>
              <w:spacing w:before="20" w:after="20"/>
              <w:jc w:val="both"/>
              <w:pPrChange w:id="819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820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2.2 Define en equipo los informes, los indicadores y los controles de aplicación que genera el sistema contable integrado.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21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B4A6490" w14:textId="3FA77052" w:rsidR="002E6B60" w:rsidRPr="000B582F" w:rsidRDefault="005D6483" w:rsidP="00693F56">
            <w:pPr>
              <w:spacing w:before="20" w:after="20"/>
              <w:jc w:val="both"/>
              <w:pPrChange w:id="822" w:author="Evert Velarde Flores" w:date="2026-10-09T13:51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823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824" w:author="Humberto Quintanilla" w:date="2026-10-08T14:36:00Z">
              <w:r w:rsidR="00784853" w:rsidRPr="000B582F">
                <w:rPr>
                  <w:b/>
                  <w:bCs/>
                  <w:sz w:val="21"/>
                  <w:szCs w:val="21"/>
                  <w:rPrChange w:id="825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16</w:t>
              </w:r>
            </w:ins>
            <w:del w:id="826" w:author="Humberto Quintanilla" w:date="2026-10-08T14:36:00Z">
              <w:r w:rsidRPr="000B582F" w:rsidDel="00784853">
                <w:rPr>
                  <w:b/>
                  <w:bCs/>
                  <w:sz w:val="21"/>
                  <w:szCs w:val="21"/>
                  <w:rPrChange w:id="827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20</w:delText>
              </w:r>
            </w:del>
            <w:r w:rsidRPr="000B582F">
              <w:rPr>
                <w:b/>
                <w:bCs/>
                <w:sz w:val="21"/>
                <w:szCs w:val="21"/>
                <w:rPrChange w:id="828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del w:id="829" w:author="Humberto Quintanilla" w:date="2026-10-08T16:23:00Z">
              <w:r w:rsidRPr="000B582F" w:rsidDel="00274B58">
                <w:rPr>
                  <w:sz w:val="21"/>
                  <w:szCs w:val="21"/>
                  <w:rPrChange w:id="830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Manual contable con los </w:delText>
              </w:r>
            </w:del>
            <w:r w:rsidRPr="000B582F">
              <w:rPr>
                <w:sz w:val="21"/>
                <w:szCs w:val="21"/>
                <w:rPrChange w:id="831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informes, los indicadores y los controles de aplicación del sistema</w:t>
            </w:r>
            <w:ins w:id="832" w:author="Humberto Quintanilla" w:date="2026-10-08T16:23:00Z">
              <w:r w:rsidR="00274B58">
                <w:rPr>
                  <w:sz w:val="21"/>
                  <w:szCs w:val="21"/>
                </w:rPr>
                <w:t xml:space="preserve"> el </w:t>
              </w:r>
              <w:r w:rsidR="00274B58" w:rsidRPr="00AA7723">
                <w:rPr>
                  <w:sz w:val="21"/>
                  <w:szCs w:val="21"/>
                </w:rPr>
                <w:t>Manual contable con los</w:t>
              </w:r>
            </w:ins>
            <w:r w:rsidRPr="000B582F">
              <w:rPr>
                <w:sz w:val="21"/>
                <w:szCs w:val="21"/>
                <w:rPrChange w:id="833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.</w:t>
            </w:r>
          </w:p>
        </w:tc>
      </w:tr>
      <w:tr w:rsidR="002E6B60" w14:paraId="3DF5579A" w14:textId="77777777" w:rsidTr="00203B68">
        <w:trPr>
          <w:trPrChange w:id="834" w:author="Rodrigo Maximiliano Mejía Laura" w:date="2026-10-09T12:35:00Z">
            <w:trPr>
              <w:gridAfter w:val="0"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35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C8ED103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2E6B60" w14:paraId="22849488" w14:textId="77777777" w:rsidTr="00203B68">
        <w:trPr>
          <w:trPrChange w:id="836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37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82E7E00" w14:textId="77777777" w:rsidR="002E6B60" w:rsidRDefault="005D6483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38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AA46B50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10B5C770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i/>
                <w:iCs/>
                <w:sz w:val="16"/>
                <w:szCs w:val="16"/>
                <w:rPrChange w:id="839" w:author="Humberto Quintanilla" w:date="2026-10-08T16:01:00Z">
                  <w:rPr>
                    <w:i/>
                    <w:iCs/>
                    <w:sz w:val="16"/>
                    <w:szCs w:val="16"/>
                    <w:highlight w:val="yellow"/>
                  </w:rPr>
                </w:rPrChange>
              </w:rPr>
              <w:t>C: cognitivo · P: procedimental · A: actitudinal · T: manejo de tecnología e IA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40" w:author="Rodrigo Maximiliano Mejía Laura" w:date="2026-10-09T12:35:00Z">
              <w:tcPr>
                <w:tcW w:w="290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8B0D267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841" w:author="Humberto Quintanilla" w:date="2026-10-08T16:01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Conocimientos circunstanciales</w:t>
            </w:r>
          </w:p>
        </w:tc>
      </w:tr>
      <w:tr w:rsidR="0008611F" w14:paraId="771AE46B" w14:textId="77777777" w:rsidTr="00203B68">
        <w:trPr>
          <w:ins w:id="842" w:author="Humberto Quintanilla" w:date="2026-10-08T15:57:00Z"/>
          <w:trPrChange w:id="843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44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05E59E6" w14:textId="77777777" w:rsidR="0008611F" w:rsidRDefault="0008611F" w:rsidP="00693F56">
            <w:pPr>
              <w:spacing w:before="20" w:after="20"/>
              <w:jc w:val="both"/>
              <w:rPr>
                <w:ins w:id="845" w:author="Humberto Quintanilla" w:date="2026-10-08T15:57:00Z"/>
                <w:sz w:val="21"/>
                <w:szCs w:val="21"/>
              </w:rPr>
              <w:pPrChange w:id="846" w:author="Evert Velarde Flores" w:date="2026-10-09T13:52:00Z">
                <w:pPr>
                  <w:spacing w:before="20" w:after="20"/>
                </w:pPr>
              </w:pPrChange>
            </w:pPr>
            <w:ins w:id="847" w:author="Humberto Quintanilla" w:date="2026-10-08T15:57:00Z">
              <w:r>
                <w:rPr>
                  <w:sz w:val="21"/>
                  <w:szCs w:val="21"/>
                </w:rPr>
                <w:t>Tema 6: Diseño del sistema financiero contable administrativo de los ciclos transaccionales.</w:t>
              </w:r>
            </w:ins>
          </w:p>
          <w:p w14:paraId="033761F6" w14:textId="77777777" w:rsidR="0008611F" w:rsidRDefault="0008611F" w:rsidP="00693F56">
            <w:pPr>
              <w:spacing w:before="20" w:after="20"/>
              <w:jc w:val="both"/>
              <w:rPr>
                <w:ins w:id="848" w:author="Humberto Quintanilla" w:date="2026-10-08T15:57:00Z"/>
                <w:sz w:val="21"/>
                <w:szCs w:val="21"/>
              </w:rPr>
              <w:pPrChange w:id="849" w:author="Evert Velarde Flores" w:date="2026-10-09T13:52:00Z">
                <w:pPr>
                  <w:spacing w:before="20" w:after="20"/>
                </w:pPr>
              </w:pPrChange>
            </w:pPr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50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47586E9" w14:textId="77777777" w:rsidR="0008611F" w:rsidRPr="000B582F" w:rsidRDefault="0008611F" w:rsidP="00693F56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  <w:rPr>
                <w:ins w:id="851" w:author="Humberto Quintanilla" w:date="2026-10-08T15:57:00Z"/>
              </w:rPr>
              <w:pPrChange w:id="852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ins w:id="853" w:author="Humberto Quintanilla" w:date="2026-10-08T15:57:00Z">
              <w:r w:rsidRPr="000B582F">
                <w:rPr>
                  <w:sz w:val="21"/>
                  <w:szCs w:val="21"/>
                </w:rPr>
                <w:t>Pasos de los procesos y procedimientos contables: captación de documentos, control de los documentos y análisis de los datos. (P)</w:t>
              </w:r>
            </w:ins>
          </w:p>
          <w:p w14:paraId="6BC56512" w14:textId="77777777" w:rsidR="0008611F" w:rsidRPr="000B582F" w:rsidRDefault="0008611F" w:rsidP="00693F56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  <w:rPr>
                <w:ins w:id="854" w:author="Humberto Quintanilla" w:date="2026-10-08T15:57:00Z"/>
              </w:rPr>
              <w:pPrChange w:id="855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ins w:id="856" w:author="Humberto Quintanilla" w:date="2026-10-08T15:57:00Z">
              <w:r w:rsidRPr="000B582F">
                <w:rPr>
                  <w:sz w:val="21"/>
                  <w:szCs w:val="21"/>
                </w:rPr>
                <w:t>Sistemas centralizados o integrales y sistemas descentralizados o sectoriales, con los comprobantes de diario, de traspasos y otros comprobantes. (P)</w:t>
              </w:r>
            </w:ins>
          </w:p>
          <w:p w14:paraId="0EC347DF" w14:textId="77777777" w:rsidR="0008611F" w:rsidRPr="000B582F" w:rsidRDefault="0008611F" w:rsidP="00693F56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  <w:rPr>
                <w:ins w:id="857" w:author="Humberto Quintanilla" w:date="2026-10-08T15:57:00Z"/>
              </w:rPr>
              <w:pPrChange w:id="858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ins w:id="859" w:author="Humberto Quintanilla" w:date="2026-10-08T15:57:00Z">
              <w:r w:rsidRPr="000B582F">
                <w:rPr>
                  <w:sz w:val="21"/>
                  <w:szCs w:val="21"/>
                </w:rPr>
                <w:t>Subsistemas de compras y costos, almacenes, cajas y bancos, y acreedores y proveedores. (C)</w:t>
              </w:r>
            </w:ins>
          </w:p>
          <w:p w14:paraId="74A8F1E0" w14:textId="77777777" w:rsidR="0008611F" w:rsidRPr="000B582F" w:rsidRDefault="0008611F" w:rsidP="00693F56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  <w:rPr>
                <w:ins w:id="860" w:author="Humberto Quintanilla" w:date="2026-10-08T15:57:00Z"/>
              </w:rPr>
              <w:pPrChange w:id="861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ins w:id="862" w:author="Humberto Quintanilla" w:date="2026-10-08T15:57:00Z">
              <w:r w:rsidRPr="000B582F">
                <w:rPr>
                  <w:sz w:val="21"/>
                  <w:szCs w:val="21"/>
                </w:rPr>
                <w:t>Subsistemas de comercialización, ventas y costos, cajas y bancos, y clientes y deudores. (C)</w:t>
              </w:r>
            </w:ins>
          </w:p>
          <w:p w14:paraId="1054239A" w14:textId="77777777" w:rsidR="0008611F" w:rsidRPr="000B582F" w:rsidRDefault="0008611F" w:rsidP="00693F56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  <w:rPr>
                <w:ins w:id="863" w:author="Humberto Quintanilla" w:date="2026-10-08T15:57:00Z"/>
              </w:rPr>
              <w:pPrChange w:id="864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ins w:id="865" w:author="Humberto Quintanilla" w:date="2026-10-08T15:57:00Z">
              <w:r w:rsidRPr="000B582F">
                <w:rPr>
                  <w:sz w:val="21"/>
                  <w:szCs w:val="21"/>
                </w:rPr>
                <w:t>Subsistemas de activos fijos, inversiones y otros activos, nóminas o planillas, y presupuestos y programas. (C)</w:t>
              </w:r>
            </w:ins>
          </w:p>
          <w:p w14:paraId="06E67CED" w14:textId="77777777" w:rsidR="0008611F" w:rsidRPr="000B582F" w:rsidRDefault="0008611F" w:rsidP="00693F56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  <w:rPr>
                <w:ins w:id="866" w:author="Humberto Quintanilla" w:date="2026-10-08T15:57:00Z"/>
              </w:rPr>
              <w:pPrChange w:id="867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ins w:id="868" w:author="Humberto Quintanilla" w:date="2026-10-08T15:57:00Z">
              <w:r w:rsidRPr="000B582F">
                <w:rPr>
                  <w:sz w:val="21"/>
                  <w:szCs w:val="21"/>
                </w:rPr>
                <w:t>Integración del subsistema de ventas con la facturación en línea y del subsistema de nóminas con los aportes a la seguridad social. (C, T)</w:t>
              </w:r>
            </w:ins>
          </w:p>
          <w:p w14:paraId="7EB5D209" w14:textId="77777777" w:rsidR="0008611F" w:rsidRPr="000B582F" w:rsidDel="00784853" w:rsidRDefault="0008611F" w:rsidP="00693F56">
            <w:pPr>
              <w:pStyle w:val="Prrafodelista"/>
              <w:spacing w:before="10" w:after="10"/>
              <w:ind w:left="400"/>
              <w:jc w:val="both"/>
              <w:rPr>
                <w:ins w:id="869" w:author="Humberto Quintanilla" w:date="2026-10-08T15:57:00Z"/>
                <w:sz w:val="21"/>
                <w:szCs w:val="21"/>
              </w:rPr>
              <w:pPrChange w:id="870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</w:p>
        </w:tc>
        <w:tc>
          <w:tcPr>
            <w:tcW w:w="277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71" w:author="Rodrigo Maximiliano Mejía Laura" w:date="2026-10-09T12:35:00Z">
              <w:tcPr>
                <w:tcW w:w="2905" w:type="dxa"/>
                <w:gridSpan w:val="5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AE075F9" w14:textId="77777777" w:rsidR="0008611F" w:rsidRPr="000B582F" w:rsidRDefault="0008611F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872" w:author="Evert Velarde Flores" w:date="2026-10-09T13:52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0B582F">
              <w:rPr>
                <w:sz w:val="21"/>
                <w:szCs w:val="21"/>
                <w:rPrChange w:id="873" w:author="Humberto Quintanilla" w:date="2026-10-08T16:01:00Z">
                  <w:rPr>
                    <w:sz w:val="21"/>
                    <w:szCs w:val="21"/>
                    <w:highlight w:val="yellow"/>
                  </w:rPr>
                </w:rPrChange>
              </w:rPr>
              <w:t>Nociones de interfaces de programación de aplicaciones para el intercambio de datos entre sistemas.</w:t>
            </w:r>
          </w:p>
          <w:p w14:paraId="2047A1E7" w14:textId="501A93D8" w:rsidR="0008611F" w:rsidRPr="000B582F" w:rsidRDefault="0008611F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ins w:id="874" w:author="Humberto Quintanilla" w:date="2026-10-08T15:57:00Z"/>
                <w:sz w:val="21"/>
                <w:szCs w:val="21"/>
                <w:rPrChange w:id="875" w:author="Humberto Quintanilla" w:date="2026-10-08T16:01:00Z">
                  <w:rPr>
                    <w:ins w:id="876" w:author="Humberto Quintanilla" w:date="2026-10-08T15:57:00Z"/>
                    <w:sz w:val="21"/>
                    <w:szCs w:val="21"/>
                    <w:highlight w:val="yellow"/>
                  </w:rPr>
                </w:rPrChange>
              </w:rPr>
              <w:pPrChange w:id="877" w:author="Evert Velarde Flores" w:date="2026-10-09T13:52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0B582F">
              <w:rPr>
                <w:sz w:val="21"/>
                <w:szCs w:val="21"/>
                <w:rPrChange w:id="878" w:author="Humberto Quintanilla" w:date="2026-10-08T16:01:00Z">
                  <w:rPr>
                    <w:sz w:val="21"/>
                    <w:szCs w:val="21"/>
                    <w:highlight w:val="yellow"/>
                  </w:rPr>
                </w:rPrChange>
              </w:rPr>
              <w:t>Nociones de diagramas de casos de uso para describir la interacción del usuario con el sistema.</w:t>
            </w:r>
          </w:p>
        </w:tc>
      </w:tr>
      <w:tr w:rsidR="0008611F" w14:paraId="1A01A6A3" w14:textId="77777777" w:rsidTr="00203B68">
        <w:trPr>
          <w:trPrChange w:id="879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80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74EA159" w14:textId="1256A0AA" w:rsidR="0008611F" w:rsidRDefault="0008611F" w:rsidP="00693F56">
            <w:pPr>
              <w:spacing w:before="20" w:after="20"/>
              <w:jc w:val="both"/>
              <w:pPrChange w:id="881" w:author="Evert Velarde Flores" w:date="2026-10-09T13:52:00Z">
                <w:pPr>
                  <w:spacing w:before="20" w:after="20"/>
                </w:pPr>
              </w:pPrChange>
            </w:pPr>
            <w:del w:id="882" w:author="Humberto Quintanilla" w:date="2026-10-08T15:57:00Z">
              <w:r w:rsidDel="0008611F">
                <w:rPr>
                  <w:sz w:val="21"/>
                  <w:szCs w:val="21"/>
                </w:rPr>
                <w:lastRenderedPageBreak/>
                <w:delText>Tema 8: Diseño del sistema contable administrativo</w:delText>
              </w:r>
            </w:del>
            <w:del w:id="883" w:author="Humberto Quintanilla" w:date="2026-10-08T14:37:00Z">
              <w:r w:rsidDel="00784853">
                <w:rPr>
                  <w:sz w:val="21"/>
                  <w:szCs w:val="21"/>
                </w:rPr>
                <w:delText>, parte</w:delText>
              </w:r>
            </w:del>
            <w:del w:id="884" w:author="Humberto Quintanilla" w:date="2026-10-08T14:38:00Z">
              <w:r w:rsidDel="00784853">
                <w:rPr>
                  <w:sz w:val="21"/>
                  <w:szCs w:val="21"/>
                </w:rPr>
                <w:delText xml:space="preserve"> II</w:delText>
              </w:r>
            </w:del>
          </w:p>
          <w:p w14:paraId="4B8EEDD6" w14:textId="5B2356EA" w:rsidR="0008611F" w:rsidRDefault="0008611F" w:rsidP="00693F56">
            <w:pPr>
              <w:spacing w:before="20" w:after="20"/>
              <w:jc w:val="both"/>
              <w:pPrChange w:id="885" w:author="Evert Velarde Flores" w:date="2026-10-09T13:52:00Z">
                <w:pPr>
                  <w:spacing w:before="20" w:after="20"/>
                </w:pPr>
              </w:pPrChange>
            </w:pPr>
            <w:r>
              <w:rPr>
                <w:sz w:val="21"/>
                <w:szCs w:val="21"/>
              </w:rPr>
              <w:t xml:space="preserve">Tema </w:t>
            </w:r>
            <w:ins w:id="886" w:author="Humberto Quintanilla" w:date="2026-10-08T15:57:00Z">
              <w:r>
                <w:rPr>
                  <w:sz w:val="21"/>
                  <w:szCs w:val="21"/>
                </w:rPr>
                <w:t>7</w:t>
              </w:r>
            </w:ins>
            <w:del w:id="887" w:author="Humberto Quintanilla" w:date="2026-10-08T15:57:00Z">
              <w:r w:rsidDel="0008611F">
                <w:rPr>
                  <w:sz w:val="21"/>
                  <w:szCs w:val="21"/>
                </w:rPr>
                <w:delText>9</w:delText>
              </w:r>
            </w:del>
            <w:r>
              <w:rPr>
                <w:sz w:val="21"/>
                <w:szCs w:val="21"/>
              </w:rPr>
              <w:t>: Diseño del sistema de información</w:t>
            </w:r>
            <w:ins w:id="888" w:author="Humberto Quintanilla" w:date="2026-10-08T14:38:00Z">
              <w:r>
                <w:rPr>
                  <w:sz w:val="21"/>
                  <w:szCs w:val="21"/>
                </w:rPr>
                <w:t xml:space="preserve"> financiero </w:t>
              </w:r>
            </w:ins>
            <w:del w:id="889" w:author="Humberto Quintanilla" w:date="2026-10-08T14:38:00Z">
              <w:r w:rsidDel="00784853">
                <w:rPr>
                  <w:sz w:val="21"/>
                  <w:szCs w:val="21"/>
                </w:rPr>
                <w:delText xml:space="preserve"> </w:delText>
              </w:r>
            </w:del>
            <w:r>
              <w:rPr>
                <w:sz w:val="21"/>
                <w:szCs w:val="21"/>
              </w:rPr>
              <w:t>contable integrado</w:t>
            </w:r>
            <w:ins w:id="890" w:author="Humberto Quintanilla" w:date="2026-10-08T14:38:00Z">
              <w:r>
                <w:rPr>
                  <w:sz w:val="21"/>
                  <w:szCs w:val="21"/>
                </w:rPr>
                <w:t xml:space="preserve"> (</w:t>
              </w:r>
            </w:ins>
            <w:del w:id="891" w:author="Humberto Quintanilla" w:date="2026-10-08T14:38:00Z">
              <w:r w:rsidDel="00784853">
                <w:rPr>
                  <w:sz w:val="21"/>
                  <w:szCs w:val="21"/>
                </w:rPr>
                <w:delText xml:space="preserve">, </w:delText>
              </w:r>
            </w:del>
            <w:r>
              <w:rPr>
                <w:sz w:val="21"/>
                <w:szCs w:val="21"/>
              </w:rPr>
              <w:t>SCI</w:t>
            </w:r>
            <w:ins w:id="892" w:author="Humberto Quintanilla" w:date="2026-10-08T14:38:00Z">
              <w:r>
                <w:rPr>
                  <w:sz w:val="21"/>
                  <w:szCs w:val="21"/>
                </w:rPr>
                <w:t>).</w:t>
              </w:r>
            </w:ins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893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546FF56" w14:textId="0C6EE4D4" w:rsidR="0008611F" w:rsidRPr="000B582F" w:rsidDel="00784853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del w:id="894" w:author="Humberto Quintanilla" w:date="2026-10-08T14:40:00Z"/>
                <w:sz w:val="21"/>
                <w:szCs w:val="21"/>
                <w:rPrChange w:id="895" w:author="Humberto Quintanilla" w:date="2026-10-08T16:01:00Z">
                  <w:rPr>
                    <w:del w:id="896" w:author="Humberto Quintanilla" w:date="2026-10-08T14:40:00Z"/>
                  </w:rPr>
                </w:rPrChange>
              </w:rPr>
              <w:pPrChange w:id="897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del w:id="898" w:author="Humberto Quintanilla" w:date="2026-10-08T14:40:00Z">
              <w:r w:rsidRPr="000B582F" w:rsidDel="00784853">
                <w:rPr>
                  <w:sz w:val="21"/>
                  <w:szCs w:val="21"/>
                </w:rPr>
                <w:delText>Los sistemas de contabilidad, su organización y elementos, con el análisis de dichos elementos.</w:delText>
              </w:r>
              <w:r w:rsidRPr="000B582F" w:rsidDel="00784853">
                <w:rPr>
                  <w:sz w:val="21"/>
                  <w:szCs w:val="21"/>
                  <w:rPrChange w:id="899" w:author="Humberto Quintanilla" w:date="2026-10-08T16:01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4FBE62DA" w14:textId="1C01ADB3" w:rsidR="0008611F" w:rsidRPr="000B582F" w:rsidDel="0008611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del w:id="900" w:author="Humberto Quintanilla" w:date="2026-10-08T15:57:00Z"/>
                <w:sz w:val="21"/>
                <w:szCs w:val="21"/>
                <w:rPrChange w:id="901" w:author="Humberto Quintanilla" w:date="2026-10-08T16:01:00Z">
                  <w:rPr>
                    <w:del w:id="902" w:author="Humberto Quintanilla" w:date="2026-10-08T15:57:00Z"/>
                  </w:rPr>
                </w:rPrChange>
              </w:rPr>
              <w:pPrChange w:id="903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del w:id="904" w:author="Humberto Quintanilla" w:date="2026-10-08T15:57:00Z">
              <w:r w:rsidRPr="000B582F" w:rsidDel="0008611F">
                <w:rPr>
                  <w:sz w:val="21"/>
                  <w:szCs w:val="21"/>
                </w:rPr>
                <w:delText>Pasos de los procesos y procedimientos contables: captación de documentos, control de los documentos y análisis de los datos.</w:delText>
              </w:r>
              <w:r w:rsidRPr="000B582F" w:rsidDel="0008611F">
                <w:rPr>
                  <w:sz w:val="21"/>
                  <w:szCs w:val="21"/>
                  <w:rPrChange w:id="905" w:author="Humberto Quintanilla" w:date="2026-10-08T16:01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(P)</w:delText>
              </w:r>
            </w:del>
          </w:p>
          <w:p w14:paraId="55E33284" w14:textId="6C384F38" w:rsidR="0008611F" w:rsidRPr="000B582F" w:rsidDel="00784853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del w:id="906" w:author="Humberto Quintanilla" w:date="2026-10-08T14:40:00Z"/>
                <w:sz w:val="21"/>
                <w:szCs w:val="21"/>
                <w:rPrChange w:id="907" w:author="Humberto Quintanilla" w:date="2026-10-08T16:01:00Z">
                  <w:rPr>
                    <w:del w:id="908" w:author="Humberto Quintanilla" w:date="2026-10-08T14:40:00Z"/>
                  </w:rPr>
                </w:rPrChange>
              </w:rPr>
              <w:pPrChange w:id="909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del w:id="910" w:author="Humberto Quintanilla" w:date="2026-10-08T14:40:00Z">
              <w:r w:rsidRPr="000B582F" w:rsidDel="00784853">
                <w:rPr>
                  <w:sz w:val="21"/>
                  <w:szCs w:val="21"/>
                </w:rPr>
                <w:delText>Los registros contables: registros cronológicos, registros y procedimientos, formas y comprobantes, estados de información y medidas de registros.</w:delText>
              </w:r>
              <w:r w:rsidRPr="000B582F" w:rsidDel="00784853">
                <w:rPr>
                  <w:sz w:val="21"/>
                  <w:szCs w:val="21"/>
                  <w:rPrChange w:id="911" w:author="Humberto Quintanilla" w:date="2026-10-08T16:01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(P)</w:delText>
              </w:r>
            </w:del>
          </w:p>
          <w:p w14:paraId="0815CC52" w14:textId="1FBFFBB1" w:rsidR="0008611F" w:rsidRPr="000B582F" w:rsidDel="0008611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del w:id="912" w:author="Humberto Quintanilla" w:date="2026-10-08T15:57:00Z"/>
                <w:sz w:val="21"/>
                <w:szCs w:val="21"/>
                <w:rPrChange w:id="913" w:author="Humberto Quintanilla" w:date="2026-10-08T16:01:00Z">
                  <w:rPr>
                    <w:del w:id="914" w:author="Humberto Quintanilla" w:date="2026-10-08T15:57:00Z"/>
                  </w:rPr>
                </w:rPrChange>
              </w:rPr>
              <w:pPrChange w:id="915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del w:id="916" w:author="Humberto Quintanilla" w:date="2026-10-08T15:57:00Z">
              <w:r w:rsidRPr="000B582F" w:rsidDel="0008611F">
                <w:rPr>
                  <w:sz w:val="21"/>
                  <w:szCs w:val="21"/>
                </w:rPr>
                <w:delText>Sistemas centralizados o integrales y sistemas descentralizados o sectoriales, con los comprobantes de diario, de traspasos y otros comprobantes.</w:delText>
              </w:r>
              <w:r w:rsidRPr="000B582F" w:rsidDel="0008611F">
                <w:rPr>
                  <w:sz w:val="21"/>
                  <w:szCs w:val="21"/>
                  <w:rPrChange w:id="917" w:author="Humberto Quintanilla" w:date="2026-10-08T16:01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(P)</w:delText>
              </w:r>
            </w:del>
          </w:p>
          <w:p w14:paraId="474C1B83" w14:textId="388A72BE" w:rsidR="0008611F" w:rsidRPr="000B582F" w:rsidDel="0008611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del w:id="918" w:author="Humberto Quintanilla" w:date="2026-10-08T15:57:00Z"/>
                <w:sz w:val="21"/>
                <w:szCs w:val="21"/>
                <w:rPrChange w:id="919" w:author="Humberto Quintanilla" w:date="2026-10-08T16:01:00Z">
                  <w:rPr>
                    <w:del w:id="920" w:author="Humberto Quintanilla" w:date="2026-10-08T15:57:00Z"/>
                  </w:rPr>
                </w:rPrChange>
              </w:rPr>
              <w:pPrChange w:id="921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del w:id="922" w:author="Humberto Quintanilla" w:date="2026-10-08T15:57:00Z">
              <w:r w:rsidRPr="000B582F" w:rsidDel="0008611F">
                <w:rPr>
                  <w:sz w:val="21"/>
                  <w:szCs w:val="21"/>
                </w:rPr>
                <w:delText>Subsistemas de compras y costos, almacenes, cajas y bancos, y acreedores y proveedores.</w:delText>
              </w:r>
              <w:r w:rsidRPr="000B582F" w:rsidDel="0008611F">
                <w:rPr>
                  <w:sz w:val="21"/>
                  <w:szCs w:val="21"/>
                  <w:rPrChange w:id="923" w:author="Humberto Quintanilla" w:date="2026-10-08T16:01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4DC8537F" w14:textId="1F746003" w:rsidR="0008611F" w:rsidRPr="000B582F" w:rsidDel="0008611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del w:id="924" w:author="Humberto Quintanilla" w:date="2026-10-08T15:57:00Z"/>
                <w:sz w:val="21"/>
                <w:szCs w:val="21"/>
                <w:rPrChange w:id="925" w:author="Humberto Quintanilla" w:date="2026-10-08T16:01:00Z">
                  <w:rPr>
                    <w:del w:id="926" w:author="Humberto Quintanilla" w:date="2026-10-08T15:57:00Z"/>
                  </w:rPr>
                </w:rPrChange>
              </w:rPr>
              <w:pPrChange w:id="927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del w:id="928" w:author="Humberto Quintanilla" w:date="2026-10-08T15:57:00Z">
              <w:r w:rsidRPr="000B582F" w:rsidDel="0008611F">
                <w:rPr>
                  <w:sz w:val="21"/>
                  <w:szCs w:val="21"/>
                </w:rPr>
                <w:delText>Subsistemas de comercialización, ventas y costos, cajas y bancos, y clientes y deudores.</w:delText>
              </w:r>
              <w:r w:rsidRPr="000B582F" w:rsidDel="0008611F">
                <w:rPr>
                  <w:sz w:val="21"/>
                  <w:szCs w:val="21"/>
                  <w:rPrChange w:id="929" w:author="Humberto Quintanilla" w:date="2026-10-08T16:01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1937FFFD" w14:textId="56C9E249" w:rsidR="0008611F" w:rsidRPr="000B582F" w:rsidDel="0008611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del w:id="930" w:author="Humberto Quintanilla" w:date="2026-10-08T15:57:00Z"/>
                <w:sz w:val="21"/>
                <w:szCs w:val="21"/>
                <w:rPrChange w:id="931" w:author="Humberto Quintanilla" w:date="2026-10-08T16:01:00Z">
                  <w:rPr>
                    <w:del w:id="932" w:author="Humberto Quintanilla" w:date="2026-10-08T15:57:00Z"/>
                  </w:rPr>
                </w:rPrChange>
              </w:rPr>
              <w:pPrChange w:id="933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del w:id="934" w:author="Humberto Quintanilla" w:date="2026-10-08T15:57:00Z">
              <w:r w:rsidRPr="000B582F" w:rsidDel="0008611F">
                <w:rPr>
                  <w:sz w:val="21"/>
                  <w:szCs w:val="21"/>
                </w:rPr>
                <w:delText>Subsistemas de activos fijos, inversiones y otros activos, nóminas o planillas, y presupuestos y programas.</w:delText>
              </w:r>
              <w:r w:rsidRPr="000B582F" w:rsidDel="0008611F">
                <w:rPr>
                  <w:sz w:val="21"/>
                  <w:szCs w:val="21"/>
                  <w:rPrChange w:id="935" w:author="Humberto Quintanilla" w:date="2026-10-08T16:01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14644004" w14:textId="53F04AE1" w:rsidR="0008611F" w:rsidRPr="000B582F" w:rsidDel="0008611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del w:id="936" w:author="Humberto Quintanilla" w:date="2026-10-08T15:57:00Z"/>
                <w:sz w:val="21"/>
                <w:szCs w:val="21"/>
                <w:rPrChange w:id="937" w:author="Humberto Quintanilla" w:date="2026-10-08T16:01:00Z">
                  <w:rPr>
                    <w:del w:id="938" w:author="Humberto Quintanilla" w:date="2026-10-08T15:57:00Z"/>
                  </w:rPr>
                </w:rPrChange>
              </w:rPr>
              <w:pPrChange w:id="939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del w:id="940" w:author="Humberto Quintanilla" w:date="2026-10-08T15:57:00Z">
              <w:r w:rsidRPr="000B582F" w:rsidDel="0008611F">
                <w:rPr>
                  <w:sz w:val="21"/>
                  <w:szCs w:val="21"/>
                  <w:rPrChange w:id="941" w:author="Humberto Quintanilla" w:date="2026-10-08T16:01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Integración del subsistema de ventas con la facturación en línea y del subsistema de nóminas con los aportes a la seguridad social. (C, T)</w:delText>
              </w:r>
            </w:del>
          </w:p>
          <w:p w14:paraId="64F88848" w14:textId="77777777" w:rsidR="0008611F" w:rsidRPr="000B582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sz w:val="21"/>
                <w:szCs w:val="21"/>
                <w:rPrChange w:id="942" w:author="Humberto Quintanilla" w:date="2026-10-08T16:01:00Z">
                  <w:rPr/>
                </w:rPrChange>
              </w:rPr>
              <w:pPrChange w:id="943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>Diseño conceptual del Sistema de Información Contable Integrado y su mapa de procesos conceptual, con sus políticas contables.</w:t>
            </w:r>
            <w:r w:rsidRPr="000B582F">
              <w:rPr>
                <w:sz w:val="21"/>
                <w:szCs w:val="21"/>
                <w:rPrChange w:id="944" w:author="Humberto Quintanilla" w:date="2026-10-08T16:01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(P)</w:t>
            </w:r>
          </w:p>
          <w:p w14:paraId="2D912027" w14:textId="77777777" w:rsidR="0008611F" w:rsidRPr="000B582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sz w:val="21"/>
                <w:szCs w:val="21"/>
                <w:rPrChange w:id="945" w:author="Humberto Quintanilla" w:date="2026-10-08T16:01:00Z">
                  <w:rPr/>
                </w:rPrChange>
              </w:rPr>
              <w:pPrChange w:id="946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>Identificación de los datos de entrada requeridos por el sistema y de los procesos y procedimientos financiero-contables.</w:t>
            </w:r>
            <w:r w:rsidRPr="000B582F">
              <w:rPr>
                <w:sz w:val="21"/>
                <w:szCs w:val="21"/>
                <w:rPrChange w:id="947" w:author="Humberto Quintanilla" w:date="2026-10-08T16:01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(P)</w:t>
            </w:r>
          </w:p>
          <w:p w14:paraId="338B4485" w14:textId="138E33A4" w:rsidR="0008611F" w:rsidRPr="000B582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sz w:val="21"/>
                <w:szCs w:val="21"/>
                <w:rPrChange w:id="948" w:author="Humberto Quintanilla" w:date="2026-10-08T16:01:00Z">
                  <w:rPr/>
                </w:rPrChange>
              </w:rPr>
              <w:pPrChange w:id="949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ins w:id="950" w:author="Humberto Quintanilla" w:date="2026-10-08T14:41:00Z">
              <w:r w:rsidRPr="000B582F">
                <w:rPr>
                  <w:sz w:val="21"/>
                  <w:szCs w:val="21"/>
                </w:rPr>
                <w:t>D</w:t>
              </w:r>
            </w:ins>
            <w:del w:id="951" w:author="Humberto Quintanilla" w:date="2026-10-08T14:41:00Z">
              <w:r w:rsidRPr="000B582F" w:rsidDel="00784853">
                <w:rPr>
                  <w:sz w:val="21"/>
                  <w:szCs w:val="21"/>
                </w:rPr>
                <w:delText>Codificación del plan de cuentas y d</w:delText>
              </w:r>
            </w:del>
            <w:r w:rsidRPr="000B582F">
              <w:rPr>
                <w:sz w:val="21"/>
                <w:szCs w:val="21"/>
              </w:rPr>
              <w:t>escripción de las cuentas: su reconocimiento, valuación y exposición, con los diversos planes y los grupos fundamentales de cuentas.</w:t>
            </w:r>
            <w:r w:rsidRPr="000B582F">
              <w:rPr>
                <w:sz w:val="21"/>
                <w:szCs w:val="21"/>
                <w:rPrChange w:id="952" w:author="Humberto Quintanilla" w:date="2026-10-08T16:01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(C, P)</w:t>
            </w:r>
          </w:p>
          <w:p w14:paraId="00D07FAE" w14:textId="34C555C5" w:rsidR="0008611F" w:rsidRPr="000B582F" w:rsidDel="00784853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del w:id="953" w:author="Humberto Quintanilla" w:date="2026-10-08T14:42:00Z"/>
                <w:sz w:val="21"/>
                <w:szCs w:val="21"/>
                <w:rPrChange w:id="954" w:author="Humberto Quintanilla" w:date="2026-10-08T16:01:00Z">
                  <w:rPr>
                    <w:del w:id="955" w:author="Humberto Quintanilla" w:date="2026-10-08T14:42:00Z"/>
                  </w:rPr>
                </w:rPrChange>
              </w:rPr>
              <w:pPrChange w:id="956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del w:id="957" w:author="Humberto Quintanilla" w:date="2026-10-08T14:42:00Z">
              <w:r w:rsidRPr="000B582F" w:rsidDel="00784853">
                <w:rPr>
                  <w:sz w:val="21"/>
                  <w:szCs w:val="21"/>
                </w:rPr>
                <w:delText>Registros y procedimientos, formas y comprobantes, estados de información y medidas de registros del sistema.</w:delText>
              </w:r>
              <w:r w:rsidRPr="000B582F" w:rsidDel="00784853">
                <w:rPr>
                  <w:sz w:val="21"/>
                  <w:szCs w:val="21"/>
                  <w:rPrChange w:id="958" w:author="Humberto Quintanilla" w:date="2026-10-08T16:01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(P)</w:delText>
              </w:r>
            </w:del>
          </w:p>
          <w:p w14:paraId="59BEF620" w14:textId="6451E304" w:rsidR="0008611F" w:rsidRPr="000B582F" w:rsidDel="00784853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del w:id="959" w:author="Humberto Quintanilla" w:date="2026-10-08T14:42:00Z"/>
                <w:sz w:val="21"/>
                <w:szCs w:val="21"/>
                <w:rPrChange w:id="960" w:author="Humberto Quintanilla" w:date="2026-10-08T16:01:00Z">
                  <w:rPr>
                    <w:del w:id="961" w:author="Humberto Quintanilla" w:date="2026-10-08T14:42:00Z"/>
                  </w:rPr>
                </w:rPrChange>
              </w:rPr>
              <w:pPrChange w:id="962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del w:id="963" w:author="Humberto Quintanilla" w:date="2026-10-08T14:42:00Z">
              <w:r w:rsidRPr="000B582F" w:rsidDel="00784853">
                <w:rPr>
                  <w:sz w:val="21"/>
                  <w:szCs w:val="21"/>
                </w:rPr>
                <w:delText>Clases de sistemas: centralizados o integrales y descentralizados o sectoriales.</w:delText>
              </w:r>
              <w:r w:rsidRPr="000B582F" w:rsidDel="00784853">
                <w:rPr>
                  <w:sz w:val="21"/>
                  <w:szCs w:val="21"/>
                  <w:rPrChange w:id="964" w:author="Humberto Quintanilla" w:date="2026-10-08T16:01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0DF50125" w14:textId="77777777" w:rsidR="0008611F" w:rsidRPr="000B582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sz w:val="21"/>
                <w:szCs w:val="21"/>
                <w:rPrChange w:id="965" w:author="Humberto Quintanilla" w:date="2026-10-08T16:01:00Z">
                  <w:rPr/>
                </w:rPrChange>
              </w:rPr>
              <w:pPrChange w:id="966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>Informes financieros y contables que genera el sistema, información gerencial e indicadores estratégicos financieros, y el manual contable.</w:t>
            </w:r>
            <w:r w:rsidRPr="000B582F">
              <w:rPr>
                <w:sz w:val="21"/>
                <w:szCs w:val="21"/>
                <w:rPrChange w:id="967" w:author="Humberto Quintanilla" w:date="2026-10-08T16:01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(C)</w:t>
            </w:r>
          </w:p>
          <w:p w14:paraId="0B39AD61" w14:textId="144BAD08" w:rsidR="0008611F" w:rsidRPr="000B582F" w:rsidDel="006C3EFA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del w:id="968" w:author="Humberto Quintanilla" w:date="2026-10-08T14:42:00Z"/>
                <w:sz w:val="21"/>
                <w:szCs w:val="21"/>
                <w:rPrChange w:id="969" w:author="Humberto Quintanilla" w:date="2026-10-08T16:01:00Z">
                  <w:rPr>
                    <w:del w:id="970" w:author="Humberto Quintanilla" w:date="2026-10-08T14:42:00Z"/>
                  </w:rPr>
                </w:rPrChange>
              </w:rPr>
              <w:pPrChange w:id="971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del w:id="972" w:author="Humberto Quintanilla" w:date="2026-10-08T14:42:00Z">
              <w:r w:rsidRPr="000B582F" w:rsidDel="006C3EFA">
                <w:rPr>
                  <w:sz w:val="21"/>
                  <w:szCs w:val="21"/>
                  <w:rPrChange w:id="973" w:author="Humberto Quintanilla" w:date="2026-10-08T16:01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Tableros de control e indicadores generados por el sistema: periodicidad, responsable y fuente de cada indicador. (C)</w:delText>
              </w:r>
            </w:del>
          </w:p>
          <w:p w14:paraId="3EBD19E9" w14:textId="77777777" w:rsidR="0008611F" w:rsidRPr="000B582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sz w:val="21"/>
                <w:szCs w:val="21"/>
                <w:rPrChange w:id="974" w:author="Humberto Quintanilla" w:date="2026-10-08T16:01:00Z">
                  <w:rPr/>
                </w:rPrChange>
              </w:rPr>
              <w:pPrChange w:id="975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lastRenderedPageBreak/>
              <w:t>Los recursos financieros y materiales necesarios para el sistema de información contable.</w:t>
            </w:r>
            <w:r w:rsidRPr="000B582F">
              <w:rPr>
                <w:sz w:val="21"/>
                <w:szCs w:val="21"/>
                <w:rPrChange w:id="976" w:author="Humberto Quintanilla" w:date="2026-10-08T16:01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(C)</w:t>
            </w:r>
          </w:p>
          <w:p w14:paraId="76C7EE51" w14:textId="77777777" w:rsidR="0008611F" w:rsidRPr="000B582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ins w:id="977" w:author="Humberto Quintanilla" w:date="2026-10-08T14:42:00Z"/>
                <w:sz w:val="21"/>
                <w:szCs w:val="21"/>
                <w:rPrChange w:id="978" w:author="Humberto Quintanilla" w:date="2026-10-08T16:01:00Z">
                  <w:rPr>
                    <w:ins w:id="979" w:author="Humberto Quintanilla" w:date="2026-10-08T14:42:00Z"/>
                  </w:rPr>
                </w:rPrChange>
              </w:rPr>
              <w:pPrChange w:id="980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ins w:id="981" w:author="Humberto Quintanilla" w:date="2026-10-08T14:42:00Z">
              <w:r w:rsidRPr="000B582F">
                <w:rPr>
                  <w:sz w:val="21"/>
                  <w:szCs w:val="21"/>
                  <w:rPrChange w:id="982" w:author="Humberto Quintanilla" w:date="2026-10-08T16:01:00Z">
                    <w:rPr>
                      <w:sz w:val="21"/>
                      <w:szCs w:val="21"/>
                      <w:highlight w:val="yellow"/>
                    </w:rPr>
                  </w:rPrChange>
                </w:rPr>
                <w:t>Tableros de control e indicadores generados por el sistema: periodicidad, responsable y fuente de cada indicador. (C)</w:t>
              </w:r>
            </w:ins>
          </w:p>
          <w:p w14:paraId="7797D7E8" w14:textId="3639BCFC" w:rsidR="0008611F" w:rsidRPr="000B582F" w:rsidRDefault="0008611F" w:rsidP="00693F56">
            <w:pPr>
              <w:pStyle w:val="Prrafodelista"/>
              <w:numPr>
                <w:ilvl w:val="0"/>
                <w:numId w:val="18"/>
              </w:numPr>
              <w:spacing w:before="10" w:after="10"/>
              <w:jc w:val="both"/>
              <w:rPr>
                <w:sz w:val="21"/>
                <w:szCs w:val="21"/>
                <w:rPrChange w:id="983" w:author="Humberto Quintanilla" w:date="2026-10-08T16:01:00Z">
                  <w:rPr/>
                </w:rPrChange>
              </w:rPr>
              <w:pPrChange w:id="984" w:author="Evert Velarde Flores" w:date="2026-10-09T13:52:00Z">
                <w:pPr>
                  <w:pStyle w:val="Prrafodelista"/>
                  <w:numPr>
                    <w:numId w:val="7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  <w:rPrChange w:id="985" w:author="Humberto Quintanilla" w:date="2026-10-08T16:01:00Z">
                  <w:rPr>
                    <w:sz w:val="21"/>
                    <w:szCs w:val="21"/>
                    <w:highlight w:val="yellow"/>
                  </w:rPr>
                </w:rPrChange>
              </w:rPr>
              <w:t>Controles de aplicación del sistema: validaciones de entrada, campos obligatorios, cierres de periodo y pistas de auditoría. (P)</w:t>
            </w:r>
          </w:p>
        </w:tc>
        <w:tc>
          <w:tcPr>
            <w:tcW w:w="277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986" w:author="Rodrigo Maximiliano Mejía Laura" w:date="2026-10-09T12:35:00Z">
              <w:tcPr>
                <w:tcW w:w="2905" w:type="dxa"/>
                <w:gridSpan w:val="5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B5C2B9A" w14:textId="5DC3C81A" w:rsidR="0008611F" w:rsidRPr="000B582F" w:rsidRDefault="0008611F">
            <w:pPr>
              <w:pStyle w:val="Prrafodelista"/>
              <w:numPr>
                <w:ilvl w:val="0"/>
                <w:numId w:val="3"/>
              </w:numPr>
              <w:spacing w:before="10" w:after="10"/>
            </w:pPr>
          </w:p>
        </w:tc>
      </w:tr>
      <w:tr w:rsidR="002E6B60" w14:paraId="79D82FF7" w14:textId="77777777" w:rsidTr="00203B68">
        <w:trPr>
          <w:cantSplit/>
          <w:trPrChange w:id="987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988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C628013" w14:textId="6D8F5484" w:rsidR="002E6B60" w:rsidRPr="000B582F" w:rsidRDefault="005D6483">
            <w:pPr>
              <w:spacing w:before="20" w:after="20"/>
              <w:jc w:val="both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989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lastRenderedPageBreak/>
              <w:t xml:space="preserve">Elemento de competencia </w:t>
            </w:r>
            <w:ins w:id="990" w:author="Humberto Quintanilla" w:date="2026-10-08T14:50:00Z">
              <w:r w:rsidR="004712A3" w:rsidRPr="000B582F">
                <w:rPr>
                  <w:b/>
                  <w:bCs/>
                  <w:i/>
                  <w:iCs/>
                  <w:sz w:val="21"/>
                  <w:szCs w:val="21"/>
                  <w:rPrChange w:id="991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blue"/>
                    </w:rPr>
                  </w:rPrChange>
                </w:rPr>
                <w:t>5</w:t>
              </w:r>
            </w:ins>
            <w:del w:id="992" w:author="Humberto Quintanilla" w:date="2026-10-08T14:50:00Z">
              <w:r w:rsidRPr="000B582F" w:rsidDel="004712A3">
                <w:rPr>
                  <w:b/>
                  <w:bCs/>
                  <w:i/>
                  <w:iCs/>
                  <w:sz w:val="21"/>
                  <w:szCs w:val="21"/>
                  <w:rPrChange w:id="993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6</w:delText>
              </w:r>
            </w:del>
            <w:r w:rsidRPr="000B582F">
              <w:rPr>
                <w:b/>
                <w:bCs/>
                <w:i/>
                <w:iCs/>
                <w:sz w:val="21"/>
                <w:szCs w:val="21"/>
                <w:rPrChange w:id="994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995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Diseña el sistema de control interno de una empresa, evaluando los riesgos de los ciclos transaccionales conforme a los principios de control interno vigentes</w:t>
            </w:r>
            <w:ins w:id="996" w:author="Humberto Quintanilla" w:date="2026-10-08T14:51:00Z">
              <w:r w:rsidR="004712A3" w:rsidRPr="000B582F">
                <w:rPr>
                  <w:sz w:val="21"/>
                  <w:szCs w:val="21"/>
                  <w:rPrChange w:id="997" w:author="Humberto Quintanilla" w:date="2026-10-08T16:00:00Z">
                    <w:rPr>
                      <w:sz w:val="21"/>
                      <w:szCs w:val="21"/>
                      <w:highlight w:val="blue"/>
                    </w:rPr>
                  </w:rPrChange>
                </w:rPr>
                <w:t xml:space="preserve"> y </w:t>
              </w:r>
              <w:r w:rsidR="004712A3" w:rsidRPr="000B582F">
                <w:rPr>
                  <w:sz w:val="21"/>
                  <w:szCs w:val="21"/>
                  <w:rPrChange w:id="998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>la documentación interna del sistema contable integrado, estructurando manuales, reglamentos, guías e instructivos conforme a la metodología de elaboración de documentos.</w:t>
              </w:r>
            </w:ins>
            <w:del w:id="999" w:author="Humberto Quintanilla" w:date="2026-10-08T14:51:00Z">
              <w:r w:rsidRPr="000B582F" w:rsidDel="004712A3">
                <w:rPr>
                  <w:sz w:val="21"/>
                  <w:szCs w:val="21"/>
                  <w:rPrChange w:id="1000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.</w:delText>
              </w:r>
            </w:del>
          </w:p>
        </w:tc>
      </w:tr>
      <w:tr w:rsidR="002E6B60" w14:paraId="160A56ED" w14:textId="77777777" w:rsidTr="00203B68">
        <w:trPr>
          <w:trPrChange w:id="1001" w:author="Rodrigo Maximiliano Mejía Laura" w:date="2026-10-09T12:35:00Z">
            <w:trPr>
              <w:gridAfter w:val="0"/>
            </w:trPr>
          </w:trPrChange>
        </w:trPr>
        <w:tc>
          <w:tcPr>
            <w:tcW w:w="36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02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5B5197A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1003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Criterios de desempeño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04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F9F5C2D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1005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Evidencias de desempeño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06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F9FF1C1" w14:textId="77777777" w:rsidR="002E6B60" w:rsidRPr="000B582F" w:rsidRDefault="005D6483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1007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Evidencias de producto</w:t>
            </w:r>
          </w:p>
        </w:tc>
      </w:tr>
      <w:tr w:rsidR="0008611F" w14:paraId="6D41FFD1" w14:textId="77777777" w:rsidTr="00203B68">
        <w:trPr>
          <w:cantSplit/>
          <w:ins w:id="1008" w:author="Humberto Quintanilla" w:date="2026-10-08T14:58:00Z"/>
          <w:trPrChange w:id="1009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10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F855F19" w14:textId="2F456079" w:rsidR="0008611F" w:rsidRPr="000B582F" w:rsidRDefault="0008611F" w:rsidP="00693F56">
            <w:pPr>
              <w:spacing w:before="20" w:after="20"/>
              <w:jc w:val="both"/>
              <w:rPr>
                <w:ins w:id="1011" w:author="Humberto Quintanilla" w:date="2026-10-08T14:58:00Z"/>
                <w:sz w:val="21"/>
                <w:szCs w:val="21"/>
                <w:rPrChange w:id="1012" w:author="Humberto Quintanilla" w:date="2026-10-08T16:00:00Z">
                  <w:rPr>
                    <w:ins w:id="1013" w:author="Humberto Quintanilla" w:date="2026-10-08T14:58:00Z"/>
                    <w:sz w:val="21"/>
                    <w:szCs w:val="21"/>
                    <w:highlight w:val="yellow"/>
                  </w:rPr>
                </w:rPrChange>
              </w:rPr>
              <w:pPrChange w:id="1014" w:author="Evert Velarde Flores" w:date="2026-10-09T13:52:00Z">
                <w:pPr>
                  <w:spacing w:before="20" w:after="20"/>
                </w:pPr>
              </w:pPrChange>
            </w:pPr>
            <w:ins w:id="1015" w:author="Humberto Quintanilla" w:date="2026-10-08T14:58:00Z">
              <w:r w:rsidRPr="000B582F">
                <w:rPr>
                  <w:sz w:val="21"/>
                  <w:szCs w:val="21"/>
                  <w:rPrChange w:id="1016" w:author="Humberto Quintanilla" w:date="2026-10-08T16:00:00Z">
                    <w:rPr>
                      <w:i/>
                      <w:iCs/>
                      <w:color w:val="FF0000"/>
                      <w:sz w:val="21"/>
                      <w:szCs w:val="21"/>
                      <w:highlight w:val="yellow"/>
                    </w:rPr>
                  </w:rPrChange>
                </w:rPr>
                <w:t>1. Elabora el manual contable de una empresa, estructurando sus contenidos mínimos y la jerarquía de los documentos internos conforme a una metodología de elaboración de documentos.</w:t>
              </w:r>
            </w:ins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17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A9E14BA" w14:textId="1392C000" w:rsidR="0008611F" w:rsidRPr="000B582F" w:rsidRDefault="0008611F" w:rsidP="00693F56">
            <w:pPr>
              <w:spacing w:before="20" w:after="20"/>
              <w:jc w:val="both"/>
              <w:rPr>
                <w:ins w:id="1018" w:author="Humberto Quintanilla" w:date="2026-10-08T14:58:00Z"/>
                <w:sz w:val="21"/>
                <w:szCs w:val="21"/>
                <w:rPrChange w:id="1019" w:author="Humberto Quintanilla" w:date="2026-10-08T16:00:00Z">
                  <w:rPr>
                    <w:ins w:id="1020" w:author="Humberto Quintanilla" w:date="2026-10-08T14:58:00Z"/>
                    <w:sz w:val="21"/>
                    <w:szCs w:val="21"/>
                    <w:highlight w:val="yellow"/>
                  </w:rPr>
                </w:rPrChange>
              </w:rPr>
              <w:pPrChange w:id="1021" w:author="Evert Velarde Flores" w:date="2026-10-09T13:52:00Z">
                <w:pPr>
                  <w:spacing w:before="20" w:after="20"/>
                </w:pPr>
              </w:pPrChange>
            </w:pPr>
            <w:ins w:id="1022" w:author="Humberto Quintanilla" w:date="2026-10-08T14:58:00Z">
              <w:r w:rsidRPr="000B582F">
                <w:rPr>
                  <w:sz w:val="21"/>
                  <w:szCs w:val="21"/>
                  <w:rPrChange w:id="1023" w:author="Humberto Quintanilla" w:date="2026-10-08T16:00:00Z">
                    <w:rPr>
                      <w:i/>
                      <w:iCs/>
                      <w:color w:val="FF0000"/>
                      <w:sz w:val="21"/>
                      <w:szCs w:val="21"/>
                      <w:highlight w:val="yellow"/>
                    </w:rPr>
                  </w:rPrChange>
                </w:rPr>
                <w:t>1.1 Elabora en equipo un manual contable de una empresa con sus contenidos mínimos.</w:t>
              </w:r>
            </w:ins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24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D8E0AD3" w14:textId="65ABA769" w:rsidR="0008611F" w:rsidRPr="000B582F" w:rsidRDefault="0008611F" w:rsidP="00693F56">
            <w:pPr>
              <w:spacing w:before="20" w:after="20"/>
              <w:jc w:val="both"/>
              <w:rPr>
                <w:ins w:id="1025" w:author="Humberto Quintanilla" w:date="2026-10-08T14:58:00Z"/>
                <w:b/>
                <w:bCs/>
                <w:sz w:val="21"/>
                <w:szCs w:val="21"/>
                <w:rPrChange w:id="1026" w:author="Humberto Quintanilla" w:date="2026-10-08T16:00:00Z">
                  <w:rPr>
                    <w:ins w:id="1027" w:author="Humberto Quintanilla" w:date="2026-10-08T14:58:00Z"/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pPrChange w:id="1028" w:author="Evert Velarde Flores" w:date="2026-10-09T13:52:00Z">
                <w:pPr>
                  <w:spacing w:before="20" w:after="20"/>
                </w:pPr>
              </w:pPrChange>
            </w:pPr>
            <w:ins w:id="1029" w:author="Humberto Quintanilla" w:date="2026-10-08T14:58:00Z">
              <w:r w:rsidRPr="000B582F">
                <w:rPr>
                  <w:b/>
                  <w:bCs/>
                  <w:sz w:val="21"/>
                  <w:szCs w:val="21"/>
                  <w:rPrChange w:id="1030" w:author="Humberto Quintanilla" w:date="2026-10-08T16:00:00Z">
                    <w:rPr>
                      <w:b/>
                      <w:bCs/>
                      <w:i/>
                      <w:iCs/>
                      <w:color w:val="FF0000"/>
                      <w:sz w:val="21"/>
                      <w:szCs w:val="21"/>
                      <w:highlight w:val="yellow"/>
                    </w:rPr>
                  </w:rPrChange>
                </w:rPr>
                <w:t xml:space="preserve">Producto </w:t>
              </w:r>
            </w:ins>
            <w:ins w:id="1031" w:author="Humberto Quintanilla" w:date="2026-10-08T15:14:00Z">
              <w:r w:rsidRPr="000B582F">
                <w:rPr>
                  <w:b/>
                  <w:bCs/>
                  <w:sz w:val="21"/>
                  <w:szCs w:val="21"/>
                  <w:rPrChange w:id="1032" w:author="Humberto Quintanilla" w:date="2026-10-08T16:00:00Z">
                    <w:rPr>
                      <w:b/>
                      <w:bCs/>
                      <w:i/>
                      <w:iCs/>
                      <w:color w:val="FF0000"/>
                      <w:sz w:val="21"/>
                      <w:szCs w:val="21"/>
                      <w:highlight w:val="yellow"/>
                    </w:rPr>
                  </w:rPrChange>
                </w:rPr>
                <w:t>17</w:t>
              </w:r>
            </w:ins>
            <w:ins w:id="1033" w:author="Humberto Quintanilla" w:date="2026-10-08T14:58:00Z">
              <w:r w:rsidRPr="000B582F">
                <w:rPr>
                  <w:b/>
                  <w:bCs/>
                  <w:sz w:val="21"/>
                  <w:szCs w:val="21"/>
                  <w:rPrChange w:id="1034" w:author="Humberto Quintanilla" w:date="2026-10-08T16:00:00Z">
                    <w:rPr>
                      <w:b/>
                      <w:bCs/>
                      <w:i/>
                      <w:iCs/>
                      <w:color w:val="FF0000"/>
                      <w:sz w:val="21"/>
                      <w:szCs w:val="21"/>
                      <w:highlight w:val="yellow"/>
                    </w:rPr>
                  </w:rPrChange>
                </w:rPr>
                <w:t xml:space="preserve">: </w:t>
              </w:r>
              <w:r w:rsidRPr="000B582F">
                <w:rPr>
                  <w:sz w:val="21"/>
                  <w:szCs w:val="21"/>
                  <w:rPrChange w:id="1035" w:author="Humberto Quintanilla" w:date="2026-10-08T16:00:00Z">
                    <w:rPr>
                      <w:i/>
                      <w:iCs/>
                      <w:color w:val="FF0000"/>
                      <w:sz w:val="21"/>
                      <w:szCs w:val="21"/>
                      <w:highlight w:val="yellow"/>
                    </w:rPr>
                  </w:rPrChange>
                </w:rPr>
                <w:t>Manual contable de una empresa con su jerarquía de documentos.</w:t>
              </w:r>
            </w:ins>
          </w:p>
        </w:tc>
      </w:tr>
      <w:tr w:rsidR="0008611F" w14:paraId="6F95F5FB" w14:textId="77777777" w:rsidTr="00203B68">
        <w:trPr>
          <w:cantSplit/>
          <w:ins w:id="1036" w:author="Humberto Quintanilla" w:date="2026-10-08T14:58:00Z"/>
          <w:trPrChange w:id="1037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tcPrChange w:id="1038" w:author="Rodrigo Maximiliano Mejía Laura" w:date="2026-10-09T12:35:00Z">
              <w:tcPr>
                <w:tcW w:w="3320" w:type="dxa"/>
                <w:gridSpan w:val="6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</w:tcPr>
            </w:tcPrChange>
          </w:tcPr>
          <w:p w14:paraId="17FFD37D" w14:textId="77777777" w:rsidR="0008611F" w:rsidRPr="000B582F" w:rsidRDefault="0008611F" w:rsidP="00693F56">
            <w:pPr>
              <w:spacing w:before="20" w:after="20"/>
              <w:jc w:val="both"/>
              <w:rPr>
                <w:ins w:id="1039" w:author="Humberto Quintanilla" w:date="2026-10-08T14:58:00Z"/>
                <w:sz w:val="21"/>
                <w:szCs w:val="21"/>
                <w:rPrChange w:id="1040" w:author="Humberto Quintanilla" w:date="2026-10-08T16:00:00Z">
                  <w:rPr>
                    <w:ins w:id="1041" w:author="Humberto Quintanilla" w:date="2026-10-08T14:58:00Z"/>
                    <w:sz w:val="21"/>
                    <w:szCs w:val="21"/>
                    <w:highlight w:val="yellow"/>
                  </w:rPr>
                </w:rPrChange>
              </w:rPr>
              <w:pPrChange w:id="1042" w:author="Evert Velarde Flores" w:date="2026-10-09T13:52:00Z">
                <w:pPr>
                  <w:spacing w:before="20" w:after="20"/>
                </w:pPr>
              </w:pPrChange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43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C611EE0" w14:textId="4991469C" w:rsidR="0008611F" w:rsidRPr="000B582F" w:rsidRDefault="0008611F" w:rsidP="00693F56">
            <w:pPr>
              <w:spacing w:before="20" w:after="20"/>
              <w:jc w:val="both"/>
              <w:rPr>
                <w:ins w:id="1044" w:author="Humberto Quintanilla" w:date="2026-10-08T14:58:00Z"/>
                <w:sz w:val="21"/>
                <w:szCs w:val="21"/>
                <w:rPrChange w:id="1045" w:author="Humberto Quintanilla" w:date="2026-10-08T16:00:00Z">
                  <w:rPr>
                    <w:ins w:id="1046" w:author="Humberto Quintanilla" w:date="2026-10-08T14:58:00Z"/>
                    <w:sz w:val="21"/>
                    <w:szCs w:val="21"/>
                    <w:highlight w:val="yellow"/>
                  </w:rPr>
                </w:rPrChange>
              </w:rPr>
              <w:pPrChange w:id="1047" w:author="Evert Velarde Flores" w:date="2026-10-09T13:52:00Z">
                <w:pPr>
                  <w:spacing w:before="20" w:after="20"/>
                </w:pPr>
              </w:pPrChange>
            </w:pPr>
            <w:ins w:id="1048" w:author="Humberto Quintanilla" w:date="2026-10-08T14:58:00Z">
              <w:r w:rsidRPr="000B582F">
                <w:rPr>
                  <w:sz w:val="21"/>
                  <w:szCs w:val="21"/>
                  <w:rPrChange w:id="1049" w:author="Humberto Quintanilla" w:date="2026-10-08T16:00:00Z">
                    <w:rPr>
                      <w:i/>
                      <w:iCs/>
                      <w:color w:val="FF0000"/>
                      <w:sz w:val="21"/>
                      <w:szCs w:val="21"/>
                      <w:highlight w:val="yellow"/>
                    </w:rPr>
                  </w:rPrChange>
                </w:rPr>
                <w:t>1.2 Estructura en aula una guía o instructivo de un proceso contable de un caso práctico.</w:t>
              </w:r>
            </w:ins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50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4EA679E" w14:textId="3B6F2172" w:rsidR="0008611F" w:rsidRPr="000B582F" w:rsidRDefault="0008611F" w:rsidP="00693F56">
            <w:pPr>
              <w:spacing w:before="20" w:after="20"/>
              <w:jc w:val="both"/>
              <w:rPr>
                <w:ins w:id="1051" w:author="Humberto Quintanilla" w:date="2026-10-08T14:58:00Z"/>
                <w:b/>
                <w:bCs/>
                <w:sz w:val="21"/>
                <w:szCs w:val="21"/>
                <w:rPrChange w:id="1052" w:author="Humberto Quintanilla" w:date="2026-10-08T16:00:00Z">
                  <w:rPr>
                    <w:ins w:id="1053" w:author="Humberto Quintanilla" w:date="2026-10-08T14:58:00Z"/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pPrChange w:id="1054" w:author="Evert Velarde Flores" w:date="2026-10-09T13:52:00Z">
                <w:pPr>
                  <w:spacing w:before="20" w:after="20"/>
                </w:pPr>
              </w:pPrChange>
            </w:pPr>
            <w:ins w:id="1055" w:author="Humberto Quintanilla" w:date="2026-10-08T14:58:00Z">
              <w:r w:rsidRPr="000B582F">
                <w:rPr>
                  <w:b/>
                  <w:bCs/>
                  <w:sz w:val="21"/>
                  <w:szCs w:val="21"/>
                  <w:rPrChange w:id="1056" w:author="Humberto Quintanilla" w:date="2026-10-08T16:00:00Z">
                    <w:rPr>
                      <w:b/>
                      <w:bCs/>
                      <w:i/>
                      <w:iCs/>
                      <w:color w:val="FF0000"/>
                      <w:sz w:val="21"/>
                      <w:szCs w:val="21"/>
                      <w:highlight w:val="yellow"/>
                    </w:rPr>
                  </w:rPrChange>
                </w:rPr>
                <w:t xml:space="preserve">Producto </w:t>
              </w:r>
            </w:ins>
            <w:ins w:id="1057" w:author="Humberto Quintanilla" w:date="2026-10-08T15:14:00Z">
              <w:r w:rsidRPr="000B582F">
                <w:rPr>
                  <w:b/>
                  <w:bCs/>
                  <w:sz w:val="21"/>
                  <w:szCs w:val="21"/>
                  <w:rPrChange w:id="1058" w:author="Humberto Quintanilla" w:date="2026-10-08T16:00:00Z">
                    <w:rPr>
                      <w:b/>
                      <w:bCs/>
                      <w:i/>
                      <w:iCs/>
                      <w:color w:val="FF0000"/>
                      <w:sz w:val="21"/>
                      <w:szCs w:val="21"/>
                      <w:highlight w:val="yellow"/>
                    </w:rPr>
                  </w:rPrChange>
                </w:rPr>
                <w:t>18</w:t>
              </w:r>
            </w:ins>
            <w:ins w:id="1059" w:author="Humberto Quintanilla" w:date="2026-10-08T14:58:00Z">
              <w:r w:rsidRPr="000B582F">
                <w:rPr>
                  <w:b/>
                  <w:bCs/>
                  <w:sz w:val="21"/>
                  <w:szCs w:val="21"/>
                  <w:rPrChange w:id="1060" w:author="Humberto Quintanilla" w:date="2026-10-08T16:00:00Z">
                    <w:rPr>
                      <w:b/>
                      <w:bCs/>
                      <w:i/>
                      <w:iCs/>
                      <w:color w:val="FF0000"/>
                      <w:sz w:val="21"/>
                      <w:szCs w:val="21"/>
                      <w:highlight w:val="yellow"/>
                    </w:rPr>
                  </w:rPrChange>
                </w:rPr>
                <w:t xml:space="preserve">: </w:t>
              </w:r>
              <w:r w:rsidRPr="000B582F">
                <w:rPr>
                  <w:sz w:val="21"/>
                  <w:szCs w:val="21"/>
                  <w:rPrChange w:id="1061" w:author="Humberto Quintanilla" w:date="2026-10-08T16:00:00Z">
                    <w:rPr>
                      <w:i/>
                      <w:iCs/>
                      <w:color w:val="FF0000"/>
                      <w:sz w:val="21"/>
                      <w:szCs w:val="21"/>
                      <w:highlight w:val="yellow"/>
                    </w:rPr>
                  </w:rPrChange>
                </w:rPr>
                <w:t>Guía o instructivo de un proceso contable de una empresa.</w:t>
              </w:r>
            </w:ins>
          </w:p>
        </w:tc>
      </w:tr>
      <w:tr w:rsidR="00320888" w14:paraId="3B0E4BE6" w14:textId="77777777" w:rsidTr="00203B68">
        <w:trPr>
          <w:cantSplit/>
          <w:trPrChange w:id="1062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63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A670B04" w14:textId="07A8E9D8" w:rsidR="00320888" w:rsidRPr="000B582F" w:rsidRDefault="00320888" w:rsidP="00693F56">
            <w:pPr>
              <w:spacing w:before="20" w:after="20"/>
              <w:jc w:val="both"/>
              <w:pPrChange w:id="1064" w:author="Evert Velarde Flores" w:date="2026-10-09T13:52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1065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2. Diseña el sistema de control interno de los ciclos transaccionales, evaluando sus controles frente a los riesgos identificados y proponiendo medidas de prevención del fraude</w:t>
            </w:r>
            <w:ins w:id="1066" w:author="Humberto Quintanilla" w:date="2026-10-08T15:01:00Z">
              <w:r w:rsidRPr="000B582F">
                <w:rPr>
                  <w:sz w:val="21"/>
                  <w:szCs w:val="21"/>
                  <w:rPrChange w:id="1067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>, incluyendo el control documental de los manuales, reglamentos y políticas del sistema</w:t>
              </w:r>
            </w:ins>
            <w:r w:rsidRPr="000B582F">
              <w:rPr>
                <w:sz w:val="21"/>
                <w:szCs w:val="21"/>
                <w:rPrChange w:id="1068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69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E1E5A50" w14:textId="77777777" w:rsidR="00320888" w:rsidRPr="000B582F" w:rsidRDefault="00320888" w:rsidP="00693F56">
            <w:pPr>
              <w:spacing w:before="20" w:after="20"/>
              <w:jc w:val="both"/>
              <w:pPrChange w:id="1070" w:author="Evert Velarde Flores" w:date="2026-10-09T13:52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1071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2.1 Evalúa en equipo el sistema de control interno de un caso práctico con sus métodos y técnicas.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72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D7BA24D" w14:textId="41CEB812" w:rsidR="00320888" w:rsidRPr="000B582F" w:rsidRDefault="00320888" w:rsidP="00693F56">
            <w:pPr>
              <w:spacing w:before="20" w:after="20"/>
              <w:jc w:val="both"/>
              <w:pPrChange w:id="1073" w:author="Evert Velarde Flores" w:date="2026-10-09T13:52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1074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1075" w:author="Humberto Quintanilla" w:date="2026-10-08T14:53:00Z">
              <w:r w:rsidRPr="000B582F">
                <w:rPr>
                  <w:b/>
                  <w:bCs/>
                  <w:sz w:val="21"/>
                  <w:szCs w:val="21"/>
                  <w:rPrChange w:id="1076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19</w:t>
              </w:r>
            </w:ins>
            <w:del w:id="1077" w:author="Humberto Quintanilla" w:date="2026-10-08T14:53:00Z">
              <w:r w:rsidRPr="000B582F" w:rsidDel="00320888">
                <w:rPr>
                  <w:b/>
                  <w:bCs/>
                  <w:sz w:val="21"/>
                  <w:szCs w:val="21"/>
                  <w:rPrChange w:id="1078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23</w:delText>
              </w:r>
            </w:del>
            <w:r w:rsidRPr="000B582F">
              <w:rPr>
                <w:b/>
                <w:bCs/>
                <w:sz w:val="21"/>
                <w:szCs w:val="21"/>
                <w:rPrChange w:id="1079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1080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Informe de evaluación del sistema de control interno con su diagramación.</w:t>
            </w:r>
          </w:p>
        </w:tc>
      </w:tr>
      <w:tr w:rsidR="00320888" w14:paraId="153DEF16" w14:textId="77777777" w:rsidTr="00203B68">
        <w:trPr>
          <w:cantSplit/>
          <w:trPrChange w:id="1081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82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E828DFF" w14:textId="77777777" w:rsidR="00320888" w:rsidRPr="000B582F" w:rsidRDefault="00320888" w:rsidP="00693F56">
            <w:pPr>
              <w:jc w:val="both"/>
              <w:pPrChange w:id="1083" w:author="Evert Velarde Flores" w:date="2026-10-09T13:52:00Z">
                <w:pPr/>
              </w:pPrChange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84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18E4880" w14:textId="77777777" w:rsidR="00320888" w:rsidRPr="000B582F" w:rsidRDefault="00320888" w:rsidP="00693F56">
            <w:pPr>
              <w:spacing w:before="20" w:after="20"/>
              <w:jc w:val="both"/>
              <w:pPrChange w:id="1085" w:author="Evert Velarde Flores" w:date="2026-10-09T13:52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1086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2.2 Diseña en aula la matriz de riesgos y controles de un ciclo transaccional con sus medidas de prevención del fraude.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87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A8040AD" w14:textId="4E737D23" w:rsidR="00320888" w:rsidRPr="000B582F" w:rsidRDefault="00320888" w:rsidP="00693F56">
            <w:pPr>
              <w:spacing w:before="20" w:after="20"/>
              <w:jc w:val="both"/>
              <w:pPrChange w:id="1088" w:author="Evert Velarde Flores" w:date="2026-10-09T13:52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1089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>Producto 2</w:t>
            </w:r>
            <w:ins w:id="1090" w:author="Humberto Quintanilla" w:date="2026-10-08T14:53:00Z">
              <w:r w:rsidRPr="000B582F">
                <w:rPr>
                  <w:b/>
                  <w:bCs/>
                  <w:sz w:val="21"/>
                  <w:szCs w:val="21"/>
                  <w:rPrChange w:id="1091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0</w:t>
              </w:r>
            </w:ins>
            <w:del w:id="1092" w:author="Humberto Quintanilla" w:date="2026-10-08T14:53:00Z">
              <w:r w:rsidRPr="000B582F" w:rsidDel="00320888">
                <w:rPr>
                  <w:b/>
                  <w:bCs/>
                  <w:sz w:val="21"/>
                  <w:szCs w:val="21"/>
                  <w:rPrChange w:id="1093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4</w:delText>
              </w:r>
            </w:del>
            <w:r w:rsidRPr="000B582F">
              <w:rPr>
                <w:b/>
                <w:bCs/>
                <w:sz w:val="21"/>
                <w:szCs w:val="21"/>
                <w:rPrChange w:id="1094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1095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Matriz de riesgos y controles de un ciclo transaccional.</w:t>
            </w:r>
          </w:p>
        </w:tc>
      </w:tr>
      <w:tr w:rsidR="00320888" w14:paraId="0B237182" w14:textId="77777777" w:rsidTr="00203B68">
        <w:trPr>
          <w:trPrChange w:id="1096" w:author="Rodrigo Maximiliano Mejía Laura" w:date="2026-10-09T12:35:00Z">
            <w:trPr>
              <w:gridAfter w:val="0"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97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409E85A" w14:textId="77777777" w:rsidR="00320888" w:rsidRPr="000B582F" w:rsidRDefault="00320888" w:rsidP="00320888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320888" w14:paraId="67D022EF" w14:textId="77777777" w:rsidTr="00203B68">
        <w:trPr>
          <w:trPrChange w:id="1098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099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9C62D2A" w14:textId="77777777" w:rsidR="00320888" w:rsidRDefault="00320888" w:rsidP="0032088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100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2BF9326" w14:textId="77777777" w:rsidR="00320888" w:rsidRPr="000B582F" w:rsidRDefault="00320888" w:rsidP="00320888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A7D126A" w14:textId="77777777" w:rsidR="00320888" w:rsidRPr="000B582F" w:rsidRDefault="00320888" w:rsidP="00320888">
            <w:pPr>
              <w:spacing w:before="20" w:after="20"/>
              <w:jc w:val="center"/>
            </w:pPr>
            <w:r w:rsidRPr="000B582F">
              <w:rPr>
                <w:i/>
                <w:iCs/>
                <w:sz w:val="16"/>
                <w:szCs w:val="16"/>
                <w:rPrChange w:id="1101" w:author="Humberto Quintanilla" w:date="2026-10-08T16:02:00Z">
                  <w:rPr>
                    <w:i/>
                    <w:iCs/>
                    <w:sz w:val="16"/>
                    <w:szCs w:val="16"/>
                    <w:highlight w:val="yellow"/>
                  </w:rPr>
                </w:rPrChange>
              </w:rPr>
              <w:t>C: cognitivo · P: procedimental · A: actitudinal · T: manejo de tecnología e IA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102" w:author="Rodrigo Maximiliano Mejía Laura" w:date="2026-10-09T12:35:00Z">
              <w:tcPr>
                <w:tcW w:w="290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B383EDA" w14:textId="77777777" w:rsidR="00320888" w:rsidRPr="000B582F" w:rsidRDefault="00320888" w:rsidP="00320888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1103" w:author="Humberto Quintanilla" w:date="2026-10-08T16:0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Conocimientos circunstanciales</w:t>
            </w:r>
          </w:p>
        </w:tc>
      </w:tr>
      <w:tr w:rsidR="000B582F" w14:paraId="56E33AF4" w14:textId="77777777" w:rsidTr="00203B68">
        <w:trPr>
          <w:ins w:id="1104" w:author="Humberto Quintanilla" w:date="2026-10-08T15:59:00Z"/>
          <w:trPrChange w:id="1105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106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141BF44" w14:textId="58D8A9EA" w:rsidR="000B582F" w:rsidRDefault="000B582F" w:rsidP="00693F56">
            <w:pPr>
              <w:spacing w:before="20" w:after="20"/>
              <w:jc w:val="both"/>
              <w:rPr>
                <w:ins w:id="1107" w:author="Humberto Quintanilla" w:date="2026-10-08T15:59:00Z"/>
                <w:sz w:val="21"/>
                <w:szCs w:val="21"/>
              </w:rPr>
              <w:pPrChange w:id="1108" w:author="Evert Velarde Flores" w:date="2026-10-09T13:52:00Z">
                <w:pPr>
                  <w:spacing w:before="20" w:after="20"/>
                </w:pPr>
              </w:pPrChange>
            </w:pPr>
            <w:ins w:id="1109" w:author="Humberto Quintanilla" w:date="2026-10-08T15:59:00Z">
              <w:r>
                <w:rPr>
                  <w:sz w:val="21"/>
                  <w:szCs w:val="21"/>
                </w:rPr>
                <w:t xml:space="preserve">Tema </w:t>
              </w:r>
            </w:ins>
            <w:ins w:id="1110" w:author="Humberto Quintanilla" w:date="2026-10-08T16:02:00Z">
              <w:r>
                <w:rPr>
                  <w:sz w:val="21"/>
                  <w:szCs w:val="21"/>
                </w:rPr>
                <w:t>8</w:t>
              </w:r>
            </w:ins>
            <w:ins w:id="1111" w:author="Humberto Quintanilla" w:date="2026-10-08T15:59:00Z">
              <w:r>
                <w:rPr>
                  <w:sz w:val="21"/>
                  <w:szCs w:val="21"/>
                </w:rPr>
                <w:t>: Diseño de sistemas de administración y control</w:t>
              </w:r>
            </w:ins>
          </w:p>
          <w:p w14:paraId="31724D57" w14:textId="77777777" w:rsidR="000B582F" w:rsidRDefault="000B582F" w:rsidP="00693F56">
            <w:pPr>
              <w:spacing w:before="20" w:after="20"/>
              <w:jc w:val="both"/>
              <w:rPr>
                <w:ins w:id="1112" w:author="Humberto Quintanilla" w:date="2026-10-08T15:59:00Z"/>
                <w:sz w:val="21"/>
                <w:szCs w:val="21"/>
              </w:rPr>
              <w:pPrChange w:id="1113" w:author="Evert Velarde Flores" w:date="2026-10-09T13:52:00Z">
                <w:pPr>
                  <w:spacing w:before="20" w:after="20"/>
                </w:pPr>
              </w:pPrChange>
            </w:pPr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114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4588CF9" w14:textId="77777777" w:rsidR="000B582F" w:rsidRPr="000B582F" w:rsidRDefault="000B582F" w:rsidP="00693F56">
            <w:pPr>
              <w:pStyle w:val="Prrafodelista"/>
              <w:numPr>
                <w:ilvl w:val="0"/>
                <w:numId w:val="14"/>
              </w:numPr>
              <w:spacing w:before="10" w:after="10"/>
              <w:jc w:val="both"/>
              <w:rPr>
                <w:ins w:id="1115" w:author="Humberto Quintanilla" w:date="2026-10-08T15:59:00Z"/>
              </w:rPr>
              <w:pPrChange w:id="1116" w:author="Evert Velarde Flores" w:date="2026-10-09T13:52:00Z">
                <w:pPr>
                  <w:pStyle w:val="Prrafodelista"/>
                  <w:numPr>
                    <w:numId w:val="14"/>
                  </w:numPr>
                  <w:spacing w:before="10" w:after="10"/>
                  <w:ind w:left="400" w:hanging="380"/>
                </w:pPr>
              </w:pPrChange>
            </w:pPr>
            <w:ins w:id="1117" w:author="Humberto Quintanilla" w:date="2026-10-08T15:59:00Z">
              <w:r w:rsidRPr="000B582F">
                <w:rPr>
                  <w:sz w:val="21"/>
                  <w:szCs w:val="21"/>
                </w:rPr>
                <w:t>El sistema de control interno: definición, principios y formas de implementarlo en una empresa.</w:t>
              </w:r>
              <w:r w:rsidRPr="000B582F">
                <w:rPr>
                  <w:sz w:val="21"/>
                  <w:szCs w:val="21"/>
                  <w:rPrChange w:id="1118" w:author="Humberto Quintanilla" w:date="2026-10-08T16:02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(C)</w:t>
              </w:r>
            </w:ins>
          </w:p>
          <w:p w14:paraId="4424F450" w14:textId="77777777" w:rsidR="000B582F" w:rsidRPr="000B582F" w:rsidRDefault="000B582F" w:rsidP="00693F56">
            <w:pPr>
              <w:pStyle w:val="Prrafodelista"/>
              <w:numPr>
                <w:ilvl w:val="0"/>
                <w:numId w:val="14"/>
              </w:numPr>
              <w:spacing w:before="10" w:after="10"/>
              <w:jc w:val="both"/>
              <w:rPr>
                <w:ins w:id="1119" w:author="Humberto Quintanilla" w:date="2026-10-08T15:59:00Z"/>
              </w:rPr>
              <w:pPrChange w:id="1120" w:author="Evert Velarde Flores" w:date="2026-10-09T13:52:00Z">
                <w:pPr>
                  <w:pStyle w:val="Prrafodelista"/>
                  <w:numPr>
                    <w:numId w:val="14"/>
                  </w:numPr>
                  <w:spacing w:before="10" w:after="10"/>
                  <w:ind w:left="400" w:hanging="380"/>
                </w:pPr>
              </w:pPrChange>
            </w:pPr>
            <w:ins w:id="1121" w:author="Humberto Quintanilla" w:date="2026-10-08T15:59:00Z">
              <w:r w:rsidRPr="000B582F">
                <w:rPr>
                  <w:sz w:val="21"/>
                  <w:szCs w:val="21"/>
                  <w:rPrChange w:id="1122" w:author="Humberto Quintanilla" w:date="2026-10-08T16:0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Componentes y principios del control interno del Marco Integrado COSO 2013 y gestión del riesgo empresarial del marco COSO ERM. (C)</w:t>
              </w:r>
            </w:ins>
          </w:p>
          <w:p w14:paraId="58BD8251" w14:textId="77777777" w:rsidR="000B582F" w:rsidRPr="000B582F" w:rsidRDefault="000B582F" w:rsidP="00693F56">
            <w:pPr>
              <w:pStyle w:val="Prrafodelista"/>
              <w:numPr>
                <w:ilvl w:val="0"/>
                <w:numId w:val="14"/>
              </w:numPr>
              <w:spacing w:before="10" w:after="10"/>
              <w:jc w:val="both"/>
              <w:rPr>
                <w:ins w:id="1123" w:author="Humberto Quintanilla" w:date="2026-10-08T15:59:00Z"/>
              </w:rPr>
              <w:pPrChange w:id="1124" w:author="Evert Velarde Flores" w:date="2026-10-09T13:52:00Z">
                <w:pPr>
                  <w:pStyle w:val="Prrafodelista"/>
                  <w:numPr>
                    <w:numId w:val="14"/>
                  </w:numPr>
                  <w:spacing w:before="10" w:after="10"/>
                  <w:ind w:left="400" w:hanging="380"/>
                </w:pPr>
              </w:pPrChange>
            </w:pPr>
            <w:ins w:id="1125" w:author="Humberto Quintanilla" w:date="2026-10-08T15:59:00Z">
              <w:r w:rsidRPr="000B582F">
                <w:rPr>
                  <w:sz w:val="21"/>
                  <w:szCs w:val="21"/>
                </w:rPr>
                <w:t>Ciclos transaccionales y sus funciones, y períodos de los informes financieros: ciclo de adquisición y pago de compras, ciclo de adquisición y pago de nómina, ciclo de tesorería, ciclo de transformación y ciclo de ingresos.</w:t>
              </w:r>
              <w:r w:rsidRPr="000B582F">
                <w:rPr>
                  <w:sz w:val="21"/>
                  <w:szCs w:val="21"/>
                  <w:rPrChange w:id="1126" w:author="Humberto Quintanilla" w:date="2026-10-08T16:02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(C)</w:t>
              </w:r>
            </w:ins>
          </w:p>
          <w:p w14:paraId="793D54C9" w14:textId="77777777" w:rsidR="000B582F" w:rsidRPr="000B582F" w:rsidRDefault="000B582F" w:rsidP="00693F56">
            <w:pPr>
              <w:pStyle w:val="Prrafodelista"/>
              <w:numPr>
                <w:ilvl w:val="0"/>
                <w:numId w:val="14"/>
              </w:numPr>
              <w:spacing w:before="10" w:after="10"/>
              <w:jc w:val="both"/>
              <w:rPr>
                <w:ins w:id="1127" w:author="Humberto Quintanilla" w:date="2026-10-08T15:59:00Z"/>
              </w:rPr>
              <w:pPrChange w:id="1128" w:author="Evert Velarde Flores" w:date="2026-10-09T13:52:00Z">
                <w:pPr>
                  <w:pStyle w:val="Prrafodelista"/>
                  <w:numPr>
                    <w:numId w:val="14"/>
                  </w:numPr>
                  <w:spacing w:before="10" w:after="10"/>
                  <w:ind w:left="400" w:hanging="380"/>
                </w:pPr>
              </w:pPrChange>
            </w:pPr>
            <w:ins w:id="1129" w:author="Humberto Quintanilla" w:date="2026-10-08T15:59:00Z">
              <w:r w:rsidRPr="000B582F">
                <w:rPr>
                  <w:sz w:val="21"/>
                  <w:szCs w:val="21"/>
                </w:rPr>
                <w:t>Evaluación del sistema de control interno: métodos de evaluación y técnicas de obtención de información.</w:t>
              </w:r>
              <w:r w:rsidRPr="000B582F">
                <w:rPr>
                  <w:sz w:val="21"/>
                  <w:szCs w:val="21"/>
                  <w:rPrChange w:id="1130" w:author="Humberto Quintanilla" w:date="2026-10-08T16:02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(P)</w:t>
              </w:r>
            </w:ins>
          </w:p>
          <w:p w14:paraId="40EA8A6C" w14:textId="77777777" w:rsidR="000B582F" w:rsidRPr="000B582F" w:rsidRDefault="000B582F" w:rsidP="00693F56">
            <w:pPr>
              <w:pStyle w:val="Prrafodelista"/>
              <w:numPr>
                <w:ilvl w:val="0"/>
                <w:numId w:val="14"/>
              </w:numPr>
              <w:spacing w:before="10" w:after="10"/>
              <w:jc w:val="both"/>
              <w:rPr>
                <w:ins w:id="1131" w:author="Humberto Quintanilla" w:date="2026-10-08T15:59:00Z"/>
              </w:rPr>
              <w:pPrChange w:id="1132" w:author="Evert Velarde Flores" w:date="2026-10-09T13:52:00Z">
                <w:pPr>
                  <w:pStyle w:val="Prrafodelista"/>
                  <w:numPr>
                    <w:numId w:val="14"/>
                  </w:numPr>
                  <w:spacing w:before="10" w:after="10"/>
                  <w:ind w:left="400" w:hanging="380"/>
                </w:pPr>
              </w:pPrChange>
            </w:pPr>
            <w:ins w:id="1133" w:author="Humberto Quintanilla" w:date="2026-10-08T15:59:00Z">
              <w:r w:rsidRPr="000B582F">
                <w:rPr>
                  <w:sz w:val="21"/>
                  <w:szCs w:val="21"/>
                  <w:rPrChange w:id="1134" w:author="Humberto Quintanilla" w:date="2026-10-08T16:02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Controles generales de tecnología de la información: gestión de accesos, control de </w:t>
              </w:r>
              <w:r w:rsidRPr="000B582F">
                <w:rPr>
                  <w:sz w:val="21"/>
                  <w:szCs w:val="21"/>
                  <w:rPrChange w:id="1135" w:author="Humberto Quintanilla" w:date="2026-10-08T16:02:00Z">
                    <w:rPr>
                      <w:sz w:val="21"/>
                      <w:szCs w:val="21"/>
                      <w:highlight w:val="yellow"/>
                    </w:rPr>
                  </w:rPrChange>
                </w:rPr>
                <w:lastRenderedPageBreak/>
                <w:t>cambios en los programas, respaldos y continuidad operativa. (C)</w:t>
              </w:r>
            </w:ins>
          </w:p>
          <w:p w14:paraId="090DD3D5" w14:textId="00CD1E31" w:rsidR="000B582F" w:rsidRPr="000B582F" w:rsidRDefault="000B582F" w:rsidP="00693F56">
            <w:pPr>
              <w:pStyle w:val="Prrafodelista"/>
              <w:numPr>
                <w:ilvl w:val="0"/>
                <w:numId w:val="14"/>
              </w:numPr>
              <w:spacing w:before="10" w:after="10"/>
              <w:jc w:val="both"/>
              <w:rPr>
                <w:ins w:id="1136" w:author="Humberto Quintanilla" w:date="2026-10-08T15:59:00Z"/>
                <w:sz w:val="21"/>
                <w:szCs w:val="21"/>
              </w:rPr>
              <w:pPrChange w:id="1137" w:author="Evert Velarde Flores" w:date="2026-10-09T13:52:00Z">
                <w:pPr>
                  <w:pStyle w:val="Prrafodelista"/>
                  <w:numPr>
                    <w:numId w:val="14"/>
                  </w:numPr>
                  <w:spacing w:before="10" w:after="10"/>
                  <w:ind w:left="400" w:hanging="380"/>
                </w:pPr>
              </w:pPrChange>
            </w:pPr>
            <w:ins w:id="1138" w:author="Humberto Quintanilla" w:date="2026-10-08T15:59:00Z">
              <w:r w:rsidRPr="000B582F">
                <w:rPr>
                  <w:rPrChange w:id="1139" w:author="Humberto Quintanilla" w:date="2026-10-08T16:02:00Z">
                    <w:rPr>
                      <w:highlight w:val="yellow"/>
                    </w:rPr>
                  </w:rPrChange>
                </w:rPr>
                <w:t>Prevención del fraude en los ciclos transaccionales: segregación de funciones, conciliaciones independientes y canal de denuncias. (C)</w:t>
              </w:r>
            </w:ins>
          </w:p>
        </w:tc>
        <w:tc>
          <w:tcPr>
            <w:tcW w:w="277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140" w:author="Rodrigo Maximiliano Mejía Laura" w:date="2026-10-09T12:35:00Z">
              <w:tcPr>
                <w:tcW w:w="2905" w:type="dxa"/>
                <w:gridSpan w:val="5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260A99F" w14:textId="77777777" w:rsidR="000B582F" w:rsidRPr="000B582F" w:rsidRDefault="000B582F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141" w:author="Evert Velarde Flores" w:date="2026-10-09T13:52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0B582F">
              <w:rPr>
                <w:sz w:val="21"/>
                <w:szCs w:val="21"/>
                <w:rPrChange w:id="1142" w:author="Humberto Quintanilla" w:date="2026-10-08T16:02:00Z">
                  <w:rPr>
                    <w:sz w:val="21"/>
                    <w:szCs w:val="21"/>
                    <w:highlight w:val="yellow"/>
                  </w:rPr>
                </w:rPrChange>
              </w:rPr>
              <w:lastRenderedPageBreak/>
              <w:t>Simbología de diagramación de procesos de las normas ASME e ISO 5807.</w:t>
            </w:r>
          </w:p>
          <w:p w14:paraId="728441F5" w14:textId="274A8969" w:rsidR="000B582F" w:rsidRPr="000B582F" w:rsidRDefault="000B582F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ins w:id="1143" w:author="Humberto Quintanilla" w:date="2026-10-08T15:59:00Z"/>
                <w:sz w:val="21"/>
                <w:szCs w:val="21"/>
                <w:rPrChange w:id="1144" w:author="Humberto Quintanilla" w:date="2026-10-08T16:02:00Z">
                  <w:rPr>
                    <w:ins w:id="1145" w:author="Humberto Quintanilla" w:date="2026-10-08T15:59:00Z"/>
                    <w:sz w:val="21"/>
                    <w:szCs w:val="21"/>
                    <w:highlight w:val="yellow"/>
                  </w:rPr>
                </w:rPrChange>
              </w:rPr>
              <w:pPrChange w:id="1146" w:author="Evert Velarde Flores" w:date="2026-10-09T13:52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del w:id="1147" w:author="Humberto Quintanilla" w:date="2026-10-08T16:02:00Z">
              <w:r w:rsidRPr="000B582F" w:rsidDel="000B582F">
                <w:rPr>
                  <w:sz w:val="21"/>
                  <w:szCs w:val="21"/>
                  <w:rPrChange w:id="1148" w:author="Humberto Quintanilla" w:date="2026-10-08T16:0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Nociones de gestión de la calidad de la familia de normas ISO 9000.</w:delText>
              </w:r>
            </w:del>
            <w:ins w:id="1149" w:author="Humberto Quintanilla" w:date="2026-10-08T15:08:00Z">
              <w:r w:rsidRPr="000B582F">
                <w:rPr>
                  <w:sz w:val="21"/>
                  <w:szCs w:val="21"/>
                  <w:rPrChange w:id="1150" w:author="Humberto Quintanilla" w:date="2026-10-08T16:0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Técnicas de redacción normativa: estructura, numeración de artículos y estilo.</w:t>
              </w:r>
            </w:ins>
          </w:p>
        </w:tc>
      </w:tr>
      <w:tr w:rsidR="000B582F" w14:paraId="14A42788" w14:textId="77777777" w:rsidTr="00203B68">
        <w:trPr>
          <w:trPrChange w:id="1151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152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8BBAB4D" w14:textId="6C165EDA" w:rsidR="000B582F" w:rsidRDefault="000B582F" w:rsidP="00693F56">
            <w:pPr>
              <w:spacing w:before="20" w:after="20"/>
              <w:jc w:val="both"/>
              <w:rPr>
                <w:ins w:id="1153" w:author="Humberto Quintanilla" w:date="2026-10-08T15:03:00Z"/>
                <w:sz w:val="21"/>
                <w:szCs w:val="21"/>
              </w:rPr>
              <w:pPrChange w:id="1154" w:author="Evert Velarde Flores" w:date="2026-10-09T13:52:00Z">
                <w:pPr>
                  <w:spacing w:before="20" w:after="20"/>
                </w:pPr>
              </w:pPrChange>
            </w:pPr>
            <w:del w:id="1155" w:author="Humberto Quintanilla" w:date="2026-10-08T15:59:00Z">
              <w:r w:rsidDel="0008611F">
                <w:rPr>
                  <w:sz w:val="21"/>
                  <w:szCs w:val="21"/>
                </w:rPr>
                <w:delText>Tema 10: Diseño de sistemas de administración y control</w:delText>
              </w:r>
            </w:del>
          </w:p>
          <w:p w14:paraId="36D920D6" w14:textId="11EF3510" w:rsidR="000B582F" w:rsidRDefault="000B582F" w:rsidP="00693F56">
            <w:pPr>
              <w:spacing w:before="20" w:after="20"/>
              <w:jc w:val="both"/>
              <w:pPrChange w:id="1156" w:author="Evert Velarde Flores" w:date="2026-10-09T13:52:00Z">
                <w:pPr>
                  <w:spacing w:before="20" w:after="20"/>
                </w:pPr>
              </w:pPrChange>
            </w:pPr>
            <w:ins w:id="1157" w:author="Humberto Quintanilla" w:date="2026-10-08T15:03:00Z">
              <w:r>
                <w:rPr>
                  <w:sz w:val="21"/>
                  <w:szCs w:val="21"/>
                </w:rPr>
                <w:t xml:space="preserve">Tema </w:t>
              </w:r>
            </w:ins>
            <w:ins w:id="1158" w:author="Humberto Quintanilla" w:date="2026-10-08T16:02:00Z">
              <w:r>
                <w:rPr>
                  <w:sz w:val="21"/>
                  <w:szCs w:val="21"/>
                </w:rPr>
                <w:t>9</w:t>
              </w:r>
            </w:ins>
            <w:ins w:id="1159" w:author="Humberto Quintanilla" w:date="2026-10-08T15:03:00Z">
              <w:r>
                <w:rPr>
                  <w:sz w:val="21"/>
                  <w:szCs w:val="21"/>
                </w:rPr>
                <w:t>: Manuales, reglamentos, guías e instructivos</w:t>
              </w:r>
            </w:ins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160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2CD8ECE" w14:textId="433219B5" w:rsidR="000B582F" w:rsidRPr="000B582F" w:rsidDel="0008611F" w:rsidRDefault="000B582F" w:rsidP="00693F56">
            <w:pPr>
              <w:jc w:val="both"/>
              <w:rPr>
                <w:del w:id="1161" w:author="Humberto Quintanilla" w:date="2026-10-08T15:59:00Z"/>
              </w:rPr>
              <w:pPrChange w:id="1162" w:author="Evert Velarde Flores" w:date="2026-10-09T13:52:00Z">
                <w:pPr>
                  <w:pStyle w:val="Prrafodelista"/>
                  <w:numPr>
                    <w:numId w:val="8"/>
                  </w:numPr>
                  <w:spacing w:before="10" w:after="10"/>
                  <w:ind w:left="400" w:hanging="380"/>
                </w:pPr>
              </w:pPrChange>
            </w:pPr>
            <w:del w:id="1163" w:author="Humberto Quintanilla" w:date="2026-10-08T15:59:00Z">
              <w:r w:rsidRPr="003621CF" w:rsidDel="0008611F">
                <w:rPr>
                  <w:sz w:val="21"/>
                  <w:szCs w:val="21"/>
                  <w:rPrChange w:id="1164" w:author="Rodrigo Maximiliano Mejía Laura" w:date="2026-10-09T11:25:00Z">
                    <w:rPr/>
                  </w:rPrChange>
                </w:rPr>
                <w:delText>El sistema de control interno: definición, principios y formas de implementarlo en una empresa.</w:delText>
              </w:r>
              <w:r w:rsidRPr="003621CF" w:rsidDel="0008611F">
                <w:rPr>
                  <w:sz w:val="21"/>
                  <w:szCs w:val="21"/>
                  <w:rPrChange w:id="1165" w:author="Rodrigo Maximiliano Mejía Laura" w:date="2026-10-09T11:25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62EC3F3D" w14:textId="4DC5AAC0" w:rsidR="000B582F" w:rsidRPr="000B582F" w:rsidDel="0008611F" w:rsidRDefault="000B582F" w:rsidP="00693F56">
            <w:pPr>
              <w:jc w:val="both"/>
              <w:rPr>
                <w:del w:id="1166" w:author="Humberto Quintanilla" w:date="2026-10-08T15:59:00Z"/>
              </w:rPr>
              <w:pPrChange w:id="1167" w:author="Evert Velarde Flores" w:date="2026-10-09T13:52:00Z">
                <w:pPr>
                  <w:pStyle w:val="Prrafodelista"/>
                  <w:numPr>
                    <w:numId w:val="8"/>
                  </w:numPr>
                  <w:spacing w:before="10" w:after="10"/>
                  <w:ind w:left="400" w:hanging="380"/>
                </w:pPr>
              </w:pPrChange>
            </w:pPr>
            <w:del w:id="1168" w:author="Humberto Quintanilla" w:date="2026-10-08T15:59:00Z">
              <w:r w:rsidRPr="000B582F" w:rsidDel="0008611F">
                <w:rPr>
                  <w:rPrChange w:id="1169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Componentes y principios del control interno del Marco Integrado COSO 2013 y gestión del riesgo empresarial del marco COSO ERM. (C)</w:delText>
              </w:r>
            </w:del>
          </w:p>
          <w:p w14:paraId="1C42EF2A" w14:textId="1E380DA5" w:rsidR="000B582F" w:rsidRPr="000B582F" w:rsidDel="00970F8B" w:rsidRDefault="000B582F" w:rsidP="00693F56">
            <w:pPr>
              <w:jc w:val="both"/>
              <w:rPr>
                <w:del w:id="1170" w:author="Humberto Quintanilla" w:date="2026-10-08T15:05:00Z"/>
              </w:rPr>
              <w:pPrChange w:id="1171" w:author="Evert Velarde Flores" w:date="2026-10-09T13:52:00Z">
                <w:pPr>
                  <w:pStyle w:val="Prrafodelista"/>
                  <w:numPr>
                    <w:numId w:val="8"/>
                  </w:numPr>
                  <w:spacing w:before="10" w:after="10"/>
                  <w:ind w:left="400" w:hanging="380"/>
                </w:pPr>
              </w:pPrChange>
            </w:pPr>
            <w:del w:id="1172" w:author="Humberto Quintanilla" w:date="2026-10-08T15:05:00Z">
              <w:r w:rsidRPr="000B582F" w:rsidDel="00970F8B">
                <w:delText>Transacciones básicas y riesgos potenciales de la empresa, y el control interno contable administrativo.</w:delText>
              </w:r>
              <w:r w:rsidRPr="000B582F" w:rsidDel="00970F8B">
                <w:rPr>
                  <w:rPrChange w:id="117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4EDDD63B" w14:textId="774264D6" w:rsidR="000B582F" w:rsidRPr="000B582F" w:rsidDel="00970F8B" w:rsidRDefault="000B582F" w:rsidP="00693F56">
            <w:pPr>
              <w:jc w:val="both"/>
              <w:rPr>
                <w:del w:id="1174" w:author="Humberto Quintanilla" w:date="2026-10-08T15:04:00Z"/>
              </w:rPr>
              <w:pPrChange w:id="1175" w:author="Evert Velarde Flores" w:date="2026-10-09T13:52:00Z">
                <w:pPr>
                  <w:pStyle w:val="Prrafodelista"/>
                  <w:numPr>
                    <w:numId w:val="8"/>
                  </w:numPr>
                  <w:spacing w:before="10" w:after="10"/>
                  <w:ind w:left="400" w:hanging="380"/>
                </w:pPr>
              </w:pPrChange>
            </w:pPr>
            <w:del w:id="1176" w:author="Humberto Quintanilla" w:date="2026-10-08T15:04:00Z">
              <w:r w:rsidRPr="000B582F" w:rsidDel="00970F8B">
                <w:delText>Riesgo empresarial o ERM, con la identificación y cuantificación de riesgos.</w:delText>
              </w:r>
              <w:r w:rsidRPr="000B582F" w:rsidDel="00970F8B">
                <w:rPr>
                  <w:rPrChange w:id="1177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2F706336" w14:textId="6E8F1535" w:rsidR="000B582F" w:rsidRPr="000B582F" w:rsidDel="0008611F" w:rsidRDefault="000B582F" w:rsidP="00693F56">
            <w:pPr>
              <w:jc w:val="both"/>
              <w:rPr>
                <w:del w:id="1178" w:author="Humberto Quintanilla" w:date="2026-10-08T15:59:00Z"/>
              </w:rPr>
              <w:pPrChange w:id="1179" w:author="Evert Velarde Flores" w:date="2026-10-09T13:52:00Z">
                <w:pPr>
                  <w:pStyle w:val="Prrafodelista"/>
                  <w:numPr>
                    <w:numId w:val="8"/>
                  </w:numPr>
                  <w:spacing w:before="10" w:after="10"/>
                  <w:ind w:left="400" w:hanging="380"/>
                </w:pPr>
              </w:pPrChange>
            </w:pPr>
            <w:del w:id="1180" w:author="Humberto Quintanilla" w:date="2026-10-08T15:59:00Z">
              <w:r w:rsidRPr="000B582F" w:rsidDel="0008611F">
                <w:delText>Ciclos transaccionales y sus funciones, y períodos de los informes financieros: ciclo de adquisición y pago de compras, ciclo de adquisición y pago de nómina, ciclo de tesorería, ciclo de transformación y ciclo de ingresos.</w:delText>
              </w:r>
              <w:r w:rsidRPr="000B582F" w:rsidDel="0008611F">
                <w:rPr>
                  <w:rPrChange w:id="1181" w:author="Humberto Quintanilla" w:date="2026-10-08T16:00:00Z">
                    <w:rPr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059AD6ED" w14:textId="50FFBC10" w:rsidR="000B582F" w:rsidRPr="000B582F" w:rsidDel="0008611F" w:rsidRDefault="000B582F" w:rsidP="00693F56">
            <w:pPr>
              <w:jc w:val="both"/>
              <w:rPr>
                <w:del w:id="1182" w:author="Humberto Quintanilla" w:date="2026-10-08T15:59:00Z"/>
              </w:rPr>
              <w:pPrChange w:id="1183" w:author="Evert Velarde Flores" w:date="2026-10-09T13:52:00Z">
                <w:pPr>
                  <w:pStyle w:val="Prrafodelista"/>
                  <w:numPr>
                    <w:numId w:val="8"/>
                  </w:numPr>
                  <w:spacing w:before="10" w:after="10"/>
                  <w:ind w:left="400" w:hanging="380"/>
                </w:pPr>
              </w:pPrChange>
            </w:pPr>
            <w:del w:id="1184" w:author="Humberto Quintanilla" w:date="2026-10-08T15:59:00Z">
              <w:r w:rsidRPr="000B582F" w:rsidDel="0008611F">
                <w:delText>Evaluación del sistema de control interno: métodos de evaluación y técnicas de obtención de información.</w:delText>
              </w:r>
              <w:r w:rsidRPr="000B582F" w:rsidDel="0008611F">
                <w:rPr>
                  <w:rPrChange w:id="1185" w:author="Humberto Quintanilla" w:date="2026-10-08T16:00:00Z">
                    <w:rPr>
                      <w:highlight w:val="yellow"/>
                    </w:rPr>
                  </w:rPrChange>
                </w:rPr>
                <w:delText xml:space="preserve"> (P)</w:delText>
              </w:r>
            </w:del>
          </w:p>
          <w:p w14:paraId="20340071" w14:textId="4BBD3716" w:rsidR="000B582F" w:rsidRPr="000B582F" w:rsidDel="0008611F" w:rsidRDefault="000B582F" w:rsidP="00693F56">
            <w:pPr>
              <w:jc w:val="both"/>
              <w:rPr>
                <w:del w:id="1186" w:author="Humberto Quintanilla" w:date="2026-10-08T15:59:00Z"/>
              </w:rPr>
              <w:pPrChange w:id="1187" w:author="Evert Velarde Flores" w:date="2026-10-09T13:52:00Z">
                <w:pPr>
                  <w:pStyle w:val="Prrafodelista"/>
                  <w:numPr>
                    <w:numId w:val="8"/>
                  </w:numPr>
                  <w:spacing w:before="10" w:after="10"/>
                  <w:ind w:left="400" w:hanging="380"/>
                </w:pPr>
              </w:pPrChange>
            </w:pPr>
            <w:del w:id="1188" w:author="Humberto Quintanilla" w:date="2026-10-08T15:59:00Z">
              <w:r w:rsidRPr="000B582F" w:rsidDel="0008611F">
                <w:rPr>
                  <w:rPrChange w:id="1189" w:author="Humberto Quintanilla" w:date="2026-10-08T16:00:00Z">
                    <w:rPr>
                      <w:highlight w:val="yellow"/>
                    </w:rPr>
                  </w:rPrChange>
                </w:rPr>
                <w:delText>Controles generales de tecnología de la información: gestión de accesos, control de cambios en los programas, respaldos y continuidad operativa. (C)</w:delText>
              </w:r>
            </w:del>
          </w:p>
          <w:p w14:paraId="0601A753" w14:textId="76443258" w:rsidR="000B582F" w:rsidRPr="000B582F" w:rsidDel="00970F8B" w:rsidRDefault="000B582F" w:rsidP="00693F56">
            <w:pPr>
              <w:jc w:val="both"/>
              <w:rPr>
                <w:del w:id="1190" w:author="Humberto Quintanilla" w:date="2026-10-08T15:05:00Z"/>
              </w:rPr>
              <w:pPrChange w:id="1191" w:author="Evert Velarde Flores" w:date="2026-10-09T13:52:00Z">
                <w:pPr>
                  <w:pStyle w:val="Prrafodelista"/>
                  <w:numPr>
                    <w:numId w:val="8"/>
                  </w:numPr>
                  <w:spacing w:before="10" w:after="10"/>
                  <w:ind w:left="400" w:hanging="380"/>
                </w:pPr>
              </w:pPrChange>
            </w:pPr>
            <w:del w:id="1192" w:author="Humberto Quintanilla" w:date="2026-10-08T15:05:00Z">
              <w:r w:rsidRPr="000B582F" w:rsidDel="00970F8B">
                <w:delText>Diagramación del control interno y el control de calidad ISO 9001:2015.</w:delText>
              </w:r>
              <w:r w:rsidRPr="000B582F" w:rsidDel="00970F8B">
                <w:rPr>
                  <w:rPrChange w:id="1193" w:author="Humberto Quintanilla" w:date="2026-10-08T16:00:00Z">
                    <w:rPr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233ED55F" w14:textId="07827F41" w:rsidR="000B582F" w:rsidRPr="000B582F" w:rsidRDefault="000B582F" w:rsidP="00693F56">
            <w:pPr>
              <w:jc w:val="both"/>
              <w:rPr>
                <w:ins w:id="1194" w:author="Humberto Quintanilla" w:date="2026-10-08T15:03:00Z"/>
                <w:rPrChange w:id="1195" w:author="Humberto Quintanilla" w:date="2026-10-08T16:00:00Z">
                  <w:rPr>
                    <w:ins w:id="1196" w:author="Humberto Quintanilla" w:date="2026-10-08T15:03:00Z"/>
                    <w:sz w:val="21"/>
                    <w:szCs w:val="21"/>
                  </w:rPr>
                </w:rPrChange>
              </w:rPr>
              <w:pPrChange w:id="1197" w:author="Evert Velarde Flores" w:date="2026-10-09T13:52:00Z">
                <w:pPr>
                  <w:pStyle w:val="Prrafodelista"/>
                  <w:numPr>
                    <w:numId w:val="9"/>
                  </w:numPr>
                  <w:spacing w:before="10" w:after="10"/>
                  <w:ind w:left="400" w:hanging="380"/>
                </w:pPr>
              </w:pPrChange>
            </w:pPr>
            <w:del w:id="1198" w:author="Humberto Quintanilla" w:date="2026-10-08T15:59:00Z">
              <w:r w:rsidRPr="000B582F" w:rsidDel="0008611F">
                <w:rPr>
                  <w:rPrChange w:id="1199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Prevención del fraude en los ciclos transaccionales: segregación de funciones, conciliaciones independientes y canal de denuncias. (C)</w:delText>
              </w:r>
            </w:del>
          </w:p>
          <w:p w14:paraId="4ABA5C9B" w14:textId="53A901C7" w:rsidR="000B582F" w:rsidRPr="000B582F" w:rsidRDefault="000B582F" w:rsidP="00693F56">
            <w:pPr>
              <w:pStyle w:val="Prrafodelista"/>
              <w:numPr>
                <w:ilvl w:val="0"/>
                <w:numId w:val="17"/>
              </w:numPr>
              <w:spacing w:before="10" w:after="10"/>
              <w:jc w:val="both"/>
              <w:rPr>
                <w:ins w:id="1200" w:author="Humberto Quintanilla" w:date="2026-10-08T15:03:00Z"/>
              </w:rPr>
              <w:pPrChange w:id="1201" w:author="Evert Velarde Flores" w:date="2026-10-09T13:52:00Z">
                <w:pPr>
                  <w:pStyle w:val="Prrafodelista"/>
                  <w:numPr>
                    <w:numId w:val="9"/>
                  </w:numPr>
                  <w:spacing w:before="10" w:after="10"/>
                  <w:ind w:left="400" w:hanging="380"/>
                </w:pPr>
              </w:pPrChange>
            </w:pPr>
            <w:ins w:id="1202" w:author="Humberto Quintanilla" w:date="2026-10-08T15:03:00Z">
              <w:r w:rsidRPr="000B582F">
                <w:rPr>
                  <w:sz w:val="21"/>
                  <w:szCs w:val="21"/>
                </w:rPr>
                <w:t>Políticas contables, reglamentos internos,</w:t>
              </w:r>
            </w:ins>
            <w:ins w:id="1203" w:author="Humberto Quintanilla" w:date="2026-10-08T15:07:00Z">
              <w:r w:rsidRPr="000B582F">
                <w:rPr>
                  <w:sz w:val="21"/>
                  <w:szCs w:val="21"/>
                </w:rPr>
                <w:t xml:space="preserve"> anuales, </w:t>
              </w:r>
            </w:ins>
            <w:ins w:id="1204" w:author="Humberto Quintanilla" w:date="2026-10-08T15:03:00Z">
              <w:r w:rsidRPr="000B582F">
                <w:rPr>
                  <w:sz w:val="21"/>
                  <w:szCs w:val="21"/>
                </w:rPr>
                <w:t>guías e instructivos.</w:t>
              </w:r>
              <w:r w:rsidRPr="000B582F">
                <w:rPr>
                  <w:sz w:val="21"/>
                  <w:szCs w:val="21"/>
                  <w:rPrChange w:id="1205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(C)</w:t>
              </w:r>
            </w:ins>
          </w:p>
          <w:p w14:paraId="6A7F90EE" w14:textId="77777777" w:rsidR="000B582F" w:rsidRPr="000B582F" w:rsidRDefault="000B582F" w:rsidP="00693F56">
            <w:pPr>
              <w:pStyle w:val="Prrafodelista"/>
              <w:numPr>
                <w:ilvl w:val="0"/>
                <w:numId w:val="17"/>
              </w:numPr>
              <w:spacing w:before="10" w:after="10"/>
              <w:jc w:val="both"/>
              <w:rPr>
                <w:ins w:id="1206" w:author="Humberto Quintanilla" w:date="2026-10-08T15:03:00Z"/>
              </w:rPr>
              <w:pPrChange w:id="1207" w:author="Evert Velarde Flores" w:date="2026-10-09T13:52:00Z">
                <w:pPr>
                  <w:pStyle w:val="Prrafodelista"/>
                  <w:numPr>
                    <w:numId w:val="9"/>
                  </w:numPr>
                  <w:spacing w:before="10" w:after="10"/>
                  <w:ind w:left="400" w:hanging="380"/>
                </w:pPr>
              </w:pPrChange>
            </w:pPr>
            <w:ins w:id="1208" w:author="Humberto Quintanilla" w:date="2026-10-08T15:03:00Z">
              <w:r w:rsidRPr="000B582F">
                <w:rPr>
                  <w:sz w:val="21"/>
                  <w:szCs w:val="21"/>
                </w:rPr>
                <w:t>Metodología de elaboración de documentos: estructura, contenidos mínimos y modelos.</w:t>
              </w:r>
              <w:r w:rsidRPr="000B582F">
                <w:rPr>
                  <w:sz w:val="21"/>
                  <w:szCs w:val="21"/>
                  <w:rPrChange w:id="1209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(C, P)</w:t>
              </w:r>
            </w:ins>
          </w:p>
          <w:p w14:paraId="087CDE71" w14:textId="297C5C38" w:rsidR="000B582F" w:rsidRPr="000B582F" w:rsidRDefault="000B582F" w:rsidP="00693F56">
            <w:pPr>
              <w:pStyle w:val="Prrafodelista"/>
              <w:numPr>
                <w:ilvl w:val="0"/>
                <w:numId w:val="17"/>
              </w:numPr>
              <w:spacing w:before="10" w:after="10"/>
              <w:jc w:val="both"/>
              <w:pPrChange w:id="1210" w:author="Evert Velarde Flores" w:date="2026-10-09T13:52:00Z">
                <w:pPr>
                  <w:pStyle w:val="Prrafodelista"/>
                  <w:numPr>
                    <w:numId w:val="8"/>
                  </w:numPr>
                  <w:spacing w:before="10" w:after="10"/>
                  <w:ind w:left="400" w:hanging="380"/>
                </w:pPr>
              </w:pPrChange>
            </w:pPr>
            <w:ins w:id="1211" w:author="Humberto Quintanilla" w:date="2026-10-08T15:03:00Z">
              <w:r w:rsidRPr="000B582F">
                <w:rPr>
                  <w:sz w:val="21"/>
                  <w:szCs w:val="21"/>
                  <w:rPrChange w:id="1212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>Documentación digital del sistema: repositorio único, control de versiones y acceso por perfil de usuario. (P, T</w:t>
              </w:r>
            </w:ins>
            <w:ins w:id="1213" w:author="Humberto Quintanilla" w:date="2026-10-08T15:07:00Z">
              <w:r w:rsidRPr="000B582F">
                <w:rPr>
                  <w:sz w:val="21"/>
                  <w:szCs w:val="21"/>
                </w:rPr>
                <w:t>)</w:t>
              </w:r>
            </w:ins>
          </w:p>
        </w:tc>
        <w:tc>
          <w:tcPr>
            <w:tcW w:w="277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214" w:author="Rodrigo Maximiliano Mejía Laura" w:date="2026-10-09T12:35:00Z">
              <w:tcPr>
                <w:tcW w:w="2905" w:type="dxa"/>
                <w:gridSpan w:val="5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787ED36" w14:textId="321A9F5E" w:rsidR="000B582F" w:rsidRDefault="000B582F" w:rsidP="00970F8B">
            <w:pPr>
              <w:pStyle w:val="Prrafodelista"/>
              <w:numPr>
                <w:ilvl w:val="0"/>
                <w:numId w:val="3"/>
              </w:numPr>
              <w:spacing w:before="10" w:after="10"/>
            </w:pPr>
          </w:p>
        </w:tc>
      </w:tr>
      <w:tr w:rsidR="00320888" w:rsidDel="0008611F" w14:paraId="5F5CA150" w14:textId="3E65818F" w:rsidTr="00203B68">
        <w:trPr>
          <w:cantSplit/>
          <w:del w:id="1215" w:author="Humberto Quintanilla" w:date="2026-10-08T15:59:00Z"/>
          <w:trPrChange w:id="1216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217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88D49FF" w14:textId="24391EF6" w:rsidR="00320888" w:rsidRPr="000B582F" w:rsidDel="0008611F" w:rsidRDefault="00320888" w:rsidP="00320888">
            <w:pPr>
              <w:spacing w:before="20" w:after="20"/>
              <w:jc w:val="both"/>
              <w:rPr>
                <w:del w:id="1218" w:author="Humberto Quintanilla" w:date="2026-10-08T15:59:00Z"/>
              </w:rPr>
            </w:pPr>
            <w:del w:id="1219" w:author="Humberto Quintanilla" w:date="2026-10-08T15:09:00Z">
              <w:r w:rsidRPr="000B582F" w:rsidDel="00970F8B">
                <w:rPr>
                  <w:b/>
                  <w:bCs/>
                  <w:i/>
                  <w:iCs/>
                  <w:sz w:val="21"/>
                  <w:szCs w:val="21"/>
                  <w:rPrChange w:id="1220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 xml:space="preserve">Elemento de competencia 7: </w:delText>
              </w:r>
              <w:r w:rsidRPr="000B582F" w:rsidDel="00970F8B">
                <w:rPr>
                  <w:sz w:val="21"/>
                  <w:szCs w:val="21"/>
                  <w:rPrChange w:id="1221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Elabora </w:delText>
              </w:r>
            </w:del>
            <w:del w:id="1222" w:author="Humberto Quintanilla" w:date="2026-10-08T14:51:00Z">
              <w:r w:rsidRPr="000B582F" w:rsidDel="004712A3">
                <w:rPr>
                  <w:sz w:val="21"/>
                  <w:szCs w:val="21"/>
                  <w:rPrChange w:id="122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la documentación interna del sistema contable integrado, estructurando manuales, reglamentos, guías e instructivos conforme a la metodología de elaboración de documentos.</w:delText>
              </w:r>
            </w:del>
          </w:p>
        </w:tc>
      </w:tr>
      <w:tr w:rsidR="00320888" w:rsidDel="0008611F" w14:paraId="31DFA9CE" w14:textId="1ED38ACF" w:rsidTr="00203B68">
        <w:trPr>
          <w:del w:id="1224" w:author="Humberto Quintanilla" w:date="2026-10-08T15:59:00Z"/>
          <w:trPrChange w:id="1225" w:author="Rodrigo Maximiliano Mejía Laura" w:date="2026-10-09T12:35:00Z">
            <w:trPr>
              <w:gridAfter w:val="0"/>
            </w:trPr>
          </w:trPrChange>
        </w:trPr>
        <w:tc>
          <w:tcPr>
            <w:tcW w:w="36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226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FA566A1" w14:textId="57281BA5" w:rsidR="00320888" w:rsidRPr="000B582F" w:rsidDel="0008611F" w:rsidRDefault="00320888" w:rsidP="00320888">
            <w:pPr>
              <w:spacing w:before="20" w:after="20"/>
              <w:jc w:val="center"/>
              <w:rPr>
                <w:del w:id="1227" w:author="Humberto Quintanilla" w:date="2026-10-08T15:59:00Z"/>
              </w:rPr>
            </w:pPr>
            <w:del w:id="1228" w:author="Humberto Quintanilla" w:date="2026-10-08T15:09:00Z">
              <w:r w:rsidRPr="000B582F" w:rsidDel="00970F8B">
                <w:rPr>
                  <w:b/>
                  <w:bCs/>
                  <w:i/>
                  <w:iCs/>
                  <w:sz w:val="21"/>
                  <w:szCs w:val="21"/>
                  <w:rPrChange w:id="1229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Criterios de desempeño</w:delText>
              </w:r>
            </w:del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230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75F3643" w14:textId="38B97AD5" w:rsidR="00320888" w:rsidRPr="000B582F" w:rsidDel="0008611F" w:rsidRDefault="00320888" w:rsidP="00320888">
            <w:pPr>
              <w:spacing w:before="20" w:after="20"/>
              <w:jc w:val="center"/>
              <w:rPr>
                <w:del w:id="1231" w:author="Humberto Quintanilla" w:date="2026-10-08T15:59:00Z"/>
              </w:rPr>
            </w:pPr>
            <w:del w:id="1232" w:author="Humberto Quintanilla" w:date="2026-10-08T15:09:00Z">
              <w:r w:rsidRPr="000B582F" w:rsidDel="00970F8B">
                <w:rPr>
                  <w:b/>
                  <w:bCs/>
                  <w:i/>
                  <w:iCs/>
                  <w:sz w:val="21"/>
                  <w:szCs w:val="21"/>
                  <w:rPrChange w:id="1233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Evidencias de desempeño</w:delText>
              </w:r>
            </w:del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234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AB160E9" w14:textId="3EAA1AD1" w:rsidR="00320888" w:rsidRPr="000B582F" w:rsidDel="0008611F" w:rsidRDefault="00320888" w:rsidP="00320888">
            <w:pPr>
              <w:spacing w:before="20" w:after="20"/>
              <w:jc w:val="center"/>
              <w:rPr>
                <w:del w:id="1235" w:author="Humberto Quintanilla" w:date="2026-10-08T15:59:00Z"/>
              </w:rPr>
            </w:pPr>
            <w:del w:id="1236" w:author="Humberto Quintanilla" w:date="2026-10-08T15:09:00Z">
              <w:r w:rsidRPr="000B582F" w:rsidDel="00970F8B">
                <w:rPr>
                  <w:b/>
                  <w:bCs/>
                  <w:i/>
                  <w:iCs/>
                  <w:sz w:val="21"/>
                  <w:szCs w:val="21"/>
                  <w:rPrChange w:id="1237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Evidencias de producto</w:delText>
              </w:r>
            </w:del>
          </w:p>
        </w:tc>
      </w:tr>
      <w:tr w:rsidR="00320888" w:rsidDel="0008611F" w14:paraId="17333722" w14:textId="5D1D1F5B" w:rsidTr="00203B68">
        <w:trPr>
          <w:cantSplit/>
          <w:del w:id="1238" w:author="Humberto Quintanilla" w:date="2026-10-08T15:59:00Z"/>
          <w:trPrChange w:id="1239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240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C821189" w14:textId="3480FA98" w:rsidR="00320888" w:rsidRPr="000B582F" w:rsidDel="0008611F" w:rsidRDefault="00320888" w:rsidP="00320888">
            <w:pPr>
              <w:spacing w:before="20" w:after="20"/>
              <w:rPr>
                <w:del w:id="1241" w:author="Humberto Quintanilla" w:date="2026-10-08T15:59:00Z"/>
                <w:i/>
                <w:iCs/>
                <w:color w:val="FF0000"/>
                <w:rPrChange w:id="1242" w:author="Humberto Quintanilla" w:date="2026-10-08T16:00:00Z">
                  <w:rPr>
                    <w:del w:id="1243" w:author="Humberto Quintanilla" w:date="2026-10-08T15:59:00Z"/>
                  </w:rPr>
                </w:rPrChange>
              </w:rPr>
            </w:pPr>
            <w:del w:id="1244" w:author="Humberto Quintanilla" w:date="2026-10-08T14:59:00Z">
              <w:r w:rsidRPr="000B582F" w:rsidDel="00320888">
                <w:rPr>
                  <w:i/>
                  <w:iCs/>
                  <w:color w:val="FF0000"/>
                  <w:sz w:val="21"/>
                  <w:szCs w:val="21"/>
                  <w:rPrChange w:id="1245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1. Elabora el manual contable de una empresa, estructurando sus contenidos mínimos y la jerarquía de los </w:delText>
              </w:r>
              <w:r w:rsidRPr="000B582F" w:rsidDel="00320888">
                <w:rPr>
                  <w:i/>
                  <w:iCs/>
                  <w:color w:val="FF0000"/>
                  <w:sz w:val="21"/>
                  <w:szCs w:val="21"/>
                  <w:rPrChange w:id="1246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lastRenderedPageBreak/>
                <w:delText>documentos internos conforme a una metodología de elaboración de documentos.</w:delText>
              </w:r>
            </w:del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247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4E79C78" w14:textId="531A796D" w:rsidR="00320888" w:rsidRPr="000B582F" w:rsidDel="0008611F" w:rsidRDefault="00320888" w:rsidP="00320888">
            <w:pPr>
              <w:spacing w:before="20" w:after="20"/>
              <w:rPr>
                <w:del w:id="1248" w:author="Humberto Quintanilla" w:date="2026-10-08T15:59:00Z"/>
                <w:i/>
                <w:iCs/>
                <w:color w:val="FF0000"/>
                <w:rPrChange w:id="1249" w:author="Humberto Quintanilla" w:date="2026-10-08T16:00:00Z">
                  <w:rPr>
                    <w:del w:id="1250" w:author="Humberto Quintanilla" w:date="2026-10-08T15:59:00Z"/>
                  </w:rPr>
                </w:rPrChange>
              </w:rPr>
            </w:pPr>
            <w:del w:id="1251" w:author="Humberto Quintanilla" w:date="2026-10-08T14:59:00Z">
              <w:r w:rsidRPr="000B582F" w:rsidDel="00320888">
                <w:rPr>
                  <w:i/>
                  <w:iCs/>
                  <w:color w:val="FF0000"/>
                  <w:sz w:val="21"/>
                  <w:szCs w:val="21"/>
                  <w:rPrChange w:id="1252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lastRenderedPageBreak/>
                <w:delText>1.1 Elabora en equipo un manual contable de una empresa con sus contenidos mínimos.</w:delText>
              </w:r>
            </w:del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253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46A906B" w14:textId="39B12D21" w:rsidR="00320888" w:rsidRPr="000B582F" w:rsidDel="0008611F" w:rsidRDefault="00320888" w:rsidP="00320888">
            <w:pPr>
              <w:spacing w:before="20" w:after="20"/>
              <w:rPr>
                <w:del w:id="1254" w:author="Humberto Quintanilla" w:date="2026-10-08T15:59:00Z"/>
                <w:i/>
                <w:iCs/>
                <w:color w:val="FF0000"/>
                <w:rPrChange w:id="1255" w:author="Humberto Quintanilla" w:date="2026-10-08T16:00:00Z">
                  <w:rPr>
                    <w:del w:id="1256" w:author="Humberto Quintanilla" w:date="2026-10-08T15:59:00Z"/>
                  </w:rPr>
                </w:rPrChange>
              </w:rPr>
            </w:pPr>
            <w:del w:id="1257" w:author="Humberto Quintanilla" w:date="2026-10-08T14:59:00Z">
              <w:r w:rsidRPr="000B582F" w:rsidDel="00320888">
                <w:rPr>
                  <w:b/>
                  <w:bCs/>
                  <w:i/>
                  <w:iCs/>
                  <w:color w:val="FF0000"/>
                  <w:sz w:val="21"/>
                  <w:szCs w:val="21"/>
                  <w:rPrChange w:id="1258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 xml:space="preserve">Producto 25: </w:delText>
              </w:r>
              <w:r w:rsidRPr="000B582F" w:rsidDel="00320888">
                <w:rPr>
                  <w:i/>
                  <w:iCs/>
                  <w:color w:val="FF0000"/>
                  <w:sz w:val="21"/>
                  <w:szCs w:val="21"/>
                  <w:rPrChange w:id="1259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Manual contable de una empresa con su jerarquía de documentos.</w:delText>
              </w:r>
            </w:del>
          </w:p>
        </w:tc>
      </w:tr>
      <w:tr w:rsidR="00320888" w:rsidDel="0008611F" w14:paraId="7359920D" w14:textId="5F9341D6" w:rsidTr="00203B68">
        <w:trPr>
          <w:cantSplit/>
          <w:del w:id="1260" w:author="Humberto Quintanilla" w:date="2026-10-08T15:59:00Z"/>
          <w:trPrChange w:id="1261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262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2D6DA29" w14:textId="4148D421" w:rsidR="00320888" w:rsidRPr="000B582F" w:rsidDel="0008611F" w:rsidRDefault="00320888" w:rsidP="00320888">
            <w:pPr>
              <w:rPr>
                <w:del w:id="1263" w:author="Humberto Quintanilla" w:date="2026-10-08T15:59:00Z"/>
                <w:i/>
                <w:iCs/>
                <w:color w:val="FF0000"/>
                <w:rPrChange w:id="1264" w:author="Humberto Quintanilla" w:date="2026-10-08T16:00:00Z">
                  <w:rPr>
                    <w:del w:id="1265" w:author="Humberto Quintanilla" w:date="2026-10-08T15:59:00Z"/>
                  </w:rPr>
                </w:rPrChange>
              </w:rPr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266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77C2353" w14:textId="21FEC950" w:rsidR="00320888" w:rsidRPr="000B582F" w:rsidDel="0008611F" w:rsidRDefault="00320888" w:rsidP="00320888">
            <w:pPr>
              <w:spacing w:before="20" w:after="20"/>
              <w:rPr>
                <w:del w:id="1267" w:author="Humberto Quintanilla" w:date="2026-10-08T15:59:00Z"/>
                <w:i/>
                <w:iCs/>
                <w:color w:val="FF0000"/>
                <w:rPrChange w:id="1268" w:author="Humberto Quintanilla" w:date="2026-10-08T16:00:00Z">
                  <w:rPr>
                    <w:del w:id="1269" w:author="Humberto Quintanilla" w:date="2026-10-08T15:59:00Z"/>
                  </w:rPr>
                </w:rPrChange>
              </w:rPr>
            </w:pPr>
            <w:del w:id="1270" w:author="Humberto Quintanilla" w:date="2026-10-08T14:59:00Z">
              <w:r w:rsidRPr="000B582F" w:rsidDel="00320888">
                <w:rPr>
                  <w:i/>
                  <w:iCs/>
                  <w:color w:val="FF0000"/>
                  <w:sz w:val="21"/>
                  <w:szCs w:val="21"/>
                  <w:rPrChange w:id="1271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1.2 Estructura en aula una guía o instructivo de un proceso contable de un caso práctico.</w:delText>
              </w:r>
            </w:del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272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063E51E" w14:textId="467DB4F0" w:rsidR="00320888" w:rsidRPr="000B582F" w:rsidDel="0008611F" w:rsidRDefault="00320888" w:rsidP="00320888">
            <w:pPr>
              <w:spacing w:before="20" w:after="20"/>
              <w:rPr>
                <w:del w:id="1273" w:author="Humberto Quintanilla" w:date="2026-10-08T15:59:00Z"/>
                <w:i/>
                <w:iCs/>
                <w:color w:val="FF0000"/>
                <w:rPrChange w:id="1274" w:author="Humberto Quintanilla" w:date="2026-10-08T16:00:00Z">
                  <w:rPr>
                    <w:del w:id="1275" w:author="Humberto Quintanilla" w:date="2026-10-08T15:59:00Z"/>
                  </w:rPr>
                </w:rPrChange>
              </w:rPr>
            </w:pPr>
            <w:del w:id="1276" w:author="Humberto Quintanilla" w:date="2026-10-08T14:59:00Z">
              <w:r w:rsidRPr="000B582F" w:rsidDel="00320888">
                <w:rPr>
                  <w:b/>
                  <w:bCs/>
                  <w:i/>
                  <w:iCs/>
                  <w:color w:val="FF0000"/>
                  <w:sz w:val="21"/>
                  <w:szCs w:val="21"/>
                  <w:rPrChange w:id="1277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 xml:space="preserve">Producto 26: </w:delText>
              </w:r>
              <w:r w:rsidRPr="000B582F" w:rsidDel="00320888">
                <w:rPr>
                  <w:i/>
                  <w:iCs/>
                  <w:color w:val="FF0000"/>
                  <w:sz w:val="21"/>
                  <w:szCs w:val="21"/>
                  <w:rPrChange w:id="1278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Guía o instructivo de un proceso contable de una empresa.</w:delText>
              </w:r>
            </w:del>
          </w:p>
        </w:tc>
      </w:tr>
      <w:tr w:rsidR="00320888" w:rsidDel="0008611F" w14:paraId="6EFC98D8" w14:textId="1BA84697" w:rsidTr="00203B68">
        <w:trPr>
          <w:cantSplit/>
          <w:del w:id="1279" w:author="Humberto Quintanilla" w:date="2026-10-08T15:59:00Z"/>
          <w:trPrChange w:id="1280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281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E44FAFA" w14:textId="2F51A91A" w:rsidR="00320888" w:rsidRPr="000B582F" w:rsidDel="0008611F" w:rsidRDefault="00320888" w:rsidP="00320888">
            <w:pPr>
              <w:spacing w:before="20" w:after="20"/>
              <w:rPr>
                <w:del w:id="1282" w:author="Humberto Quintanilla" w:date="2026-10-08T15:59:00Z"/>
              </w:rPr>
            </w:pPr>
            <w:del w:id="1283" w:author="Humberto Quintanilla" w:date="2026-10-08T15:02:00Z">
              <w:r w:rsidRPr="000B582F" w:rsidDel="00320888">
                <w:rPr>
                  <w:sz w:val="21"/>
                  <w:szCs w:val="21"/>
                  <w:rPrChange w:id="1284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2. Establece el control documental de los manuales, reglamentos y políticas del sistema, evaluando su vigencia y su coherencia con los procesos efectivamente ejecutados.</w:delText>
              </w:r>
            </w:del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285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75D2535" w14:textId="6AD115AC" w:rsidR="00320888" w:rsidRPr="000B582F" w:rsidDel="0008611F" w:rsidRDefault="00320888" w:rsidP="00320888">
            <w:pPr>
              <w:spacing w:before="20" w:after="20"/>
              <w:rPr>
                <w:del w:id="1286" w:author="Humberto Quintanilla" w:date="2026-10-08T15:59:00Z"/>
              </w:rPr>
            </w:pPr>
            <w:del w:id="1287" w:author="Humberto Quintanilla" w:date="2026-10-08T15:02:00Z">
              <w:r w:rsidRPr="000B582F" w:rsidDel="00320888">
                <w:rPr>
                  <w:sz w:val="21"/>
                  <w:szCs w:val="21"/>
                  <w:rPrChange w:id="1288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2.1 Diseña en equipo el procedimiento de control documental de los manuales y de las políticas del sistema.</w:delText>
              </w:r>
            </w:del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289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B693AAB" w14:textId="72394F68" w:rsidR="00320888" w:rsidRPr="000B582F" w:rsidDel="0008611F" w:rsidRDefault="00320888" w:rsidP="00320888">
            <w:pPr>
              <w:spacing w:before="20" w:after="20"/>
              <w:rPr>
                <w:del w:id="1290" w:author="Humberto Quintanilla" w:date="2026-10-08T15:59:00Z"/>
              </w:rPr>
            </w:pPr>
            <w:del w:id="1291" w:author="Humberto Quintanilla" w:date="2026-10-08T15:02:00Z">
              <w:r w:rsidRPr="000B582F" w:rsidDel="00320888">
                <w:rPr>
                  <w:b/>
                  <w:bCs/>
                  <w:sz w:val="21"/>
                  <w:szCs w:val="21"/>
                  <w:rPrChange w:id="1292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 xml:space="preserve">Producto 27: </w:delText>
              </w:r>
              <w:r w:rsidRPr="000B582F" w:rsidDel="00320888">
                <w:rPr>
                  <w:sz w:val="21"/>
                  <w:szCs w:val="21"/>
                  <w:rPrChange w:id="129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Procedimiento de control documental con su registro de versiones.</w:delText>
              </w:r>
            </w:del>
          </w:p>
        </w:tc>
      </w:tr>
      <w:tr w:rsidR="00320888" w:rsidDel="0008611F" w14:paraId="3332F3A7" w14:textId="56C6ACD3" w:rsidTr="00203B68">
        <w:trPr>
          <w:cantSplit/>
          <w:del w:id="1294" w:author="Humberto Quintanilla" w:date="2026-10-08T15:59:00Z"/>
          <w:trPrChange w:id="1295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296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B8097CB" w14:textId="21A8C16F" w:rsidR="00320888" w:rsidRPr="000B582F" w:rsidDel="0008611F" w:rsidRDefault="00320888" w:rsidP="00320888">
            <w:pPr>
              <w:rPr>
                <w:del w:id="1297" w:author="Humberto Quintanilla" w:date="2026-10-08T15:59:00Z"/>
              </w:rPr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298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F4C345E" w14:textId="62118A1A" w:rsidR="00320888" w:rsidRPr="000B582F" w:rsidDel="0008611F" w:rsidRDefault="00320888" w:rsidP="00320888">
            <w:pPr>
              <w:spacing w:before="20" w:after="20"/>
              <w:rPr>
                <w:del w:id="1299" w:author="Humberto Quintanilla" w:date="2026-10-08T15:59:00Z"/>
              </w:rPr>
            </w:pPr>
            <w:del w:id="1300" w:author="Humberto Quintanilla" w:date="2026-10-08T15:02:00Z">
              <w:r w:rsidRPr="000B582F" w:rsidDel="00320888">
                <w:rPr>
                  <w:sz w:val="21"/>
                  <w:szCs w:val="21"/>
                  <w:rPrChange w:id="1301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2.2 Contrasta en aula un manual contable vigente con el proceso que efectivamente se ejecuta en un caso práctico.</w:delText>
              </w:r>
            </w:del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02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981CA18" w14:textId="55EBEBEC" w:rsidR="00320888" w:rsidRPr="000B582F" w:rsidDel="0008611F" w:rsidRDefault="00320888" w:rsidP="00320888">
            <w:pPr>
              <w:spacing w:before="20" w:after="20"/>
              <w:rPr>
                <w:del w:id="1303" w:author="Humberto Quintanilla" w:date="2026-10-08T15:59:00Z"/>
              </w:rPr>
            </w:pPr>
            <w:del w:id="1304" w:author="Humberto Quintanilla" w:date="2026-10-08T15:02:00Z">
              <w:r w:rsidRPr="000B582F" w:rsidDel="00320888">
                <w:rPr>
                  <w:b/>
                  <w:bCs/>
                  <w:sz w:val="21"/>
                  <w:szCs w:val="21"/>
                  <w:rPrChange w:id="1305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 xml:space="preserve">Producto 28: </w:delText>
              </w:r>
              <w:r w:rsidRPr="000B582F" w:rsidDel="00320888">
                <w:rPr>
                  <w:sz w:val="21"/>
                  <w:szCs w:val="21"/>
                  <w:rPrChange w:id="1306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Informe de vigencia y coherencia de la documentación interna del sistema.</w:delText>
              </w:r>
            </w:del>
          </w:p>
        </w:tc>
      </w:tr>
      <w:tr w:rsidR="00320888" w:rsidDel="0008611F" w14:paraId="3581ACC7" w14:textId="3B4926D2" w:rsidTr="00203B68">
        <w:trPr>
          <w:del w:id="1307" w:author="Humberto Quintanilla" w:date="2026-10-08T15:59:00Z"/>
          <w:trPrChange w:id="1308" w:author="Rodrigo Maximiliano Mejía Laura" w:date="2026-10-09T12:35:00Z">
            <w:trPr>
              <w:gridAfter w:val="0"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09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4BA2DF3" w14:textId="1EE110AB" w:rsidR="00320888" w:rsidRPr="000B582F" w:rsidDel="0008611F" w:rsidRDefault="00320888" w:rsidP="00320888">
            <w:pPr>
              <w:spacing w:before="20" w:after="20"/>
              <w:jc w:val="center"/>
              <w:rPr>
                <w:del w:id="1310" w:author="Humberto Quintanilla" w:date="2026-10-08T15:59:00Z"/>
              </w:rPr>
            </w:pPr>
            <w:del w:id="1311" w:author="Humberto Quintanilla" w:date="2026-10-08T15:09:00Z">
              <w:r w:rsidRPr="000B582F" w:rsidDel="00970F8B">
                <w:rPr>
                  <w:b/>
                  <w:bCs/>
                  <w:i/>
                  <w:iCs/>
                  <w:sz w:val="21"/>
                  <w:szCs w:val="21"/>
                </w:rPr>
                <w:delText>Evidencias de conocimiento</w:delText>
              </w:r>
            </w:del>
          </w:p>
        </w:tc>
      </w:tr>
      <w:tr w:rsidR="00320888" w:rsidDel="0008611F" w14:paraId="199D113A" w14:textId="290128F0" w:rsidTr="00203B68">
        <w:trPr>
          <w:del w:id="1312" w:author="Humberto Quintanilla" w:date="2026-10-08T15:59:00Z"/>
          <w:trPrChange w:id="1313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14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ACE1E8A" w14:textId="006310B2" w:rsidR="00320888" w:rsidDel="0008611F" w:rsidRDefault="00320888" w:rsidP="00320888">
            <w:pPr>
              <w:spacing w:before="20" w:after="20"/>
              <w:jc w:val="center"/>
              <w:rPr>
                <w:del w:id="1315" w:author="Humberto Quintanilla" w:date="2026-10-08T15:59:00Z"/>
              </w:rPr>
            </w:pPr>
            <w:del w:id="1316" w:author="Humberto Quintanilla" w:date="2026-10-08T15:09:00Z">
              <w:r w:rsidDel="00970F8B">
                <w:rPr>
                  <w:b/>
                  <w:bCs/>
                  <w:i/>
                  <w:iCs/>
                  <w:sz w:val="21"/>
                  <w:szCs w:val="21"/>
                </w:rPr>
                <w:delText>Unidad de aprendizaje</w:delText>
              </w:r>
            </w:del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17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0768293" w14:textId="0405A399" w:rsidR="00320888" w:rsidRPr="000B582F" w:rsidDel="00970F8B" w:rsidRDefault="00320888" w:rsidP="00320888">
            <w:pPr>
              <w:spacing w:before="20" w:after="20"/>
              <w:jc w:val="center"/>
              <w:rPr>
                <w:del w:id="1318" w:author="Humberto Quintanilla" w:date="2026-10-08T15:09:00Z"/>
              </w:rPr>
            </w:pPr>
            <w:del w:id="1319" w:author="Humberto Quintanilla" w:date="2026-10-08T15:09:00Z">
              <w:r w:rsidRPr="000B582F" w:rsidDel="00970F8B">
                <w:rPr>
                  <w:b/>
                  <w:bCs/>
                  <w:i/>
                  <w:iCs/>
                  <w:sz w:val="21"/>
                  <w:szCs w:val="21"/>
                </w:rPr>
                <w:delText>Contenidos</w:delText>
              </w:r>
            </w:del>
          </w:p>
          <w:p w14:paraId="3D7C3791" w14:textId="73843E4C" w:rsidR="00320888" w:rsidRPr="000B582F" w:rsidDel="0008611F" w:rsidRDefault="00320888" w:rsidP="00320888">
            <w:pPr>
              <w:spacing w:before="20" w:after="20"/>
              <w:jc w:val="center"/>
              <w:rPr>
                <w:del w:id="1320" w:author="Humberto Quintanilla" w:date="2026-10-08T15:59:00Z"/>
              </w:rPr>
            </w:pPr>
            <w:del w:id="1321" w:author="Humberto Quintanilla" w:date="2026-10-08T15:09:00Z">
              <w:r w:rsidRPr="000B582F" w:rsidDel="00970F8B">
                <w:rPr>
                  <w:i/>
                  <w:iCs/>
                  <w:sz w:val="16"/>
                  <w:szCs w:val="16"/>
                  <w:rPrChange w:id="1322" w:author="Humberto Quintanilla" w:date="2026-10-08T16:00:00Z">
                    <w:rPr>
                      <w:i/>
                      <w:iCs/>
                      <w:sz w:val="16"/>
                      <w:szCs w:val="16"/>
                      <w:highlight w:val="yellow"/>
                    </w:rPr>
                  </w:rPrChange>
                </w:rPr>
                <w:delText>C: cognitivo · P: procedimental · A: actitudinal · T: manejo de tecnología e IA</w:delText>
              </w:r>
            </w:del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23" w:author="Rodrigo Maximiliano Mejía Laura" w:date="2026-10-09T12:35:00Z">
              <w:tcPr>
                <w:tcW w:w="290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16C7A4F" w14:textId="3356EE4F" w:rsidR="00320888" w:rsidDel="0008611F" w:rsidRDefault="00320888" w:rsidP="00320888">
            <w:pPr>
              <w:spacing w:before="20" w:after="20"/>
              <w:jc w:val="center"/>
              <w:rPr>
                <w:del w:id="1324" w:author="Humberto Quintanilla" w:date="2026-10-08T15:59:00Z"/>
              </w:rPr>
            </w:pPr>
            <w:del w:id="1325" w:author="Humberto Quintanilla" w:date="2026-10-08T15:09:00Z">
              <w:r w:rsidDel="00970F8B">
                <w:rPr>
                  <w:b/>
                  <w:bCs/>
                  <w:i/>
                  <w:iCs/>
                  <w:sz w:val="21"/>
                  <w:szCs w:val="21"/>
                  <w:highlight w:val="yellow"/>
                </w:rPr>
                <w:delText>Conocimientos circunstanciales</w:delText>
              </w:r>
            </w:del>
          </w:p>
        </w:tc>
      </w:tr>
      <w:tr w:rsidR="00320888" w:rsidDel="0008611F" w14:paraId="12B278A5" w14:textId="6B21372B" w:rsidTr="00203B68">
        <w:trPr>
          <w:del w:id="1326" w:author="Humberto Quintanilla" w:date="2026-10-08T15:59:00Z"/>
          <w:trPrChange w:id="1327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28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9AAA075" w14:textId="2C8C49AB" w:rsidR="00320888" w:rsidDel="0008611F" w:rsidRDefault="00320888" w:rsidP="00320888">
            <w:pPr>
              <w:spacing w:before="20" w:after="20"/>
              <w:rPr>
                <w:del w:id="1329" w:author="Humberto Quintanilla" w:date="2026-10-08T15:59:00Z"/>
              </w:rPr>
            </w:pPr>
            <w:del w:id="1330" w:author="Humberto Quintanilla" w:date="2026-10-08T15:03:00Z">
              <w:r w:rsidDel="00970F8B">
                <w:rPr>
                  <w:sz w:val="21"/>
                  <w:szCs w:val="21"/>
                </w:rPr>
                <w:delText>Tema 11: Manuales, reglamentos, guías e instructivos</w:delText>
              </w:r>
            </w:del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31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1DA7FCB" w14:textId="49476898" w:rsidR="00320888" w:rsidRPr="000B582F" w:rsidDel="00970F8B" w:rsidRDefault="00320888" w:rsidP="00320888">
            <w:pPr>
              <w:pStyle w:val="Prrafodelista"/>
              <w:numPr>
                <w:ilvl w:val="0"/>
                <w:numId w:val="9"/>
              </w:numPr>
              <w:spacing w:before="10" w:after="10"/>
              <w:rPr>
                <w:del w:id="1332" w:author="Humberto Quintanilla" w:date="2026-10-08T15:03:00Z"/>
              </w:rPr>
            </w:pPr>
            <w:del w:id="1333" w:author="Humberto Quintanilla" w:date="2026-10-08T15:03:00Z">
              <w:r w:rsidRPr="000B582F" w:rsidDel="00970F8B">
                <w:rPr>
                  <w:sz w:val="21"/>
                  <w:szCs w:val="21"/>
                </w:rPr>
                <w:delText>Generalidades de los manuales de consulta, sus objetivos, clases y desarrollo.</w:delText>
              </w:r>
              <w:r w:rsidRPr="000B582F" w:rsidDel="00970F8B">
                <w:rPr>
                  <w:sz w:val="21"/>
                  <w:szCs w:val="21"/>
                  <w:rPrChange w:id="1334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1665800A" w14:textId="3E561365" w:rsidR="00320888" w:rsidRPr="000B582F" w:rsidDel="00970F8B" w:rsidRDefault="00320888" w:rsidP="00320888">
            <w:pPr>
              <w:pStyle w:val="Prrafodelista"/>
              <w:numPr>
                <w:ilvl w:val="0"/>
                <w:numId w:val="9"/>
              </w:numPr>
              <w:spacing w:before="10" w:after="10"/>
              <w:rPr>
                <w:del w:id="1335" w:author="Humberto Quintanilla" w:date="2026-10-08T15:03:00Z"/>
              </w:rPr>
            </w:pPr>
            <w:del w:id="1336" w:author="Humberto Quintanilla" w:date="2026-10-08T15:03:00Z">
              <w:r w:rsidRPr="000B582F" w:rsidDel="00970F8B">
                <w:rPr>
                  <w:sz w:val="21"/>
                  <w:szCs w:val="21"/>
                </w:rPr>
                <w:delText>Reglamentos, cartas y proyectos, con sus contenidos mínimos, y elaboración de manuales contables: tipos y jerarquía de documentos.</w:delText>
              </w:r>
              <w:r w:rsidRPr="000B582F" w:rsidDel="00970F8B">
                <w:rPr>
                  <w:sz w:val="21"/>
                  <w:szCs w:val="21"/>
                  <w:rPrChange w:id="1337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(C, P)</w:delText>
              </w:r>
            </w:del>
          </w:p>
          <w:p w14:paraId="4EEDCBAF" w14:textId="710C5A95" w:rsidR="00320888" w:rsidRPr="000B582F" w:rsidDel="00970F8B" w:rsidRDefault="00320888" w:rsidP="00320888">
            <w:pPr>
              <w:pStyle w:val="Prrafodelista"/>
              <w:numPr>
                <w:ilvl w:val="0"/>
                <w:numId w:val="9"/>
              </w:numPr>
              <w:spacing w:before="10" w:after="10"/>
              <w:rPr>
                <w:del w:id="1338" w:author="Humberto Quintanilla" w:date="2026-10-08T15:03:00Z"/>
              </w:rPr>
            </w:pPr>
            <w:del w:id="1339" w:author="Humberto Quintanilla" w:date="2026-10-08T15:03:00Z">
              <w:r w:rsidRPr="000B582F" w:rsidDel="00970F8B">
                <w:rPr>
                  <w:sz w:val="21"/>
                  <w:szCs w:val="21"/>
                </w:rPr>
                <w:delText>Políticas contables, reglamentos internos, guías e instructivos.</w:delText>
              </w:r>
              <w:r w:rsidRPr="000B582F" w:rsidDel="00970F8B">
                <w:rPr>
                  <w:sz w:val="21"/>
                  <w:szCs w:val="21"/>
                  <w:rPrChange w:id="1340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13ABE06E" w14:textId="1775661F" w:rsidR="00320888" w:rsidRPr="000B582F" w:rsidDel="00970F8B" w:rsidRDefault="00320888" w:rsidP="00320888">
            <w:pPr>
              <w:pStyle w:val="Prrafodelista"/>
              <w:numPr>
                <w:ilvl w:val="0"/>
                <w:numId w:val="9"/>
              </w:numPr>
              <w:spacing w:before="10" w:after="10"/>
              <w:rPr>
                <w:del w:id="1341" w:author="Humberto Quintanilla" w:date="2026-10-08T15:03:00Z"/>
              </w:rPr>
            </w:pPr>
            <w:del w:id="1342" w:author="Humberto Quintanilla" w:date="2026-10-08T15:03:00Z">
              <w:r w:rsidRPr="000B582F" w:rsidDel="00970F8B">
                <w:rPr>
                  <w:sz w:val="21"/>
                  <w:szCs w:val="21"/>
                </w:rPr>
                <w:delText>Metodología de elaboración de documentos: estructura, contenidos mínimos y modelos.</w:delText>
              </w:r>
              <w:r w:rsidRPr="000B582F" w:rsidDel="00970F8B">
                <w:rPr>
                  <w:sz w:val="21"/>
                  <w:szCs w:val="21"/>
                  <w:rPrChange w:id="134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(C, P)</w:delText>
              </w:r>
            </w:del>
          </w:p>
          <w:p w14:paraId="43CD85FF" w14:textId="34B395D3" w:rsidR="00320888" w:rsidRPr="000B582F" w:rsidDel="00970F8B" w:rsidRDefault="00320888" w:rsidP="00320888">
            <w:pPr>
              <w:pStyle w:val="Prrafodelista"/>
              <w:numPr>
                <w:ilvl w:val="0"/>
                <w:numId w:val="9"/>
              </w:numPr>
              <w:spacing w:before="10" w:after="10"/>
              <w:rPr>
                <w:del w:id="1344" w:author="Humberto Quintanilla" w:date="2026-10-08T15:03:00Z"/>
              </w:rPr>
            </w:pPr>
            <w:del w:id="1345" w:author="Humberto Quintanilla" w:date="2026-10-08T15:03:00Z">
              <w:r w:rsidRPr="000B582F" w:rsidDel="00970F8B">
                <w:rPr>
                  <w:sz w:val="21"/>
                  <w:szCs w:val="21"/>
                  <w:rPrChange w:id="1346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Control documental: versionado, aprobación, difusión y revisión periódica de los manuales y de las políticas del sistema. (C)</w:delText>
              </w:r>
            </w:del>
          </w:p>
          <w:p w14:paraId="3E9A5DA8" w14:textId="1CF2EDBB" w:rsidR="00320888" w:rsidRPr="000B582F" w:rsidDel="0008611F" w:rsidRDefault="00320888" w:rsidP="00320888">
            <w:pPr>
              <w:pStyle w:val="Prrafodelista"/>
              <w:numPr>
                <w:ilvl w:val="0"/>
                <w:numId w:val="9"/>
              </w:numPr>
              <w:spacing w:before="10" w:after="10"/>
              <w:rPr>
                <w:del w:id="1347" w:author="Humberto Quintanilla" w:date="2026-10-08T15:59:00Z"/>
              </w:rPr>
            </w:pPr>
            <w:del w:id="1348" w:author="Humberto Quintanilla" w:date="2026-10-08T15:03:00Z">
              <w:r w:rsidRPr="000B582F" w:rsidDel="00970F8B">
                <w:rPr>
                  <w:sz w:val="21"/>
                  <w:szCs w:val="21"/>
                  <w:rPrChange w:id="1349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Documentación digital del sistema: repositorio único, control de versiones y acceso por perfil de usuario. (P, T</w:delText>
              </w:r>
            </w:del>
            <w:del w:id="1350" w:author="Humberto Quintanilla" w:date="2026-10-08T15:09:00Z">
              <w:r w:rsidRPr="000B582F" w:rsidDel="00970F8B">
                <w:rPr>
                  <w:sz w:val="21"/>
                  <w:szCs w:val="21"/>
                  <w:rPrChange w:id="1351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)</w:delText>
              </w:r>
            </w:del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52" w:author="Rodrigo Maximiliano Mejía Laura" w:date="2026-10-09T12:35:00Z">
              <w:tcPr>
                <w:tcW w:w="290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307BD97" w14:textId="67E11D7B" w:rsidR="00320888" w:rsidDel="00970F8B" w:rsidRDefault="00320888" w:rsidP="00320888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del w:id="1353" w:author="Humberto Quintanilla" w:date="2026-10-08T15:08:00Z"/>
              </w:rPr>
            </w:pPr>
            <w:del w:id="1354" w:author="Humberto Quintanilla" w:date="2026-10-08T15:08:00Z">
              <w:r w:rsidDel="00970F8B">
                <w:rPr>
                  <w:sz w:val="21"/>
                  <w:szCs w:val="21"/>
                  <w:highlight w:val="yellow"/>
                </w:rPr>
                <w:delText>Nociones de gestión documental y de control de versiones de documentos.</w:delText>
              </w:r>
            </w:del>
          </w:p>
          <w:p w14:paraId="1B010F3E" w14:textId="2E96D2C9" w:rsidR="00320888" w:rsidDel="0008611F" w:rsidRDefault="00320888" w:rsidP="00320888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del w:id="1355" w:author="Humberto Quintanilla" w:date="2026-10-08T15:59:00Z"/>
              </w:rPr>
            </w:pPr>
            <w:del w:id="1356" w:author="Humberto Quintanilla" w:date="2026-10-08T15:08:00Z">
              <w:r w:rsidDel="00970F8B">
                <w:rPr>
                  <w:sz w:val="21"/>
                  <w:szCs w:val="21"/>
                  <w:highlight w:val="yellow"/>
                </w:rPr>
                <w:delText>Técnicas de redacción normativa: estructura, numeración de artículos y estilo.</w:delText>
              </w:r>
            </w:del>
          </w:p>
        </w:tc>
      </w:tr>
      <w:tr w:rsidR="00320888" w14:paraId="006A76BA" w14:textId="77777777" w:rsidTr="00203B68">
        <w:trPr>
          <w:cantSplit/>
          <w:trPrChange w:id="1357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58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3CB117B" w14:textId="45ED0025" w:rsidR="00320888" w:rsidRPr="000B582F" w:rsidRDefault="00320888" w:rsidP="00320888">
            <w:pPr>
              <w:spacing w:before="20" w:after="20"/>
              <w:jc w:val="both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1359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Elemento de competencia </w:t>
            </w:r>
            <w:ins w:id="1360" w:author="Humberto Quintanilla" w:date="2026-10-08T15:09:00Z">
              <w:r w:rsidR="00970F8B" w:rsidRPr="000B582F">
                <w:rPr>
                  <w:b/>
                  <w:bCs/>
                  <w:i/>
                  <w:iCs/>
                  <w:sz w:val="21"/>
                  <w:szCs w:val="21"/>
                  <w:rPrChange w:id="1361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6</w:t>
              </w:r>
            </w:ins>
            <w:del w:id="1362" w:author="Humberto Quintanilla" w:date="2026-10-08T15:09:00Z">
              <w:r w:rsidRPr="000B582F" w:rsidDel="00970F8B">
                <w:rPr>
                  <w:b/>
                  <w:bCs/>
                  <w:i/>
                  <w:iCs/>
                  <w:sz w:val="21"/>
                  <w:szCs w:val="21"/>
                  <w:rPrChange w:id="1363" w:author="Humberto Quintanilla" w:date="2026-10-08T16:00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8</w:delText>
              </w:r>
            </w:del>
            <w:r w:rsidRPr="000B582F">
              <w:rPr>
                <w:b/>
                <w:bCs/>
                <w:i/>
                <w:iCs/>
                <w:sz w:val="21"/>
                <w:szCs w:val="21"/>
                <w:rPrChange w:id="1364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1365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Explica el Sistema de Información de Administración Financiera, relacionando el Sistema de Contabilidad Integrada con la gestión </w:t>
            </w:r>
            <w:ins w:id="1366" w:author="Humberto Quintanilla" w:date="2026-10-08T15:10:00Z">
              <w:r w:rsidR="00970F8B" w:rsidRPr="000B582F">
                <w:rPr>
                  <w:sz w:val="21"/>
                  <w:szCs w:val="21"/>
                  <w:rPrChange w:id="1367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y finanzas </w:t>
              </w:r>
            </w:ins>
            <w:del w:id="1368" w:author="Humberto Quintanilla" w:date="2026-10-08T15:10:00Z">
              <w:r w:rsidRPr="000B582F" w:rsidDel="00970F8B">
                <w:rPr>
                  <w:sz w:val="21"/>
                  <w:szCs w:val="21"/>
                  <w:rPrChange w:id="1369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financiera </w:delText>
              </w:r>
            </w:del>
            <w:r w:rsidRPr="000B582F">
              <w:rPr>
                <w:sz w:val="21"/>
                <w:szCs w:val="21"/>
                <w:rPrChange w:id="1370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pública boliviana.</w:t>
            </w:r>
          </w:p>
        </w:tc>
      </w:tr>
      <w:tr w:rsidR="00320888" w14:paraId="3C0DDD30" w14:textId="77777777" w:rsidTr="00203B68">
        <w:trPr>
          <w:trPrChange w:id="1371" w:author="Rodrigo Maximiliano Mejía Laura" w:date="2026-10-09T12:35:00Z">
            <w:trPr>
              <w:gridAfter w:val="0"/>
            </w:trPr>
          </w:trPrChange>
        </w:trPr>
        <w:tc>
          <w:tcPr>
            <w:tcW w:w="36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72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F596549" w14:textId="77777777" w:rsidR="00320888" w:rsidRPr="000B582F" w:rsidRDefault="00320888" w:rsidP="00320888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1373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Criterios de desempeño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74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38F5F55" w14:textId="77777777" w:rsidR="00320888" w:rsidRPr="000B582F" w:rsidRDefault="00320888" w:rsidP="00320888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1375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Evidencias de desempeño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76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E4945F6" w14:textId="77777777" w:rsidR="00320888" w:rsidRPr="000B582F" w:rsidRDefault="00320888" w:rsidP="00320888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1377" w:author="Humberto Quintanilla" w:date="2026-10-08T16:0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Evidencias de producto</w:t>
            </w:r>
          </w:p>
        </w:tc>
      </w:tr>
      <w:tr w:rsidR="00320888" w14:paraId="0C308429" w14:textId="77777777" w:rsidTr="00203B68">
        <w:trPr>
          <w:cantSplit/>
          <w:trPrChange w:id="1378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79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AEB46B6" w14:textId="250D4935" w:rsidR="00320888" w:rsidRPr="000B582F" w:rsidRDefault="00320888" w:rsidP="00693F56">
            <w:pPr>
              <w:spacing w:before="20" w:after="20"/>
              <w:jc w:val="both"/>
              <w:pPrChange w:id="1380" w:author="Evert Velarde Flores" w:date="2026-10-09T13:52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1381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1. Explica la organización, los procesos y los estados financieros del Sistema de Contabilidad Integrada</w:t>
            </w:r>
            <w:ins w:id="1382" w:author="Humberto Quintanilla" w:date="2026-10-08T15:12:00Z">
              <w:r w:rsidR="00970F8B" w:rsidRPr="000B582F">
                <w:rPr>
                  <w:sz w:val="21"/>
                  <w:szCs w:val="21"/>
                  <w:rPrChange w:id="138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del modelo de gestión pública </w:t>
              </w:r>
            </w:ins>
            <w:del w:id="1384" w:author="Humberto Quintanilla" w:date="2026-10-08T15:12:00Z">
              <w:r w:rsidRPr="000B582F" w:rsidDel="00970F8B">
                <w:rPr>
                  <w:sz w:val="21"/>
                  <w:szCs w:val="21"/>
                  <w:rPrChange w:id="1385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, relacionándolos con el sistema de información d</w:delText>
              </w:r>
            </w:del>
            <w:ins w:id="1386" w:author="Humberto Quintanilla" w:date="2026-10-08T15:12:00Z">
              <w:r w:rsidR="00970F8B" w:rsidRPr="000B582F">
                <w:rPr>
                  <w:sz w:val="21"/>
                  <w:szCs w:val="21"/>
                  <w:rPrChange w:id="1387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>d</w:t>
              </w:r>
            </w:ins>
            <w:r w:rsidRPr="000B582F">
              <w:rPr>
                <w:sz w:val="21"/>
                <w:szCs w:val="21"/>
                <w:rPrChange w:id="1388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e la Ley </w:t>
            </w:r>
            <w:proofErr w:type="spellStart"/>
            <w:r w:rsidRPr="000B582F">
              <w:rPr>
                <w:sz w:val="21"/>
                <w:szCs w:val="21"/>
                <w:rPrChange w:id="1389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N°</w:t>
            </w:r>
            <w:proofErr w:type="spellEnd"/>
            <w:r w:rsidRPr="000B582F">
              <w:rPr>
                <w:sz w:val="21"/>
                <w:szCs w:val="21"/>
                <w:rPrChange w:id="1390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1178 y con los módulos del SIGEP.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91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F04B0E0" w14:textId="0729C9F7" w:rsidR="00320888" w:rsidRPr="000B582F" w:rsidRDefault="00320888" w:rsidP="00693F56">
            <w:pPr>
              <w:spacing w:before="20" w:after="20"/>
              <w:jc w:val="both"/>
              <w:pPrChange w:id="1392" w:author="Evert Velarde Flores" w:date="2026-10-09T13:52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1393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1.1 Expone en equipo la organización y los procesos del Sistema de Contabilidad Integrada</w:t>
            </w:r>
            <w:ins w:id="1394" w:author="Humberto Quintanilla" w:date="2026-10-08T15:12:00Z">
              <w:r w:rsidR="00970F8B" w:rsidRPr="000B582F">
                <w:rPr>
                  <w:sz w:val="21"/>
                  <w:szCs w:val="21"/>
                  <w:rPrChange w:id="1395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 gubernamental</w:t>
              </w:r>
            </w:ins>
            <w:r w:rsidRPr="000B582F">
              <w:rPr>
                <w:sz w:val="21"/>
                <w:szCs w:val="21"/>
                <w:rPrChange w:id="1396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397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202457C" w14:textId="39A41B95" w:rsidR="00320888" w:rsidRPr="000B582F" w:rsidRDefault="00320888" w:rsidP="00693F56">
            <w:pPr>
              <w:spacing w:before="20" w:after="20"/>
              <w:jc w:val="both"/>
              <w:pPrChange w:id="1398" w:author="Evert Velarde Flores" w:date="2026-10-09T13:52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1399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>Producto 2</w:t>
            </w:r>
            <w:ins w:id="1400" w:author="Humberto Quintanilla" w:date="2026-10-08T15:17:00Z">
              <w:r w:rsidR="00344B84" w:rsidRPr="000B582F">
                <w:rPr>
                  <w:b/>
                  <w:bCs/>
                  <w:sz w:val="21"/>
                  <w:szCs w:val="21"/>
                  <w:rPrChange w:id="1401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1</w:t>
              </w:r>
            </w:ins>
            <w:del w:id="1402" w:author="Humberto Quintanilla" w:date="2026-10-08T15:17:00Z">
              <w:r w:rsidRPr="000B582F" w:rsidDel="00344B84">
                <w:rPr>
                  <w:b/>
                  <w:bCs/>
                  <w:sz w:val="21"/>
                  <w:szCs w:val="21"/>
                  <w:rPrChange w:id="1403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9</w:delText>
              </w:r>
            </w:del>
            <w:r w:rsidRPr="000B582F">
              <w:rPr>
                <w:b/>
                <w:bCs/>
                <w:sz w:val="21"/>
                <w:szCs w:val="21"/>
                <w:rPrChange w:id="1404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1405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Esquema de la organización y los procesos del Sistema de Contabilidad Integrada.</w:t>
            </w:r>
          </w:p>
        </w:tc>
      </w:tr>
      <w:tr w:rsidR="00320888" w14:paraId="4711000E" w14:textId="77777777" w:rsidTr="00203B68">
        <w:trPr>
          <w:cantSplit/>
          <w:trPrChange w:id="1406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407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C4AD1C4" w14:textId="77777777" w:rsidR="00320888" w:rsidRPr="000B582F" w:rsidRDefault="00320888" w:rsidP="00693F56">
            <w:pPr>
              <w:jc w:val="both"/>
              <w:pPrChange w:id="1408" w:author="Evert Velarde Flores" w:date="2026-10-09T13:52:00Z">
                <w:pPr/>
              </w:pPrChange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09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D5E20E0" w14:textId="1157CF03" w:rsidR="00320888" w:rsidRPr="000B582F" w:rsidRDefault="00320888" w:rsidP="00693F56">
            <w:pPr>
              <w:spacing w:before="20" w:after="20"/>
              <w:jc w:val="both"/>
              <w:pPrChange w:id="1410" w:author="Evert Velarde Flores" w:date="2026-10-09T13:52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1411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1.2 Relaciona en aula los módulos del </w:t>
            </w:r>
            <w:ins w:id="1412" w:author="Humberto Quintanilla" w:date="2026-10-08T15:13:00Z">
              <w:r w:rsidR="00344B84" w:rsidRPr="000B582F">
                <w:rPr>
                  <w:sz w:val="21"/>
                  <w:szCs w:val="21"/>
                  <w:rPrChange w:id="1413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>SIAF (</w:t>
              </w:r>
            </w:ins>
            <w:r w:rsidRPr="000B582F">
              <w:rPr>
                <w:sz w:val="21"/>
                <w:szCs w:val="21"/>
                <w:rPrChange w:id="1414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SIGEP</w:t>
            </w:r>
            <w:ins w:id="1415" w:author="Humberto Quintanilla" w:date="2026-10-08T15:13:00Z">
              <w:r w:rsidR="00344B84" w:rsidRPr="000B582F">
                <w:rPr>
                  <w:sz w:val="21"/>
                  <w:szCs w:val="21"/>
                  <w:rPrChange w:id="1416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t>)</w:t>
              </w:r>
            </w:ins>
            <w:r w:rsidRPr="000B582F">
              <w:rPr>
                <w:sz w:val="21"/>
                <w:szCs w:val="21"/>
                <w:rPrChange w:id="1417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con el diseño del sistema contable de una entidad pública.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18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F1FEE98" w14:textId="2E497AF8" w:rsidR="00320888" w:rsidRPr="000B582F" w:rsidRDefault="00320888" w:rsidP="00693F56">
            <w:pPr>
              <w:spacing w:before="20" w:after="20"/>
              <w:jc w:val="both"/>
              <w:pPrChange w:id="1419" w:author="Evert Velarde Flores" w:date="2026-10-09T13:52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1420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1421" w:author="Humberto Quintanilla" w:date="2026-10-08T15:17:00Z">
              <w:r w:rsidR="00344B84" w:rsidRPr="000B582F">
                <w:rPr>
                  <w:b/>
                  <w:bCs/>
                  <w:sz w:val="21"/>
                  <w:szCs w:val="21"/>
                  <w:rPrChange w:id="1422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2</w:t>
              </w:r>
            </w:ins>
            <w:del w:id="1423" w:author="Humberto Quintanilla" w:date="2026-10-08T15:17:00Z">
              <w:r w:rsidRPr="000B582F" w:rsidDel="00344B84">
                <w:rPr>
                  <w:b/>
                  <w:bCs/>
                  <w:sz w:val="21"/>
                  <w:szCs w:val="21"/>
                  <w:rPrChange w:id="1424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3</w:delText>
              </w:r>
            </w:del>
            <w:ins w:id="1425" w:author="Humberto Quintanilla" w:date="2026-10-08T15:17:00Z">
              <w:r w:rsidR="00344B84" w:rsidRPr="000B582F">
                <w:rPr>
                  <w:b/>
                  <w:bCs/>
                  <w:sz w:val="21"/>
                  <w:szCs w:val="21"/>
                  <w:rPrChange w:id="1426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2</w:t>
              </w:r>
            </w:ins>
            <w:del w:id="1427" w:author="Humberto Quintanilla" w:date="2026-10-08T15:17:00Z">
              <w:r w:rsidRPr="000B582F" w:rsidDel="00344B84">
                <w:rPr>
                  <w:b/>
                  <w:bCs/>
                  <w:sz w:val="21"/>
                  <w:szCs w:val="21"/>
                  <w:rPrChange w:id="1428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0</w:delText>
              </w:r>
            </w:del>
            <w:r w:rsidRPr="000B582F">
              <w:rPr>
                <w:b/>
                <w:bCs/>
                <w:sz w:val="21"/>
                <w:szCs w:val="21"/>
                <w:rPrChange w:id="1429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1430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Cuadro de relación entre los módulos del SIGEP y el sistema contable de una entidad pública.</w:t>
            </w:r>
          </w:p>
        </w:tc>
      </w:tr>
      <w:tr w:rsidR="00320888" w14:paraId="6412A467" w14:textId="77777777" w:rsidTr="00203B68">
        <w:trPr>
          <w:cantSplit/>
          <w:trPrChange w:id="1431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32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23BF3D2" w14:textId="77777777" w:rsidR="00320888" w:rsidRPr="000B582F" w:rsidRDefault="00320888" w:rsidP="00693F56">
            <w:pPr>
              <w:spacing w:before="20" w:after="20"/>
              <w:jc w:val="both"/>
              <w:pPrChange w:id="1433" w:author="Evert Velarde Flores" w:date="2026-10-09T13:53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1434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2. Analiza los sistemas de información de administración financiera de la región, evaluando su modelo conceptual, su gobernanza y su aporte a la transparencia fiscal.</w:t>
            </w: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35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105BE39" w14:textId="77777777" w:rsidR="00320888" w:rsidRPr="000B582F" w:rsidRDefault="00320888" w:rsidP="00693F56">
            <w:pPr>
              <w:spacing w:before="20" w:after="20"/>
              <w:jc w:val="both"/>
              <w:pPrChange w:id="1436" w:author="Evert Velarde Flores" w:date="2026-10-09T13:53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1437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2.1 Compara en equipo los sistemas de información de administración financiera de América Latina, el Caribe y otras regiones.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38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45F38CB" w14:textId="320EA483" w:rsidR="00320888" w:rsidRPr="000B582F" w:rsidRDefault="00320888" w:rsidP="00693F56">
            <w:pPr>
              <w:spacing w:before="20" w:after="20"/>
              <w:jc w:val="both"/>
              <w:pPrChange w:id="1439" w:author="Evert Velarde Flores" w:date="2026-10-09T13:53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1440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1441" w:author="Humberto Quintanilla" w:date="2026-10-08T15:17:00Z">
              <w:r w:rsidR="00344B84" w:rsidRPr="000B582F">
                <w:rPr>
                  <w:b/>
                  <w:bCs/>
                  <w:sz w:val="21"/>
                  <w:szCs w:val="21"/>
                  <w:rPrChange w:id="1442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23</w:t>
              </w:r>
            </w:ins>
            <w:del w:id="1443" w:author="Humberto Quintanilla" w:date="2026-10-08T15:17:00Z">
              <w:r w:rsidRPr="000B582F" w:rsidDel="00344B84">
                <w:rPr>
                  <w:b/>
                  <w:bCs/>
                  <w:sz w:val="21"/>
                  <w:szCs w:val="21"/>
                  <w:rPrChange w:id="1444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31</w:delText>
              </w:r>
            </w:del>
            <w:r w:rsidRPr="000B582F">
              <w:rPr>
                <w:b/>
                <w:bCs/>
                <w:sz w:val="21"/>
                <w:szCs w:val="21"/>
                <w:rPrChange w:id="1445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1446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Cuadro comparativo de sistemas de información de administración financiera.</w:t>
            </w:r>
          </w:p>
        </w:tc>
      </w:tr>
      <w:tr w:rsidR="00320888" w14:paraId="3276CDC3" w14:textId="77777777" w:rsidTr="00203B68">
        <w:trPr>
          <w:cantSplit/>
          <w:trPrChange w:id="1447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36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448" w:author="Rodrigo Maximiliano Mejía Laura" w:date="2026-10-09T12:35:00Z">
              <w:tcPr>
                <w:tcW w:w="3320" w:type="dxa"/>
                <w:gridSpan w:val="6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A39F4DC" w14:textId="77777777" w:rsidR="00320888" w:rsidRPr="000B582F" w:rsidRDefault="00320888" w:rsidP="00693F56">
            <w:pPr>
              <w:jc w:val="both"/>
              <w:pPrChange w:id="1449" w:author="Evert Velarde Flores" w:date="2026-10-09T13:53:00Z">
                <w:pPr/>
              </w:pPrChange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50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C7375E9" w14:textId="77777777" w:rsidR="00320888" w:rsidRPr="000B582F" w:rsidRDefault="00320888" w:rsidP="00693F56">
            <w:pPr>
              <w:spacing w:before="20" w:after="20"/>
              <w:jc w:val="both"/>
              <w:pPrChange w:id="1451" w:author="Evert Velarde Flores" w:date="2026-10-09T13:53:00Z">
                <w:pPr>
                  <w:spacing w:before="20" w:after="20"/>
                </w:pPr>
              </w:pPrChange>
            </w:pPr>
            <w:r w:rsidRPr="000B582F">
              <w:rPr>
                <w:sz w:val="21"/>
                <w:szCs w:val="21"/>
                <w:rPrChange w:id="1452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2.2 Analiza en aula un modelo conceptual de un proyecto SIAF con sus indicadores de desempeño.</w:t>
            </w:r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53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47F4B41" w14:textId="78E78985" w:rsidR="00320888" w:rsidRPr="000B582F" w:rsidRDefault="00320888" w:rsidP="00693F56">
            <w:pPr>
              <w:spacing w:before="20" w:after="20"/>
              <w:jc w:val="both"/>
              <w:pPrChange w:id="1454" w:author="Evert Velarde Flores" w:date="2026-10-09T13:53:00Z">
                <w:pPr>
                  <w:spacing w:before="20" w:after="20"/>
                </w:pPr>
              </w:pPrChange>
            </w:pPr>
            <w:r w:rsidRPr="000B582F">
              <w:rPr>
                <w:b/>
                <w:bCs/>
                <w:sz w:val="21"/>
                <w:szCs w:val="21"/>
                <w:rPrChange w:id="1455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1456" w:author="Humberto Quintanilla" w:date="2026-10-08T15:17:00Z">
              <w:r w:rsidR="00344B84" w:rsidRPr="000B582F">
                <w:rPr>
                  <w:b/>
                  <w:bCs/>
                  <w:sz w:val="21"/>
                  <w:szCs w:val="21"/>
                  <w:rPrChange w:id="1457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t>24</w:t>
              </w:r>
            </w:ins>
            <w:del w:id="1458" w:author="Humberto Quintanilla" w:date="2026-10-08T15:17:00Z">
              <w:r w:rsidRPr="000B582F" w:rsidDel="00344B84">
                <w:rPr>
                  <w:b/>
                  <w:bCs/>
                  <w:sz w:val="21"/>
                  <w:szCs w:val="21"/>
                  <w:rPrChange w:id="1459" w:author="Humberto Quintanilla" w:date="2026-10-08T16:00:00Z">
                    <w:rPr>
                      <w:b/>
                      <w:bCs/>
                      <w:sz w:val="21"/>
                      <w:szCs w:val="21"/>
                      <w:highlight w:val="yellow"/>
                    </w:rPr>
                  </w:rPrChange>
                </w:rPr>
                <w:delText>32</w:delText>
              </w:r>
            </w:del>
            <w:r w:rsidRPr="000B582F">
              <w:rPr>
                <w:b/>
                <w:bCs/>
                <w:sz w:val="21"/>
                <w:szCs w:val="21"/>
                <w:rPrChange w:id="1460" w:author="Humberto Quintanilla" w:date="2026-10-08T16:00:00Z">
                  <w:rPr>
                    <w:b/>
                    <w:b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0B582F">
              <w:rPr>
                <w:sz w:val="21"/>
                <w:szCs w:val="21"/>
                <w:rPrChange w:id="1461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Informe del modelo conceptual y de los indicadores de desempeño de un proyecto SIAF.</w:t>
            </w:r>
          </w:p>
        </w:tc>
      </w:tr>
      <w:tr w:rsidR="00320888" w14:paraId="7E1A96A2" w14:textId="77777777" w:rsidTr="00203B68">
        <w:trPr>
          <w:trPrChange w:id="1462" w:author="Rodrigo Maximiliano Mejía Laura" w:date="2026-10-09T12:35:00Z">
            <w:trPr>
              <w:gridAfter w:val="0"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63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2C080D1" w14:textId="77777777" w:rsidR="00320888" w:rsidRPr="000B582F" w:rsidRDefault="00320888" w:rsidP="00320888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320888" w14:paraId="74C335D7" w14:textId="77777777" w:rsidTr="00203B68">
        <w:trPr>
          <w:trPrChange w:id="1464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65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D11B458" w14:textId="77777777" w:rsidR="00320888" w:rsidRDefault="00320888" w:rsidP="00320888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66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B40789A" w14:textId="77777777" w:rsidR="00320888" w:rsidRPr="000B582F" w:rsidRDefault="00320888" w:rsidP="00320888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435F5D40" w14:textId="77777777" w:rsidR="00320888" w:rsidRPr="000B582F" w:rsidRDefault="00320888" w:rsidP="00320888">
            <w:pPr>
              <w:spacing w:before="20" w:after="20"/>
              <w:jc w:val="center"/>
            </w:pPr>
            <w:r w:rsidRPr="000B582F">
              <w:rPr>
                <w:i/>
                <w:iCs/>
                <w:sz w:val="16"/>
                <w:szCs w:val="16"/>
                <w:rPrChange w:id="1467" w:author="Humberto Quintanilla" w:date="2026-10-08T16:00:00Z">
                  <w:rPr>
                    <w:i/>
                    <w:iCs/>
                    <w:sz w:val="16"/>
                    <w:szCs w:val="16"/>
                    <w:highlight w:val="yellow"/>
                  </w:rPr>
                </w:rPrChange>
              </w:rPr>
              <w:t>C: cognitivo · P: procedimental · A: actitudinal · T: manejo de tecnología e IA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68" w:author="Rodrigo Maximiliano Mejía Laura" w:date="2026-10-09T12:35:00Z">
              <w:tcPr>
                <w:tcW w:w="290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C8927A8" w14:textId="77777777" w:rsidR="00320888" w:rsidRPr="000B582F" w:rsidRDefault="00320888" w:rsidP="00320888">
            <w:pPr>
              <w:spacing w:before="20" w:after="20"/>
              <w:jc w:val="center"/>
            </w:pPr>
            <w:r w:rsidRPr="000B582F">
              <w:rPr>
                <w:b/>
                <w:bCs/>
                <w:i/>
                <w:iCs/>
                <w:sz w:val="21"/>
                <w:szCs w:val="21"/>
                <w:rPrChange w:id="1469" w:author="Humberto Quintanilla" w:date="2026-10-08T16:03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Conocimientos circunstanciales</w:t>
            </w:r>
          </w:p>
        </w:tc>
      </w:tr>
      <w:tr w:rsidR="00320888" w14:paraId="0F7F6C5A" w14:textId="77777777" w:rsidTr="00203B68">
        <w:trPr>
          <w:trPrChange w:id="1470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71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FF562D3" w14:textId="696C2155" w:rsidR="00320888" w:rsidRDefault="00320888" w:rsidP="00693F56">
            <w:pPr>
              <w:spacing w:before="20" w:after="20"/>
              <w:jc w:val="both"/>
              <w:pPrChange w:id="1472" w:author="Evert Velarde Flores" w:date="2026-10-09T13:53:00Z">
                <w:pPr>
                  <w:spacing w:before="20" w:after="20"/>
                </w:pPr>
              </w:pPrChange>
            </w:pPr>
            <w:r>
              <w:rPr>
                <w:sz w:val="21"/>
                <w:szCs w:val="21"/>
              </w:rPr>
              <w:t>Tema 1</w:t>
            </w:r>
            <w:ins w:id="1473" w:author="Humberto Quintanilla" w:date="2026-10-08T16:02:00Z">
              <w:r w:rsidR="000B582F">
                <w:rPr>
                  <w:sz w:val="21"/>
                  <w:szCs w:val="21"/>
                </w:rPr>
                <w:t>0</w:t>
              </w:r>
            </w:ins>
            <w:del w:id="1474" w:author="Humberto Quintanilla" w:date="2026-10-08T16:02:00Z">
              <w:r w:rsidDel="000B582F">
                <w:rPr>
                  <w:sz w:val="21"/>
                  <w:szCs w:val="21"/>
                </w:rPr>
                <w:delText>2</w:delText>
              </w:r>
            </w:del>
            <w:r>
              <w:rPr>
                <w:sz w:val="21"/>
                <w:szCs w:val="21"/>
              </w:rPr>
              <w:t>: Sistemas de Información de Administración Financiera, SIAF</w:t>
            </w:r>
          </w:p>
        </w:tc>
        <w:tc>
          <w:tcPr>
            <w:tcW w:w="43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475" w:author="Rodrigo Maximiliano Mejía Laura" w:date="2026-10-09T12:35:00Z">
              <w:tcPr>
                <w:tcW w:w="4565" w:type="dxa"/>
                <w:gridSpan w:val="11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3DD443F" w14:textId="6289488D" w:rsidR="00320888" w:rsidRPr="000B582F" w:rsidDel="00344B84" w:rsidRDefault="00344B84" w:rsidP="00693F56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  <w:rPr>
                <w:del w:id="1476" w:author="Humberto Quintanilla" w:date="2026-10-08T15:21:00Z"/>
              </w:rPr>
              <w:pPrChange w:id="1477" w:author="Evert Velarde Flores" w:date="2026-10-09T13:53:00Z">
                <w:pPr>
                  <w:pStyle w:val="Prrafodelista"/>
                  <w:numPr>
                    <w:numId w:val="10"/>
                  </w:numPr>
                  <w:spacing w:before="10" w:after="10"/>
                  <w:ind w:left="400" w:hanging="380"/>
                </w:pPr>
              </w:pPrChange>
            </w:pPr>
            <w:ins w:id="1478" w:author="Humberto Quintanilla" w:date="2026-10-08T15:18:00Z">
              <w:r w:rsidRPr="000B582F">
                <w:rPr>
                  <w:sz w:val="21"/>
                  <w:szCs w:val="21"/>
                </w:rPr>
                <w:t xml:space="preserve">Descripción del </w:t>
              </w:r>
            </w:ins>
            <w:del w:id="1479" w:author="Humberto Quintanilla" w:date="2026-10-08T15:18:00Z">
              <w:r w:rsidR="00320888" w:rsidRPr="000B582F" w:rsidDel="00344B84">
                <w:rPr>
                  <w:sz w:val="21"/>
                  <w:szCs w:val="21"/>
                </w:rPr>
                <w:delText xml:space="preserve">Introducción al </w:delText>
              </w:r>
            </w:del>
            <w:r w:rsidR="00320888" w:rsidRPr="000B582F">
              <w:rPr>
                <w:sz w:val="21"/>
                <w:szCs w:val="21"/>
              </w:rPr>
              <w:t xml:space="preserve">sistema de información </w:t>
            </w:r>
            <w:ins w:id="1480" w:author="Humberto Quintanilla" w:date="2026-10-08T15:18:00Z">
              <w:r w:rsidRPr="000B582F">
                <w:rPr>
                  <w:sz w:val="21"/>
                  <w:szCs w:val="21"/>
                </w:rPr>
                <w:t xml:space="preserve">del modelo de gestión </w:t>
              </w:r>
            </w:ins>
            <w:ins w:id="1481" w:author="Humberto Quintanilla" w:date="2026-10-08T15:22:00Z">
              <w:r w:rsidR="00E82294" w:rsidRPr="000B582F">
                <w:rPr>
                  <w:sz w:val="21"/>
                  <w:szCs w:val="21"/>
                </w:rPr>
                <w:t>pú</w:t>
              </w:r>
            </w:ins>
            <w:ins w:id="1482" w:author="Humberto Quintanilla" w:date="2026-10-08T15:18:00Z">
              <w:r w:rsidRPr="000B582F">
                <w:rPr>
                  <w:sz w:val="21"/>
                  <w:szCs w:val="21"/>
                </w:rPr>
                <w:t>blica (</w:t>
              </w:r>
            </w:ins>
            <w:del w:id="1483" w:author="Humberto Quintanilla" w:date="2026-10-08T15:18:00Z">
              <w:r w:rsidR="00320888" w:rsidRPr="000B582F" w:rsidDel="00344B84">
                <w:rPr>
                  <w:sz w:val="21"/>
                  <w:szCs w:val="21"/>
                </w:rPr>
                <w:delText xml:space="preserve">de la </w:delText>
              </w:r>
            </w:del>
            <w:r w:rsidR="00320888" w:rsidRPr="000B582F">
              <w:rPr>
                <w:sz w:val="21"/>
                <w:szCs w:val="21"/>
              </w:rPr>
              <w:t xml:space="preserve">Ley </w:t>
            </w:r>
            <w:proofErr w:type="spellStart"/>
            <w:r w:rsidR="00320888" w:rsidRPr="000B582F">
              <w:rPr>
                <w:sz w:val="21"/>
                <w:szCs w:val="21"/>
              </w:rPr>
              <w:t>N°</w:t>
            </w:r>
            <w:proofErr w:type="spellEnd"/>
            <w:r w:rsidR="00320888" w:rsidRPr="000B582F">
              <w:rPr>
                <w:sz w:val="21"/>
                <w:szCs w:val="21"/>
              </w:rPr>
              <w:t xml:space="preserve"> 1178</w:t>
            </w:r>
            <w:ins w:id="1484" w:author="Humberto Quintanilla" w:date="2026-10-08T15:19:00Z">
              <w:r w:rsidRPr="000B582F">
                <w:rPr>
                  <w:sz w:val="21"/>
                  <w:szCs w:val="21"/>
                </w:rPr>
                <w:t>)</w:t>
              </w:r>
            </w:ins>
            <w:r w:rsidR="00320888" w:rsidRPr="000B582F">
              <w:rPr>
                <w:sz w:val="21"/>
                <w:szCs w:val="21"/>
              </w:rPr>
              <w:t xml:space="preserve"> </w:t>
            </w:r>
            <w:del w:id="1485" w:author="Humberto Quintanilla" w:date="2026-10-08T15:23:00Z">
              <w:r w:rsidR="00320888" w:rsidRPr="000B582F" w:rsidDel="00E82294">
                <w:rPr>
                  <w:sz w:val="21"/>
                  <w:szCs w:val="21"/>
                </w:rPr>
                <w:delText>y al Sistema de Contabilidad Integrada</w:delText>
              </w:r>
            </w:del>
            <w:ins w:id="1486" w:author="Humberto Quintanilla" w:date="2026-10-08T15:21:00Z">
              <w:r w:rsidRPr="000B582F">
                <w:rPr>
                  <w:sz w:val="21"/>
                  <w:szCs w:val="21"/>
                </w:rPr>
                <w:t xml:space="preserve">sus </w:t>
              </w:r>
            </w:ins>
            <w:del w:id="1487" w:author="Humberto Quintanilla" w:date="2026-10-08T15:21:00Z">
              <w:r w:rsidR="00320888" w:rsidRPr="000B582F" w:rsidDel="00344B84">
                <w:rPr>
                  <w:sz w:val="21"/>
                  <w:szCs w:val="21"/>
                </w:rPr>
                <w:delText>.</w:delText>
              </w:r>
              <w:r w:rsidR="00320888" w:rsidRPr="000B582F" w:rsidDel="00344B84">
                <w:rPr>
                  <w:sz w:val="21"/>
                  <w:szCs w:val="21"/>
                  <w:rPrChange w:id="1488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</w:p>
          <w:p w14:paraId="5A8FE7A6" w14:textId="30059416" w:rsidR="00320888" w:rsidRPr="000B582F" w:rsidRDefault="00344B84" w:rsidP="00693F56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  <w:rPr>
                <w:ins w:id="1489" w:author="Humberto Quintanilla" w:date="2026-10-08T15:23:00Z"/>
                <w:rPrChange w:id="1490" w:author="Humberto Quintanilla" w:date="2026-10-08T16:00:00Z">
                  <w:rPr>
                    <w:ins w:id="1491" w:author="Humberto Quintanilla" w:date="2026-10-08T15:23:00Z"/>
                    <w:sz w:val="21"/>
                    <w:szCs w:val="21"/>
                  </w:rPr>
                </w:rPrChange>
              </w:rPr>
              <w:pPrChange w:id="1492" w:author="Evert Velarde Flores" w:date="2026-10-09T13:53:00Z">
                <w:pPr>
                  <w:pStyle w:val="Prrafodelista"/>
                  <w:numPr>
                    <w:numId w:val="10"/>
                  </w:numPr>
                  <w:spacing w:before="10" w:after="10"/>
                  <w:ind w:left="400" w:hanging="380"/>
                </w:pPr>
              </w:pPrChange>
            </w:pPr>
            <w:ins w:id="1493" w:author="Humberto Quintanilla" w:date="2026-10-08T15:21:00Z">
              <w:r w:rsidRPr="000B582F">
                <w:rPr>
                  <w:sz w:val="21"/>
                  <w:szCs w:val="21"/>
                </w:rPr>
                <w:t>ge</w:t>
              </w:r>
            </w:ins>
            <w:del w:id="1494" w:author="Humberto Quintanilla" w:date="2026-10-08T15:21:00Z">
              <w:r w:rsidR="00320888" w:rsidRPr="000B582F" w:rsidDel="00344B84">
                <w:rPr>
                  <w:sz w:val="21"/>
                  <w:szCs w:val="21"/>
                </w:rPr>
                <w:delText>Ge</w:delText>
              </w:r>
            </w:del>
            <w:r>
              <w:rPr>
                <w:sz w:val="21"/>
                <w:szCs w:val="21"/>
              </w:rPr>
              <w:t xml:space="preserve">neralidades,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organización, procesos y estados financieros</w:delText>
              </w:r>
              <w:r>
                <w:rPr>
                  <w:sz w:val="21"/>
                  <w:szCs w:val="21"/>
                  <w:rPrChange w:id="1496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(C)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organización, procesos y estados financieros. (C)</w:t>
              </w:r>
            </w:ins>
            <w:del w:id="1495" w:author="Humberto Quintanilla" w:date="2026-10-08T15:23:00Z">
              <w:r w:rsidR="00320888" w:rsidRPr="000B582F" w:rsidDel="00E82294">
                <w:rPr>
                  <w:sz w:val="21"/>
                  <w:szCs w:val="21"/>
                </w:rPr>
                <w:delText xml:space="preserve"> del Sistema de Contabilidad Integrada, con su reglamento específico.</w:delText>
              </w:r>
            </w:del>
          </w:p>
          <w:p w14:paraId="610EEBED" w14:textId="750DFA6F" w:rsidR="00E82294" w:rsidRPr="000B582F" w:rsidDel="00E82294" w:rsidRDefault="00E82294" w:rsidP="00693F56">
            <w:pPr>
              <w:pStyle w:val="Prrafodelista"/>
              <w:spacing w:before="10" w:after="10"/>
              <w:ind w:left="400"/>
              <w:jc w:val="both"/>
              <w:rPr>
                <w:del w:id="1497" w:author="Humberto Quintanilla" w:date="2026-10-08T15:23:00Z"/>
              </w:rPr>
              <w:pPrChange w:id="1498" w:author="Evert Velarde Flores" w:date="2026-10-09T13:53:00Z">
                <w:pPr>
                  <w:pStyle w:val="Prrafodelista"/>
                  <w:numPr>
                    <w:numId w:val="10"/>
                  </w:numPr>
                  <w:spacing w:before="10" w:after="10"/>
                  <w:ind w:left="400" w:hanging="380"/>
                </w:pPr>
              </w:pPrChange>
            </w:pPr>
          </w:p>
          <w:p w14:paraId="5DB69F13" w14:textId="3BCAFB0D" w:rsidR="00320888" w:rsidRPr="000B582F" w:rsidDel="00E82294" w:rsidRDefault="00320888" w:rsidP="00693F56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  <w:rPr>
                <w:del w:id="1499" w:author="Humberto Quintanilla" w:date="2026-10-08T15:23:00Z"/>
              </w:rPr>
              <w:pPrChange w:id="1500" w:author="Evert Velarde Flores" w:date="2026-10-09T13:53:00Z">
                <w:pPr>
                  <w:pStyle w:val="Prrafodelista"/>
                  <w:numPr>
                    <w:numId w:val="10"/>
                  </w:numPr>
                  <w:spacing w:before="10" w:after="10"/>
                  <w:ind w:left="400" w:hanging="380"/>
                </w:pPr>
              </w:pPrChange>
            </w:pPr>
            <w:del w:id="1501" w:author="Humberto Quintanilla" w:date="2026-10-08T15:23:00Z">
              <w:r w:rsidRPr="000B582F" w:rsidDel="00E82294">
                <w:rPr>
                  <w:sz w:val="21"/>
                  <w:szCs w:val="21"/>
                  <w:rPrChange w:id="1502" w:author="Humberto Quintanilla" w:date="2026-10-08T16:00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Módulos del Sistema de Gestión Pública (SIGEP) y su relación con el diseño del sistema contable de una entidad pública. (P, T)</w:delText>
              </w:r>
            </w:del>
          </w:p>
          <w:p w14:paraId="42017897" w14:textId="77777777" w:rsidR="00320888" w:rsidRPr="000B582F" w:rsidRDefault="00320888" w:rsidP="00693F56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  <w:pPrChange w:id="1503" w:author="Evert Velarde Flores" w:date="2026-10-09T13:53:00Z">
                <w:pPr>
                  <w:pStyle w:val="Prrafodelista"/>
                  <w:numPr>
                    <w:numId w:val="10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>Los sistemas de información de administración financiera en América Latina, el Caribe y el mundo, con un modelo conceptual para su diseño.</w:t>
            </w:r>
            <w:r w:rsidRPr="000B582F">
              <w:rPr>
                <w:sz w:val="21"/>
                <w:szCs w:val="21"/>
                <w:rPrChange w:id="1504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(P)</w:t>
            </w:r>
          </w:p>
          <w:p w14:paraId="4D7C06C8" w14:textId="77777777" w:rsidR="00320888" w:rsidRPr="000B582F" w:rsidRDefault="00320888" w:rsidP="00693F56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  <w:pPrChange w:id="1505" w:author="Evert Velarde Flores" w:date="2026-10-09T13:53:00Z">
                <w:pPr>
                  <w:pStyle w:val="Prrafodelista"/>
                  <w:numPr>
                    <w:numId w:val="10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</w:rPr>
              <w:t>Diseño y organización de la gobernanza y la gestión de indicadores de un proyecto de este tipo, y sus indicadores de desempeño y de gestión financiera pública.</w:t>
            </w:r>
            <w:r w:rsidRPr="000B582F">
              <w:rPr>
                <w:sz w:val="21"/>
                <w:szCs w:val="21"/>
                <w:rPrChange w:id="1506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(P)</w:t>
            </w:r>
          </w:p>
          <w:p w14:paraId="2A1CFCE6" w14:textId="77777777" w:rsidR="00320888" w:rsidRPr="000B582F" w:rsidRDefault="00320888" w:rsidP="00693F56">
            <w:pPr>
              <w:pStyle w:val="Prrafodelista"/>
              <w:numPr>
                <w:ilvl w:val="0"/>
                <w:numId w:val="10"/>
              </w:numPr>
              <w:spacing w:before="10" w:after="10"/>
              <w:jc w:val="both"/>
              <w:pPrChange w:id="1507" w:author="Evert Velarde Flores" w:date="2026-10-09T13:53:00Z">
                <w:pPr>
                  <w:pStyle w:val="Prrafodelista"/>
                  <w:numPr>
                    <w:numId w:val="10"/>
                  </w:numPr>
                  <w:spacing w:before="10" w:after="10"/>
                  <w:ind w:left="400" w:hanging="380"/>
                </w:pPr>
              </w:pPrChange>
            </w:pPr>
            <w:r w:rsidRPr="000B582F">
              <w:rPr>
                <w:sz w:val="21"/>
                <w:szCs w:val="21"/>
                <w:rPrChange w:id="1508" w:author="Humberto Quintanilla" w:date="2026-10-08T16:00:00Z">
                  <w:rPr>
                    <w:sz w:val="21"/>
                    <w:szCs w:val="21"/>
                    <w:highlight w:val="yellow"/>
                  </w:rPr>
                </w:rPrChange>
              </w:rPr>
              <w:t>Transparencia fiscal y rendición de cuentas como objetivos del sistema de información de administración financiera. (C, A)</w:t>
            </w:r>
          </w:p>
        </w:tc>
        <w:tc>
          <w:tcPr>
            <w:tcW w:w="27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509" w:author="Rodrigo Maximiliano Mejía Laura" w:date="2026-10-09T12:35:00Z">
              <w:tcPr>
                <w:tcW w:w="290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51EE004" w14:textId="77777777" w:rsidR="00320888" w:rsidRPr="000B582F" w:rsidRDefault="00320888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510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0B582F">
              <w:rPr>
                <w:sz w:val="21"/>
                <w:szCs w:val="21"/>
                <w:rPrChange w:id="1511" w:author="Humberto Quintanilla" w:date="2026-10-08T16:03:00Z">
                  <w:rPr>
                    <w:sz w:val="21"/>
                    <w:szCs w:val="21"/>
                    <w:highlight w:val="yellow"/>
                  </w:rPr>
                </w:rPrChange>
              </w:rPr>
              <w:t>Nociones del marco PEFA de evaluación del gasto público y la rendición de cuentas financieras.</w:t>
            </w:r>
          </w:p>
          <w:p w14:paraId="7C84D8D5" w14:textId="77777777" w:rsidR="00320888" w:rsidRPr="000B582F" w:rsidRDefault="00320888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512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0B582F">
              <w:rPr>
                <w:sz w:val="21"/>
                <w:szCs w:val="21"/>
                <w:rPrChange w:id="1513" w:author="Humberto Quintanilla" w:date="2026-10-08T16:03:00Z">
                  <w:rPr>
                    <w:sz w:val="21"/>
                    <w:szCs w:val="21"/>
                    <w:highlight w:val="yellow"/>
                  </w:rPr>
                </w:rPrChange>
              </w:rPr>
              <w:t>Experiencias de reforma de los sistemas integrados de administración financiera en países de la región.</w:t>
            </w:r>
          </w:p>
        </w:tc>
      </w:tr>
      <w:tr w:rsidR="00446431" w14:paraId="034D5B4C" w14:textId="77777777" w:rsidTr="00203B68">
        <w:trPr>
          <w:ins w:id="1514" w:author="Rodrigo Maximiliano Mejía Laura" w:date="2026-10-09T12:07:00Z"/>
          <w:trPrChange w:id="1515" w:author="Rodrigo Maximiliano Mejía Laura" w:date="2026-10-09T12:35:00Z">
            <w:trPr>
              <w:gridAfter w:val="0"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516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4D39023" w14:textId="5DD7EF77" w:rsidR="00446431" w:rsidRPr="00E92375" w:rsidRDefault="00446431">
            <w:pPr>
              <w:spacing w:before="20" w:after="20"/>
              <w:rPr>
                <w:ins w:id="1517" w:author="Rodrigo Maximiliano Mejía Laura" w:date="2026-10-09T12:07:00Z"/>
                <w:b/>
                <w:bCs/>
                <w:i/>
                <w:iCs/>
                <w:sz w:val="21"/>
                <w:szCs w:val="21"/>
              </w:rPr>
              <w:pPrChange w:id="1518" w:author="Rodrigo Maximiliano Mejía Laura" w:date="2026-10-09T12:07:00Z">
                <w:pPr>
                  <w:spacing w:before="20" w:after="20"/>
                  <w:jc w:val="center"/>
                </w:pPr>
              </w:pPrChange>
            </w:pPr>
            <w:ins w:id="1519" w:author="Rodrigo Maximiliano Mejía Laura" w:date="2026-10-09T12:07:00Z">
              <w:r w:rsidRPr="0073749D">
                <w:rPr>
                  <w:b/>
                  <w:bCs/>
                  <w:i/>
                  <w:iCs/>
                  <w:sz w:val="21"/>
                  <w:szCs w:val="21"/>
                </w:rPr>
                <w:t xml:space="preserve">Elemento de competencia 7: </w:t>
              </w:r>
              <w:r w:rsidRPr="0073749D">
                <w:rPr>
                  <w:sz w:val="21"/>
                  <w:szCs w:val="21"/>
                </w:rPr>
                <w:t>Opera un sistema de planificación de recursos empresariales, parametrizando sus módulos contables, de compras, ventas e inventarios, y elabora tableros de indicadores financieros con herramientas de inteligencia de negocios a partir de los datos del sistema.</w:t>
              </w:r>
            </w:ins>
          </w:p>
        </w:tc>
      </w:tr>
      <w:tr w:rsidR="00446431" w14:paraId="21962D14" w14:textId="77777777" w:rsidTr="00203B68">
        <w:trPr>
          <w:ins w:id="1520" w:author="Rodrigo Maximiliano Mejía Laura" w:date="2026-10-09T12:07:00Z"/>
          <w:trPrChange w:id="1521" w:author="Rodrigo Maximiliano Mejía Laura" w:date="2026-10-09T12:35:00Z">
            <w:trPr>
              <w:gridAfter w:val="0"/>
            </w:trPr>
          </w:trPrChange>
        </w:trPr>
        <w:tc>
          <w:tcPr>
            <w:tcW w:w="36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522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6795AA8" w14:textId="72896EB0" w:rsidR="00446431" w:rsidRPr="0073749D" w:rsidRDefault="00446431">
            <w:pPr>
              <w:spacing w:before="20" w:after="20"/>
              <w:jc w:val="center"/>
              <w:rPr>
                <w:ins w:id="1523" w:author="Rodrigo Maximiliano Mejía Laura" w:date="2026-10-09T12:07:00Z"/>
                <w:b/>
                <w:bCs/>
                <w:i/>
                <w:iCs/>
                <w:sz w:val="21"/>
                <w:szCs w:val="21"/>
              </w:rPr>
              <w:pPrChange w:id="1524" w:author="Rodrigo Maximiliano Mejía Laura" w:date="2026-10-09T12:08:00Z">
                <w:pPr>
                  <w:spacing w:before="20" w:after="20"/>
                </w:pPr>
              </w:pPrChange>
            </w:pPr>
            <w:ins w:id="1525" w:author="Rodrigo Maximiliano Mejía Laura" w:date="2026-10-09T12:08:00Z">
              <w:r w:rsidRPr="0073749D">
                <w:rPr>
                  <w:b/>
                  <w:bCs/>
                  <w:i/>
                  <w:iCs/>
                  <w:sz w:val="21"/>
                  <w:szCs w:val="21"/>
                </w:rPr>
                <w:t>Criterios de desempeño</w:t>
              </w:r>
            </w:ins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26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0897D26D" w14:textId="1D683BB1" w:rsidR="00446431" w:rsidRPr="0073749D" w:rsidRDefault="00446431">
            <w:pPr>
              <w:spacing w:before="20" w:after="20"/>
              <w:jc w:val="center"/>
              <w:rPr>
                <w:ins w:id="1527" w:author="Rodrigo Maximiliano Mejía Laura" w:date="2026-10-09T12:07:00Z"/>
                <w:b/>
                <w:bCs/>
                <w:i/>
                <w:iCs/>
                <w:sz w:val="21"/>
                <w:szCs w:val="21"/>
              </w:rPr>
              <w:pPrChange w:id="1528" w:author="Rodrigo Maximiliano Mejía Laura" w:date="2026-10-09T12:08:00Z">
                <w:pPr>
                  <w:spacing w:before="20" w:after="20"/>
                </w:pPr>
              </w:pPrChange>
            </w:pPr>
            <w:ins w:id="1529" w:author="Rodrigo Maximiliano Mejía Laura" w:date="2026-10-09T12:08:00Z">
              <w:r w:rsidRPr="0073749D">
                <w:rPr>
                  <w:b/>
                  <w:bCs/>
                  <w:i/>
                  <w:iCs/>
                  <w:sz w:val="21"/>
                  <w:szCs w:val="21"/>
                </w:rPr>
                <w:t>Evidencias de desempeño</w:t>
              </w:r>
            </w:ins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30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13DD085A" w14:textId="42C6C28D" w:rsidR="00446431" w:rsidRPr="0073749D" w:rsidRDefault="00446431">
            <w:pPr>
              <w:spacing w:before="20" w:after="20"/>
              <w:jc w:val="center"/>
              <w:rPr>
                <w:ins w:id="1531" w:author="Rodrigo Maximiliano Mejía Laura" w:date="2026-10-09T12:07:00Z"/>
                <w:b/>
                <w:bCs/>
                <w:i/>
                <w:iCs/>
                <w:sz w:val="21"/>
                <w:szCs w:val="21"/>
              </w:rPr>
              <w:pPrChange w:id="1532" w:author="Rodrigo Maximiliano Mejía Laura" w:date="2026-10-09T12:08:00Z">
                <w:pPr>
                  <w:spacing w:before="20" w:after="20"/>
                </w:pPr>
              </w:pPrChange>
            </w:pPr>
            <w:ins w:id="1533" w:author="Rodrigo Maximiliano Mejía Laura" w:date="2026-10-09T12:08:00Z">
              <w:r w:rsidRPr="0073749D">
                <w:rPr>
                  <w:b/>
                  <w:bCs/>
                  <w:i/>
                  <w:iCs/>
                  <w:sz w:val="21"/>
                  <w:szCs w:val="21"/>
                </w:rPr>
                <w:t>Evidencias de producto</w:t>
              </w:r>
            </w:ins>
          </w:p>
        </w:tc>
      </w:tr>
      <w:tr w:rsidR="00446431" w14:paraId="41E1CC47" w14:textId="77777777" w:rsidTr="00203B68">
        <w:trPr>
          <w:ins w:id="1534" w:author="Rodrigo Maximiliano Mejía Laura" w:date="2026-10-09T12:08:00Z"/>
          <w:trPrChange w:id="1535" w:author="Rodrigo Maximiliano Mejía Laura" w:date="2026-10-09T12:35:00Z">
            <w:trPr>
              <w:gridAfter w:val="0"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536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EED9119" w14:textId="68EA517B" w:rsidR="00446431" w:rsidRPr="00446431" w:rsidRDefault="00446431" w:rsidP="00693F56">
            <w:pPr>
              <w:spacing w:before="20" w:after="20"/>
              <w:jc w:val="both"/>
              <w:rPr>
                <w:ins w:id="1537" w:author="Rodrigo Maximiliano Mejía Laura" w:date="2026-10-09T12:08:00Z"/>
                <w:sz w:val="21"/>
                <w:szCs w:val="21"/>
                <w:rPrChange w:id="1538" w:author="Rodrigo Maximiliano Mejía Laura" w:date="2026-10-09T12:08:00Z">
                  <w:rPr>
                    <w:ins w:id="1539" w:author="Rodrigo Maximiliano Mejía Laura" w:date="2026-10-09T12:08:00Z"/>
                    <w:b/>
                    <w:bCs/>
                    <w:i/>
                    <w:iCs/>
                    <w:sz w:val="21"/>
                    <w:szCs w:val="21"/>
                  </w:rPr>
                </w:rPrChange>
              </w:rPr>
              <w:pPrChange w:id="1540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541" w:author="Rodrigo Maximiliano Mejía Laura" w:date="2026-10-09T12:10:00Z">
              <w:r>
                <w:t xml:space="preserve">1. </w:t>
              </w:r>
              <w:r w:rsidRPr="0073749D">
                <w:t>Explica la arquitectura modular de un sistema ERP y su diferencia con el software contable independiente.</w:t>
              </w:r>
            </w:ins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42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1AE4410E" w14:textId="73357CA7" w:rsidR="00446431" w:rsidRPr="00446431" w:rsidRDefault="00446431" w:rsidP="00693F56">
            <w:pPr>
              <w:spacing w:before="20" w:after="20"/>
              <w:ind w:left="66"/>
              <w:jc w:val="both"/>
              <w:rPr>
                <w:ins w:id="1543" w:author="Rodrigo Maximiliano Mejía Laura" w:date="2026-10-09T12:08:00Z"/>
                <w:sz w:val="21"/>
                <w:szCs w:val="21"/>
                <w:rPrChange w:id="1544" w:author="Rodrigo Maximiliano Mejía Laura" w:date="2026-10-09T12:08:00Z">
                  <w:rPr>
                    <w:ins w:id="1545" w:author="Rodrigo Maximiliano Mejía Laura" w:date="2026-10-09T12:08:00Z"/>
                    <w:b/>
                    <w:bCs/>
                    <w:i/>
                    <w:iCs/>
                    <w:sz w:val="21"/>
                    <w:szCs w:val="21"/>
                  </w:rPr>
                </w:rPrChange>
              </w:rPr>
              <w:pPrChange w:id="1546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547" w:author="Rodrigo Maximiliano Mejía Laura" w:date="2026-10-09T12:10:00Z">
              <w:r>
                <w:rPr>
                  <w:sz w:val="21"/>
                  <w:szCs w:val="21"/>
                </w:rPr>
                <w:t xml:space="preserve">1.1. </w:t>
              </w:r>
              <w:r w:rsidRPr="0073749D">
                <w:rPr>
                  <w:sz w:val="21"/>
                  <w:szCs w:val="21"/>
                </w:rPr>
                <w:t>Parametriza</w:t>
              </w:r>
              <w:r>
                <w:rPr>
                  <w:sz w:val="21"/>
                  <w:szCs w:val="21"/>
                </w:rPr>
                <w:t xml:space="preserve"> en equipo</w:t>
              </w:r>
              <w:r w:rsidRPr="0073749D">
                <w:rPr>
                  <w:sz w:val="21"/>
                  <w:szCs w:val="21"/>
                </w:rPr>
                <w:t xml:space="preserve"> </w:t>
              </w:r>
              <w:r>
                <w:rPr>
                  <w:sz w:val="21"/>
                  <w:szCs w:val="21"/>
                </w:rPr>
                <w:t xml:space="preserve">los módulos contables de una empresa para la planificación y elaboración de un </w:t>
              </w:r>
              <w:r w:rsidRPr="0073749D">
                <w:rPr>
                  <w:sz w:val="21"/>
                  <w:szCs w:val="21"/>
                </w:rPr>
                <w:t>ERP</w:t>
              </w:r>
              <w:r>
                <w:rPr>
                  <w:sz w:val="21"/>
                  <w:szCs w:val="21"/>
                </w:rPr>
                <w:t>.</w:t>
              </w:r>
            </w:ins>
          </w:p>
        </w:tc>
        <w:tc>
          <w:tcPr>
            <w:tcW w:w="3165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PrChange w:id="1548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41A068D0" w14:textId="580BF82E" w:rsidR="00446431" w:rsidRPr="00446431" w:rsidRDefault="00446431" w:rsidP="00693F56">
            <w:pPr>
              <w:ind w:left="144"/>
              <w:jc w:val="both"/>
              <w:rPr>
                <w:ins w:id="1549" w:author="Rodrigo Maximiliano Mejía Laura" w:date="2026-10-09T12:08:00Z"/>
                <w:sz w:val="21"/>
                <w:szCs w:val="21"/>
                <w:rPrChange w:id="1550" w:author="Rodrigo Maximiliano Mejía Laura" w:date="2026-10-09T12:08:00Z">
                  <w:rPr>
                    <w:ins w:id="1551" w:author="Rodrigo Maximiliano Mejía Laura" w:date="2026-10-09T12:08:00Z"/>
                    <w:b/>
                    <w:bCs/>
                    <w:i/>
                    <w:iCs/>
                    <w:sz w:val="21"/>
                    <w:szCs w:val="21"/>
                  </w:rPr>
                </w:rPrChange>
              </w:rPr>
              <w:pPrChange w:id="1552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553" w:author="Rodrigo Maximiliano Mejía Laura" w:date="2026-10-09T12:10:00Z">
              <w:r w:rsidRPr="0073749D">
                <w:rPr>
                  <w:b/>
                  <w:bCs/>
                  <w:sz w:val="21"/>
                  <w:szCs w:val="21"/>
                </w:rPr>
                <w:t xml:space="preserve">Producto 25: </w:t>
              </w:r>
              <w:r w:rsidRPr="00446431">
                <w:rPr>
                  <w:sz w:val="21"/>
                  <w:szCs w:val="21"/>
                </w:rPr>
                <w:t>Empresa parametrizada en el ERP con el registro de un ciclo completo de operaciones y su cierre.</w:t>
              </w:r>
            </w:ins>
          </w:p>
        </w:tc>
      </w:tr>
      <w:tr w:rsidR="00446431" w14:paraId="3C6DAE02" w14:textId="77777777" w:rsidTr="00203B68">
        <w:trPr>
          <w:ins w:id="1554" w:author="Rodrigo Maximiliano Mejía Laura" w:date="2026-10-09T12:09:00Z"/>
          <w:trPrChange w:id="1555" w:author="Rodrigo Maximiliano Mejía Laura" w:date="2026-10-09T12:35:00Z">
            <w:trPr>
              <w:gridAfter w:val="0"/>
            </w:trPr>
          </w:trPrChange>
        </w:trPr>
        <w:tc>
          <w:tcPr>
            <w:tcW w:w="3626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556" w:author="Rodrigo Maximiliano Mejía Laura" w:date="2026-10-09T12:35:00Z">
              <w:tcPr>
                <w:tcW w:w="3320" w:type="dxa"/>
                <w:gridSpan w:val="6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844D240" w14:textId="77777777" w:rsidR="00446431" w:rsidRPr="00446431" w:rsidRDefault="00446431" w:rsidP="00693F56">
            <w:pPr>
              <w:spacing w:before="20" w:after="20"/>
              <w:jc w:val="both"/>
              <w:rPr>
                <w:ins w:id="1557" w:author="Rodrigo Maximiliano Mejía Laura" w:date="2026-10-09T12:09:00Z"/>
                <w:sz w:val="21"/>
                <w:szCs w:val="21"/>
              </w:rPr>
              <w:pPrChange w:id="1558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59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3342D5C4" w14:textId="3282D806" w:rsidR="00446431" w:rsidRPr="00446431" w:rsidRDefault="00446431" w:rsidP="00693F56">
            <w:pPr>
              <w:spacing w:before="20" w:after="20"/>
              <w:ind w:left="66"/>
              <w:jc w:val="both"/>
              <w:rPr>
                <w:ins w:id="1560" w:author="Rodrigo Maximiliano Mejía Laura" w:date="2026-10-09T12:09:00Z"/>
                <w:sz w:val="21"/>
                <w:szCs w:val="21"/>
              </w:rPr>
              <w:pPrChange w:id="1561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562" w:author="Rodrigo Maximiliano Mejía Laura" w:date="2026-10-09T12:10:00Z">
              <w:r>
                <w:rPr>
                  <w:sz w:val="21"/>
                  <w:szCs w:val="21"/>
                </w:rPr>
                <w:t xml:space="preserve">1.2. </w:t>
              </w:r>
              <w:r w:rsidRPr="0073749D">
                <w:rPr>
                  <w:sz w:val="21"/>
                  <w:szCs w:val="21"/>
                </w:rPr>
                <w:t xml:space="preserve">Registra </w:t>
              </w:r>
              <w:r>
                <w:rPr>
                  <w:sz w:val="21"/>
                  <w:szCs w:val="21"/>
                </w:rPr>
                <w:t xml:space="preserve">en aula </w:t>
              </w:r>
              <w:r w:rsidRPr="0073749D">
                <w:rPr>
                  <w:sz w:val="21"/>
                  <w:szCs w:val="21"/>
                </w:rPr>
                <w:t>un ciclo completo de operaciones y su cierre en el ERP.</w:t>
              </w:r>
            </w:ins>
          </w:p>
        </w:tc>
        <w:tc>
          <w:tcPr>
            <w:tcW w:w="3165" w:type="dxa"/>
            <w:gridSpan w:val="5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63" w:author="Rodrigo Maximiliano Mejía Laura" w:date="2026-10-09T12:35:00Z">
              <w:tcPr>
                <w:tcW w:w="3320" w:type="dxa"/>
                <w:gridSpan w:val="6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260F84FD" w14:textId="77777777" w:rsidR="00446431" w:rsidRPr="00446431" w:rsidRDefault="00446431" w:rsidP="00693F56">
            <w:pPr>
              <w:spacing w:before="20" w:after="20"/>
              <w:jc w:val="both"/>
              <w:rPr>
                <w:ins w:id="1564" w:author="Rodrigo Maximiliano Mejía Laura" w:date="2026-10-09T12:09:00Z"/>
                <w:sz w:val="21"/>
                <w:szCs w:val="21"/>
              </w:rPr>
              <w:pPrChange w:id="1565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</w:tc>
      </w:tr>
      <w:tr w:rsidR="00446431" w14:paraId="30212873" w14:textId="77777777" w:rsidTr="00203B68">
        <w:trPr>
          <w:ins w:id="1566" w:author="Rodrigo Maximiliano Mejía Laura" w:date="2026-10-09T12:09:00Z"/>
          <w:trPrChange w:id="1567" w:author="Rodrigo Maximiliano Mejía Laura" w:date="2026-10-09T12:35:00Z">
            <w:trPr>
              <w:gridAfter w:val="0"/>
            </w:trPr>
          </w:trPrChange>
        </w:trPr>
        <w:tc>
          <w:tcPr>
            <w:tcW w:w="36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568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528347B" w14:textId="0044C76F" w:rsidR="00446431" w:rsidRPr="00446431" w:rsidRDefault="00446431" w:rsidP="00693F56">
            <w:pPr>
              <w:spacing w:before="20" w:after="20"/>
              <w:jc w:val="both"/>
              <w:rPr>
                <w:ins w:id="1569" w:author="Rodrigo Maximiliano Mejía Laura" w:date="2026-10-09T12:09:00Z"/>
                <w:sz w:val="21"/>
                <w:szCs w:val="21"/>
              </w:rPr>
              <w:pPrChange w:id="1570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571" w:author="Rodrigo Maximiliano Mejía Laura" w:date="2026-10-09T12:10:00Z">
              <w:r>
                <w:rPr>
                  <w:sz w:val="21"/>
                  <w:szCs w:val="21"/>
                </w:rPr>
                <w:t xml:space="preserve">2. </w:t>
              </w:r>
              <w:r w:rsidRPr="0073749D">
                <w:rPr>
                  <w:sz w:val="21"/>
                  <w:szCs w:val="21"/>
                </w:rPr>
                <w:t>Parametriza la empresa en el ERP: plan de cuentas, monedas, impuestos, periodos y perfiles de usuario.</w:t>
              </w:r>
            </w:ins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72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427217EB" w14:textId="3CEFB2C4" w:rsidR="00446431" w:rsidRPr="00446431" w:rsidRDefault="00446431" w:rsidP="00693F56">
            <w:pPr>
              <w:spacing w:before="20" w:after="20"/>
              <w:ind w:left="66"/>
              <w:jc w:val="both"/>
              <w:rPr>
                <w:ins w:id="1573" w:author="Rodrigo Maximiliano Mejía Laura" w:date="2026-10-09T12:09:00Z"/>
                <w:sz w:val="21"/>
                <w:szCs w:val="21"/>
              </w:rPr>
              <w:pPrChange w:id="1574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575" w:author="Rodrigo Maximiliano Mejía Laura" w:date="2026-10-09T12:10:00Z">
              <w:r>
                <w:rPr>
                  <w:sz w:val="21"/>
                  <w:szCs w:val="21"/>
                </w:rPr>
                <w:t xml:space="preserve">2.1. </w:t>
              </w:r>
              <w:r w:rsidRPr="0073749D">
                <w:rPr>
                  <w:sz w:val="21"/>
                  <w:szCs w:val="21"/>
                </w:rPr>
                <w:t>Resuelve en laboratorio la parametrización de una empresa en un ERP de uso académico.</w:t>
              </w:r>
            </w:ins>
          </w:p>
        </w:tc>
        <w:tc>
          <w:tcPr>
            <w:tcW w:w="3165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PrChange w:id="1576" w:author="Rodrigo Maximiliano Mejía Laura" w:date="2026-10-09T12:35:00Z">
              <w:tcPr>
                <w:tcW w:w="3320" w:type="dxa"/>
                <w:gridSpan w:val="6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2E0C7CEC" w14:textId="5E3CDC65" w:rsidR="00446431" w:rsidRPr="00446431" w:rsidRDefault="00446431" w:rsidP="00693F56">
            <w:pPr>
              <w:ind w:left="144"/>
              <w:jc w:val="both"/>
              <w:rPr>
                <w:ins w:id="1577" w:author="Rodrigo Maximiliano Mejía Laura" w:date="2026-10-09T12:09:00Z"/>
                <w:sz w:val="21"/>
                <w:szCs w:val="21"/>
              </w:rPr>
              <w:pPrChange w:id="1578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579" w:author="Rodrigo Maximiliano Mejía Laura" w:date="2026-10-09T12:10:00Z">
              <w:r w:rsidRPr="0073749D">
                <w:rPr>
                  <w:b/>
                  <w:bCs/>
                  <w:sz w:val="21"/>
                  <w:szCs w:val="21"/>
                </w:rPr>
                <w:t xml:space="preserve">Producto 26: </w:t>
              </w:r>
              <w:r w:rsidRPr="0073749D">
                <w:rPr>
                  <w:sz w:val="21"/>
                  <w:szCs w:val="21"/>
                </w:rPr>
                <w:t xml:space="preserve">Tablero de indicadores financieros en </w:t>
              </w:r>
              <w:proofErr w:type="spellStart"/>
              <w:r w:rsidRPr="0073749D">
                <w:rPr>
                  <w:sz w:val="21"/>
                  <w:szCs w:val="21"/>
                </w:rPr>
                <w:t>Power</w:t>
              </w:r>
              <w:proofErr w:type="spellEnd"/>
              <w:r w:rsidRPr="0073749D">
                <w:rPr>
                  <w:sz w:val="21"/>
                  <w:szCs w:val="21"/>
                </w:rPr>
                <w:t xml:space="preserve"> BI con su informe de </w:t>
              </w:r>
              <w:r w:rsidRPr="00446431">
                <w:rPr>
                  <w:sz w:val="21"/>
                  <w:szCs w:val="21"/>
                </w:rPr>
                <w:t>interpretación.</w:t>
              </w:r>
            </w:ins>
          </w:p>
        </w:tc>
      </w:tr>
      <w:tr w:rsidR="00446431" w14:paraId="721C2A20" w14:textId="77777777" w:rsidTr="00203B68">
        <w:trPr>
          <w:ins w:id="1580" w:author="Rodrigo Maximiliano Mejía Laura" w:date="2026-10-09T12:09:00Z"/>
          <w:trPrChange w:id="1581" w:author="Rodrigo Maximiliano Mejía Laura" w:date="2026-10-09T12:35:00Z">
            <w:trPr>
              <w:gridAfter w:val="0"/>
            </w:trPr>
          </w:trPrChange>
        </w:trPr>
        <w:tc>
          <w:tcPr>
            <w:tcW w:w="3626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582" w:author="Rodrigo Maximiliano Mejía Laura" w:date="2026-10-09T12:35:00Z">
              <w:tcPr>
                <w:tcW w:w="3320" w:type="dxa"/>
                <w:gridSpan w:val="6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3199EE5" w14:textId="77777777" w:rsidR="00446431" w:rsidRPr="00446431" w:rsidRDefault="00446431" w:rsidP="00693F56">
            <w:pPr>
              <w:spacing w:before="20" w:after="20"/>
              <w:jc w:val="both"/>
              <w:rPr>
                <w:ins w:id="1583" w:author="Rodrigo Maximiliano Mejía Laura" w:date="2026-10-09T12:09:00Z"/>
                <w:sz w:val="21"/>
                <w:szCs w:val="21"/>
              </w:rPr>
              <w:pPrChange w:id="1584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85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08F165E0" w14:textId="4A72B747" w:rsidR="00446431" w:rsidRPr="00446431" w:rsidRDefault="00446431" w:rsidP="00693F56">
            <w:pPr>
              <w:spacing w:before="20" w:after="20"/>
              <w:ind w:left="66"/>
              <w:jc w:val="both"/>
              <w:rPr>
                <w:ins w:id="1586" w:author="Rodrigo Maximiliano Mejía Laura" w:date="2026-10-09T12:09:00Z"/>
                <w:sz w:val="21"/>
                <w:szCs w:val="21"/>
              </w:rPr>
              <w:pPrChange w:id="1587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588" w:author="Rodrigo Maximiliano Mejía Laura" w:date="2026-10-09T12:10:00Z">
              <w:r>
                <w:rPr>
                  <w:sz w:val="21"/>
                  <w:szCs w:val="21"/>
                </w:rPr>
                <w:t xml:space="preserve">2.2. </w:t>
              </w:r>
              <w:r w:rsidRPr="0073749D">
                <w:t xml:space="preserve">Presenta </w:t>
              </w:r>
              <w:r>
                <w:t>en aula</w:t>
              </w:r>
              <w:r w:rsidRPr="0073749D">
                <w:t xml:space="preserve"> el tablero de indicadores financieros de la empresa del caso.</w:t>
              </w:r>
            </w:ins>
          </w:p>
        </w:tc>
        <w:tc>
          <w:tcPr>
            <w:tcW w:w="3165" w:type="dxa"/>
            <w:gridSpan w:val="5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589" w:author="Rodrigo Maximiliano Mejía Laura" w:date="2026-10-09T12:35:00Z">
              <w:tcPr>
                <w:tcW w:w="3320" w:type="dxa"/>
                <w:gridSpan w:val="6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2FDDFC13" w14:textId="77777777" w:rsidR="00446431" w:rsidRPr="00446431" w:rsidRDefault="00446431" w:rsidP="00446431">
            <w:pPr>
              <w:spacing w:before="20" w:after="20"/>
              <w:jc w:val="center"/>
              <w:rPr>
                <w:ins w:id="1590" w:author="Rodrigo Maximiliano Mejía Laura" w:date="2026-10-09T12:09:00Z"/>
                <w:sz w:val="21"/>
                <w:szCs w:val="21"/>
              </w:rPr>
            </w:pPr>
          </w:p>
        </w:tc>
      </w:tr>
      <w:tr w:rsidR="00446431" w14:paraId="4C638D34" w14:textId="77777777" w:rsidTr="00203B68">
        <w:trPr>
          <w:ins w:id="1591" w:author="Rodrigo Maximiliano Mejía Laura" w:date="2026-10-09T12:12:00Z"/>
          <w:trPrChange w:id="1592" w:author="Rodrigo Maximiliano Mejía Laura" w:date="2026-10-09T12:35:00Z">
            <w:trPr>
              <w:gridAfter w:val="0"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593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81F1B35" w14:textId="68BFF3C1" w:rsidR="00446431" w:rsidRPr="00E92375" w:rsidRDefault="00446431" w:rsidP="00446431">
            <w:pPr>
              <w:spacing w:before="20" w:after="20"/>
              <w:jc w:val="center"/>
              <w:rPr>
                <w:ins w:id="1594" w:author="Rodrigo Maximiliano Mejía Laura" w:date="2026-10-09T12:12:00Z"/>
                <w:b/>
                <w:bCs/>
                <w:i/>
                <w:iCs/>
                <w:sz w:val="21"/>
                <w:szCs w:val="21"/>
              </w:rPr>
            </w:pPr>
            <w:ins w:id="1595" w:author="Rodrigo Maximiliano Mejía Laura" w:date="2026-10-09T12:13:00Z">
              <w:r w:rsidRPr="00F2373C">
                <w:rPr>
                  <w:b/>
                  <w:bCs/>
                  <w:i/>
                  <w:iCs/>
                  <w:sz w:val="21"/>
                  <w:szCs w:val="21"/>
                </w:rPr>
                <w:lastRenderedPageBreak/>
                <w:t>Evidencias de conocimiento</w:t>
              </w:r>
            </w:ins>
          </w:p>
        </w:tc>
      </w:tr>
      <w:tr w:rsidR="00203B68" w14:paraId="0F041B32" w14:textId="77777777" w:rsidTr="00203B68">
        <w:tblPrEx>
          <w:tblPrExChange w:id="1596" w:author="Rodrigo Maximiliano Mejía Laura" w:date="2026-10-09T12:36:00Z">
            <w:tblPrEx>
              <w:tblW w:w="9962" w:type="dxa"/>
            </w:tblPrEx>
          </w:tblPrExChange>
        </w:tblPrEx>
        <w:trPr>
          <w:ins w:id="1597" w:author="Rodrigo Maximiliano Mejía Laura" w:date="2026-10-09T12:12:00Z"/>
          <w:trPrChange w:id="1598" w:author="Rodrigo Maximiliano Mejía Laura" w:date="2026-10-09T12:36:00Z">
            <w:trPr>
              <w:gridAfter w:val="0"/>
              <w:wAfter w:w="98" w:type="dxa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599" w:author="Rodrigo Maximiliano Mejía Laura" w:date="2026-10-09T12:36:00Z">
              <w:tcPr>
                <w:tcW w:w="3288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F9970A1" w14:textId="173C7CB4" w:rsidR="00446431" w:rsidRPr="00E92375" w:rsidRDefault="00446431">
            <w:pPr>
              <w:spacing w:before="20" w:after="20"/>
              <w:ind w:right="546"/>
              <w:jc w:val="center"/>
              <w:rPr>
                <w:ins w:id="1600" w:author="Rodrigo Maximiliano Mejía Laura" w:date="2026-10-09T12:12:00Z"/>
                <w:b/>
                <w:bCs/>
                <w:i/>
                <w:iCs/>
                <w:sz w:val="21"/>
                <w:szCs w:val="21"/>
              </w:rPr>
              <w:pPrChange w:id="1601" w:author="Rodrigo Maximiliano Mejía Laura" w:date="2026-10-09T12:35:00Z">
                <w:pPr>
                  <w:spacing w:before="20" w:after="20"/>
                  <w:jc w:val="center"/>
                </w:pPr>
              </w:pPrChange>
            </w:pPr>
            <w:ins w:id="1602" w:author="Rodrigo Maximiliano Mejía Laura" w:date="2026-10-09T12:14:00Z">
              <w:r w:rsidRPr="00F2373C">
                <w:rPr>
                  <w:b/>
                  <w:bCs/>
                  <w:i/>
                  <w:iCs/>
                  <w:sz w:val="21"/>
                  <w:szCs w:val="21"/>
                </w:rPr>
                <w:t>Unidad de aprendizaje</w:t>
              </w:r>
            </w:ins>
          </w:p>
        </w:tc>
        <w:tc>
          <w:tcPr>
            <w:tcW w:w="439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03" w:author="Rodrigo Maximiliano Mejía Laura" w:date="2026-10-09T12:36:00Z">
              <w:tcPr>
                <w:tcW w:w="3288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0C8279A1" w14:textId="0688BDBE" w:rsidR="00446431" w:rsidRPr="00E92375" w:rsidRDefault="00446431">
            <w:pPr>
              <w:spacing w:before="20" w:after="20"/>
              <w:ind w:right="546"/>
              <w:jc w:val="center"/>
              <w:rPr>
                <w:ins w:id="1604" w:author="Rodrigo Maximiliano Mejía Laura" w:date="2026-10-09T12:12:00Z"/>
                <w:b/>
                <w:bCs/>
                <w:i/>
                <w:iCs/>
                <w:sz w:val="21"/>
                <w:szCs w:val="21"/>
              </w:rPr>
              <w:pPrChange w:id="1605" w:author="Rodrigo Maximiliano Mejía Laura" w:date="2026-10-09T12:35:00Z">
                <w:pPr>
                  <w:spacing w:before="20" w:after="20"/>
                  <w:jc w:val="center"/>
                </w:pPr>
              </w:pPrChange>
            </w:pPr>
            <w:ins w:id="1606" w:author="Rodrigo Maximiliano Mejía Laura" w:date="2026-10-09T12:14:00Z">
              <w:r w:rsidRPr="00F2373C">
                <w:rPr>
                  <w:b/>
                  <w:bCs/>
                  <w:i/>
                  <w:iCs/>
                  <w:sz w:val="21"/>
                  <w:szCs w:val="21"/>
                </w:rPr>
                <w:t>Contenidos</w:t>
              </w:r>
            </w:ins>
          </w:p>
        </w:tc>
        <w:tc>
          <w:tcPr>
            <w:tcW w:w="2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607" w:author="Rodrigo Maximiliano Mejía Laura" w:date="2026-10-09T12:36:00Z">
              <w:tcPr>
                <w:tcW w:w="3288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31651C86" w14:textId="46E3C5EA" w:rsidR="00446431" w:rsidRPr="00E92375" w:rsidRDefault="00446431">
            <w:pPr>
              <w:spacing w:before="20" w:after="20"/>
              <w:ind w:right="546"/>
              <w:jc w:val="center"/>
              <w:rPr>
                <w:ins w:id="1608" w:author="Rodrigo Maximiliano Mejía Laura" w:date="2026-10-09T12:12:00Z"/>
                <w:b/>
                <w:bCs/>
                <w:i/>
                <w:iCs/>
                <w:sz w:val="21"/>
                <w:szCs w:val="21"/>
              </w:rPr>
              <w:pPrChange w:id="1609" w:author="Rodrigo Maximiliano Mejía Laura" w:date="2026-10-09T12:35:00Z">
                <w:pPr>
                  <w:spacing w:before="20" w:after="20"/>
                  <w:jc w:val="center"/>
                </w:pPr>
              </w:pPrChange>
            </w:pPr>
            <w:ins w:id="1610" w:author="Rodrigo Maximiliano Mejía Laura" w:date="2026-10-09T12:14:00Z">
              <w:r w:rsidRPr="0073749D">
                <w:rPr>
                  <w:b/>
                  <w:bCs/>
                  <w:i/>
                  <w:iCs/>
                  <w:sz w:val="21"/>
                  <w:szCs w:val="21"/>
                </w:rPr>
                <w:t>Conocimientos circunstanciales</w:t>
              </w:r>
            </w:ins>
          </w:p>
        </w:tc>
      </w:tr>
      <w:tr w:rsidR="00203B68" w14:paraId="10E8516B" w14:textId="77777777" w:rsidTr="00CA2CB9">
        <w:trPr>
          <w:ins w:id="1611" w:author="Rodrigo Maximiliano Mejía Laura" w:date="2026-10-09T12:15:00Z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92933" w14:textId="6F55CCCD" w:rsidR="00203B68" w:rsidRPr="00446431" w:rsidRDefault="00203B68" w:rsidP="00693F56">
            <w:pPr>
              <w:spacing w:before="20" w:after="20"/>
              <w:ind w:right="546"/>
              <w:jc w:val="both"/>
              <w:rPr>
                <w:ins w:id="1612" w:author="Rodrigo Maximiliano Mejía Laura" w:date="2026-10-09T12:15:00Z"/>
                <w:sz w:val="21"/>
                <w:szCs w:val="21"/>
                <w:rPrChange w:id="1613" w:author="Rodrigo Maximiliano Mejía Laura" w:date="2026-10-09T12:15:00Z">
                  <w:rPr>
                    <w:ins w:id="1614" w:author="Rodrigo Maximiliano Mejía Laura" w:date="2026-10-09T12:15:00Z"/>
                    <w:b/>
                    <w:bCs/>
                    <w:i/>
                    <w:iCs/>
                    <w:sz w:val="21"/>
                    <w:szCs w:val="21"/>
                  </w:rPr>
                </w:rPrChange>
              </w:rPr>
              <w:pPrChange w:id="1615" w:author="Evert Velarde Flores" w:date="2026-10-09T13:53:00Z">
                <w:pPr>
                  <w:spacing w:before="20" w:after="20"/>
                  <w:ind w:right="546"/>
                  <w:jc w:val="center"/>
                </w:pPr>
              </w:pPrChange>
            </w:pPr>
            <w:ins w:id="1616" w:author="Rodrigo Maximiliano Mejía Laura" w:date="2026-10-09T12:15:00Z">
              <w:r w:rsidRPr="0073749D">
                <w:rPr>
                  <w:sz w:val="21"/>
                  <w:szCs w:val="21"/>
                </w:rPr>
                <w:t>Tema 11: Sistemas de planificación de recursos empresariales</w:t>
              </w:r>
            </w:ins>
          </w:p>
        </w:tc>
        <w:tc>
          <w:tcPr>
            <w:tcW w:w="439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CDAE9" w14:textId="77777777" w:rsidR="00203B68" w:rsidRPr="00F2373C" w:rsidRDefault="00203B68" w:rsidP="00693F56">
            <w:pPr>
              <w:pStyle w:val="Prrafodelista"/>
              <w:numPr>
                <w:ilvl w:val="0"/>
                <w:numId w:val="20"/>
              </w:numPr>
              <w:spacing w:before="10" w:after="10"/>
              <w:ind w:right="546" w:hanging="334"/>
              <w:jc w:val="both"/>
              <w:rPr>
                <w:ins w:id="1617" w:author="Rodrigo Maximiliano Mejía Laura" w:date="2026-10-09T12:16:00Z"/>
              </w:rPr>
              <w:pPrChange w:id="1618" w:author="Evert Velarde Flores" w:date="2026-10-09T13:53:00Z">
                <w:pPr>
                  <w:pStyle w:val="Prrafodelista"/>
                  <w:numPr>
                    <w:numId w:val="20"/>
                  </w:numPr>
                  <w:spacing w:before="10" w:after="10"/>
                  <w:ind w:left="400" w:hanging="380"/>
                </w:pPr>
              </w:pPrChange>
            </w:pPr>
            <w:ins w:id="1619" w:author="Rodrigo Maximiliano Mejía Laura" w:date="2026-10-09T12:16:00Z">
              <w:r w:rsidRPr="0073749D">
                <w:rPr>
                  <w:sz w:val="21"/>
                  <w:szCs w:val="21"/>
                </w:rPr>
                <w:t>Sistemas de planificación de recursos empresariales: concepto, arquitectura modular e integración de los procesos de negocio.</w:t>
              </w:r>
            </w:ins>
          </w:p>
          <w:p w14:paraId="3746F583" w14:textId="77777777" w:rsidR="00203B68" w:rsidRPr="00F2373C" w:rsidRDefault="00203B68" w:rsidP="00693F56">
            <w:pPr>
              <w:pStyle w:val="Prrafodelista"/>
              <w:numPr>
                <w:ilvl w:val="0"/>
                <w:numId w:val="20"/>
              </w:numPr>
              <w:spacing w:before="10" w:after="10"/>
              <w:ind w:right="546" w:hanging="334"/>
              <w:jc w:val="both"/>
              <w:rPr>
                <w:ins w:id="1620" w:author="Rodrigo Maximiliano Mejía Laura" w:date="2026-10-09T12:16:00Z"/>
              </w:rPr>
              <w:pPrChange w:id="1621" w:author="Evert Velarde Flores" w:date="2026-10-09T13:53:00Z">
                <w:pPr>
                  <w:pStyle w:val="Prrafodelista"/>
                  <w:numPr>
                    <w:numId w:val="20"/>
                  </w:numPr>
                  <w:spacing w:before="10" w:after="10"/>
                  <w:ind w:left="400" w:hanging="380"/>
                </w:pPr>
              </w:pPrChange>
            </w:pPr>
            <w:ins w:id="1622" w:author="Rodrigo Maximiliano Mejía Laura" w:date="2026-10-09T12:16:00Z">
              <w:r w:rsidRPr="0073749D">
                <w:rPr>
                  <w:sz w:val="21"/>
                  <w:szCs w:val="21"/>
                </w:rPr>
                <w:t xml:space="preserve">Principales sistemas ERP del mercado: SAP Business </w:t>
              </w:r>
              <w:proofErr w:type="spellStart"/>
              <w:r w:rsidRPr="0073749D">
                <w:rPr>
                  <w:sz w:val="21"/>
                  <w:szCs w:val="21"/>
                </w:rPr>
                <w:t>One</w:t>
              </w:r>
              <w:proofErr w:type="spellEnd"/>
              <w:r w:rsidRPr="0073749D">
                <w:rPr>
                  <w:sz w:val="21"/>
                  <w:szCs w:val="21"/>
                </w:rPr>
                <w:t xml:space="preserve">, Oracle </w:t>
              </w:r>
              <w:proofErr w:type="spellStart"/>
              <w:r w:rsidRPr="0073749D">
                <w:rPr>
                  <w:sz w:val="21"/>
                  <w:szCs w:val="21"/>
                </w:rPr>
                <w:t>NetSuite</w:t>
              </w:r>
              <w:proofErr w:type="spellEnd"/>
              <w:r w:rsidRPr="0073749D">
                <w:rPr>
                  <w:sz w:val="21"/>
                  <w:szCs w:val="21"/>
                </w:rPr>
                <w:t xml:space="preserve"> y </w:t>
              </w:r>
              <w:proofErr w:type="spellStart"/>
              <w:r w:rsidRPr="0073749D">
                <w:rPr>
                  <w:sz w:val="21"/>
                  <w:szCs w:val="21"/>
                </w:rPr>
                <w:t>Odoo</w:t>
              </w:r>
              <w:proofErr w:type="spellEnd"/>
              <w:r w:rsidRPr="0073749D">
                <w:rPr>
                  <w:sz w:val="21"/>
                  <w:szCs w:val="21"/>
                </w:rPr>
                <w:t>; licenciamiento y versiones de uso académico.</w:t>
              </w:r>
            </w:ins>
          </w:p>
          <w:p w14:paraId="38456667" w14:textId="77777777" w:rsidR="00203B68" w:rsidRPr="00F2373C" w:rsidRDefault="00203B68" w:rsidP="00693F56">
            <w:pPr>
              <w:pStyle w:val="Prrafodelista"/>
              <w:numPr>
                <w:ilvl w:val="0"/>
                <w:numId w:val="20"/>
              </w:numPr>
              <w:spacing w:before="10" w:after="10"/>
              <w:ind w:right="546" w:hanging="334"/>
              <w:jc w:val="both"/>
              <w:rPr>
                <w:ins w:id="1623" w:author="Rodrigo Maximiliano Mejía Laura" w:date="2026-10-09T12:16:00Z"/>
              </w:rPr>
              <w:pPrChange w:id="1624" w:author="Evert Velarde Flores" w:date="2026-10-09T13:53:00Z">
                <w:pPr>
                  <w:pStyle w:val="Prrafodelista"/>
                  <w:numPr>
                    <w:numId w:val="20"/>
                  </w:numPr>
                  <w:spacing w:before="10" w:after="10"/>
                  <w:ind w:left="400" w:hanging="380"/>
                </w:pPr>
              </w:pPrChange>
            </w:pPr>
            <w:ins w:id="1625" w:author="Rodrigo Maximiliano Mejía Laura" w:date="2026-10-09T12:16:00Z">
              <w:r w:rsidRPr="0073749D">
                <w:rPr>
                  <w:sz w:val="21"/>
                  <w:szCs w:val="21"/>
                </w:rPr>
                <w:t>Parametrización de la empresa en el ERP: plan de cuentas, monedas, impuestos, periodos contables y usuarios con perfiles de acceso.</w:t>
              </w:r>
            </w:ins>
          </w:p>
          <w:p w14:paraId="59763FA7" w14:textId="77777777" w:rsidR="00203B68" w:rsidRPr="00F2373C" w:rsidRDefault="00203B68" w:rsidP="00693F56">
            <w:pPr>
              <w:pStyle w:val="Prrafodelista"/>
              <w:numPr>
                <w:ilvl w:val="0"/>
                <w:numId w:val="20"/>
              </w:numPr>
              <w:spacing w:before="10" w:after="10"/>
              <w:ind w:right="546" w:hanging="334"/>
              <w:jc w:val="both"/>
              <w:rPr>
                <w:ins w:id="1626" w:author="Rodrigo Maximiliano Mejía Laura" w:date="2026-10-09T12:16:00Z"/>
              </w:rPr>
              <w:pPrChange w:id="1627" w:author="Evert Velarde Flores" w:date="2026-10-09T13:53:00Z">
                <w:pPr>
                  <w:pStyle w:val="Prrafodelista"/>
                  <w:numPr>
                    <w:numId w:val="20"/>
                  </w:numPr>
                  <w:spacing w:before="10" w:after="10"/>
                  <w:ind w:left="400" w:hanging="380"/>
                </w:pPr>
              </w:pPrChange>
            </w:pPr>
            <w:ins w:id="1628" w:author="Rodrigo Maximiliano Mejía Laura" w:date="2026-10-09T12:16:00Z">
              <w:r w:rsidRPr="0073749D">
                <w:rPr>
                  <w:sz w:val="21"/>
                  <w:szCs w:val="21"/>
                </w:rPr>
                <w:t>Integración de los módulos de compras, ventas, inventarios y contabilidad: del documento comercial al asiento contable automático.</w:t>
              </w:r>
            </w:ins>
          </w:p>
          <w:p w14:paraId="6BEE5068" w14:textId="0AED337A" w:rsidR="00203B68" w:rsidRPr="004450CA" w:rsidRDefault="00203B68" w:rsidP="00693F56">
            <w:pPr>
              <w:pStyle w:val="Prrafodelista"/>
              <w:numPr>
                <w:ilvl w:val="0"/>
                <w:numId w:val="20"/>
              </w:numPr>
              <w:spacing w:before="20" w:after="20"/>
              <w:ind w:right="546" w:hanging="334"/>
              <w:jc w:val="both"/>
              <w:rPr>
                <w:ins w:id="1629" w:author="Rodrigo Maximiliano Mejía Laura" w:date="2026-10-09T12:15:00Z"/>
                <w:sz w:val="21"/>
                <w:szCs w:val="21"/>
                <w:rPrChange w:id="1630" w:author="Rodrigo Maximiliano Mejía Laura" w:date="2026-10-09T12:17:00Z">
                  <w:rPr>
                    <w:ins w:id="1631" w:author="Rodrigo Maximiliano Mejía Laura" w:date="2026-10-09T12:15:00Z"/>
                    <w:b/>
                    <w:bCs/>
                    <w:i/>
                    <w:iCs/>
                    <w:sz w:val="21"/>
                    <w:szCs w:val="21"/>
                  </w:rPr>
                </w:rPrChange>
              </w:rPr>
              <w:pPrChange w:id="1632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633" w:author="Rodrigo Maximiliano Mejía Laura" w:date="2026-10-09T12:16:00Z">
              <w:r w:rsidRPr="004450CA">
                <w:rPr>
                  <w:sz w:val="21"/>
                  <w:szCs w:val="21"/>
                  <w:rPrChange w:id="1634" w:author="Rodrigo Maximiliano Mejía Laura" w:date="2026-10-09T12:17:00Z">
                    <w:rPr/>
                  </w:rPrChange>
                </w:rPr>
                <w:t>Cierre del periodo y emisión de los estados financieros desde el ERP.</w:t>
              </w:r>
            </w:ins>
          </w:p>
        </w:tc>
        <w:tc>
          <w:tcPr>
            <w:tcW w:w="274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317B50" w14:textId="77777777" w:rsidR="00203B68" w:rsidRPr="00F2373C" w:rsidRDefault="00203B68" w:rsidP="00693F56">
            <w:pPr>
              <w:pStyle w:val="Prrafodelista"/>
              <w:numPr>
                <w:ilvl w:val="0"/>
                <w:numId w:val="19"/>
              </w:numPr>
              <w:spacing w:before="10" w:after="10"/>
              <w:ind w:left="277" w:right="546" w:hanging="142"/>
              <w:jc w:val="both"/>
              <w:rPr>
                <w:ins w:id="1635" w:author="Rodrigo Maximiliano Mejía Laura" w:date="2026-10-09T12:16:00Z"/>
              </w:rPr>
              <w:pPrChange w:id="1636" w:author="Evert Velarde Flores" w:date="2026-10-09T13:53:00Z">
                <w:pPr>
                  <w:pStyle w:val="Prrafodelista"/>
                  <w:numPr>
                    <w:numId w:val="19"/>
                  </w:numPr>
                  <w:spacing w:before="10" w:after="10"/>
                  <w:ind w:left="260" w:hanging="220"/>
                </w:pPr>
              </w:pPrChange>
            </w:pPr>
            <w:ins w:id="1637" w:author="Rodrigo Maximiliano Mejía Laura" w:date="2026-10-09T12:16:00Z">
              <w:r w:rsidRPr="0073749D">
                <w:rPr>
                  <w:sz w:val="21"/>
                  <w:szCs w:val="21"/>
                </w:rPr>
                <w:t>Uso de sistemas ERP en las medianas y grandes empresas bolivianas y su integración con la facturación en línea del Servicio de Impuestos Nacionales.</w:t>
              </w:r>
            </w:ins>
          </w:p>
          <w:p w14:paraId="0852C92C" w14:textId="77777777" w:rsidR="00203B68" w:rsidRPr="004450CA" w:rsidRDefault="00203B68" w:rsidP="00693F56">
            <w:pPr>
              <w:pStyle w:val="Prrafodelista"/>
              <w:numPr>
                <w:ilvl w:val="0"/>
                <w:numId w:val="19"/>
              </w:numPr>
              <w:spacing w:before="10" w:after="10"/>
              <w:ind w:left="277" w:right="546" w:hanging="142"/>
              <w:jc w:val="both"/>
              <w:rPr>
                <w:ins w:id="1638" w:author="Rodrigo Maximiliano Mejía Laura" w:date="2026-10-09T12:16:00Z"/>
                <w:rPrChange w:id="1639" w:author="Rodrigo Maximiliano Mejía Laura" w:date="2026-10-09T12:16:00Z">
                  <w:rPr>
                    <w:ins w:id="1640" w:author="Rodrigo Maximiliano Mejía Laura" w:date="2026-10-09T12:16:00Z"/>
                    <w:sz w:val="21"/>
                    <w:szCs w:val="21"/>
                  </w:rPr>
                </w:rPrChange>
              </w:rPr>
              <w:pPrChange w:id="1641" w:author="Evert Velarde Flores" w:date="2026-10-09T13:53:00Z">
                <w:pPr>
                  <w:pStyle w:val="Prrafodelista"/>
                  <w:numPr>
                    <w:numId w:val="19"/>
                  </w:numPr>
                  <w:spacing w:before="10" w:after="10"/>
                  <w:ind w:left="260" w:hanging="220"/>
                </w:pPr>
              </w:pPrChange>
            </w:pPr>
            <w:ins w:id="1642" w:author="Rodrigo Maximiliano Mejía Laura" w:date="2026-10-09T12:16:00Z">
              <w:r w:rsidRPr="0073749D">
                <w:rPr>
                  <w:sz w:val="21"/>
                  <w:szCs w:val="21"/>
                </w:rPr>
                <w:t>Requerimientos de información gerencial de las empresas bolivianas expresados en tableros de control.</w:t>
              </w:r>
            </w:ins>
          </w:p>
          <w:p w14:paraId="308F9F8A" w14:textId="5845C992" w:rsidR="00203B68" w:rsidRPr="004450CA" w:rsidRDefault="00203B68" w:rsidP="00693F56">
            <w:pPr>
              <w:pStyle w:val="Prrafodelista"/>
              <w:numPr>
                <w:ilvl w:val="0"/>
                <w:numId w:val="19"/>
              </w:numPr>
              <w:spacing w:before="10" w:after="10"/>
              <w:ind w:left="277" w:right="546" w:hanging="142"/>
              <w:jc w:val="both"/>
              <w:rPr>
                <w:ins w:id="1643" w:author="Rodrigo Maximiliano Mejía Laura" w:date="2026-10-09T12:15:00Z"/>
                <w:rPrChange w:id="1644" w:author="Rodrigo Maximiliano Mejía Laura" w:date="2026-10-09T12:16:00Z">
                  <w:rPr>
                    <w:ins w:id="1645" w:author="Rodrigo Maximiliano Mejía Laura" w:date="2026-10-09T12:15:00Z"/>
                    <w:b/>
                    <w:bCs/>
                    <w:i/>
                    <w:iCs/>
                    <w:sz w:val="21"/>
                    <w:szCs w:val="21"/>
                  </w:rPr>
                </w:rPrChange>
              </w:rPr>
              <w:pPrChange w:id="1646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647" w:author="Rodrigo Maximiliano Mejía Laura" w:date="2026-10-09T12:16:00Z">
              <w:r w:rsidRPr="004450CA">
                <w:rPr>
                  <w:sz w:val="21"/>
                  <w:szCs w:val="21"/>
                  <w:rPrChange w:id="1648" w:author="Rodrigo Maximiliano Mejía Laura" w:date="2026-10-09T12:16:00Z">
                    <w:rPr/>
                  </w:rPrChange>
                </w:rPr>
                <w:t>Demanda de competencias en ERP y análisis de datos en las ofertas laborales para contadores en Bolivia.</w:t>
              </w:r>
            </w:ins>
          </w:p>
        </w:tc>
      </w:tr>
      <w:tr w:rsidR="00203B68" w14:paraId="077DE2A1" w14:textId="77777777" w:rsidTr="00CA2CB9">
        <w:trPr>
          <w:ins w:id="1649" w:author="Rodrigo Maximiliano Mejía Laura" w:date="2026-10-09T12:15:00Z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C0CDE" w14:textId="6A24471E" w:rsidR="00203B68" w:rsidRPr="00446431" w:rsidRDefault="00203B68" w:rsidP="00693F56">
            <w:pPr>
              <w:spacing w:before="20" w:after="20"/>
              <w:ind w:right="546"/>
              <w:jc w:val="both"/>
              <w:rPr>
                <w:ins w:id="1650" w:author="Rodrigo Maximiliano Mejía Laura" w:date="2026-10-09T12:15:00Z"/>
                <w:sz w:val="21"/>
                <w:szCs w:val="21"/>
                <w:rPrChange w:id="1651" w:author="Rodrigo Maximiliano Mejía Laura" w:date="2026-10-09T12:15:00Z">
                  <w:rPr>
                    <w:ins w:id="1652" w:author="Rodrigo Maximiliano Mejía Laura" w:date="2026-10-09T12:15:00Z"/>
                    <w:b/>
                    <w:bCs/>
                    <w:i/>
                    <w:iCs/>
                    <w:sz w:val="21"/>
                    <w:szCs w:val="21"/>
                  </w:rPr>
                </w:rPrChange>
              </w:rPr>
              <w:pPrChange w:id="1653" w:author="Evert Velarde Flores" w:date="2026-10-09T13:53:00Z">
                <w:pPr>
                  <w:spacing w:before="20" w:after="20"/>
                  <w:ind w:right="546"/>
                  <w:jc w:val="center"/>
                </w:pPr>
              </w:pPrChange>
            </w:pPr>
            <w:ins w:id="1654" w:author="Rodrigo Maximiliano Mejía Laura" w:date="2026-10-09T12:15:00Z">
              <w:r w:rsidRPr="0073749D">
                <w:rPr>
                  <w:sz w:val="21"/>
                  <w:szCs w:val="21"/>
                </w:rPr>
                <w:t>Tema 12: Análisis de datos financieros e inteligencia de negocios</w:t>
              </w:r>
            </w:ins>
          </w:p>
        </w:tc>
        <w:tc>
          <w:tcPr>
            <w:tcW w:w="439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47E23" w14:textId="77777777" w:rsidR="00203B68" w:rsidRPr="00F2373C" w:rsidRDefault="00203B68" w:rsidP="00693F56">
            <w:pPr>
              <w:pStyle w:val="Prrafodelista"/>
              <w:numPr>
                <w:ilvl w:val="0"/>
                <w:numId w:val="22"/>
              </w:numPr>
              <w:spacing w:before="10" w:after="10"/>
              <w:ind w:hanging="334"/>
              <w:jc w:val="both"/>
              <w:rPr>
                <w:ins w:id="1655" w:author="Rodrigo Maximiliano Mejía Laura" w:date="2026-10-09T12:16:00Z"/>
              </w:rPr>
              <w:pPrChange w:id="1656" w:author="Evert Velarde Flores" w:date="2026-10-09T13:53:00Z">
                <w:pPr>
                  <w:pStyle w:val="Prrafodelista"/>
                  <w:numPr>
                    <w:numId w:val="22"/>
                  </w:numPr>
                  <w:spacing w:before="10" w:after="10"/>
                  <w:ind w:left="400" w:hanging="380"/>
                </w:pPr>
              </w:pPrChange>
            </w:pPr>
            <w:ins w:id="1657" w:author="Rodrigo Maximiliano Mejía Laura" w:date="2026-10-09T12:16:00Z">
              <w:r w:rsidRPr="0073749D">
                <w:rPr>
                  <w:sz w:val="21"/>
                  <w:szCs w:val="21"/>
                </w:rPr>
                <w:t>Controles de aplicación, pistas de auditoría y segregación de funciones en el ERP.</w:t>
              </w:r>
            </w:ins>
          </w:p>
          <w:p w14:paraId="7E27D004" w14:textId="77777777" w:rsidR="00203B68" w:rsidRPr="00F2373C" w:rsidRDefault="00203B68" w:rsidP="00693F56">
            <w:pPr>
              <w:pStyle w:val="Prrafodelista"/>
              <w:numPr>
                <w:ilvl w:val="0"/>
                <w:numId w:val="22"/>
              </w:numPr>
              <w:spacing w:before="10" w:after="10"/>
              <w:ind w:hanging="334"/>
              <w:jc w:val="both"/>
              <w:rPr>
                <w:ins w:id="1658" w:author="Rodrigo Maximiliano Mejía Laura" w:date="2026-10-09T12:16:00Z"/>
              </w:rPr>
              <w:pPrChange w:id="1659" w:author="Evert Velarde Flores" w:date="2026-10-09T13:53:00Z">
                <w:pPr>
                  <w:pStyle w:val="Prrafodelista"/>
                  <w:numPr>
                    <w:numId w:val="22"/>
                  </w:numPr>
                  <w:spacing w:before="10" w:after="10"/>
                  <w:ind w:left="400" w:hanging="380"/>
                </w:pPr>
              </w:pPrChange>
            </w:pPr>
            <w:ins w:id="1660" w:author="Rodrigo Maximiliano Mejía Laura" w:date="2026-10-09T12:16:00Z">
              <w:r w:rsidRPr="0073749D">
                <w:rPr>
                  <w:sz w:val="21"/>
                  <w:szCs w:val="21"/>
                </w:rPr>
                <w:t xml:space="preserve">Extracción y depuración de datos contables: exportación desde el ERP y transformación con </w:t>
              </w:r>
              <w:proofErr w:type="spellStart"/>
              <w:r w:rsidRPr="0073749D">
                <w:rPr>
                  <w:sz w:val="21"/>
                  <w:szCs w:val="21"/>
                </w:rPr>
                <w:t>Power</w:t>
              </w:r>
              <w:proofErr w:type="spellEnd"/>
              <w:r w:rsidRPr="0073749D">
                <w:rPr>
                  <w:sz w:val="21"/>
                  <w:szCs w:val="21"/>
                </w:rPr>
                <w:t xml:space="preserve"> </w:t>
              </w:r>
              <w:proofErr w:type="spellStart"/>
              <w:r w:rsidRPr="0073749D">
                <w:rPr>
                  <w:sz w:val="21"/>
                  <w:szCs w:val="21"/>
                </w:rPr>
                <w:t>Query</w:t>
              </w:r>
              <w:proofErr w:type="spellEnd"/>
              <w:r w:rsidRPr="0073749D">
                <w:rPr>
                  <w:sz w:val="21"/>
                  <w:szCs w:val="21"/>
                </w:rPr>
                <w:t>.</w:t>
              </w:r>
            </w:ins>
          </w:p>
          <w:p w14:paraId="58641859" w14:textId="77777777" w:rsidR="00203B68" w:rsidRPr="00F2373C" w:rsidRDefault="00203B68" w:rsidP="00693F56">
            <w:pPr>
              <w:pStyle w:val="Prrafodelista"/>
              <w:numPr>
                <w:ilvl w:val="0"/>
                <w:numId w:val="22"/>
              </w:numPr>
              <w:spacing w:before="10" w:after="10"/>
              <w:ind w:hanging="334"/>
              <w:jc w:val="both"/>
              <w:rPr>
                <w:ins w:id="1661" w:author="Rodrigo Maximiliano Mejía Laura" w:date="2026-10-09T12:16:00Z"/>
              </w:rPr>
              <w:pPrChange w:id="1662" w:author="Evert Velarde Flores" w:date="2026-10-09T13:53:00Z">
                <w:pPr>
                  <w:pStyle w:val="Prrafodelista"/>
                  <w:numPr>
                    <w:numId w:val="22"/>
                  </w:numPr>
                  <w:spacing w:before="10" w:after="10"/>
                  <w:ind w:left="400" w:hanging="380"/>
                </w:pPr>
              </w:pPrChange>
            </w:pPr>
            <w:ins w:id="1663" w:author="Rodrigo Maximiliano Mejía Laura" w:date="2026-10-09T12:16:00Z">
              <w:r w:rsidRPr="0073749D">
                <w:rPr>
                  <w:sz w:val="21"/>
                  <w:szCs w:val="21"/>
                </w:rPr>
                <w:t xml:space="preserve">Modelo de datos e indicadores financieros con </w:t>
              </w:r>
              <w:proofErr w:type="spellStart"/>
              <w:r w:rsidRPr="0073749D">
                <w:rPr>
                  <w:sz w:val="21"/>
                  <w:szCs w:val="21"/>
                </w:rPr>
                <w:t>Power</w:t>
              </w:r>
              <w:proofErr w:type="spellEnd"/>
              <w:r w:rsidRPr="0073749D">
                <w:rPr>
                  <w:sz w:val="21"/>
                  <w:szCs w:val="21"/>
                </w:rPr>
                <w:t xml:space="preserve"> BI: relaciones, medidas y tablero de control gerencial.</w:t>
              </w:r>
            </w:ins>
          </w:p>
          <w:p w14:paraId="1306E195" w14:textId="77777777" w:rsidR="00203B68" w:rsidRPr="00F2373C" w:rsidRDefault="00203B68" w:rsidP="00693F56">
            <w:pPr>
              <w:pStyle w:val="Prrafodelista"/>
              <w:numPr>
                <w:ilvl w:val="0"/>
                <w:numId w:val="22"/>
              </w:numPr>
              <w:spacing w:before="10" w:after="10"/>
              <w:ind w:hanging="334"/>
              <w:jc w:val="both"/>
              <w:rPr>
                <w:ins w:id="1664" w:author="Rodrigo Maximiliano Mejía Laura" w:date="2026-10-09T12:16:00Z"/>
              </w:rPr>
              <w:pPrChange w:id="1665" w:author="Evert Velarde Flores" w:date="2026-10-09T13:53:00Z">
                <w:pPr>
                  <w:pStyle w:val="Prrafodelista"/>
                  <w:numPr>
                    <w:numId w:val="22"/>
                  </w:numPr>
                  <w:spacing w:before="10" w:after="10"/>
                  <w:ind w:left="400" w:hanging="380"/>
                </w:pPr>
              </w:pPrChange>
            </w:pPr>
            <w:ins w:id="1666" w:author="Rodrigo Maximiliano Mejía Laura" w:date="2026-10-09T12:16:00Z">
              <w:r w:rsidRPr="0073749D">
                <w:rPr>
                  <w:sz w:val="21"/>
                  <w:szCs w:val="21"/>
                </w:rPr>
                <w:t>Analítica descriptiva y detección de valores atípicos en la información contable.</w:t>
              </w:r>
            </w:ins>
          </w:p>
          <w:p w14:paraId="1C167339" w14:textId="71A1AE16" w:rsidR="00203B68" w:rsidRPr="004450CA" w:rsidRDefault="00203B68" w:rsidP="00693F56">
            <w:pPr>
              <w:pStyle w:val="Prrafodelista"/>
              <w:numPr>
                <w:ilvl w:val="0"/>
                <w:numId w:val="22"/>
              </w:numPr>
              <w:spacing w:before="20" w:after="20"/>
              <w:ind w:hanging="334"/>
              <w:jc w:val="both"/>
              <w:rPr>
                <w:ins w:id="1667" w:author="Rodrigo Maximiliano Mejía Laura" w:date="2026-10-09T12:15:00Z"/>
                <w:sz w:val="21"/>
                <w:szCs w:val="21"/>
                <w:rPrChange w:id="1668" w:author="Rodrigo Maximiliano Mejía Laura" w:date="2026-10-09T12:17:00Z">
                  <w:rPr>
                    <w:ins w:id="1669" w:author="Rodrigo Maximiliano Mejía Laura" w:date="2026-10-09T12:15:00Z"/>
                    <w:b/>
                    <w:bCs/>
                    <w:i/>
                    <w:iCs/>
                    <w:sz w:val="21"/>
                    <w:szCs w:val="21"/>
                  </w:rPr>
                </w:rPrChange>
              </w:rPr>
              <w:pPrChange w:id="1670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671" w:author="Rodrigo Maximiliano Mejía Laura" w:date="2026-10-09T12:16:00Z">
              <w:r w:rsidRPr="004450CA">
                <w:rPr>
                  <w:sz w:val="21"/>
                  <w:szCs w:val="21"/>
                  <w:rPrChange w:id="1672" w:author="Rodrigo Maximiliano Mejía Laura" w:date="2026-10-09T12:17:00Z">
                    <w:rPr/>
                  </w:rPrChange>
                </w:rPr>
                <w:t>Reportes financieros digitales e interpretación de los indicadores para la toma de decisiones.</w:t>
              </w:r>
            </w:ins>
          </w:p>
        </w:tc>
        <w:tc>
          <w:tcPr>
            <w:tcW w:w="2741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F0BA1" w14:textId="25AD8853" w:rsidR="00203B68" w:rsidRPr="00446431" w:rsidRDefault="00203B68">
            <w:pPr>
              <w:spacing w:before="20" w:after="20"/>
              <w:rPr>
                <w:ins w:id="1673" w:author="Rodrigo Maximiliano Mejía Laura" w:date="2026-10-09T12:15:00Z"/>
                <w:sz w:val="21"/>
                <w:szCs w:val="21"/>
                <w:rPrChange w:id="1674" w:author="Rodrigo Maximiliano Mejía Laura" w:date="2026-10-09T12:15:00Z">
                  <w:rPr>
                    <w:ins w:id="1675" w:author="Rodrigo Maximiliano Mejía Laura" w:date="2026-10-09T12:15:00Z"/>
                    <w:b/>
                    <w:bCs/>
                    <w:i/>
                    <w:iCs/>
                    <w:sz w:val="21"/>
                    <w:szCs w:val="21"/>
                  </w:rPr>
                </w:rPrChange>
              </w:rPr>
              <w:pPrChange w:id="1676" w:author="Rodrigo Maximiliano Mejía Laura" w:date="2026-10-09T12:15:00Z">
                <w:pPr>
                  <w:spacing w:before="20" w:after="20"/>
                  <w:jc w:val="center"/>
                </w:pPr>
              </w:pPrChange>
            </w:pPr>
          </w:p>
        </w:tc>
      </w:tr>
      <w:tr w:rsidR="00446431" w14:paraId="28B82312" w14:textId="77777777" w:rsidTr="00203B68">
        <w:trPr>
          <w:trPrChange w:id="1677" w:author="Rodrigo Maximiliano Mejía Laura" w:date="2026-10-09T12:35:00Z">
            <w:trPr>
              <w:gridAfter w:val="0"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678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66C6DAC" w14:textId="77777777" w:rsidR="00446431" w:rsidRPr="00E92375" w:rsidRDefault="00446431" w:rsidP="00446431">
            <w:pPr>
              <w:spacing w:before="20" w:after="20"/>
              <w:jc w:val="center"/>
            </w:pPr>
            <w:r w:rsidRPr="00E92375">
              <w:rPr>
                <w:b/>
                <w:bCs/>
                <w:i/>
                <w:iCs/>
                <w:sz w:val="21"/>
                <w:szCs w:val="21"/>
                <w:rPrChange w:id="1679" w:author="Humberto Quintanilla" w:date="2026-10-08T16:0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Actividades</w:t>
            </w:r>
          </w:p>
        </w:tc>
      </w:tr>
      <w:tr w:rsidR="00446431" w14:paraId="75702379" w14:textId="77777777" w:rsidTr="00203B68">
        <w:trPr>
          <w:trPrChange w:id="1680" w:author="Rodrigo Maximiliano Mejía Laura" w:date="2026-10-09T12:35:00Z">
            <w:trPr>
              <w:gridAfter w:val="0"/>
            </w:trPr>
          </w:trPrChange>
        </w:trPr>
        <w:tc>
          <w:tcPr>
            <w:tcW w:w="24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681" w:author="Rodrigo Maximiliano Mejía Laura" w:date="2026-10-09T12:35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B263D3C" w14:textId="77777777" w:rsidR="00446431" w:rsidRPr="00E92375" w:rsidRDefault="00446431" w:rsidP="00446431">
            <w:pPr>
              <w:spacing w:before="20" w:after="20"/>
              <w:jc w:val="center"/>
            </w:pPr>
            <w:r w:rsidRPr="00E92375">
              <w:rPr>
                <w:b/>
                <w:bCs/>
                <w:i/>
                <w:iCs/>
                <w:sz w:val="21"/>
                <w:szCs w:val="21"/>
                <w:rPrChange w:id="1682" w:author="Humberto Quintanilla" w:date="2026-10-08T16:0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En clase</w:t>
            </w:r>
          </w:p>
        </w:tc>
        <w:tc>
          <w:tcPr>
            <w:tcW w:w="19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683" w:author="Rodrigo Maximiliano Mejía Laura" w:date="2026-10-09T12:35:00Z">
              <w:tcPr>
                <w:tcW w:w="2075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507FC84" w14:textId="77777777" w:rsidR="00446431" w:rsidRPr="00E92375" w:rsidRDefault="00446431" w:rsidP="00446431">
            <w:pPr>
              <w:spacing w:before="20" w:after="20"/>
              <w:jc w:val="center"/>
            </w:pPr>
            <w:r w:rsidRPr="00E92375">
              <w:rPr>
                <w:b/>
                <w:bCs/>
                <w:i/>
                <w:iCs/>
                <w:sz w:val="21"/>
                <w:szCs w:val="21"/>
                <w:rPrChange w:id="1684" w:author="Humberto Quintanilla" w:date="2026-10-08T16:0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Autónomas</w:t>
            </w:r>
          </w:p>
        </w:tc>
        <w:tc>
          <w:tcPr>
            <w:tcW w:w="1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685" w:author="Rodrigo Maximiliano Mejía Laura" w:date="2026-10-09T12:35:00Z">
              <w:tcPr>
                <w:tcW w:w="166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E6F2600" w14:textId="77777777" w:rsidR="00446431" w:rsidRPr="00E92375" w:rsidRDefault="00446431" w:rsidP="00446431">
            <w:pPr>
              <w:spacing w:before="20" w:after="20"/>
              <w:jc w:val="center"/>
            </w:pPr>
            <w:r w:rsidRPr="00E92375">
              <w:rPr>
                <w:b/>
                <w:bCs/>
                <w:i/>
                <w:iCs/>
                <w:sz w:val="21"/>
                <w:szCs w:val="21"/>
                <w:rPrChange w:id="1686" w:author="Humberto Quintanilla" w:date="2026-10-08T16:0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B-</w:t>
            </w:r>
            <w:proofErr w:type="spellStart"/>
            <w:r w:rsidRPr="00E92375">
              <w:rPr>
                <w:b/>
                <w:bCs/>
                <w:i/>
                <w:iCs/>
                <w:sz w:val="21"/>
                <w:szCs w:val="21"/>
                <w:rPrChange w:id="1687" w:author="Humberto Quintanilla" w:date="2026-10-08T16:0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Learning</w:t>
            </w:r>
            <w:proofErr w:type="spellEnd"/>
          </w:p>
        </w:tc>
        <w:tc>
          <w:tcPr>
            <w:tcW w:w="18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688" w:author="Rodrigo Maximiliano Mejía Laura" w:date="2026-10-09T12:35:00Z">
              <w:tcPr>
                <w:tcW w:w="2075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911A3DE" w14:textId="77777777" w:rsidR="00446431" w:rsidRPr="00E92375" w:rsidRDefault="00446431" w:rsidP="00446431">
            <w:pPr>
              <w:spacing w:before="20" w:after="20"/>
              <w:jc w:val="center"/>
            </w:pPr>
            <w:r w:rsidRPr="00E92375">
              <w:rPr>
                <w:b/>
                <w:bCs/>
                <w:i/>
                <w:iCs/>
                <w:sz w:val="21"/>
                <w:szCs w:val="21"/>
                <w:rPrChange w:id="1689" w:author="Humberto Quintanilla" w:date="2026-10-08T16:0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Taller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690" w:author="Rodrigo Maximiliano Mejía Laura" w:date="2026-10-09T12:35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4C85BA1" w14:textId="77777777" w:rsidR="00446431" w:rsidRPr="00E92375" w:rsidRDefault="00446431" w:rsidP="00446431">
            <w:pPr>
              <w:spacing w:before="20" w:after="20"/>
              <w:jc w:val="center"/>
            </w:pPr>
            <w:r w:rsidRPr="00E92375">
              <w:rPr>
                <w:b/>
                <w:bCs/>
                <w:i/>
                <w:iCs/>
                <w:sz w:val="21"/>
                <w:szCs w:val="21"/>
                <w:rPrChange w:id="1691" w:author="Humberto Quintanilla" w:date="2026-10-08T16:0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Investigación/Práctica</w:t>
            </w:r>
          </w:p>
        </w:tc>
      </w:tr>
      <w:tr w:rsidR="00446431" w14:paraId="618767AC" w14:textId="77777777" w:rsidTr="00203B68">
        <w:trPr>
          <w:trPrChange w:id="1692" w:author="Rodrigo Maximiliano Mejía Laura" w:date="2026-10-09T12:35:00Z">
            <w:trPr>
              <w:gridAfter w:val="0"/>
            </w:trPr>
          </w:trPrChange>
        </w:trPr>
        <w:tc>
          <w:tcPr>
            <w:tcW w:w="24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693" w:author="Rodrigo Maximiliano Mejía Laura" w:date="2026-10-09T12:35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A0DE00D" w14:textId="598F2F1C" w:rsidR="00446431" w:rsidRPr="00E92375" w:rsidRDefault="00446431" w:rsidP="00693F56">
            <w:pPr>
              <w:spacing w:before="20" w:after="20"/>
              <w:jc w:val="both"/>
              <w:rPr>
                <w:ins w:id="1694" w:author="Humberto Quintanilla" w:date="2026-10-08T16:05:00Z"/>
                <w:sz w:val="21"/>
                <w:szCs w:val="21"/>
              </w:rPr>
              <w:pPrChange w:id="1695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696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Exposición dialogada de los fundamentos y de la metodología de diseño de sistemas contables.</w:t>
            </w:r>
          </w:p>
          <w:p w14:paraId="650F35CA" w14:textId="77777777" w:rsidR="00446431" w:rsidRPr="00E92375" w:rsidRDefault="00446431" w:rsidP="00693F56">
            <w:pPr>
              <w:spacing w:before="20" w:after="20"/>
              <w:jc w:val="both"/>
              <w:pPrChange w:id="1697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31593FBF" w14:textId="138F6073" w:rsidR="00446431" w:rsidRPr="00E92375" w:rsidRDefault="00446431" w:rsidP="00693F56">
            <w:pPr>
              <w:spacing w:before="20" w:after="20"/>
              <w:jc w:val="both"/>
              <w:rPr>
                <w:ins w:id="1698" w:author="Humberto Quintanilla" w:date="2026-10-08T16:05:00Z"/>
                <w:sz w:val="21"/>
                <w:szCs w:val="21"/>
              </w:rPr>
              <w:pPrChange w:id="1699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700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Resolución guiada del plan de cuentas codificado y de su apertura analítica.</w:t>
            </w:r>
          </w:p>
          <w:p w14:paraId="7E73DBFD" w14:textId="77777777" w:rsidR="00446431" w:rsidRPr="00E92375" w:rsidRDefault="00446431" w:rsidP="00693F56">
            <w:pPr>
              <w:spacing w:before="20" w:after="20"/>
              <w:jc w:val="both"/>
              <w:pPrChange w:id="1701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47EF40E0" w14:textId="3DCB6C4D" w:rsidR="00446431" w:rsidRPr="00E92375" w:rsidRDefault="00446431" w:rsidP="00693F56">
            <w:pPr>
              <w:spacing w:before="20" w:after="20"/>
              <w:jc w:val="both"/>
              <w:rPr>
                <w:ins w:id="1702" w:author="Humberto Quintanilla" w:date="2026-10-08T16:05:00Z"/>
                <w:sz w:val="21"/>
                <w:szCs w:val="21"/>
              </w:rPr>
              <w:pPrChange w:id="1703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704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Demostración en hoja de cálculo de pruebas de integridad sobre registros extraídos de un sistema.</w:t>
            </w:r>
          </w:p>
          <w:p w14:paraId="40069552" w14:textId="77777777" w:rsidR="00446431" w:rsidRPr="00E92375" w:rsidRDefault="00446431" w:rsidP="00693F56">
            <w:pPr>
              <w:spacing w:before="20" w:after="20"/>
              <w:jc w:val="both"/>
              <w:pPrChange w:id="1705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4098BDF2" w14:textId="02D3640C" w:rsidR="00446431" w:rsidRDefault="00446431" w:rsidP="00693F56">
            <w:pPr>
              <w:spacing w:before="20" w:after="20"/>
              <w:jc w:val="both"/>
              <w:rPr>
                <w:ins w:id="1706" w:author="Rodrigo Maximiliano Mejía Laura" w:date="2026-10-09T12:25:00Z"/>
                <w:sz w:val="21"/>
                <w:szCs w:val="21"/>
              </w:rPr>
              <w:pPrChange w:id="1707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708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lastRenderedPageBreak/>
              <w:t>Análisis de casos de diagnóstico y de control interno de ciclos transaccionales.</w:t>
            </w:r>
          </w:p>
          <w:p w14:paraId="02B1DE7B" w14:textId="77777777" w:rsidR="00592AC7" w:rsidRPr="00E92375" w:rsidRDefault="00592AC7" w:rsidP="00693F56">
            <w:pPr>
              <w:spacing w:before="20" w:after="20"/>
              <w:jc w:val="both"/>
              <w:pPrChange w:id="1709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3EBBCE52" w14:textId="579B5257" w:rsidR="00446431" w:rsidRPr="00E92375" w:rsidRDefault="00446431" w:rsidP="00693F56">
            <w:pPr>
              <w:spacing w:before="20" w:after="20"/>
              <w:jc w:val="both"/>
              <w:rPr>
                <w:ins w:id="1710" w:author="Humberto Quintanilla" w:date="2026-10-08T16:05:00Z"/>
                <w:sz w:val="21"/>
                <w:szCs w:val="21"/>
              </w:rPr>
              <w:pPrChange w:id="1711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712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Revisión comentada de manuales contables y de documentos internos de empresas.</w:t>
            </w:r>
          </w:p>
          <w:p w14:paraId="7CB2AE7D" w14:textId="77777777" w:rsidR="00446431" w:rsidRPr="00E92375" w:rsidRDefault="00446431" w:rsidP="00693F56">
            <w:pPr>
              <w:spacing w:before="20" w:after="20"/>
              <w:jc w:val="both"/>
              <w:pPrChange w:id="1713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45E6FEB9" w14:textId="77777777" w:rsidR="00446431" w:rsidRPr="00E92375" w:rsidRDefault="00446431" w:rsidP="00693F56">
            <w:pPr>
              <w:spacing w:before="20" w:after="20"/>
              <w:jc w:val="both"/>
              <w:pPrChange w:id="1714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715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Preguntas de comprensión sobre el Sistema de Contabilidad Integrada y el SIGEP.</w:t>
            </w:r>
          </w:p>
        </w:tc>
        <w:tc>
          <w:tcPr>
            <w:tcW w:w="19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716" w:author="Rodrigo Maximiliano Mejía Laura" w:date="2026-10-09T12:35:00Z">
              <w:tcPr>
                <w:tcW w:w="2075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9C6DE5E" w14:textId="295CA15B" w:rsidR="00446431" w:rsidRPr="00E92375" w:rsidRDefault="00446431" w:rsidP="00693F56">
            <w:pPr>
              <w:spacing w:before="20" w:after="20"/>
              <w:jc w:val="both"/>
              <w:rPr>
                <w:ins w:id="1717" w:author="Humberto Quintanilla" w:date="2026-10-08T16:04:00Z"/>
                <w:sz w:val="21"/>
                <w:szCs w:val="21"/>
              </w:rPr>
              <w:pPrChange w:id="1718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719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lastRenderedPageBreak/>
              <w:t>Resolución de ejercicios de diseño de plan de cuentas y de subsistemas contables al cierre de cada tema.</w:t>
            </w:r>
          </w:p>
          <w:p w14:paraId="61A6DD93" w14:textId="77777777" w:rsidR="00446431" w:rsidRPr="00E92375" w:rsidRDefault="00446431" w:rsidP="00693F56">
            <w:pPr>
              <w:spacing w:before="20" w:after="20"/>
              <w:jc w:val="both"/>
              <w:pPrChange w:id="1720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6D4D89D9" w14:textId="32C78C7C" w:rsidR="00446431" w:rsidRDefault="00446431" w:rsidP="00693F56">
            <w:pPr>
              <w:spacing w:before="20" w:after="20"/>
              <w:jc w:val="both"/>
              <w:rPr>
                <w:ins w:id="1721" w:author="Rodrigo Maximiliano Mejía Laura" w:date="2026-10-09T11:59:00Z"/>
                <w:sz w:val="21"/>
                <w:szCs w:val="21"/>
              </w:rPr>
              <w:pPrChange w:id="1722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723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Lectura de las normas y disposiciones legales que rigen el diseño de sistemas contables.</w:t>
            </w:r>
          </w:p>
          <w:p w14:paraId="2C65384E" w14:textId="77777777" w:rsidR="00446431" w:rsidRPr="00E92375" w:rsidRDefault="00446431" w:rsidP="00693F56">
            <w:pPr>
              <w:spacing w:before="20" w:after="20"/>
              <w:jc w:val="both"/>
              <w:pPrChange w:id="1724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2291B15F" w14:textId="4847D13A" w:rsidR="00592AC7" w:rsidRDefault="00446431" w:rsidP="00693F56">
            <w:pPr>
              <w:spacing w:before="20" w:after="20"/>
              <w:jc w:val="both"/>
              <w:rPr>
                <w:ins w:id="1725" w:author="Rodrigo Maximiliano Mejía Laura" w:date="2026-10-09T12:25:00Z"/>
                <w:sz w:val="21"/>
                <w:szCs w:val="21"/>
              </w:rPr>
              <w:pPrChange w:id="1726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727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lastRenderedPageBreak/>
              <w:t>Desarrollo progresivo del caso práctico integral de diseño del sistema contable de una organización</w:t>
            </w:r>
            <w:ins w:id="1728" w:author="Rodrigo Maximiliano Mejía Laura" w:date="2026-10-09T12:27:00Z">
              <w:r w:rsidR="00203B68">
                <w:rPr>
                  <w:sz w:val="21"/>
                  <w:szCs w:val="21"/>
                </w:rPr>
                <w:t xml:space="preserve"> y </w:t>
              </w:r>
              <w:r w:rsidR="00203B68" w:rsidRPr="0073749D">
                <w:rPr>
                  <w:sz w:val="21"/>
                  <w:szCs w:val="21"/>
                </w:rPr>
                <w:t>modelo de negocio en los distintos sistemas automatizados.</w:t>
              </w:r>
            </w:ins>
            <w:del w:id="1729" w:author="Rodrigo Maximiliano Mejía Laura" w:date="2026-10-09T12:27:00Z">
              <w:r w:rsidRPr="00E92375" w:rsidDel="00203B68">
                <w:rPr>
                  <w:sz w:val="21"/>
                  <w:szCs w:val="21"/>
                  <w:rPrChange w:id="1730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.</w:delText>
              </w:r>
            </w:del>
          </w:p>
          <w:p w14:paraId="3A469C63" w14:textId="77777777" w:rsidR="00592AC7" w:rsidRDefault="00592AC7" w:rsidP="00693F56">
            <w:pPr>
              <w:spacing w:before="20" w:after="20"/>
              <w:jc w:val="both"/>
              <w:rPr>
                <w:ins w:id="1731" w:author="Rodrigo Maximiliano Mejía Laura" w:date="2026-10-09T12:25:00Z"/>
                <w:sz w:val="21"/>
                <w:szCs w:val="21"/>
              </w:rPr>
              <w:pPrChange w:id="1732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3B00619E" w14:textId="7CB0B80C" w:rsidR="00592AC7" w:rsidRDefault="00592AC7" w:rsidP="00693F56">
            <w:pPr>
              <w:spacing w:before="20" w:after="20"/>
              <w:jc w:val="both"/>
              <w:rPr>
                <w:ins w:id="1733" w:author="Rodrigo Maximiliano Mejía Laura" w:date="2026-10-09T12:24:00Z"/>
                <w:sz w:val="21"/>
                <w:szCs w:val="21"/>
              </w:rPr>
              <w:pPrChange w:id="1734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735" w:author="Rodrigo Maximiliano Mejía Laura" w:date="2026-10-09T12:24:00Z">
              <w:r w:rsidRPr="0073749D">
                <w:rPr>
                  <w:sz w:val="21"/>
                  <w:szCs w:val="21"/>
                </w:rPr>
                <w:t>Instalación y configuración de un sistema contable, de activos fijos, de inventarios y de planillas en equipos propios o de laboratorio.</w:t>
              </w:r>
            </w:ins>
          </w:p>
          <w:p w14:paraId="18ADC7C3" w14:textId="77777777" w:rsidR="00592AC7" w:rsidRPr="00F2373C" w:rsidRDefault="00592AC7" w:rsidP="00693F56">
            <w:pPr>
              <w:spacing w:before="20" w:after="20"/>
              <w:jc w:val="both"/>
              <w:rPr>
                <w:ins w:id="1736" w:author="Rodrigo Maximiliano Mejía Laura" w:date="2026-10-09T12:24:00Z"/>
              </w:rPr>
              <w:pPrChange w:id="1737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5DD543C1" w14:textId="77777777" w:rsidR="00592AC7" w:rsidRDefault="00592AC7" w:rsidP="00693F56">
            <w:pPr>
              <w:spacing w:before="20" w:after="20"/>
              <w:jc w:val="both"/>
              <w:rPr>
                <w:ins w:id="1738" w:author="Rodrigo Maximiliano Mejía Laura" w:date="2026-10-09T12:24:00Z"/>
                <w:sz w:val="21"/>
                <w:szCs w:val="21"/>
              </w:rPr>
              <w:pPrChange w:id="1739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740" w:author="Rodrigo Maximiliano Mejía Laura" w:date="2026-10-09T12:24:00Z">
              <w:r w:rsidRPr="0073749D">
                <w:rPr>
                  <w:sz w:val="21"/>
                  <w:szCs w:val="21"/>
                </w:rPr>
                <w:t>Lectura de los manuales de usuario de los sistemas contables automatizados y de las guías del SIAT.</w:t>
              </w:r>
            </w:ins>
          </w:p>
          <w:p w14:paraId="59951AA1" w14:textId="77777777" w:rsidR="00592AC7" w:rsidRPr="00F2373C" w:rsidRDefault="00592AC7" w:rsidP="00693F56">
            <w:pPr>
              <w:spacing w:before="20" w:after="20"/>
              <w:jc w:val="both"/>
              <w:rPr>
                <w:ins w:id="1741" w:author="Rodrigo Maximiliano Mejía Laura" w:date="2026-10-09T12:24:00Z"/>
              </w:rPr>
              <w:pPrChange w:id="1742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52AE3188" w14:textId="063278BD" w:rsidR="00446431" w:rsidRPr="00E92375" w:rsidRDefault="00446431" w:rsidP="00693F56">
            <w:pPr>
              <w:spacing w:before="20" w:after="20"/>
              <w:jc w:val="both"/>
              <w:pPrChange w:id="1743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</w:tc>
        <w:tc>
          <w:tcPr>
            <w:tcW w:w="1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744" w:author="Rodrigo Maximiliano Mejía Laura" w:date="2026-10-09T12:35:00Z">
              <w:tcPr>
                <w:tcW w:w="166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FAF173A" w14:textId="4CDD6803" w:rsidR="00446431" w:rsidRPr="00E92375" w:rsidRDefault="00446431" w:rsidP="00693F56">
            <w:pPr>
              <w:spacing w:before="20" w:after="20"/>
              <w:jc w:val="both"/>
              <w:rPr>
                <w:ins w:id="1745" w:author="Humberto Quintanilla" w:date="2026-10-08T16:05:00Z"/>
                <w:sz w:val="21"/>
                <w:szCs w:val="21"/>
              </w:rPr>
              <w:pPrChange w:id="1746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747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lastRenderedPageBreak/>
              <w:t>Cuestionarios de comprensión</w:t>
            </w:r>
            <w:ins w:id="1748" w:author="Rodrigo Maximiliano Mejía Laura" w:date="2026-10-09T12:26:00Z">
              <w:r w:rsidR="00592AC7">
                <w:rPr>
                  <w:sz w:val="21"/>
                  <w:szCs w:val="21"/>
                </w:rPr>
                <w:t xml:space="preserve"> </w:t>
              </w:r>
              <w:r w:rsidR="00592AC7" w:rsidRPr="0073749D">
                <w:rPr>
                  <w:sz w:val="21"/>
                  <w:szCs w:val="21"/>
                </w:rPr>
                <w:t>de cada sistema automatizado</w:t>
              </w:r>
            </w:ins>
            <w:r w:rsidRPr="00E92375">
              <w:rPr>
                <w:sz w:val="21"/>
                <w:szCs w:val="21"/>
                <w:rPrChange w:id="1749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en la plataforma Moodle UMSA.</w:t>
            </w:r>
          </w:p>
          <w:p w14:paraId="5213AFDA" w14:textId="77777777" w:rsidR="00446431" w:rsidRPr="00E92375" w:rsidRDefault="00446431" w:rsidP="00693F56">
            <w:pPr>
              <w:spacing w:before="20" w:after="20"/>
              <w:jc w:val="both"/>
              <w:pPrChange w:id="1750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7B1B10B1" w14:textId="0B0A1D4D" w:rsidR="00446431" w:rsidRPr="00E92375" w:rsidRDefault="00446431" w:rsidP="00693F56">
            <w:pPr>
              <w:spacing w:before="20" w:after="20"/>
              <w:jc w:val="both"/>
              <w:rPr>
                <w:ins w:id="1751" w:author="Humberto Quintanilla" w:date="2026-10-08T16:05:00Z"/>
                <w:sz w:val="21"/>
                <w:szCs w:val="21"/>
              </w:rPr>
              <w:pPrChange w:id="1752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753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Foros de consulta sobre casos prácticos de diagnóstico y diseño de sistemas contables</w:t>
            </w:r>
            <w:ins w:id="1754" w:author="Rodrigo Maximiliano Mejía Laura" w:date="2026-10-09T12:27:00Z">
              <w:r w:rsidR="00203B68">
                <w:rPr>
                  <w:sz w:val="21"/>
                  <w:szCs w:val="21"/>
                </w:rPr>
                <w:t xml:space="preserve">, </w:t>
              </w:r>
              <w:r w:rsidR="00203B68" w:rsidRPr="0073749D">
                <w:rPr>
                  <w:sz w:val="21"/>
                  <w:szCs w:val="21"/>
                </w:rPr>
                <w:t xml:space="preserve">errores frecuentes de </w:t>
              </w:r>
              <w:r w:rsidR="00203B68" w:rsidRPr="0073749D">
                <w:rPr>
                  <w:sz w:val="21"/>
                  <w:szCs w:val="21"/>
                </w:rPr>
                <w:lastRenderedPageBreak/>
                <w:t>registro en los sistemas contables y en el SIAT.</w:t>
              </w:r>
            </w:ins>
            <w:del w:id="1755" w:author="Rodrigo Maximiliano Mejía Laura" w:date="2026-10-09T12:27:00Z">
              <w:r w:rsidRPr="00E92375" w:rsidDel="00203B68">
                <w:rPr>
                  <w:sz w:val="21"/>
                  <w:szCs w:val="21"/>
                  <w:rPrChange w:id="1756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.</w:delText>
              </w:r>
            </w:del>
          </w:p>
          <w:p w14:paraId="460B6DCE" w14:textId="77777777" w:rsidR="00446431" w:rsidRPr="00E92375" w:rsidRDefault="00446431" w:rsidP="00693F56">
            <w:pPr>
              <w:spacing w:before="20" w:after="20"/>
              <w:jc w:val="both"/>
              <w:pPrChange w:id="1757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585C439F" w14:textId="3FBB3736" w:rsidR="00446431" w:rsidRPr="00E92375" w:rsidRDefault="00446431" w:rsidP="00693F56">
            <w:pPr>
              <w:spacing w:before="20" w:after="20"/>
              <w:jc w:val="both"/>
              <w:rPr>
                <w:ins w:id="1758" w:author="Humberto Quintanilla" w:date="2026-10-08T16:05:00Z"/>
                <w:sz w:val="21"/>
                <w:szCs w:val="21"/>
              </w:rPr>
              <w:pPrChange w:id="1759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760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Videotutoriales de elaboración de manuales</w:t>
            </w:r>
            <w:ins w:id="1761" w:author="Rodrigo Maximiliano Mejía Laura" w:date="2026-10-09T12:28:00Z">
              <w:r w:rsidR="00203B68">
                <w:rPr>
                  <w:sz w:val="21"/>
                  <w:szCs w:val="21"/>
                </w:rPr>
                <w:t xml:space="preserve">, </w:t>
              </w:r>
            </w:ins>
            <w:del w:id="1762" w:author="Rodrigo Maximiliano Mejía Laura" w:date="2026-10-09T12:28:00Z">
              <w:r w:rsidRPr="00E92375" w:rsidDel="00203B68">
                <w:rPr>
                  <w:sz w:val="21"/>
                  <w:szCs w:val="21"/>
                  <w:rPrChange w:id="1763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y </w:delText>
              </w:r>
            </w:del>
            <w:r w:rsidRPr="00E92375">
              <w:rPr>
                <w:sz w:val="21"/>
                <w:szCs w:val="21"/>
                <w:rPrChange w:id="1764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diagramas de control interno</w:t>
            </w:r>
            <w:ins w:id="1765" w:author="Rodrigo Maximiliano Mejía Laura" w:date="2026-10-09T12:29:00Z">
              <w:r w:rsidR="00203B68">
                <w:rPr>
                  <w:sz w:val="21"/>
                  <w:szCs w:val="21"/>
                </w:rPr>
                <w:t xml:space="preserve"> y </w:t>
              </w:r>
              <w:r w:rsidR="00203B68" w:rsidRPr="0073749D">
                <w:rPr>
                  <w:sz w:val="21"/>
                  <w:szCs w:val="21"/>
                </w:rPr>
                <w:t>de configuración e ingreso de datos en cada sistema automatizado.</w:t>
              </w:r>
            </w:ins>
            <w:del w:id="1766" w:author="Rodrigo Maximiliano Mejía Laura" w:date="2026-10-09T12:29:00Z">
              <w:r w:rsidRPr="00E92375" w:rsidDel="00203B68">
                <w:rPr>
                  <w:sz w:val="21"/>
                  <w:szCs w:val="21"/>
                  <w:rPrChange w:id="1767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.</w:delText>
              </w:r>
            </w:del>
          </w:p>
          <w:p w14:paraId="38DB6ABF" w14:textId="77777777" w:rsidR="00446431" w:rsidRPr="00E92375" w:rsidRDefault="00446431" w:rsidP="00693F56">
            <w:pPr>
              <w:spacing w:before="20" w:after="20"/>
              <w:jc w:val="both"/>
              <w:pPrChange w:id="1768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45AC757F" w14:textId="29E964D6" w:rsidR="00592AC7" w:rsidRDefault="00446431" w:rsidP="00693F56">
            <w:pPr>
              <w:spacing w:before="20" w:after="20"/>
              <w:jc w:val="both"/>
              <w:rPr>
                <w:ins w:id="1769" w:author="Rodrigo Maximiliano Mejía Laura" w:date="2026-10-09T12:29:00Z"/>
                <w:sz w:val="21"/>
                <w:szCs w:val="21"/>
              </w:rPr>
              <w:pPrChange w:id="1770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771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Elaboración colaborativa del mapa de procesos y del plan de cuentas de un caso práctico.</w:t>
            </w:r>
          </w:p>
          <w:p w14:paraId="79CE39CF" w14:textId="77777777" w:rsidR="00203B68" w:rsidRPr="00203B68" w:rsidRDefault="00203B68" w:rsidP="00693F56">
            <w:pPr>
              <w:spacing w:before="20" w:after="20"/>
              <w:jc w:val="both"/>
              <w:rPr>
                <w:ins w:id="1772" w:author="Rodrigo Maximiliano Mejía Laura" w:date="2026-10-09T12:25:00Z"/>
                <w:sz w:val="21"/>
                <w:szCs w:val="21"/>
                <w:rPrChange w:id="1773" w:author="Rodrigo Maximiliano Mejía Laura" w:date="2026-10-09T12:29:00Z">
                  <w:rPr>
                    <w:ins w:id="1774" w:author="Rodrigo Maximiliano Mejía Laura" w:date="2026-10-09T12:25:00Z"/>
                  </w:rPr>
                </w:rPrChange>
              </w:rPr>
              <w:pPrChange w:id="1775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669B0533" w14:textId="04246215" w:rsidR="00592AC7" w:rsidRPr="00E92375" w:rsidRDefault="00592AC7" w:rsidP="00693F56">
            <w:pPr>
              <w:spacing w:before="20" w:after="20"/>
              <w:jc w:val="both"/>
              <w:pPrChange w:id="1776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777" w:author="Rodrigo Maximiliano Mejía Laura" w:date="2026-10-09T12:25:00Z">
              <w:r w:rsidRPr="0073749D">
                <w:rPr>
                  <w:sz w:val="21"/>
                  <w:szCs w:val="21"/>
                </w:rPr>
                <w:t>Prácticas guiadas en el ambiente de pruebas del Sistema de Facturación del Servicio de Impuestos Nacionales.</w:t>
              </w:r>
            </w:ins>
          </w:p>
        </w:tc>
        <w:tc>
          <w:tcPr>
            <w:tcW w:w="18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778" w:author="Rodrigo Maximiliano Mejía Laura" w:date="2026-10-09T12:35:00Z">
              <w:tcPr>
                <w:tcW w:w="2075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4235895" w14:textId="2890D8F1" w:rsidR="00446431" w:rsidRPr="00E92375" w:rsidRDefault="00446431" w:rsidP="00693F56">
            <w:pPr>
              <w:spacing w:before="20" w:after="20"/>
              <w:jc w:val="both"/>
              <w:rPr>
                <w:ins w:id="1779" w:author="Humberto Quintanilla" w:date="2026-10-08T16:05:00Z"/>
                <w:sz w:val="21"/>
                <w:szCs w:val="21"/>
              </w:rPr>
              <w:pPrChange w:id="1780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781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lastRenderedPageBreak/>
              <w:t>Resolución colaborativa de casos de relevamiento</w:t>
            </w:r>
            <w:ins w:id="1782" w:author="Rodrigo Maximiliano Mejía Laura" w:date="2026-10-09T12:31:00Z">
              <w:r w:rsidR="00203B68">
                <w:rPr>
                  <w:sz w:val="21"/>
                  <w:szCs w:val="21"/>
                </w:rPr>
                <w:t xml:space="preserve">, </w:t>
              </w:r>
            </w:ins>
            <w:del w:id="1783" w:author="Rodrigo Maximiliano Mejía Laura" w:date="2026-10-09T12:31:00Z">
              <w:r w:rsidRPr="00E92375" w:rsidDel="00203B68">
                <w:rPr>
                  <w:sz w:val="21"/>
                  <w:szCs w:val="21"/>
                  <w:rPrChange w:id="1784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y</w:delText>
              </w:r>
            </w:del>
            <w:r w:rsidRPr="00E92375">
              <w:rPr>
                <w:sz w:val="21"/>
                <w:szCs w:val="21"/>
                <w:rPrChange w:id="1785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diagnóstico de sistemas empresariales</w:t>
            </w:r>
            <w:ins w:id="1786" w:author="Rodrigo Maximiliano Mejía Laura" w:date="2026-10-09T12:31:00Z">
              <w:r w:rsidR="00203B68">
                <w:rPr>
                  <w:sz w:val="21"/>
                  <w:szCs w:val="21"/>
                </w:rPr>
                <w:t xml:space="preserve"> y </w:t>
              </w:r>
              <w:r w:rsidR="00203B68" w:rsidRPr="0073749D">
                <w:rPr>
                  <w:sz w:val="21"/>
                  <w:szCs w:val="21"/>
                </w:rPr>
                <w:t>de registro en el sistema contable, de activos fijos, de inventarios y de planillas.</w:t>
              </w:r>
            </w:ins>
            <w:del w:id="1787" w:author="Rodrigo Maximiliano Mejía Laura" w:date="2026-10-09T12:31:00Z">
              <w:r w:rsidRPr="00E92375" w:rsidDel="00203B68">
                <w:rPr>
                  <w:sz w:val="21"/>
                  <w:szCs w:val="21"/>
                  <w:rPrChange w:id="1788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.</w:delText>
              </w:r>
            </w:del>
          </w:p>
          <w:p w14:paraId="3B860339" w14:textId="77777777" w:rsidR="00446431" w:rsidRPr="00E92375" w:rsidRDefault="00446431" w:rsidP="00693F56">
            <w:pPr>
              <w:spacing w:before="20" w:after="20"/>
              <w:jc w:val="both"/>
              <w:pPrChange w:id="1789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3B0A2AEA" w14:textId="094A75B3" w:rsidR="00446431" w:rsidRPr="00E92375" w:rsidRDefault="00446431" w:rsidP="00693F56">
            <w:pPr>
              <w:spacing w:before="20" w:after="20"/>
              <w:jc w:val="both"/>
              <w:rPr>
                <w:ins w:id="1790" w:author="Humberto Quintanilla" w:date="2026-10-08T16:05:00Z"/>
                <w:sz w:val="21"/>
                <w:szCs w:val="21"/>
              </w:rPr>
              <w:pPrChange w:id="1791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792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Elaboración guiada del plan de cuentas</w:t>
            </w:r>
            <w:ins w:id="1793" w:author="Rodrigo Maximiliano Mejía Laura" w:date="2026-10-09T12:34:00Z">
              <w:r w:rsidR="00203B68">
                <w:rPr>
                  <w:sz w:val="21"/>
                  <w:szCs w:val="21"/>
                </w:rPr>
                <w:t xml:space="preserve">, </w:t>
              </w:r>
            </w:ins>
            <w:del w:id="1794" w:author="Rodrigo Maximiliano Mejía Laura" w:date="2026-10-09T12:34:00Z">
              <w:r w:rsidRPr="00E92375" w:rsidDel="00203B68">
                <w:rPr>
                  <w:sz w:val="21"/>
                  <w:szCs w:val="21"/>
                  <w:rPrChange w:id="1795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</w:delText>
              </w:r>
              <w:r w:rsidRPr="00E92375" w:rsidDel="00203B68">
                <w:rPr>
                  <w:sz w:val="21"/>
                  <w:szCs w:val="21"/>
                  <w:rPrChange w:id="1796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lastRenderedPageBreak/>
                <w:delText xml:space="preserve">y </w:delText>
              </w:r>
            </w:del>
            <w:r w:rsidRPr="00E92375">
              <w:rPr>
                <w:sz w:val="21"/>
                <w:szCs w:val="21"/>
                <w:rPrChange w:id="1797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del mapa de procesos de un sistema contable integrado.</w:t>
            </w:r>
          </w:p>
          <w:p w14:paraId="09D7E865" w14:textId="77777777" w:rsidR="00446431" w:rsidRPr="00E92375" w:rsidRDefault="00446431" w:rsidP="00693F56">
            <w:pPr>
              <w:spacing w:before="20" w:after="20"/>
              <w:jc w:val="both"/>
              <w:pPrChange w:id="1798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101D243C" w14:textId="48BCDF10" w:rsidR="00446431" w:rsidRPr="00E92375" w:rsidRDefault="00446431" w:rsidP="00693F56">
            <w:pPr>
              <w:spacing w:before="20" w:after="20"/>
              <w:jc w:val="both"/>
              <w:rPr>
                <w:ins w:id="1799" w:author="Humberto Quintanilla" w:date="2026-10-08T16:05:00Z"/>
                <w:sz w:val="21"/>
                <w:szCs w:val="21"/>
              </w:rPr>
              <w:pPrChange w:id="1800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801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Revisión cruzada de manuales contables</w:t>
            </w:r>
            <w:ins w:id="1802" w:author="Rodrigo Maximiliano Mejía Laura" w:date="2026-10-09T12:38:00Z">
              <w:r w:rsidR="00A74EBA">
                <w:rPr>
                  <w:sz w:val="21"/>
                  <w:szCs w:val="21"/>
                </w:rPr>
                <w:t>,</w:t>
              </w:r>
            </w:ins>
            <w:del w:id="1803" w:author="Rodrigo Maximiliano Mejía Laura" w:date="2026-10-09T12:38:00Z">
              <w:r w:rsidRPr="00E92375" w:rsidDel="00A74EBA">
                <w:rPr>
                  <w:sz w:val="21"/>
                  <w:szCs w:val="21"/>
                  <w:rPrChange w:id="1804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y</w:delText>
              </w:r>
            </w:del>
            <w:r w:rsidRPr="00E92375">
              <w:rPr>
                <w:sz w:val="21"/>
                <w:szCs w:val="21"/>
                <w:rPrChange w:id="1805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matrices de riesgo entre equipos</w:t>
            </w:r>
            <w:ins w:id="1806" w:author="Rodrigo Maximiliano Mejía Laura" w:date="2026-10-09T12:38:00Z">
              <w:r w:rsidR="00A74EBA">
                <w:rPr>
                  <w:sz w:val="21"/>
                  <w:szCs w:val="21"/>
                </w:rPr>
                <w:t xml:space="preserve"> y </w:t>
              </w:r>
              <w:r w:rsidR="00A74EBA" w:rsidRPr="0073749D">
                <w:rPr>
                  <w:sz w:val="21"/>
                  <w:szCs w:val="21"/>
                </w:rPr>
                <w:t>reportes generados por cada sistema automatizado entre equipos.</w:t>
              </w:r>
            </w:ins>
            <w:del w:id="1807" w:author="Rodrigo Maximiliano Mejía Laura" w:date="2026-10-09T12:38:00Z">
              <w:r w:rsidRPr="00E92375" w:rsidDel="00A74EBA">
                <w:rPr>
                  <w:sz w:val="21"/>
                  <w:szCs w:val="21"/>
                  <w:rPrChange w:id="1808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.</w:delText>
              </w:r>
            </w:del>
          </w:p>
          <w:p w14:paraId="4F456358" w14:textId="77777777" w:rsidR="00446431" w:rsidRPr="00E92375" w:rsidRDefault="00446431" w:rsidP="00693F56">
            <w:pPr>
              <w:spacing w:before="20" w:after="20"/>
              <w:jc w:val="both"/>
              <w:pPrChange w:id="1809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24279C68" w14:textId="77777777" w:rsidR="00446431" w:rsidRDefault="00446431" w:rsidP="00693F56">
            <w:pPr>
              <w:spacing w:before="20" w:after="20"/>
              <w:jc w:val="both"/>
              <w:rPr>
                <w:ins w:id="1810" w:author="Rodrigo Maximiliano Mejía Laura" w:date="2026-10-09T12:31:00Z"/>
                <w:sz w:val="21"/>
                <w:szCs w:val="21"/>
              </w:rPr>
              <w:pPrChange w:id="1811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812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Diseño de la matriz de riesgos y controles de un ciclo transaccional de un caso práctico.</w:t>
            </w:r>
          </w:p>
          <w:p w14:paraId="61A73DFA" w14:textId="77777777" w:rsidR="00203B68" w:rsidRPr="00F2373C" w:rsidRDefault="00203B68" w:rsidP="00693F56">
            <w:pPr>
              <w:spacing w:before="20" w:after="20"/>
              <w:jc w:val="both"/>
              <w:rPr>
                <w:ins w:id="1813" w:author="Rodrigo Maximiliano Mejía Laura" w:date="2026-10-09T12:31:00Z"/>
              </w:rPr>
              <w:pPrChange w:id="1814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680188A5" w14:textId="77777777" w:rsidR="00203B68" w:rsidRDefault="00203B68" w:rsidP="00693F56">
            <w:pPr>
              <w:spacing w:before="20" w:after="20"/>
              <w:jc w:val="both"/>
              <w:rPr>
                <w:ins w:id="1815" w:author="Rodrigo Maximiliano Mejía Laura" w:date="2026-10-09T12:31:00Z"/>
                <w:sz w:val="21"/>
                <w:szCs w:val="21"/>
              </w:rPr>
              <w:pPrChange w:id="1816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817" w:author="Rodrigo Maximiliano Mejía Laura" w:date="2026-10-09T12:31:00Z">
              <w:r w:rsidRPr="0073749D">
                <w:rPr>
                  <w:sz w:val="21"/>
                  <w:szCs w:val="21"/>
                </w:rPr>
                <w:t>Revisión de los perfiles de acceso y de las pistas de auditoría de un sistema contable.</w:t>
              </w:r>
            </w:ins>
          </w:p>
          <w:p w14:paraId="1DE40034" w14:textId="77777777" w:rsidR="00203B68" w:rsidRPr="00F2373C" w:rsidRDefault="00203B68" w:rsidP="00693F56">
            <w:pPr>
              <w:spacing w:before="20" w:after="20"/>
              <w:jc w:val="both"/>
              <w:rPr>
                <w:ins w:id="1818" w:author="Rodrigo Maximiliano Mejía Laura" w:date="2026-10-09T12:31:00Z"/>
              </w:rPr>
              <w:pPrChange w:id="1819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4903C160" w14:textId="4EE891B3" w:rsidR="00203B68" w:rsidRPr="00E92375" w:rsidRDefault="00203B68" w:rsidP="00693F56">
            <w:pPr>
              <w:spacing w:before="20" w:after="20"/>
              <w:jc w:val="both"/>
              <w:pPrChange w:id="1820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821" w:author="Rodrigo Maximiliano Mejía Laura" w:date="2026-10-09T12:31:00Z">
              <w:r w:rsidRPr="0073749D">
                <w:rPr>
                  <w:sz w:val="21"/>
                  <w:szCs w:val="21"/>
                </w:rPr>
                <w:t>Parametrización guiada de una empresa en un ERP de uso académico y elaboración de su tablero de indicadores.</w:t>
              </w:r>
            </w:ins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822" w:author="Rodrigo Maximiliano Mejía Laura" w:date="2026-10-09T12:35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01E66D4" w14:textId="0878C2AB" w:rsidR="00446431" w:rsidRPr="00E92375" w:rsidRDefault="00446431" w:rsidP="00693F56">
            <w:pPr>
              <w:spacing w:before="20" w:after="20"/>
              <w:jc w:val="both"/>
              <w:pPrChange w:id="1823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824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lastRenderedPageBreak/>
              <w:t xml:space="preserve">Análisis de sistemas contables </w:t>
            </w:r>
            <w:ins w:id="1825" w:author="Rodrigo Maximiliano Mejía Laura" w:date="2026-10-09T12:41:00Z">
              <w:r w:rsidR="00A74EBA" w:rsidRPr="0073749D">
                <w:rPr>
                  <w:sz w:val="21"/>
                  <w:szCs w:val="21"/>
                </w:rPr>
                <w:t xml:space="preserve">computarizados de escritorio y en la nube disponibles </w:t>
              </w:r>
              <w:r w:rsidR="00A74EBA">
                <w:rPr>
                  <w:sz w:val="21"/>
                  <w:szCs w:val="21"/>
                </w:rPr>
                <w:t xml:space="preserve">e </w:t>
              </w:r>
            </w:ins>
            <w:r w:rsidRPr="00E92375">
              <w:rPr>
                <w:sz w:val="21"/>
                <w:szCs w:val="21"/>
                <w:rPrChange w:id="1826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implementados por empresas bolivianas.</w:t>
            </w:r>
            <w:ins w:id="1827" w:author="Humberto Quintanilla" w:date="2026-10-08T16:06:00Z">
              <w:r w:rsidRPr="00E92375">
                <w:rPr>
                  <w:sz w:val="21"/>
                  <w:szCs w:val="21"/>
                </w:rPr>
                <w:br/>
              </w:r>
            </w:ins>
          </w:p>
          <w:p w14:paraId="3BE57BC8" w14:textId="77777777" w:rsidR="00A74EBA" w:rsidRDefault="00446431" w:rsidP="00693F56">
            <w:pPr>
              <w:spacing w:before="20" w:after="20"/>
              <w:jc w:val="both"/>
              <w:rPr>
                <w:ins w:id="1828" w:author="Rodrigo Maximiliano Mejía Laura" w:date="2026-10-09T12:42:00Z"/>
                <w:sz w:val="21"/>
                <w:szCs w:val="21"/>
              </w:rPr>
              <w:pPrChange w:id="1829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830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Revisión de</w:t>
            </w:r>
            <w:ins w:id="1831" w:author="Rodrigo Maximiliano Mejía Laura" w:date="2026-10-09T12:42:00Z">
              <w:r w:rsidR="00A74EBA">
                <w:rPr>
                  <w:sz w:val="21"/>
                  <w:szCs w:val="21"/>
                </w:rPr>
                <w:t xml:space="preserve"> </w:t>
              </w:r>
              <w:r w:rsidR="00A74EBA" w:rsidRPr="0073749D">
                <w:rPr>
                  <w:sz w:val="21"/>
                  <w:szCs w:val="21"/>
                </w:rPr>
                <w:t>las guías y opciones del SIAT en línea publicadas por el Servicio de Impuestos Nacionales.</w:t>
              </w:r>
            </w:ins>
          </w:p>
          <w:p w14:paraId="195B9C86" w14:textId="0D131419" w:rsidR="00446431" w:rsidRPr="00E92375" w:rsidRDefault="00A74EBA" w:rsidP="00693F56">
            <w:pPr>
              <w:spacing w:before="20" w:after="20"/>
              <w:jc w:val="both"/>
              <w:rPr>
                <w:ins w:id="1832" w:author="Humberto Quintanilla" w:date="2026-10-08T16:06:00Z"/>
                <w:sz w:val="21"/>
                <w:szCs w:val="21"/>
              </w:rPr>
              <w:pPrChange w:id="1833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834" w:author="Rodrigo Maximiliano Mejía Laura" w:date="2026-10-09T12:42:00Z">
              <w:r>
                <w:rPr>
                  <w:sz w:val="21"/>
                  <w:szCs w:val="21"/>
                </w:rPr>
                <w:lastRenderedPageBreak/>
                <w:t>y</w:t>
              </w:r>
            </w:ins>
            <w:r w:rsidR="00446431" w:rsidRPr="00E92375">
              <w:rPr>
                <w:sz w:val="21"/>
                <w:szCs w:val="21"/>
                <w:rPrChange w:id="1835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la normativa del Sistema de Contabilidad Integrada y de la Ley </w:t>
            </w:r>
            <w:proofErr w:type="spellStart"/>
            <w:r w:rsidR="00446431" w:rsidRPr="00E92375">
              <w:rPr>
                <w:sz w:val="21"/>
                <w:szCs w:val="21"/>
                <w:rPrChange w:id="1836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N°</w:t>
            </w:r>
            <w:proofErr w:type="spellEnd"/>
            <w:r w:rsidR="00446431" w:rsidRPr="00E92375">
              <w:rPr>
                <w:sz w:val="21"/>
                <w:szCs w:val="21"/>
                <w:rPrChange w:id="1837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1178.</w:t>
            </w:r>
          </w:p>
          <w:p w14:paraId="6441EFC6" w14:textId="77777777" w:rsidR="00446431" w:rsidRPr="00E92375" w:rsidRDefault="00446431" w:rsidP="00693F56">
            <w:pPr>
              <w:spacing w:before="20" w:after="20"/>
              <w:jc w:val="both"/>
              <w:pPrChange w:id="1838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6A907B6C" w14:textId="50987C82" w:rsidR="00446431" w:rsidRPr="00E92375" w:rsidRDefault="00446431" w:rsidP="00693F56">
            <w:pPr>
              <w:spacing w:before="20" w:after="20"/>
              <w:jc w:val="both"/>
              <w:rPr>
                <w:ins w:id="1839" w:author="Humberto Quintanilla" w:date="2026-10-08T16:06:00Z"/>
                <w:sz w:val="21"/>
                <w:szCs w:val="21"/>
              </w:rPr>
              <w:pPrChange w:id="1840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841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Comparación de metodologías de diseño e implantación de sistemas contables.</w:t>
            </w:r>
          </w:p>
          <w:p w14:paraId="04ED718E" w14:textId="77777777" w:rsidR="00446431" w:rsidRPr="00E92375" w:rsidRDefault="00446431" w:rsidP="00693F56">
            <w:pPr>
              <w:spacing w:before="20" w:after="20"/>
              <w:jc w:val="both"/>
              <w:pPrChange w:id="1842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2E012743" w14:textId="77777777" w:rsidR="00446431" w:rsidRDefault="00446431" w:rsidP="00693F56">
            <w:pPr>
              <w:spacing w:before="20" w:after="20"/>
              <w:jc w:val="both"/>
              <w:rPr>
                <w:ins w:id="1843" w:author="Rodrigo Maximiliano Mejía Laura" w:date="2026-10-09T12:38:00Z"/>
                <w:sz w:val="21"/>
                <w:szCs w:val="21"/>
              </w:rPr>
              <w:pPrChange w:id="1844" w:author="Evert Velarde Flores" w:date="2026-10-09T13:53:00Z">
                <w:pPr>
                  <w:spacing w:before="20" w:after="20"/>
                  <w:jc w:val="center"/>
                </w:pPr>
              </w:pPrChange>
            </w:pPr>
            <w:r w:rsidRPr="00E92375">
              <w:rPr>
                <w:sz w:val="21"/>
                <w:szCs w:val="21"/>
                <w:rPrChange w:id="1845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Comparación de las funcionalidades contables de dos sistemas de planificación de recursos empresariales del mercado.</w:t>
            </w:r>
          </w:p>
          <w:p w14:paraId="26C3ABE3" w14:textId="77777777" w:rsidR="00A74EBA" w:rsidRPr="00F2373C" w:rsidRDefault="00A74EBA" w:rsidP="00693F56">
            <w:pPr>
              <w:spacing w:before="20" w:after="20"/>
              <w:jc w:val="both"/>
              <w:rPr>
                <w:ins w:id="1846" w:author="Rodrigo Maximiliano Mejía Laura" w:date="2026-10-09T12:38:00Z"/>
              </w:rPr>
              <w:pPrChange w:id="1847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3BA5EC85" w14:textId="77777777" w:rsidR="00A74EBA" w:rsidRDefault="00A74EBA" w:rsidP="00693F56">
            <w:pPr>
              <w:spacing w:before="20" w:after="20"/>
              <w:jc w:val="both"/>
              <w:rPr>
                <w:ins w:id="1848" w:author="Rodrigo Maximiliano Mejía Laura" w:date="2026-10-09T12:38:00Z"/>
                <w:sz w:val="21"/>
                <w:szCs w:val="21"/>
              </w:rPr>
              <w:pPrChange w:id="1849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850" w:author="Rodrigo Maximiliano Mejía Laura" w:date="2026-10-09T12:38:00Z">
              <w:r w:rsidRPr="0073749D">
                <w:rPr>
                  <w:sz w:val="21"/>
                  <w:szCs w:val="21"/>
                </w:rPr>
                <w:t>Comparación de plataformas de facturación e inventarios en la nube utilizadas por empresas bolivianas.</w:t>
              </w:r>
            </w:ins>
          </w:p>
          <w:p w14:paraId="676F87FA" w14:textId="77777777" w:rsidR="00A74EBA" w:rsidRPr="00F2373C" w:rsidRDefault="00A74EBA" w:rsidP="00693F56">
            <w:pPr>
              <w:spacing w:before="20" w:after="20"/>
              <w:jc w:val="both"/>
              <w:rPr>
                <w:ins w:id="1851" w:author="Rodrigo Maximiliano Mejía Laura" w:date="2026-10-09T12:38:00Z"/>
              </w:rPr>
              <w:pPrChange w:id="1852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3CC05D9C" w14:textId="253F6F36" w:rsidR="00A74EBA" w:rsidRDefault="00A74EBA" w:rsidP="00693F56">
            <w:pPr>
              <w:spacing w:before="20" w:after="20"/>
              <w:jc w:val="both"/>
              <w:rPr>
                <w:ins w:id="1853" w:author="Rodrigo Maximiliano Mejía Laura" w:date="2026-10-09T12:42:00Z"/>
                <w:sz w:val="21"/>
                <w:szCs w:val="21"/>
              </w:rPr>
              <w:pPrChange w:id="1854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855" w:author="Rodrigo Maximiliano Mejía Laura" w:date="2026-10-09T12:38:00Z">
              <w:r w:rsidRPr="0073749D">
                <w:rPr>
                  <w:sz w:val="21"/>
                  <w:szCs w:val="21"/>
                </w:rPr>
                <w:t>Análisis de un tablero de control elaborado con los datos de un sistema contable automatizado.</w:t>
              </w:r>
            </w:ins>
          </w:p>
          <w:p w14:paraId="0D9A3506" w14:textId="77777777" w:rsidR="00A74EBA" w:rsidRPr="00F2373C" w:rsidRDefault="00A74EBA" w:rsidP="00693F56">
            <w:pPr>
              <w:spacing w:before="20" w:after="20"/>
              <w:jc w:val="both"/>
              <w:rPr>
                <w:ins w:id="1856" w:author="Rodrigo Maximiliano Mejía Laura" w:date="2026-10-09T12:38:00Z"/>
              </w:rPr>
              <w:pPrChange w:id="1857" w:author="Evert Velarde Flores" w:date="2026-10-09T13:53:00Z">
                <w:pPr>
                  <w:spacing w:before="20" w:after="20"/>
                  <w:jc w:val="center"/>
                </w:pPr>
              </w:pPrChange>
            </w:pPr>
          </w:p>
          <w:p w14:paraId="43DBC7A9" w14:textId="3AD3F0B4" w:rsidR="00A74EBA" w:rsidRPr="00E92375" w:rsidRDefault="00A74EBA" w:rsidP="00693F56">
            <w:pPr>
              <w:spacing w:before="20" w:after="20"/>
              <w:jc w:val="both"/>
              <w:pPrChange w:id="1858" w:author="Evert Velarde Flores" w:date="2026-10-09T13:53:00Z">
                <w:pPr>
                  <w:spacing w:before="20" w:after="20"/>
                  <w:jc w:val="center"/>
                </w:pPr>
              </w:pPrChange>
            </w:pPr>
            <w:ins w:id="1859" w:author="Rodrigo Maximiliano Mejía Laura" w:date="2026-10-09T12:38:00Z">
              <w:r w:rsidRPr="0073749D">
                <w:rPr>
                  <w:sz w:val="21"/>
                  <w:szCs w:val="21"/>
                </w:rPr>
                <w:t>Análisis del sistema ERP utilizado por una empresa boliviana y de los reportes que genera para la gerencia.</w:t>
              </w:r>
            </w:ins>
          </w:p>
        </w:tc>
      </w:tr>
      <w:tr w:rsidR="00446431" w14:paraId="7B7C24E7" w14:textId="77777777" w:rsidTr="00203B68">
        <w:trPr>
          <w:trPrChange w:id="1860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861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2A1240D" w14:textId="77777777" w:rsidR="00446431" w:rsidRPr="00E92375" w:rsidRDefault="00446431" w:rsidP="00446431">
            <w:pPr>
              <w:spacing w:before="20" w:after="20"/>
              <w:jc w:val="center"/>
            </w:pPr>
            <w:r w:rsidRPr="00E92375">
              <w:rPr>
                <w:b/>
                <w:bCs/>
                <w:i/>
                <w:iCs/>
                <w:sz w:val="21"/>
                <w:szCs w:val="21"/>
                <w:rPrChange w:id="1862" w:author="Humberto Quintanilla" w:date="2026-10-08T16:06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lastRenderedPageBreak/>
              <w:t>Estrategias de aprendizaje y enseñanza</w:t>
            </w:r>
          </w:p>
        </w:tc>
        <w:tc>
          <w:tcPr>
            <w:tcW w:w="713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863" w:author="Rodrigo Maximiliano Mejía Laura" w:date="2026-10-09T12:35:00Z">
              <w:tcPr>
                <w:tcW w:w="7470" w:type="dxa"/>
                <w:gridSpan w:val="1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AF0D626" w14:textId="2C1A7B13" w:rsidR="00446431" w:rsidRPr="00E92375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864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E92375">
              <w:rPr>
                <w:sz w:val="21"/>
                <w:szCs w:val="21"/>
                <w:rPrChange w:id="1865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Aprendizaje basado en problemas con casos de diseño de sistemas contables de empresas bolivianas</w:t>
            </w:r>
            <w:ins w:id="1866" w:author="Rodrigo Maximiliano Mejía Laura" w:date="2026-10-09T12:46:00Z">
              <w:r w:rsidR="00A74EBA">
                <w:rPr>
                  <w:sz w:val="21"/>
                  <w:szCs w:val="21"/>
                </w:rPr>
                <w:t xml:space="preserve"> e </w:t>
              </w:r>
              <w:r w:rsidR="00A74EBA" w:rsidRPr="0073749D">
                <w:rPr>
                  <w:sz w:val="21"/>
                  <w:szCs w:val="21"/>
                </w:rPr>
                <w:t>implementación de sistemas automatizados en modelos de negocio bolivianos.</w:t>
              </w:r>
            </w:ins>
            <w:del w:id="1867" w:author="Rodrigo Maximiliano Mejía Laura" w:date="2026-10-09T12:46:00Z">
              <w:r w:rsidRPr="00E92375" w:rsidDel="00A74EBA">
                <w:rPr>
                  <w:sz w:val="21"/>
                  <w:szCs w:val="21"/>
                  <w:rPrChange w:id="1868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.</w:delText>
              </w:r>
            </w:del>
          </w:p>
          <w:p w14:paraId="245437F6" w14:textId="5171C6A3" w:rsidR="00446431" w:rsidRPr="00E92375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869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E92375">
              <w:rPr>
                <w:sz w:val="21"/>
                <w:szCs w:val="21"/>
                <w:rPrChange w:id="1870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Resolución guiada de ejercicios en orden de dificultad creciente</w:t>
            </w:r>
            <w:ins w:id="1871" w:author="Rodrigo Maximiliano Mejía Laura" w:date="2026-10-09T12:47:00Z">
              <w:r w:rsidR="00A74EBA">
                <w:rPr>
                  <w:sz w:val="21"/>
                  <w:szCs w:val="21"/>
                </w:rPr>
                <w:t xml:space="preserve"> </w:t>
              </w:r>
              <w:r w:rsidR="00A74EBA" w:rsidRPr="0073749D">
                <w:rPr>
                  <w:sz w:val="21"/>
                  <w:szCs w:val="21"/>
                </w:rPr>
                <w:t>por sistema automatizado.</w:t>
              </w:r>
            </w:ins>
            <w:del w:id="1872" w:author="Rodrigo Maximiliano Mejía Laura" w:date="2026-10-09T12:47:00Z">
              <w:r w:rsidRPr="00E92375" w:rsidDel="00A74EBA">
                <w:rPr>
                  <w:sz w:val="21"/>
                  <w:szCs w:val="21"/>
                  <w:rPrChange w:id="1873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.</w:delText>
              </w:r>
            </w:del>
          </w:p>
          <w:p w14:paraId="4DF3AF22" w14:textId="6EAC26A0" w:rsidR="00446431" w:rsidRPr="00E92375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874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E92375">
              <w:rPr>
                <w:sz w:val="21"/>
                <w:szCs w:val="21"/>
                <w:rPrChange w:id="1875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Caso práctico integral que recorre el diseño completo del sistema contable de una organizació</w:t>
            </w:r>
            <w:ins w:id="1876" w:author="Rodrigo Maximiliano Mejía Laura" w:date="2026-10-09T13:26:00Z">
              <w:r w:rsidR="00F17797">
                <w:rPr>
                  <w:sz w:val="21"/>
                  <w:szCs w:val="21"/>
                </w:rPr>
                <w:t xml:space="preserve">n, su </w:t>
              </w:r>
              <w:r w:rsidR="00F17797" w:rsidRPr="0073749D">
                <w:rPr>
                  <w:sz w:val="21"/>
                  <w:szCs w:val="21"/>
                </w:rPr>
                <w:t>implementación hasta la presentación de sus obligaciones en el SIAT.</w:t>
              </w:r>
            </w:ins>
            <w:del w:id="1877" w:author="Rodrigo Maximiliano Mejía Laura" w:date="2026-10-09T13:26:00Z">
              <w:r w:rsidRPr="00E92375" w:rsidDel="00F17797">
                <w:rPr>
                  <w:sz w:val="21"/>
                  <w:szCs w:val="21"/>
                  <w:rPrChange w:id="1878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n.</w:delText>
              </w:r>
            </w:del>
          </w:p>
          <w:p w14:paraId="1892923B" w14:textId="3B35E997" w:rsidR="00446431" w:rsidRPr="00E92375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879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E92375">
              <w:rPr>
                <w:sz w:val="21"/>
                <w:szCs w:val="21"/>
                <w:rPrChange w:id="1880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Estudio de casos de diagnóstico, control interno y documentación de sistemas contable</w:t>
            </w:r>
            <w:ins w:id="1881" w:author="Rodrigo Maximiliano Mejía Laura" w:date="2026-10-09T13:27:00Z">
              <w:r w:rsidR="00F17797">
                <w:rPr>
                  <w:sz w:val="21"/>
                  <w:szCs w:val="21"/>
                </w:rPr>
                <w:t>s.</w:t>
              </w:r>
            </w:ins>
            <w:del w:id="1882" w:author="Rodrigo Maximiliano Mejía Laura" w:date="2026-10-09T13:27:00Z">
              <w:r w:rsidRPr="00E92375" w:rsidDel="00F17797">
                <w:rPr>
                  <w:sz w:val="21"/>
                  <w:szCs w:val="21"/>
                  <w:rPrChange w:id="1883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s.</w:delText>
              </w:r>
            </w:del>
          </w:p>
          <w:p w14:paraId="4A00A3F8" w14:textId="2DF4F5D7" w:rsidR="00446431" w:rsidRPr="00E92375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884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E92375">
              <w:rPr>
                <w:sz w:val="21"/>
                <w:szCs w:val="21"/>
                <w:rPrChange w:id="1885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Trabajo colaborativo en equipos de diseño de subsistemas contables</w:t>
            </w:r>
            <w:ins w:id="1886" w:author="Rodrigo Maximiliano Mejía Laura" w:date="2026-10-09T13:28:00Z">
              <w:r w:rsidR="00F17797">
                <w:rPr>
                  <w:sz w:val="21"/>
                  <w:szCs w:val="21"/>
                </w:rPr>
                <w:t xml:space="preserve">, </w:t>
              </w:r>
              <w:r w:rsidR="00F17797" w:rsidRPr="0073749D">
                <w:rPr>
                  <w:sz w:val="21"/>
                  <w:szCs w:val="21"/>
                </w:rPr>
                <w:t>configuración y resolución de casos en los sistemas automatizados.</w:t>
              </w:r>
            </w:ins>
            <w:del w:id="1887" w:author="Rodrigo Maximiliano Mejía Laura" w:date="2026-10-09T13:28:00Z">
              <w:r w:rsidRPr="00E92375" w:rsidDel="00F17797">
                <w:rPr>
                  <w:sz w:val="21"/>
                  <w:szCs w:val="21"/>
                  <w:rPrChange w:id="1888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.</w:delText>
              </w:r>
            </w:del>
          </w:p>
          <w:p w14:paraId="159F4653" w14:textId="2BAD0912" w:rsidR="00446431" w:rsidRPr="00E92375" w:rsidRDefault="00446431" w:rsidP="00693F56">
            <w:pPr>
              <w:pStyle w:val="Prrafodelista"/>
              <w:numPr>
                <w:ilvl w:val="0"/>
                <w:numId w:val="19"/>
              </w:numPr>
              <w:spacing w:before="10" w:after="10"/>
              <w:jc w:val="both"/>
              <w:pPrChange w:id="1889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E92375">
              <w:rPr>
                <w:sz w:val="21"/>
                <w:szCs w:val="21"/>
                <w:rPrChange w:id="1890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lastRenderedPageBreak/>
              <w:t>Clase invertida para los contenidos</w:t>
            </w:r>
            <w:ins w:id="1891" w:author="Rodrigo Maximiliano Mejía Laura" w:date="2026-10-09T13:28:00Z">
              <w:r w:rsidR="00F17797">
                <w:rPr>
                  <w:sz w:val="21"/>
                  <w:szCs w:val="21"/>
                </w:rPr>
                <w:t xml:space="preserve"> introductorios,</w:t>
              </w:r>
            </w:ins>
            <w:r w:rsidRPr="00E92375">
              <w:rPr>
                <w:sz w:val="21"/>
                <w:szCs w:val="21"/>
                <w:rPrChange w:id="1892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normativos</w:t>
            </w:r>
            <w:ins w:id="1893" w:author="Rodrigo Maximiliano Mejía Laura" w:date="2026-10-09T13:29:00Z">
              <w:r w:rsidR="00F17797">
                <w:rPr>
                  <w:sz w:val="21"/>
                  <w:szCs w:val="21"/>
                </w:rPr>
                <w:t xml:space="preserve">, </w:t>
              </w:r>
            </w:ins>
            <w:del w:id="1894" w:author="Rodrigo Maximiliano Mejía Laura" w:date="2026-10-09T13:29:00Z">
              <w:r w:rsidRPr="00E92375" w:rsidDel="00F17797">
                <w:rPr>
                  <w:sz w:val="21"/>
                  <w:szCs w:val="21"/>
                  <w:rPrChange w:id="1895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y </w:delText>
              </w:r>
            </w:del>
            <w:r w:rsidRPr="00E92375">
              <w:rPr>
                <w:sz w:val="21"/>
                <w:szCs w:val="21"/>
                <w:rPrChange w:id="1896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metodológicos</w:t>
            </w:r>
            <w:del w:id="1897" w:author="Rodrigo Maximiliano Mejía Laura" w:date="2026-10-09T13:29:00Z">
              <w:r w:rsidRPr="00E92375" w:rsidDel="00F17797">
                <w:rPr>
                  <w:sz w:val="21"/>
                  <w:szCs w:val="21"/>
                  <w:rPrChange w:id="1898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.</w:delText>
              </w:r>
            </w:del>
            <w:ins w:id="1899" w:author="Rodrigo Maximiliano Mejía Laura" w:date="2026-10-09T13:29:00Z">
              <w:r w:rsidR="00F17797">
                <w:rPr>
                  <w:sz w:val="21"/>
                  <w:szCs w:val="21"/>
                </w:rPr>
                <w:t xml:space="preserve"> </w:t>
              </w:r>
              <w:r w:rsidR="00F17797" w:rsidRPr="0073749D">
                <w:rPr>
                  <w:sz w:val="21"/>
                  <w:szCs w:val="21"/>
                </w:rPr>
                <w:t>y de instalación de cada sistema.</w:t>
              </w:r>
            </w:ins>
          </w:p>
          <w:p w14:paraId="1A59A0D7" w14:textId="74FE19DB" w:rsidR="00446431" w:rsidRPr="00E92375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00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E92375">
              <w:rPr>
                <w:sz w:val="21"/>
                <w:szCs w:val="21"/>
                <w:rPrChange w:id="1901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>Análisis crítico de la brecha entre el sistema vigente</w:t>
            </w:r>
            <w:ins w:id="1902" w:author="Rodrigo Maximiliano Mejía Laura" w:date="2026-10-09T13:29:00Z">
              <w:r w:rsidR="00F17797">
                <w:rPr>
                  <w:sz w:val="21"/>
                  <w:szCs w:val="21"/>
                </w:rPr>
                <w:t>,</w:t>
              </w:r>
            </w:ins>
            <w:del w:id="1903" w:author="Rodrigo Maximiliano Mejía Laura" w:date="2026-10-09T13:29:00Z">
              <w:r w:rsidRPr="00E92375" w:rsidDel="00F17797">
                <w:rPr>
                  <w:sz w:val="21"/>
                  <w:szCs w:val="21"/>
                  <w:rPrChange w:id="1904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y</w:delText>
              </w:r>
            </w:del>
            <w:r w:rsidRPr="00E92375">
              <w:rPr>
                <w:sz w:val="21"/>
                <w:szCs w:val="21"/>
                <w:rPrChange w:id="1905" w:author="Humberto Quintanilla" w:date="2026-10-08T16:06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los requerimientos de información antes de proponer el diseño</w:t>
            </w:r>
            <w:ins w:id="1906" w:author="Rodrigo Maximiliano Mejía Laura" w:date="2026-10-09T13:29:00Z">
              <w:r w:rsidR="00F17797">
                <w:rPr>
                  <w:sz w:val="21"/>
                  <w:szCs w:val="21"/>
                </w:rPr>
                <w:t xml:space="preserve"> y </w:t>
              </w:r>
              <w:r w:rsidR="00F17797" w:rsidRPr="0073749D">
                <w:rPr>
                  <w:sz w:val="21"/>
                  <w:szCs w:val="21"/>
                </w:rPr>
                <w:t>la consistencia de los reportes de un sistema automatizado antes de su presentación.</w:t>
              </w:r>
            </w:ins>
            <w:del w:id="1907" w:author="Rodrigo Maximiliano Mejía Laura" w:date="2026-10-09T13:29:00Z">
              <w:r w:rsidRPr="00E92375" w:rsidDel="00F17797">
                <w:rPr>
                  <w:sz w:val="21"/>
                  <w:szCs w:val="21"/>
                  <w:rPrChange w:id="1908" w:author="Humberto Quintanilla" w:date="2026-10-08T16:06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.</w:delText>
              </w:r>
            </w:del>
          </w:p>
        </w:tc>
      </w:tr>
      <w:tr w:rsidR="00446431" w14:paraId="54EB6D1E" w14:textId="77777777" w:rsidTr="00203B68">
        <w:trPr>
          <w:trPrChange w:id="1909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910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4A0B916" w14:textId="77777777" w:rsidR="00446431" w:rsidRDefault="00446431" w:rsidP="00446431">
            <w:pPr>
              <w:spacing w:before="20" w:after="20"/>
              <w:jc w:val="center"/>
            </w:pPr>
            <w:r w:rsidRPr="00C808AD">
              <w:rPr>
                <w:b/>
                <w:bCs/>
                <w:i/>
                <w:iCs/>
                <w:sz w:val="21"/>
                <w:szCs w:val="21"/>
                <w:rPrChange w:id="1911" w:author="Humberto Quintanilla" w:date="2026-10-08T16:08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lastRenderedPageBreak/>
              <w:t>Recursos para el aprendizaje</w:t>
            </w:r>
          </w:p>
        </w:tc>
        <w:tc>
          <w:tcPr>
            <w:tcW w:w="713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912" w:author="Rodrigo Maximiliano Mejía Laura" w:date="2026-10-09T12:35:00Z">
              <w:tcPr>
                <w:tcW w:w="7470" w:type="dxa"/>
                <w:gridSpan w:val="1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4E974E9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13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C808AD">
              <w:rPr>
                <w:sz w:val="21"/>
                <w:szCs w:val="21"/>
                <w:rPrChange w:id="1914" w:author="Humberto Quintanilla" w:date="2026-10-08T16:09:00Z">
                  <w:rPr>
                    <w:sz w:val="21"/>
                    <w:szCs w:val="21"/>
                    <w:highlight w:val="yellow"/>
                  </w:rPr>
                </w:rPrChange>
              </w:rPr>
              <w:t>Plataforma Moodle UMSA.</w:t>
            </w:r>
          </w:p>
          <w:p w14:paraId="0FB0D5A6" w14:textId="77777777" w:rsidR="00F17797" w:rsidRPr="00F17797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ins w:id="1915" w:author="Rodrigo Maximiliano Mejía Laura" w:date="2026-10-09T13:35:00Z"/>
                <w:rPrChange w:id="1916" w:author="Rodrigo Maximiliano Mejía Laura" w:date="2026-10-09T13:35:00Z">
                  <w:rPr>
                    <w:ins w:id="1917" w:author="Rodrigo Maximiliano Mejía Laura" w:date="2026-10-09T13:35:00Z"/>
                    <w:sz w:val="21"/>
                    <w:szCs w:val="21"/>
                  </w:rPr>
                </w:rPrChange>
              </w:rPr>
              <w:pPrChange w:id="1918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C808AD">
              <w:rPr>
                <w:sz w:val="21"/>
                <w:szCs w:val="21"/>
                <w:rPrChange w:id="1919" w:author="Humberto Quintanilla" w:date="2026-10-08T16:09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Hoja de cálculo </w:t>
            </w:r>
            <w:ins w:id="1920" w:author="Rodrigo Maximiliano Mejía Laura" w:date="2026-10-09T13:34:00Z">
              <w:r w:rsidR="00F17797" w:rsidRPr="0073749D">
                <w:rPr>
                  <w:sz w:val="21"/>
                  <w:szCs w:val="21"/>
                </w:rPr>
                <w:t>tablas dinámicas y herramientas de tableros de control para el análisis de los reportes.</w:t>
              </w:r>
            </w:ins>
            <w:del w:id="1921" w:author="Rodrigo Maximiliano Mejía Laura" w:date="2026-10-09T13:34:00Z">
              <w:r w:rsidRPr="00C808AD" w:rsidDel="00F17797">
                <w:rPr>
                  <w:sz w:val="21"/>
                  <w:szCs w:val="21"/>
                  <w:rPrChange w:id="1922" w:author="Humberto Quintanilla" w:date="2026-10-08T16:09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y sistemas contables de uso académico.</w:delText>
              </w:r>
            </w:del>
          </w:p>
          <w:p w14:paraId="465A0280" w14:textId="61C9A44C" w:rsidR="00F17797" w:rsidRPr="00F17797" w:rsidRDefault="00F17797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ins w:id="1923" w:author="Rodrigo Maximiliano Mejía Laura" w:date="2026-10-09T13:30:00Z"/>
                <w:rPrChange w:id="1924" w:author="Rodrigo Maximiliano Mejía Laura" w:date="2026-10-09T13:30:00Z">
                  <w:rPr>
                    <w:ins w:id="1925" w:author="Rodrigo Maximiliano Mejía Laura" w:date="2026-10-09T13:30:00Z"/>
                    <w:sz w:val="21"/>
                    <w:szCs w:val="21"/>
                  </w:rPr>
                </w:rPrChange>
              </w:rPr>
              <w:pPrChange w:id="1926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ins w:id="1927" w:author="Rodrigo Maximiliano Mejía Laura" w:date="2026-10-09T13:30:00Z">
              <w:r w:rsidRPr="0073749D">
                <w:rPr>
                  <w:sz w:val="21"/>
                  <w:szCs w:val="21"/>
                </w:rPr>
                <w:t>Software contable, de activos fijos, de inventarios y de planillas de uso académico, de escritorio y en la nube.</w:t>
              </w:r>
            </w:ins>
          </w:p>
          <w:p w14:paraId="0271EB78" w14:textId="68E62ADB" w:rsidR="00F17797" w:rsidRPr="00C808AD" w:rsidRDefault="00F17797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28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ins w:id="1929" w:author="Rodrigo Maximiliano Mejía Laura" w:date="2026-10-09T13:30:00Z">
              <w:r w:rsidRPr="0073749D">
                <w:rPr>
                  <w:sz w:val="21"/>
                  <w:szCs w:val="21"/>
                </w:rPr>
                <w:t>Plataforma SIAT en línea del Servicio de Impuestos Nacionales.</w:t>
              </w:r>
            </w:ins>
          </w:p>
          <w:p w14:paraId="4EBF1110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30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C808AD">
              <w:rPr>
                <w:sz w:val="21"/>
                <w:szCs w:val="21"/>
                <w:rPrChange w:id="1931" w:author="Humberto Quintanilla" w:date="2026-10-08T16:09:00Z">
                  <w:rPr>
                    <w:sz w:val="21"/>
                    <w:szCs w:val="21"/>
                    <w:highlight w:val="yellow"/>
                  </w:rPr>
                </w:rPrChange>
              </w:rPr>
              <w:t>Modelos de manuales contables, flujogramas y matrices de riesgo.</w:t>
            </w:r>
          </w:p>
          <w:p w14:paraId="12FE7053" w14:textId="284215FA" w:rsidR="00446431" w:rsidRPr="00F17797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ins w:id="1932" w:author="Rodrigo Maximiliano Mejía Laura" w:date="2026-10-09T13:31:00Z"/>
                <w:rPrChange w:id="1933" w:author="Rodrigo Maximiliano Mejía Laura" w:date="2026-10-09T13:31:00Z">
                  <w:rPr>
                    <w:ins w:id="1934" w:author="Rodrigo Maximiliano Mejía Laura" w:date="2026-10-09T13:31:00Z"/>
                    <w:sz w:val="21"/>
                    <w:szCs w:val="21"/>
                  </w:rPr>
                </w:rPrChange>
              </w:rPr>
              <w:pPrChange w:id="1935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C808AD">
              <w:rPr>
                <w:sz w:val="21"/>
                <w:szCs w:val="21"/>
                <w:rPrChange w:id="1936" w:author="Humberto Quintanilla" w:date="2026-10-08T16:09:00Z">
                  <w:rPr>
                    <w:sz w:val="21"/>
                    <w:szCs w:val="21"/>
                    <w:highlight w:val="yellow"/>
                  </w:rPr>
                </w:rPrChange>
              </w:rPr>
              <w:t>Compendio de Normas de Contabilidad y Auditoría del CAUB y Normas Internacionales de Información Financiera</w:t>
            </w:r>
            <w:ins w:id="1937" w:author="Humberto Quintanilla" w:date="2026-10-08T16:07:00Z">
              <w:r w:rsidRPr="00C808AD">
                <w:rPr>
                  <w:sz w:val="21"/>
                  <w:szCs w:val="21"/>
                </w:rPr>
                <w:t xml:space="preserve"> y NIIF para PYMES</w:t>
              </w:r>
            </w:ins>
            <w:r w:rsidRPr="00C808AD">
              <w:rPr>
                <w:sz w:val="21"/>
                <w:szCs w:val="21"/>
                <w:rPrChange w:id="1938" w:author="Humberto Quintanilla" w:date="2026-10-08T16:09:00Z">
                  <w:rPr>
                    <w:sz w:val="21"/>
                    <w:szCs w:val="21"/>
                    <w:highlight w:val="yellow"/>
                  </w:rPr>
                </w:rPrChange>
              </w:rPr>
              <w:t>.</w:t>
            </w:r>
          </w:p>
          <w:p w14:paraId="018336AB" w14:textId="77777777" w:rsidR="00F17797" w:rsidRPr="00F2373C" w:rsidRDefault="00F17797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ins w:id="1939" w:author="Rodrigo Maximiliano Mejía Laura" w:date="2026-10-09T13:31:00Z"/>
              </w:rPr>
              <w:pPrChange w:id="1940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ins w:id="1941" w:author="Rodrigo Maximiliano Mejía Laura" w:date="2026-10-09T13:31:00Z">
              <w:r w:rsidRPr="0073749D">
                <w:rPr>
                  <w:sz w:val="21"/>
                  <w:szCs w:val="21"/>
                </w:rPr>
                <w:t>Equipos de cómputo y conexión a internet para las aplicaciones prácticas.</w:t>
              </w:r>
            </w:ins>
          </w:p>
          <w:p w14:paraId="0A51DC75" w14:textId="14F90222" w:rsidR="00F17797" w:rsidRPr="00C808AD" w:rsidDel="00F17797" w:rsidRDefault="00F17797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del w:id="1942" w:author="Rodrigo Maximiliano Mejía Laura" w:date="2026-10-09T13:31:00Z"/>
              </w:rPr>
              <w:pPrChange w:id="1943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</w:p>
          <w:p w14:paraId="4627EE01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44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C808AD">
              <w:rPr>
                <w:sz w:val="21"/>
                <w:szCs w:val="21"/>
                <w:rPrChange w:id="1945" w:author="Humberto Quintanilla" w:date="2026-10-08T16:09:00Z">
                  <w:rPr>
                    <w:sz w:val="21"/>
                    <w:szCs w:val="21"/>
                    <w:highlight w:val="yellow"/>
                  </w:rPr>
                </w:rPrChange>
              </w:rPr>
              <w:t>Guías de ejercicios y casos elaborados por la cátedra sobre diseño e implantación de sistemas contables.</w:t>
            </w:r>
          </w:p>
          <w:p w14:paraId="04E26BA4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46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C808AD">
              <w:rPr>
                <w:sz w:val="21"/>
                <w:szCs w:val="21"/>
                <w:rPrChange w:id="1947" w:author="Humberto Quintanilla" w:date="2026-10-08T16:09:00Z">
                  <w:rPr>
                    <w:sz w:val="21"/>
                    <w:szCs w:val="21"/>
                    <w:highlight w:val="yellow"/>
                  </w:rPr>
                </w:rPrChange>
              </w:rPr>
              <w:t>Herramientas de diagramación de procesos y de elaboración de matrices de riesgos y controles.</w:t>
            </w:r>
          </w:p>
          <w:p w14:paraId="3B3C1017" w14:textId="77777777" w:rsidR="00446431" w:rsidRPr="00F17797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rPr>
                <w:ins w:id="1948" w:author="Rodrigo Maximiliano Mejía Laura" w:date="2026-10-09T13:31:00Z"/>
                <w:rPrChange w:id="1949" w:author="Rodrigo Maximiliano Mejía Laura" w:date="2026-10-09T13:31:00Z">
                  <w:rPr>
                    <w:ins w:id="1950" w:author="Rodrigo Maximiliano Mejía Laura" w:date="2026-10-09T13:31:00Z"/>
                    <w:sz w:val="21"/>
                    <w:szCs w:val="21"/>
                  </w:rPr>
                </w:rPrChange>
              </w:rPr>
              <w:pPrChange w:id="1951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C808AD">
              <w:rPr>
                <w:sz w:val="21"/>
                <w:szCs w:val="21"/>
                <w:rPrChange w:id="1952" w:author="Humberto Quintanilla" w:date="2026-10-08T16:09:00Z">
                  <w:rPr>
                    <w:sz w:val="21"/>
                    <w:szCs w:val="21"/>
                    <w:highlight w:val="yellow"/>
                  </w:rPr>
                </w:rPrChange>
              </w:rPr>
              <w:t>Normativa tributaria de facturación en línea y de presentación digital de estados financieros.</w:t>
            </w:r>
          </w:p>
          <w:p w14:paraId="7D482CCB" w14:textId="0A420442" w:rsidR="00F17797" w:rsidRPr="00C808AD" w:rsidRDefault="00F17797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53" w:author="Evert Velarde Flores" w:date="2026-10-09T13:53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ins w:id="1954" w:author="Rodrigo Maximiliano Mejía Laura" w:date="2026-10-09T13:31:00Z">
              <w:r w:rsidRPr="0073749D">
                <w:rPr>
                  <w:sz w:val="21"/>
                  <w:szCs w:val="21"/>
                </w:rPr>
                <w:t xml:space="preserve">Sistema ERP de uso académico, como </w:t>
              </w:r>
              <w:proofErr w:type="spellStart"/>
              <w:r w:rsidRPr="0073749D">
                <w:rPr>
                  <w:sz w:val="21"/>
                  <w:szCs w:val="21"/>
                </w:rPr>
                <w:t>Odoo</w:t>
              </w:r>
              <w:proofErr w:type="spellEnd"/>
              <w:r w:rsidRPr="0073749D">
                <w:rPr>
                  <w:sz w:val="21"/>
                  <w:szCs w:val="21"/>
                </w:rPr>
                <w:t xml:space="preserve"> en su versión comunitaria, y </w:t>
              </w:r>
              <w:proofErr w:type="spellStart"/>
              <w:r w:rsidRPr="0073749D">
                <w:rPr>
                  <w:sz w:val="21"/>
                  <w:szCs w:val="21"/>
                </w:rPr>
                <w:t>Power</w:t>
              </w:r>
              <w:proofErr w:type="spellEnd"/>
              <w:r w:rsidRPr="0073749D">
                <w:rPr>
                  <w:sz w:val="21"/>
                  <w:szCs w:val="21"/>
                </w:rPr>
                <w:t xml:space="preserve"> BI Desktop.</w:t>
              </w:r>
            </w:ins>
          </w:p>
        </w:tc>
      </w:tr>
      <w:tr w:rsidR="00446431" w14:paraId="395BAD84" w14:textId="77777777" w:rsidTr="00203B68">
        <w:trPr>
          <w:trPrChange w:id="1955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956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6C5FE06" w14:textId="77777777" w:rsidR="00446431" w:rsidRPr="00C808AD" w:rsidRDefault="00446431" w:rsidP="00446431">
            <w:pPr>
              <w:spacing w:before="20" w:after="20"/>
              <w:jc w:val="center"/>
            </w:pPr>
            <w:r w:rsidRPr="00C808AD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13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957" w:author="Rodrigo Maximiliano Mejía Laura" w:date="2026-10-09T12:35:00Z">
              <w:tcPr>
                <w:tcW w:w="7470" w:type="dxa"/>
                <w:gridSpan w:val="1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4AF1C1F" w14:textId="3886D713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58" w:author="Evert Velarde Flores" w:date="2026-10-09T13:54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C808AD">
              <w:rPr>
                <w:sz w:val="21"/>
                <w:szCs w:val="21"/>
                <w:rPrChange w:id="1959" w:author="Humberto Quintanilla" w:date="2026-10-08T16:10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Evaluación diagnóstica: prueba inicial sobre los conocimientos previos de </w:t>
            </w:r>
            <w:ins w:id="1960" w:author="Rodrigo Maximiliano Mejía Laura" w:date="2026-10-09T12:43:00Z">
              <w:r w:rsidR="00A74EBA" w:rsidRPr="0073749D">
                <w:rPr>
                  <w:sz w:val="21"/>
                  <w:szCs w:val="21"/>
                </w:rPr>
                <w:t>tecnologías de la información</w:t>
              </w:r>
              <w:r w:rsidR="00A74EBA">
                <w:rPr>
                  <w:sz w:val="21"/>
                  <w:szCs w:val="21"/>
                </w:rPr>
                <w:t>,</w:t>
              </w:r>
              <w:r w:rsidR="00A74EBA" w:rsidRPr="0073749D">
                <w:rPr>
                  <w:sz w:val="21"/>
                  <w:szCs w:val="21"/>
                </w:rPr>
                <w:t xml:space="preserve"> </w:t>
              </w:r>
            </w:ins>
            <w:r w:rsidRPr="00C808AD">
              <w:rPr>
                <w:sz w:val="21"/>
                <w:szCs w:val="21"/>
                <w:rPrChange w:id="1961" w:author="Humberto Quintanilla" w:date="2026-10-08T16:10:00Z">
                  <w:rPr>
                    <w:sz w:val="21"/>
                    <w:szCs w:val="21"/>
                    <w:highlight w:val="yellow"/>
                  </w:rPr>
                </w:rPrChange>
              </w:rPr>
              <w:t>contabilidad internacional, de costos, de bancos, gubernamental y de sistemas automatizados.</w:t>
            </w:r>
          </w:p>
          <w:p w14:paraId="5CD6B956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62" w:author="Evert Velarde Flores" w:date="2026-10-09T13:54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C808AD">
              <w:rPr>
                <w:sz w:val="21"/>
                <w:szCs w:val="21"/>
              </w:rPr>
              <w:t>Evaluación formativa: preguntas de comprensión y desarrollo de ejercicios prácticos en el aula</w:t>
            </w:r>
            <w:r w:rsidRPr="00C808AD">
              <w:rPr>
                <w:sz w:val="21"/>
                <w:szCs w:val="21"/>
                <w:rPrChange w:id="1963" w:author="Humberto Quintanilla" w:date="2026-10-08T16:10:00Z">
                  <w:rPr>
                    <w:sz w:val="21"/>
                    <w:szCs w:val="21"/>
                    <w:highlight w:val="yellow"/>
                  </w:rPr>
                </w:rPrChange>
              </w:rPr>
              <w:t>, con retroalimentación continua, autoevaluación y coevaluación</w:t>
            </w:r>
            <w:r w:rsidRPr="00C808AD">
              <w:rPr>
                <w:sz w:val="21"/>
                <w:szCs w:val="21"/>
              </w:rPr>
              <w:t>.</w:t>
            </w:r>
          </w:p>
          <w:p w14:paraId="3490FD8C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64" w:author="Evert Velarde Flores" w:date="2026-10-09T13:54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C808AD">
              <w:rPr>
                <w:sz w:val="21"/>
                <w:szCs w:val="21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446431" w14:paraId="2866DD5D" w14:textId="77777777" w:rsidTr="00203B68">
        <w:trPr>
          <w:trPrChange w:id="1965" w:author="Rodrigo Maximiliano Mejía Laura" w:date="2026-10-09T12:35:00Z">
            <w:trPr>
              <w:gridAfter w:val="0"/>
            </w:trPr>
          </w:trPrChange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966" w:author="Rodrigo Maximiliano Mejía Laura" w:date="2026-10-09T12:35:00Z">
              <w:tcPr>
                <w:tcW w:w="249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D1C69A3" w14:textId="77777777" w:rsidR="00446431" w:rsidRPr="00C808AD" w:rsidRDefault="00446431" w:rsidP="00446431">
            <w:pPr>
              <w:spacing w:before="20" w:after="20"/>
              <w:jc w:val="center"/>
            </w:pPr>
            <w:r w:rsidRPr="00C808AD">
              <w:rPr>
                <w:b/>
                <w:bCs/>
                <w:i/>
                <w:iCs/>
                <w:sz w:val="21"/>
                <w:szCs w:val="21"/>
                <w:rPrChange w:id="1967" w:author="Humberto Quintanilla" w:date="2026-10-08T16:10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Criterios de calificación</w:t>
            </w:r>
          </w:p>
        </w:tc>
        <w:tc>
          <w:tcPr>
            <w:tcW w:w="713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968" w:author="Rodrigo Maximiliano Mejía Laura" w:date="2026-10-09T12:35:00Z">
              <w:tcPr>
                <w:tcW w:w="7470" w:type="dxa"/>
                <w:gridSpan w:val="1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60D4D09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69" w:author="Evert Velarde Flores" w:date="2026-10-09T13:54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C808AD">
              <w:rPr>
                <w:sz w:val="21"/>
                <w:szCs w:val="21"/>
                <w:rPrChange w:id="1970" w:author="Humberto Quintanilla" w:date="2026-10-08T16:10:00Z">
                  <w:rPr>
                    <w:sz w:val="21"/>
                    <w:szCs w:val="21"/>
                    <w:highlight w:val="yellow"/>
                  </w:rPr>
                </w:rPrChange>
              </w:rPr>
              <w:t>Nota mínima de aprobación: 51/100.</w:t>
            </w:r>
          </w:p>
          <w:p w14:paraId="17511C4D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71" w:author="Evert Velarde Flores" w:date="2026-10-09T13:54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C808AD">
              <w:rPr>
                <w:sz w:val="21"/>
                <w:szCs w:val="21"/>
              </w:rPr>
              <w:t>Evaluación periódica al finalizar cada tema</w:t>
            </w:r>
            <w:r w:rsidRPr="00C808AD">
              <w:rPr>
                <w:sz w:val="21"/>
                <w:szCs w:val="21"/>
                <w:rPrChange w:id="1972" w:author="Humberto Quintanilla" w:date="2026-10-08T16:10:00Z">
                  <w:rPr>
                    <w:sz w:val="21"/>
                    <w:szCs w:val="21"/>
                    <w:highlight w:val="yellow"/>
                  </w:rPr>
                </w:rPrChange>
              </w:rPr>
              <w:t>, basada en evidencias de conocimiento, desempeño y producto.</w:t>
            </w:r>
          </w:p>
          <w:p w14:paraId="1DB77B22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73" w:author="Evert Velarde Flores" w:date="2026-10-09T13:54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C808AD">
              <w:rPr>
                <w:sz w:val="21"/>
                <w:szCs w:val="21"/>
                <w:rPrChange w:id="1974" w:author="Humberto Quintanilla" w:date="2026-10-08T16:10:00Z">
                  <w:rPr>
                    <w:sz w:val="21"/>
                    <w:szCs w:val="21"/>
                    <w:highlight w:val="yellow"/>
                  </w:rPr>
                </w:rPrChange>
              </w:rPr>
              <w:t>Cada evidencia de producto se evalúa con su propia rúbrica de tres niveles: Insuficiente, Suficiente y Destacado.</w:t>
            </w:r>
          </w:p>
          <w:p w14:paraId="22FB93EE" w14:textId="77777777" w:rsidR="00446431" w:rsidRPr="00C808AD" w:rsidRDefault="00446431" w:rsidP="00693F56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  <w:pPrChange w:id="1975" w:author="Evert Velarde Flores" w:date="2026-10-09T13:54:00Z">
                <w:pPr>
                  <w:pStyle w:val="Prrafodelista"/>
                  <w:numPr>
                    <w:numId w:val="3"/>
                  </w:numPr>
                  <w:spacing w:before="10" w:after="10"/>
                  <w:ind w:left="260" w:hanging="220"/>
                </w:pPr>
              </w:pPrChange>
            </w:pPr>
            <w:r w:rsidRPr="00C808AD">
              <w:rPr>
                <w:sz w:val="21"/>
                <w:szCs w:val="21"/>
                <w:rPrChange w:id="1976" w:author="Humberto Quintanilla" w:date="2026-10-08T16:10:00Z">
                  <w:rPr>
                    <w:sz w:val="21"/>
                    <w:szCs w:val="21"/>
                    <w:highlight w:val="yellow"/>
                  </w:rPr>
                </w:rPrChange>
              </w:rPr>
              <w:t>La calificación de cada elemento de competencia suma las calificaciones de sus evidencias de producto.</w:t>
            </w:r>
          </w:p>
        </w:tc>
      </w:tr>
      <w:tr w:rsidR="00446431" w:rsidDel="004450CA" w14:paraId="2CCD4BD7" w14:textId="76D6D7D4" w:rsidTr="00203B68">
        <w:trPr>
          <w:cantSplit/>
          <w:ins w:id="1977" w:author="Humberto Quintanilla" w:date="2026-10-09T09:37:00Z"/>
          <w:del w:id="1978" w:author="Rodrigo Maximiliano Mejía Laura" w:date="2026-10-09T12:18:00Z"/>
          <w:trPrChange w:id="1979" w:author="Rodrigo Maximiliano Mejía Laura" w:date="2026-10-09T12:35:00Z">
            <w:trPr>
              <w:gridAfter w:val="0"/>
              <w:cantSplit/>
            </w:trPr>
          </w:trPrChange>
        </w:trPr>
        <w:tc>
          <w:tcPr>
            <w:tcW w:w="996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1980" w:author="Rodrigo Maximiliano Mejía Laura" w:date="2026-10-09T12:35:00Z">
              <w:tcPr>
                <w:tcW w:w="9960" w:type="dxa"/>
                <w:gridSpan w:val="19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DF9375B" w14:textId="2E75C36C" w:rsidR="00446431" w:rsidRPr="00F2373C" w:rsidDel="004450CA" w:rsidRDefault="00446431" w:rsidP="00446431">
            <w:pPr>
              <w:spacing w:before="20" w:after="20"/>
              <w:jc w:val="both"/>
              <w:rPr>
                <w:ins w:id="1981" w:author="Humberto Quintanilla" w:date="2026-10-09T09:37:00Z"/>
                <w:del w:id="1982" w:author="Rodrigo Maximiliano Mejía Laura" w:date="2026-10-09T12:18:00Z"/>
              </w:rPr>
            </w:pPr>
            <w:ins w:id="1983" w:author="Humberto Quintanilla" w:date="2026-10-09T09:37:00Z">
              <w:del w:id="1984" w:author="Rodrigo Maximiliano Mejía Laura" w:date="2026-10-09T12:07:00Z">
                <w:r w:rsidRPr="00F2373C" w:rsidDel="00446431">
                  <w:rPr>
                    <w:b/>
                    <w:bCs/>
                    <w:i/>
                    <w:iCs/>
                    <w:sz w:val="21"/>
                    <w:szCs w:val="21"/>
                    <w:rPrChange w:id="1985" w:author="Humberto Quintanilla" w:date="2026-10-09T09:47:00Z">
                      <w:rPr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</w:rPr>
                    </w:rPrChange>
                  </w:rPr>
                  <w:delText>Elemento de competencia</w:delText>
                </w:r>
              </w:del>
            </w:ins>
            <w:ins w:id="1986" w:author="Humberto Quintanilla" w:date="2026-10-09T09:39:00Z">
              <w:del w:id="1987" w:author="Rodrigo Maximiliano Mejía Laura" w:date="2026-10-09T12:07:00Z">
                <w:r w:rsidRPr="00F2373C" w:rsidDel="00446431">
                  <w:rPr>
                    <w:b/>
                    <w:bCs/>
                    <w:i/>
                    <w:iCs/>
                    <w:sz w:val="21"/>
                    <w:szCs w:val="21"/>
                    <w:rPrChange w:id="1988" w:author="Humberto Quintanilla" w:date="2026-10-09T09:47:00Z">
                      <w:rPr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</w:rPr>
                    </w:rPrChange>
                  </w:rPr>
                  <w:delText xml:space="preserve"> 7</w:delText>
                </w:r>
              </w:del>
            </w:ins>
            <w:ins w:id="1989" w:author="Humberto Quintanilla" w:date="2026-10-09T09:37:00Z">
              <w:del w:id="1990" w:author="Rodrigo Maximiliano Mejía Laura" w:date="2026-10-09T12:07:00Z">
                <w:r w:rsidRPr="00F2373C" w:rsidDel="00446431">
                  <w:rPr>
                    <w:b/>
                    <w:bCs/>
                    <w:i/>
                    <w:iCs/>
                    <w:sz w:val="21"/>
                    <w:szCs w:val="21"/>
                    <w:rPrChange w:id="1991" w:author="Humberto Quintanilla" w:date="2026-10-09T09:47:00Z">
                      <w:rPr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</w:rPr>
                    </w:rPrChange>
                  </w:rPr>
                  <w:delText xml:space="preserve">: </w:delText>
                </w:r>
                <w:r w:rsidRPr="00F2373C" w:rsidDel="00446431">
                  <w:rPr>
                    <w:sz w:val="21"/>
                    <w:szCs w:val="21"/>
                    <w:rPrChange w:id="1992" w:author="Humberto Quintanilla" w:date="2026-10-09T09:47:00Z">
                      <w:rPr>
                        <w:sz w:val="21"/>
                        <w:szCs w:val="21"/>
                        <w:highlight w:val="yellow"/>
                      </w:rPr>
                    </w:rPrChange>
                  </w:rPr>
                  <w:delText xml:space="preserve">Opera un sistema de planificación de recursos empresariales, parametrizando sus </w:delText>
                </w:r>
              </w:del>
            </w:ins>
            <w:ins w:id="1993" w:author="Humberto Quintanilla" w:date="2026-10-09T09:43:00Z">
              <w:del w:id="1994" w:author="Rodrigo Maximiliano Mejía Laura" w:date="2026-10-09T12:07:00Z">
                <w:r w:rsidRPr="00F2373C" w:rsidDel="00446431">
                  <w:rPr>
                    <w:sz w:val="21"/>
                    <w:szCs w:val="21"/>
                    <w:rPrChange w:id="1995" w:author="Humberto Quintanilla" w:date="2026-10-09T09:47:00Z">
                      <w:rPr>
                        <w:sz w:val="21"/>
                        <w:szCs w:val="21"/>
                        <w:highlight w:val="yellow"/>
                      </w:rPr>
                    </w:rPrChange>
                  </w:rPr>
                  <w:delText>módulos contables</w:delText>
                </w:r>
              </w:del>
            </w:ins>
            <w:ins w:id="1996" w:author="Humberto Quintanilla" w:date="2026-10-09T09:37:00Z">
              <w:del w:id="1997" w:author="Rodrigo Maximiliano Mejía Laura" w:date="2026-10-09T12:07:00Z">
                <w:r w:rsidRPr="00F2373C" w:rsidDel="00446431">
                  <w:rPr>
                    <w:sz w:val="21"/>
                    <w:szCs w:val="21"/>
                    <w:rPrChange w:id="1998" w:author="Humberto Quintanilla" w:date="2026-10-09T09:47:00Z">
                      <w:rPr>
                        <w:sz w:val="21"/>
                        <w:szCs w:val="21"/>
                        <w:highlight w:val="yellow"/>
                      </w:rPr>
                    </w:rPrChange>
                  </w:rPr>
                  <w:delText>, de compras, ventas e inventarios, y elabora tableros de indicadores financieros con herramientas de inteligencia de negocios a partir de los datos del sistema.</w:delText>
                </w:r>
              </w:del>
            </w:ins>
          </w:p>
        </w:tc>
      </w:tr>
      <w:tr w:rsidR="00446431" w:rsidDel="004450CA" w14:paraId="25A20E81" w14:textId="14AC58C6" w:rsidTr="00203B68">
        <w:trPr>
          <w:ins w:id="1999" w:author="Humberto Quintanilla" w:date="2026-10-09T09:37:00Z"/>
          <w:del w:id="2000" w:author="Rodrigo Maximiliano Mejía Laura" w:date="2026-10-09T12:18:00Z"/>
          <w:trPrChange w:id="2001" w:author="Rodrigo Maximiliano Mejía Laura" w:date="2026-10-09T12:35:00Z">
            <w:trPr>
              <w:gridAfter w:val="0"/>
            </w:trPr>
          </w:trPrChange>
        </w:trPr>
        <w:tc>
          <w:tcPr>
            <w:tcW w:w="36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02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AE35045" w14:textId="2B22D8CD" w:rsidR="00446431" w:rsidRPr="00F2373C" w:rsidDel="004450CA" w:rsidRDefault="00446431" w:rsidP="00446431">
            <w:pPr>
              <w:spacing w:before="20" w:after="20"/>
              <w:jc w:val="center"/>
              <w:rPr>
                <w:ins w:id="2003" w:author="Humberto Quintanilla" w:date="2026-10-09T09:37:00Z"/>
                <w:del w:id="2004" w:author="Rodrigo Maximiliano Mejía Laura" w:date="2026-10-09T12:18:00Z"/>
              </w:rPr>
            </w:pPr>
            <w:ins w:id="2005" w:author="Humberto Quintanilla" w:date="2026-10-09T09:37:00Z">
              <w:del w:id="2006" w:author="Rodrigo Maximiliano Mejía Laura" w:date="2026-10-09T12:12:00Z">
                <w:r w:rsidRPr="00F2373C" w:rsidDel="00446431">
                  <w:rPr>
                    <w:b/>
                    <w:bCs/>
                    <w:i/>
                    <w:iCs/>
                    <w:sz w:val="21"/>
                    <w:szCs w:val="21"/>
                    <w:rPrChange w:id="2007" w:author="Humberto Quintanilla" w:date="2026-10-09T09:47:00Z">
                      <w:rPr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</w:rPr>
                    </w:rPrChange>
                  </w:rPr>
                  <w:delText>Criterios de desempeño</w:delText>
                </w:r>
              </w:del>
            </w:ins>
          </w:p>
        </w:tc>
        <w:tc>
          <w:tcPr>
            <w:tcW w:w="31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08" w:author="Rodrigo Maximiliano Mejía Laura" w:date="2026-10-09T12:35:00Z">
              <w:tcPr>
                <w:tcW w:w="3320" w:type="dxa"/>
                <w:gridSpan w:val="7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D8B46C0" w14:textId="72E402D1" w:rsidR="00446431" w:rsidRPr="00F2373C" w:rsidDel="004450CA" w:rsidRDefault="00446431" w:rsidP="00446431">
            <w:pPr>
              <w:spacing w:before="20" w:after="20"/>
              <w:jc w:val="center"/>
              <w:rPr>
                <w:ins w:id="2009" w:author="Humberto Quintanilla" w:date="2026-10-09T09:37:00Z"/>
                <w:del w:id="2010" w:author="Rodrigo Maximiliano Mejía Laura" w:date="2026-10-09T12:18:00Z"/>
              </w:rPr>
            </w:pPr>
            <w:ins w:id="2011" w:author="Humberto Quintanilla" w:date="2026-10-09T09:37:00Z">
              <w:del w:id="2012" w:author="Rodrigo Maximiliano Mejía Laura" w:date="2026-10-09T12:12:00Z">
                <w:r w:rsidRPr="00F2373C" w:rsidDel="00446431">
                  <w:rPr>
                    <w:b/>
                    <w:bCs/>
                    <w:i/>
                    <w:iCs/>
                    <w:sz w:val="21"/>
                    <w:szCs w:val="21"/>
                    <w:rPrChange w:id="2013" w:author="Humberto Quintanilla" w:date="2026-10-09T09:47:00Z">
                      <w:rPr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</w:rPr>
                    </w:rPrChange>
                  </w:rPr>
                  <w:delText>Evidencias de desempeño</w:delText>
                </w:r>
              </w:del>
            </w:ins>
          </w:p>
        </w:tc>
        <w:tc>
          <w:tcPr>
            <w:tcW w:w="3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14" w:author="Rodrigo Maximiliano Mejía Laura" w:date="2026-10-09T12:35:00Z">
              <w:tcPr>
                <w:tcW w:w="3320" w:type="dxa"/>
                <w:gridSpan w:val="6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3260BDE" w14:textId="304CFDAB" w:rsidR="00446431" w:rsidRPr="00F2373C" w:rsidDel="004450CA" w:rsidRDefault="00446431" w:rsidP="00446431">
            <w:pPr>
              <w:spacing w:before="20" w:after="20"/>
              <w:jc w:val="center"/>
              <w:rPr>
                <w:ins w:id="2015" w:author="Humberto Quintanilla" w:date="2026-10-09T09:37:00Z"/>
                <w:del w:id="2016" w:author="Rodrigo Maximiliano Mejía Laura" w:date="2026-10-09T12:18:00Z"/>
              </w:rPr>
            </w:pPr>
            <w:ins w:id="2017" w:author="Humberto Quintanilla" w:date="2026-10-09T09:37:00Z">
              <w:del w:id="2018" w:author="Rodrigo Maximiliano Mejía Laura" w:date="2026-10-09T12:12:00Z">
                <w:r w:rsidRPr="00F2373C" w:rsidDel="00446431">
                  <w:rPr>
                    <w:b/>
                    <w:bCs/>
                    <w:i/>
                    <w:iCs/>
                    <w:sz w:val="21"/>
                    <w:szCs w:val="21"/>
                    <w:rPrChange w:id="2019" w:author="Humberto Quintanilla" w:date="2026-10-09T09:47:00Z">
                      <w:rPr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</w:rPr>
                    </w:rPrChange>
                  </w:rPr>
                  <w:delText>Evidencias de producto</w:delText>
                </w:r>
              </w:del>
            </w:ins>
          </w:p>
        </w:tc>
      </w:tr>
    </w:tbl>
    <w:p w14:paraId="7F7F5F30" w14:textId="7000AD6F" w:rsidR="00446431" w:rsidRPr="00CC5A67" w:rsidDel="003621CF" w:rsidRDefault="00446431">
      <w:pPr>
        <w:rPr>
          <w:ins w:id="2020" w:author="Humberto Quintanilla" w:date="2026-10-09T09:39:00Z"/>
          <w:del w:id="2021" w:author="Rodrigo Maximiliano Mejía Laura" w:date="2026-10-09T11:32:00Z"/>
        </w:rPr>
        <w:pPrChange w:id="2022" w:author="Rodrigo Maximiliano Mejía Laura" w:date="2026-10-09T11:33:00Z">
          <w:pPr>
            <w:pStyle w:val="Prrafodelista"/>
            <w:numPr>
              <w:numId w:val="19"/>
            </w:numPr>
            <w:spacing w:before="10" w:after="10"/>
            <w:ind w:left="260" w:hanging="220"/>
          </w:pPr>
        </w:pPrChange>
      </w:pPr>
      <w:ins w:id="2023" w:author="Humberto Quintanilla" w:date="2026-10-09T09:39:00Z">
        <w:del w:id="2024" w:author="Rodrigo Maximiliano Mejía Laura" w:date="2026-10-09T12:12:00Z">
          <w:r w:rsidRPr="00CC5A67" w:rsidDel="00446431">
            <w:rPr>
              <w:rPrChange w:id="2025" w:author="Rodrigo Maximiliano Mejía Laura" w:date="2026-10-09T11:33:00Z">
                <w:rPr>
                  <w:sz w:val="21"/>
                  <w:szCs w:val="21"/>
                  <w:highlight w:val="yellow"/>
                </w:rPr>
              </w:rPrChange>
            </w:rPr>
            <w:delText>Explica la arquitectura modular de un sistema ERP y su diferencia con el software contable independiente.</w:delText>
          </w:r>
        </w:del>
      </w:ins>
    </w:p>
    <w:p w14:paraId="6C61361B" w14:textId="4B8C5FBB" w:rsidR="002C54DD" w:rsidRDefault="002C54DD">
      <w:pPr>
        <w:rPr>
          <w:ins w:id="2026" w:author="Rodrigo Maximiliano Mejía Laura" w:date="2026-10-09T11:50:00Z"/>
        </w:rPr>
      </w:pPr>
    </w:p>
    <w:p w14:paraId="63416C49" w14:textId="77777777" w:rsidR="00001D87" w:rsidRDefault="00001D87">
      <w:pPr>
        <w:rPr>
          <w:ins w:id="2027" w:author="Humberto Quintanilla" w:date="2026-10-09T09:36:00Z"/>
        </w:rPr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2028" w:author="Humberto Quintanilla" w:date="2026-10-09T09:54:00Z">
          <w:tblPr>
            <w:tblW w:w="99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660"/>
        <w:gridCol w:w="2075"/>
        <w:gridCol w:w="2075"/>
        <w:gridCol w:w="1982"/>
        <w:gridCol w:w="2168"/>
        <w:tblGridChange w:id="2029">
          <w:tblGrid>
            <w:gridCol w:w="1660"/>
            <w:gridCol w:w="2075"/>
            <w:gridCol w:w="2075"/>
            <w:gridCol w:w="1982"/>
            <w:gridCol w:w="93"/>
            <w:gridCol w:w="415"/>
            <w:gridCol w:w="1660"/>
          </w:tblGrid>
        </w:tblGridChange>
      </w:tblGrid>
      <w:tr w:rsidR="00320888" w14:paraId="7C49E913" w14:textId="77777777" w:rsidTr="002B6646">
        <w:trPr>
          <w:cantSplit/>
          <w:trPrChange w:id="2030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31" w:author="Humberto Quintanilla" w:date="2026-10-09T09:54:00Z">
              <w:tcPr>
                <w:tcW w:w="1660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D4712B4" w14:textId="77777777" w:rsidR="00320888" w:rsidRPr="00B92A5A" w:rsidRDefault="00320888" w:rsidP="00693F56">
            <w:pPr>
              <w:spacing w:before="20" w:after="20"/>
              <w:jc w:val="both"/>
              <w:pPrChange w:id="2032" w:author="Evert Velarde Flores" w:date="2026-10-09T13:54:00Z">
                <w:pPr>
                  <w:spacing w:before="20" w:after="20"/>
                  <w:jc w:val="center"/>
                </w:pPr>
              </w:pPrChange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033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Niveles de logro y distribución de la calificación</w:t>
            </w:r>
          </w:p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34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AA535AA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035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1: </w:t>
            </w:r>
            <w:r w:rsidRPr="00B92A5A">
              <w:rPr>
                <w:sz w:val="21"/>
                <w:szCs w:val="21"/>
                <w:rPrChange w:id="203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Cuadro de clasificación de los sistemas de información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37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F08B664" w14:textId="4FBF753B" w:rsidR="00320888" w:rsidRPr="00B92A5A" w:rsidRDefault="002B6646" w:rsidP="00320888">
            <w:pPr>
              <w:spacing w:before="20" w:after="20"/>
              <w:jc w:val="center"/>
            </w:pPr>
            <w:ins w:id="2038" w:author="Humberto Quintanilla" w:date="2026-10-09T09:55:00Z">
              <w:r>
                <w:rPr>
                  <w:b/>
                  <w:bCs/>
                  <w:i/>
                  <w:iCs/>
                  <w:sz w:val="21"/>
                  <w:szCs w:val="21"/>
                </w:rPr>
                <w:t>2</w:t>
              </w:r>
            </w:ins>
            <w:del w:id="2039" w:author="Humberto Quintanilla" w:date="2026-10-08T16:15:00Z">
              <w:r w:rsidR="00320888"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040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2</w:delText>
              </w:r>
            </w:del>
            <w:r w:rsidR="00320888" w:rsidRPr="00B92A5A">
              <w:rPr>
                <w:b/>
                <w:bCs/>
                <w:i/>
                <w:iCs/>
                <w:sz w:val="21"/>
                <w:szCs w:val="21"/>
                <w:rPrChange w:id="2041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%</w:t>
            </w:r>
          </w:p>
        </w:tc>
      </w:tr>
      <w:tr w:rsidR="00320888" w14:paraId="69086852" w14:textId="77777777" w:rsidTr="002B6646">
        <w:trPr>
          <w:cantSplit/>
          <w:trPrChange w:id="2042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043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A7F7A6F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4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788C9F8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045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4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5B8FA2C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047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4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46243FA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049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5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8D68711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051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17DDA60C" w14:textId="77777777" w:rsidTr="002B6646">
        <w:trPr>
          <w:cantSplit/>
          <w:trPrChange w:id="2052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053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2970721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5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6F941B2" w14:textId="77777777" w:rsidR="00320888" w:rsidRPr="00B92A5A" w:rsidRDefault="00320888" w:rsidP="00693F56">
            <w:pPr>
              <w:spacing w:before="20" w:after="20"/>
              <w:jc w:val="both"/>
              <w:pPrChange w:id="2055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05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Clasificación de sistemas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5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35A3929" w14:textId="77777777" w:rsidR="00320888" w:rsidRPr="00B92A5A" w:rsidRDefault="00320888" w:rsidP="00693F56">
            <w:pPr>
              <w:spacing w:before="20" w:after="20"/>
              <w:jc w:val="both"/>
              <w:pPrChange w:id="2058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05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Confunde los tipos de sistemas de información.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6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74FAF3D" w14:textId="77777777" w:rsidR="00320888" w:rsidRPr="00B92A5A" w:rsidRDefault="00320888" w:rsidP="00693F56">
            <w:pPr>
              <w:spacing w:before="20" w:after="20"/>
              <w:jc w:val="both"/>
              <w:pPrChange w:id="2061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06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Clasifica los sistemas según su función y su nivel de decisión.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6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7028CBA" w14:textId="77777777" w:rsidR="00320888" w:rsidRPr="00B92A5A" w:rsidRDefault="00320888" w:rsidP="00693F56">
            <w:pPr>
              <w:spacing w:before="20" w:after="20"/>
              <w:jc w:val="both"/>
              <w:pPrChange w:id="2064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06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Relaciona cada tipo de sistema con las decisiones que respalda.</w:t>
            </w:r>
          </w:p>
        </w:tc>
      </w:tr>
      <w:tr w:rsidR="00320888" w14:paraId="116791CB" w14:textId="77777777" w:rsidTr="002B6646">
        <w:trPr>
          <w:cantSplit/>
          <w:trPrChange w:id="2066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067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D37D21C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6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184350B" w14:textId="77777777" w:rsidR="00320888" w:rsidRPr="00B92A5A" w:rsidRDefault="00320888" w:rsidP="00693F56">
            <w:pPr>
              <w:spacing w:before="20" w:after="20"/>
              <w:jc w:val="both"/>
              <w:pPrChange w:id="2069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07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Integración contable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7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7F3BBAA" w14:textId="77777777" w:rsidR="00320888" w:rsidRPr="00B92A5A" w:rsidRDefault="00320888" w:rsidP="00693F56">
            <w:pPr>
              <w:spacing w:before="20" w:after="20"/>
              <w:jc w:val="both"/>
              <w:pPrChange w:id="2072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07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la relación de los módulos con la contabilidad.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7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C734C57" w14:textId="77777777" w:rsidR="00320888" w:rsidRPr="00B92A5A" w:rsidRDefault="00320888" w:rsidP="00693F56">
            <w:pPr>
              <w:spacing w:before="20" w:after="20"/>
              <w:jc w:val="both"/>
              <w:pPrChange w:id="2075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07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Describe la integración de los módulos con el registro contable.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7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E446871" w14:textId="77777777" w:rsidR="00320888" w:rsidRPr="00B92A5A" w:rsidRDefault="00320888" w:rsidP="00693F56">
            <w:pPr>
              <w:spacing w:before="20" w:after="20"/>
              <w:jc w:val="both"/>
              <w:pPrChange w:id="2078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07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 los puntos de control en las interfaces entre módulos.</w:t>
            </w:r>
          </w:p>
        </w:tc>
      </w:tr>
      <w:tr w:rsidR="00320888" w14:paraId="4016705D" w14:textId="77777777" w:rsidTr="002B6646">
        <w:trPr>
          <w:cantSplit/>
          <w:trPrChange w:id="2080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081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D50CAF3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8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F869A94" w14:textId="77777777" w:rsidR="00320888" w:rsidRPr="00B92A5A" w:rsidRDefault="00320888" w:rsidP="00693F56">
            <w:pPr>
              <w:spacing w:before="20" w:after="20"/>
              <w:jc w:val="both"/>
              <w:pPrChange w:id="2083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08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Claridad de la exposición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8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9E4F27C" w14:textId="77777777" w:rsidR="00320888" w:rsidRPr="00B92A5A" w:rsidRDefault="00320888" w:rsidP="00693F56">
            <w:pPr>
              <w:spacing w:before="20" w:after="20"/>
              <w:jc w:val="both"/>
              <w:pPrChange w:id="2086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08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exposición es desordenada.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8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F376D44" w14:textId="77777777" w:rsidR="00320888" w:rsidRPr="00B92A5A" w:rsidRDefault="00320888" w:rsidP="00693F56">
            <w:pPr>
              <w:spacing w:before="20" w:after="20"/>
              <w:jc w:val="both"/>
              <w:pPrChange w:id="2089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09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exposición es clara y ordenada.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9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C67AAF6" w14:textId="77777777" w:rsidR="00320888" w:rsidRPr="00B92A5A" w:rsidRDefault="00320888" w:rsidP="00693F56">
            <w:pPr>
              <w:spacing w:before="20" w:after="20"/>
              <w:jc w:val="both"/>
              <w:pPrChange w:id="2092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09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Responde con solvencia las preguntas del curso.</w:t>
            </w:r>
          </w:p>
        </w:tc>
      </w:tr>
      <w:tr w:rsidR="00320888" w14:paraId="286E506D" w14:textId="77777777" w:rsidTr="002B6646">
        <w:trPr>
          <w:cantSplit/>
          <w:trPrChange w:id="2094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095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7E18730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96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20C0963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097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2: </w:t>
            </w:r>
            <w:r w:rsidRPr="00B92A5A">
              <w:rPr>
                <w:sz w:val="21"/>
                <w:szCs w:val="21"/>
                <w:rPrChange w:id="209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Informe de causas y efectos de un sistema deficiente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099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2D109B7" w14:textId="6A126EB2" w:rsidR="00320888" w:rsidRPr="00B92A5A" w:rsidRDefault="002B6646" w:rsidP="00320888">
            <w:pPr>
              <w:spacing w:before="20" w:after="20"/>
              <w:jc w:val="center"/>
            </w:pPr>
            <w:ins w:id="2100" w:author="Humberto Quintanilla" w:date="2026-10-09T09:55:00Z">
              <w:r>
                <w:rPr>
                  <w:b/>
                  <w:bCs/>
                  <w:i/>
                  <w:iCs/>
                  <w:sz w:val="21"/>
                  <w:szCs w:val="21"/>
                </w:rPr>
                <w:t>2</w:t>
              </w:r>
            </w:ins>
            <w:del w:id="2101" w:author="Humberto Quintanilla" w:date="2026-10-08T16:15:00Z">
              <w:r w:rsidR="00320888"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102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2</w:delText>
              </w:r>
            </w:del>
            <w:r w:rsidR="00320888" w:rsidRPr="00B92A5A">
              <w:rPr>
                <w:b/>
                <w:bCs/>
                <w:i/>
                <w:iCs/>
                <w:sz w:val="21"/>
                <w:szCs w:val="21"/>
                <w:rPrChange w:id="2103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%</w:t>
            </w:r>
          </w:p>
        </w:tc>
      </w:tr>
      <w:tr w:rsidR="00320888" w14:paraId="36979022" w14:textId="77777777" w:rsidTr="002B6646">
        <w:trPr>
          <w:cantSplit/>
          <w:trPrChange w:id="2104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105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B10401D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0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9787333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107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0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CE83D21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109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1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47DC70C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111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1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849E9B5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113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6BD02747" w14:textId="77777777" w:rsidTr="002B6646">
        <w:trPr>
          <w:cantSplit/>
          <w:trPrChange w:id="2114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115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F8137D9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1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B487552" w14:textId="77777777" w:rsidR="00320888" w:rsidRPr="00B92A5A" w:rsidRDefault="00320888" w:rsidP="00693F56">
            <w:pPr>
              <w:spacing w:before="20" w:after="20"/>
              <w:jc w:val="both"/>
              <w:pPrChange w:id="2117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1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Identificación de causas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1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5C99D70" w14:textId="77777777" w:rsidR="00320888" w:rsidRPr="00B92A5A" w:rsidRDefault="00320888" w:rsidP="00693F56">
            <w:pPr>
              <w:spacing w:before="20" w:after="20"/>
              <w:jc w:val="both"/>
              <w:pPrChange w:id="2120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2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No identifica las causas de la deficiencia.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2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2A99294" w14:textId="77777777" w:rsidR="00320888" w:rsidRPr="00B92A5A" w:rsidRDefault="00320888" w:rsidP="00693F56">
            <w:pPr>
              <w:spacing w:before="20" w:after="20"/>
              <w:jc w:val="both"/>
              <w:pPrChange w:id="2123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2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 las causas organizativas y técnicas.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2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E68F6C9" w14:textId="77777777" w:rsidR="00320888" w:rsidRPr="00B92A5A" w:rsidRDefault="00320888" w:rsidP="00693F56">
            <w:pPr>
              <w:spacing w:before="20" w:after="20"/>
              <w:jc w:val="both"/>
              <w:pPrChange w:id="2126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2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Jerarquiza las causas según su efecto en la información.</w:t>
            </w:r>
          </w:p>
        </w:tc>
      </w:tr>
      <w:tr w:rsidR="00320888" w14:paraId="243558E4" w14:textId="77777777" w:rsidTr="002B6646">
        <w:trPr>
          <w:cantSplit/>
          <w:trPrChange w:id="2128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129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B7FB9B8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30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E04831C" w14:textId="77777777" w:rsidR="00320888" w:rsidRPr="00B92A5A" w:rsidRDefault="00320888" w:rsidP="00693F56">
            <w:pPr>
              <w:spacing w:before="20" w:after="20"/>
              <w:jc w:val="both"/>
              <w:pPrChange w:id="2131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3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Efectos en la información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3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E26BD02" w14:textId="77777777" w:rsidR="00320888" w:rsidRPr="00B92A5A" w:rsidRDefault="00320888" w:rsidP="00693F56">
            <w:pPr>
              <w:spacing w:before="20" w:after="20"/>
              <w:jc w:val="both"/>
              <w:pPrChange w:id="2134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3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Describe efectos ajenos al caso.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36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F2DEEE2" w14:textId="77777777" w:rsidR="00320888" w:rsidRPr="00B92A5A" w:rsidRDefault="00320888" w:rsidP="00693F56">
            <w:pPr>
              <w:spacing w:before="20" w:after="20"/>
              <w:jc w:val="both"/>
              <w:pPrChange w:id="2137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3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Relaciona las deficiencias con errores de la información financiera.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3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032495E" w14:textId="77777777" w:rsidR="00320888" w:rsidRPr="00B92A5A" w:rsidRDefault="00320888" w:rsidP="00693F56">
            <w:pPr>
              <w:spacing w:before="20" w:after="20"/>
              <w:jc w:val="both"/>
              <w:pPrChange w:id="2140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4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Estima el efecto de las deficiencias en las decisiones.</w:t>
            </w:r>
          </w:p>
        </w:tc>
      </w:tr>
      <w:tr w:rsidR="00320888" w14:paraId="230C7BC5" w14:textId="77777777" w:rsidTr="002B6646">
        <w:trPr>
          <w:cantSplit/>
          <w:trPrChange w:id="2142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143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D9FF015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4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BCA21E7" w14:textId="77777777" w:rsidR="00320888" w:rsidRPr="00B92A5A" w:rsidRDefault="00320888" w:rsidP="00693F56">
            <w:pPr>
              <w:spacing w:before="20" w:after="20"/>
              <w:jc w:val="both"/>
              <w:pPrChange w:id="2145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4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Papel del contador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4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48397AC" w14:textId="77777777" w:rsidR="00320888" w:rsidRPr="00B92A5A" w:rsidRDefault="00320888" w:rsidP="00693F56">
            <w:pPr>
              <w:spacing w:before="20" w:after="20"/>
              <w:jc w:val="both"/>
              <w:pPrChange w:id="2148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4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la responsabilidad del contador.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5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75E8BF6" w14:textId="77777777" w:rsidR="00320888" w:rsidRPr="00B92A5A" w:rsidRDefault="00320888" w:rsidP="00693F56">
            <w:pPr>
              <w:spacing w:before="20" w:after="20"/>
              <w:jc w:val="both"/>
              <w:pPrChange w:id="2151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5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Explica la intervención del contador en el rediseño.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5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12C141D" w14:textId="77777777" w:rsidR="00320888" w:rsidRPr="00B92A5A" w:rsidRDefault="00320888" w:rsidP="00693F56">
            <w:pPr>
              <w:spacing w:before="20" w:after="20"/>
              <w:jc w:val="both"/>
              <w:pPrChange w:id="2154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5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Propone acciones concretas de mejora del sistema.</w:t>
            </w:r>
          </w:p>
        </w:tc>
      </w:tr>
      <w:tr w:rsidR="00320888" w14:paraId="1A5E25A5" w14:textId="77777777" w:rsidTr="002B6646">
        <w:trPr>
          <w:cantSplit/>
          <w:trPrChange w:id="2156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157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0F5093D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58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3702660" w14:textId="38DC22AD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159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3: </w:t>
            </w:r>
            <w:r w:rsidRPr="00B92A5A">
              <w:rPr>
                <w:sz w:val="21"/>
                <w:szCs w:val="21"/>
                <w:rPrChange w:id="216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Modelo </w:t>
            </w:r>
            <w:ins w:id="2161" w:author="Humberto Quintanilla" w:date="2026-10-08T16:15:00Z">
              <w:r w:rsidR="00274B58" w:rsidRPr="00B92A5A">
                <w:rPr>
                  <w:sz w:val="21"/>
                  <w:szCs w:val="21"/>
                  <w:rPrChange w:id="2162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de negocios </w:t>
              </w:r>
            </w:ins>
            <w:del w:id="2163" w:author="Humberto Quintanilla" w:date="2026-10-08T16:15:00Z">
              <w:r w:rsidRPr="00B92A5A" w:rsidDel="00274B58">
                <w:rPr>
                  <w:sz w:val="21"/>
                  <w:szCs w:val="21"/>
                  <w:rPrChange w:id="2164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Canvas </w:delText>
              </w:r>
            </w:del>
            <w:r w:rsidRPr="00B92A5A">
              <w:rPr>
                <w:sz w:val="21"/>
                <w:szCs w:val="21"/>
                <w:rPrChange w:id="216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 una empresa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66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07D1A13" w14:textId="516674FA" w:rsidR="00320888" w:rsidRPr="00B92A5A" w:rsidRDefault="002B6646" w:rsidP="00320888">
            <w:pPr>
              <w:spacing w:before="20" w:after="20"/>
              <w:jc w:val="center"/>
            </w:pPr>
            <w:ins w:id="2167" w:author="Humberto Quintanilla" w:date="2026-10-09T09:55:00Z">
              <w:r>
                <w:rPr>
                  <w:b/>
                  <w:bCs/>
                  <w:i/>
                  <w:iCs/>
                  <w:sz w:val="21"/>
                  <w:szCs w:val="21"/>
                </w:rPr>
                <w:t>3</w:t>
              </w:r>
            </w:ins>
            <w:del w:id="2168" w:author="Humberto Quintanilla" w:date="2026-10-08T16:15:00Z">
              <w:r w:rsidR="00320888"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169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2</w:delText>
              </w:r>
            </w:del>
            <w:r w:rsidR="00320888" w:rsidRPr="00B92A5A">
              <w:rPr>
                <w:b/>
                <w:bCs/>
                <w:i/>
                <w:iCs/>
                <w:sz w:val="21"/>
                <w:szCs w:val="21"/>
                <w:rPrChange w:id="217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%</w:t>
            </w:r>
          </w:p>
        </w:tc>
      </w:tr>
      <w:tr w:rsidR="00320888" w14:paraId="008E00A8" w14:textId="77777777" w:rsidTr="002B6646">
        <w:trPr>
          <w:cantSplit/>
          <w:trPrChange w:id="217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17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8D6DD25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7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5EEA2BE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17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7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EE625BF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17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7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E42D83F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17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7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56EA3C9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18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016F8273" w14:textId="77777777" w:rsidTr="002B6646">
        <w:trPr>
          <w:cantSplit/>
          <w:trPrChange w:id="218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18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2BBEE11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8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EA8F57D" w14:textId="77777777" w:rsidR="00320888" w:rsidRPr="00B92A5A" w:rsidRDefault="00320888" w:rsidP="00693F56">
            <w:pPr>
              <w:spacing w:before="20" w:after="20"/>
              <w:jc w:val="both"/>
              <w:pPrChange w:id="2184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8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Bloques del modelo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8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2DEB69F" w14:textId="77777777" w:rsidR="00320888" w:rsidRPr="00B92A5A" w:rsidRDefault="00320888" w:rsidP="00693F56">
            <w:pPr>
              <w:spacing w:before="20" w:after="20"/>
              <w:jc w:val="both"/>
              <w:pPrChange w:id="2187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8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bloques del modelo.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8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510AF0F" w14:textId="77777777" w:rsidR="00320888" w:rsidRPr="00B92A5A" w:rsidRDefault="00320888" w:rsidP="00693F56">
            <w:pPr>
              <w:spacing w:before="20" w:after="20"/>
              <w:jc w:val="both"/>
              <w:pPrChange w:id="2190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9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Desarrolla los nueve bloques con coherencia.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9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C1875E3" w14:textId="77777777" w:rsidR="00320888" w:rsidRPr="00B92A5A" w:rsidRDefault="00320888" w:rsidP="00693F56">
            <w:pPr>
              <w:spacing w:before="20" w:after="20"/>
              <w:jc w:val="both"/>
              <w:pPrChange w:id="2193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9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Vincula la propuesta de valor con la estructura de costos e ingresos.</w:t>
            </w:r>
          </w:p>
        </w:tc>
      </w:tr>
      <w:tr w:rsidR="00320888" w14:paraId="67120B5F" w14:textId="77777777" w:rsidTr="002B6646">
        <w:trPr>
          <w:cantSplit/>
          <w:trPrChange w:id="219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19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DEC285B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19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7D4F5D6" w14:textId="77777777" w:rsidR="00320888" w:rsidRPr="00B92A5A" w:rsidRDefault="00320888" w:rsidP="00693F56">
            <w:pPr>
              <w:spacing w:before="20" w:after="20"/>
              <w:jc w:val="both"/>
              <w:pPrChange w:id="2198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19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Procesos financieros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00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FE802BA" w14:textId="77777777" w:rsidR="00320888" w:rsidRPr="00B92A5A" w:rsidRDefault="00320888" w:rsidP="00693F56">
            <w:pPr>
              <w:spacing w:before="20" w:after="20"/>
              <w:jc w:val="both"/>
              <w:pPrChange w:id="2201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0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No identifica procesos financieros.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0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2BD4BA0" w14:textId="77777777" w:rsidR="00320888" w:rsidRPr="00B92A5A" w:rsidRDefault="00320888" w:rsidP="00693F56">
            <w:pPr>
              <w:spacing w:before="20" w:after="20"/>
              <w:jc w:val="both"/>
              <w:pPrChange w:id="2204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0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 los procesos financieros derivados del modelo.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06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30AF97D" w14:textId="77777777" w:rsidR="00320888" w:rsidRPr="00B92A5A" w:rsidRDefault="00320888" w:rsidP="00693F56">
            <w:pPr>
              <w:spacing w:before="20" w:after="20"/>
              <w:jc w:val="both"/>
              <w:pPrChange w:id="2207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0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Señala la información contable que requiere cada proceso.</w:t>
            </w:r>
          </w:p>
        </w:tc>
      </w:tr>
      <w:tr w:rsidR="00320888" w14:paraId="5CA7B4B4" w14:textId="77777777" w:rsidTr="002B6646">
        <w:trPr>
          <w:cantSplit/>
          <w:trPrChange w:id="220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1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A4B28FC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1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0700D7B" w14:textId="77777777" w:rsidR="00320888" w:rsidRPr="00B92A5A" w:rsidRDefault="00320888" w:rsidP="00693F56">
            <w:pPr>
              <w:spacing w:before="20" w:after="20"/>
              <w:jc w:val="both"/>
              <w:pPrChange w:id="2212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1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Información no financiera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1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5C221E5" w14:textId="77777777" w:rsidR="00320888" w:rsidRPr="00B92A5A" w:rsidRDefault="00320888" w:rsidP="00693F56">
            <w:pPr>
              <w:spacing w:before="20" w:after="20"/>
              <w:jc w:val="both"/>
              <w:pPrChange w:id="2215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1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la información ambiental y social.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1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39B0B8F" w14:textId="77777777" w:rsidR="00320888" w:rsidRPr="00B92A5A" w:rsidRDefault="00320888" w:rsidP="00693F56">
            <w:pPr>
              <w:spacing w:before="20" w:after="20"/>
              <w:jc w:val="both"/>
              <w:pPrChange w:id="2218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1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 los indicadores no financieros pertinentes.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2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E173DB8" w14:textId="77777777" w:rsidR="00320888" w:rsidRPr="00B92A5A" w:rsidRDefault="00320888" w:rsidP="00693F56">
            <w:pPr>
              <w:spacing w:before="20" w:after="20"/>
              <w:jc w:val="both"/>
              <w:pPrChange w:id="2221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2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Define la fuente y el responsable de cada indicador.</w:t>
            </w:r>
          </w:p>
        </w:tc>
      </w:tr>
      <w:tr w:rsidR="00320888" w14:paraId="63278689" w14:textId="77777777" w:rsidTr="002B6646">
        <w:trPr>
          <w:cantSplit/>
          <w:trPrChange w:id="222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2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8CC36C8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25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D5E64E2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22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4: </w:t>
            </w:r>
            <w:r w:rsidRPr="00B92A5A">
              <w:rPr>
                <w:sz w:val="21"/>
                <w:szCs w:val="21"/>
                <w:rPrChange w:id="222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Organigrama y estructura funcional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28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950FDDA" w14:textId="0C8D92A4" w:rsidR="00320888" w:rsidRPr="00B92A5A" w:rsidRDefault="002B6646" w:rsidP="00320888">
            <w:pPr>
              <w:spacing w:before="20" w:after="20"/>
              <w:jc w:val="center"/>
            </w:pPr>
            <w:ins w:id="2229" w:author="Humberto Quintanilla" w:date="2026-10-09T09:55:00Z">
              <w:r>
                <w:rPr>
                  <w:b/>
                  <w:bCs/>
                  <w:i/>
                  <w:iCs/>
                  <w:sz w:val="21"/>
                  <w:szCs w:val="21"/>
                </w:rPr>
                <w:t>2</w:t>
              </w:r>
            </w:ins>
            <w:del w:id="2230" w:author="Humberto Quintanilla" w:date="2026-10-08T16:15:00Z">
              <w:r w:rsidR="00320888"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231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2</w:delText>
              </w:r>
            </w:del>
            <w:r w:rsidR="00320888" w:rsidRPr="00B92A5A">
              <w:rPr>
                <w:b/>
                <w:bCs/>
                <w:i/>
                <w:iCs/>
                <w:sz w:val="21"/>
                <w:szCs w:val="21"/>
                <w:rPrChange w:id="223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%</w:t>
            </w:r>
          </w:p>
        </w:tc>
      </w:tr>
      <w:tr w:rsidR="00320888" w14:paraId="6088F385" w14:textId="77777777" w:rsidTr="002B6646">
        <w:trPr>
          <w:cantSplit/>
          <w:trPrChange w:id="223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3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E6116A6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3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DAED92F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23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3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7CEDC14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23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3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5DDDCC9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24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4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B6BC59D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24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3A1B18AC" w14:textId="77777777" w:rsidTr="002B6646">
        <w:trPr>
          <w:cantSplit/>
          <w:trPrChange w:id="224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4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0F32D35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4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C19EF59" w14:textId="77777777" w:rsidR="00320888" w:rsidRPr="00B92A5A" w:rsidRDefault="00320888" w:rsidP="00693F56">
            <w:pPr>
              <w:spacing w:before="20" w:after="20"/>
              <w:jc w:val="both"/>
              <w:pPrChange w:id="2246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4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Estructura organizacional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4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9FFD970" w14:textId="77777777" w:rsidR="00320888" w:rsidRPr="00B92A5A" w:rsidRDefault="00320888" w:rsidP="00693F56">
            <w:pPr>
              <w:spacing w:before="20" w:after="20"/>
              <w:jc w:val="both"/>
              <w:pPrChange w:id="2249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5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organigrama no refleja los niveles jerárquicos.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5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7457431" w14:textId="77777777" w:rsidR="00320888" w:rsidRPr="00B92A5A" w:rsidRDefault="00320888" w:rsidP="00693F56">
            <w:pPr>
              <w:spacing w:before="20" w:after="20"/>
              <w:jc w:val="both"/>
              <w:pPrChange w:id="2252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5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Representa los niveles y las líneas de autoridad.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5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E875D82" w14:textId="77777777" w:rsidR="00320888" w:rsidRPr="00B92A5A" w:rsidRDefault="00320888" w:rsidP="00693F56">
            <w:pPr>
              <w:spacing w:before="20" w:after="20"/>
              <w:jc w:val="both"/>
              <w:pPrChange w:id="2255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5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Justifica el tipo de estructura elegido.</w:t>
            </w:r>
          </w:p>
        </w:tc>
      </w:tr>
      <w:tr w:rsidR="00320888" w14:paraId="6DE5BCEF" w14:textId="77777777" w:rsidTr="002B6646">
        <w:trPr>
          <w:cantSplit/>
          <w:trPrChange w:id="225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5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C8E4D29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5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A32ED18" w14:textId="77777777" w:rsidR="00320888" w:rsidRPr="00B92A5A" w:rsidRDefault="00320888" w:rsidP="00693F56">
            <w:pPr>
              <w:spacing w:before="20" w:after="20"/>
              <w:jc w:val="both"/>
              <w:pPrChange w:id="2260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6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Separación de funciones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6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EBE8B55" w14:textId="77777777" w:rsidR="00320888" w:rsidRPr="00B92A5A" w:rsidRDefault="00320888" w:rsidP="00693F56">
            <w:pPr>
              <w:spacing w:before="20" w:after="20"/>
              <w:jc w:val="both"/>
              <w:pPrChange w:id="2263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6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No separa funciones incompatibles.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6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EF41F01" w14:textId="77777777" w:rsidR="00320888" w:rsidRPr="00B92A5A" w:rsidRDefault="00320888" w:rsidP="00693F56">
            <w:pPr>
              <w:spacing w:before="20" w:after="20"/>
              <w:jc w:val="both"/>
              <w:pPrChange w:id="2266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6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Separa la autorización, el registro y la custodia.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6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656757A" w14:textId="77777777" w:rsidR="00320888" w:rsidRPr="00B92A5A" w:rsidRDefault="00320888" w:rsidP="00693F56">
            <w:pPr>
              <w:spacing w:before="20" w:after="20"/>
              <w:jc w:val="both"/>
              <w:pPrChange w:id="2269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7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 riesgos ante la falta de personal suficiente.</w:t>
            </w:r>
          </w:p>
        </w:tc>
      </w:tr>
      <w:tr w:rsidR="00320888" w14:paraId="1F0796A9" w14:textId="77777777" w:rsidTr="002B6646">
        <w:trPr>
          <w:cantSplit/>
          <w:trPrChange w:id="227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7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18E0128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7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FCF1766" w14:textId="77777777" w:rsidR="00320888" w:rsidRPr="00B92A5A" w:rsidRDefault="00320888" w:rsidP="00693F56">
            <w:pPr>
              <w:spacing w:before="20" w:after="20"/>
              <w:jc w:val="both"/>
              <w:pPrChange w:id="2274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7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Trabajo en equipo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7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6C182EA" w14:textId="77777777" w:rsidR="00320888" w:rsidRPr="00B92A5A" w:rsidRDefault="00320888" w:rsidP="00693F56">
            <w:pPr>
              <w:spacing w:before="20" w:after="20"/>
              <w:jc w:val="both"/>
              <w:pPrChange w:id="2277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7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participación es desigual.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7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8C82332" w14:textId="77777777" w:rsidR="00320888" w:rsidRPr="00B92A5A" w:rsidRDefault="00320888" w:rsidP="00693F56">
            <w:pPr>
              <w:spacing w:before="20" w:after="20"/>
              <w:jc w:val="both"/>
              <w:pPrChange w:id="2280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8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Todos los integrantes participan.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8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0FB2D59" w14:textId="77777777" w:rsidR="00320888" w:rsidRPr="00B92A5A" w:rsidRDefault="00320888" w:rsidP="00693F56">
            <w:pPr>
              <w:spacing w:before="20" w:after="20"/>
              <w:jc w:val="both"/>
              <w:pPrChange w:id="2283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28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equipo sustenta sus decisiones ante el curso.</w:t>
            </w:r>
          </w:p>
        </w:tc>
      </w:tr>
      <w:tr w:rsidR="00320888" w14:paraId="78C5870C" w14:textId="77777777" w:rsidTr="002B6646">
        <w:trPr>
          <w:cantSplit/>
          <w:trPrChange w:id="228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8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E7CE698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87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8A723D2" w14:textId="24F27B69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28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2289" w:author="Humberto Quintanilla" w:date="2026-10-08T16:18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2290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5</w:t>
              </w:r>
            </w:ins>
            <w:del w:id="2291" w:author="Humberto Quintanilla" w:date="2026-10-08T16:18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292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9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2293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229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Informe de diagnóstico de la organización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95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F15F785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29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3%</w:t>
            </w:r>
          </w:p>
        </w:tc>
      </w:tr>
      <w:tr w:rsidR="00320888" w14:paraId="02EE0DED" w14:textId="77777777" w:rsidTr="002B6646">
        <w:trPr>
          <w:cantSplit/>
          <w:trPrChange w:id="229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9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CDAE07A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29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3E291C0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30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0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5FE15AB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30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0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F920D53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30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0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115F894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30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76B4D60A" w14:textId="77777777" w:rsidTr="002B6646">
        <w:trPr>
          <w:cantSplit/>
          <w:trPrChange w:id="230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30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198ED81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0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2DC2E61" w14:textId="77777777" w:rsidR="00320888" w:rsidRPr="00B92A5A" w:rsidRDefault="00320888" w:rsidP="00693F56">
            <w:pPr>
              <w:spacing w:before="20" w:after="20"/>
              <w:jc w:val="both"/>
              <w:pPrChange w:id="2310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1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Análisis del </w:t>
            </w:r>
            <w:proofErr w:type="spellStart"/>
            <w:r w:rsidRPr="00B92A5A">
              <w:rPr>
                <w:sz w:val="21"/>
                <w:szCs w:val="21"/>
                <w:rPrChange w:id="231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macroambiente</w:t>
            </w:r>
            <w:proofErr w:type="spellEnd"/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1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3EC18C6" w14:textId="77777777" w:rsidR="00320888" w:rsidRPr="00B92A5A" w:rsidRDefault="00320888" w:rsidP="00693F56">
            <w:pPr>
              <w:spacing w:before="20" w:after="20"/>
              <w:jc w:val="both"/>
              <w:pPrChange w:id="2314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1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factores externos relevantes.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16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37F2CFD" w14:textId="77777777" w:rsidR="00320888" w:rsidRPr="00B92A5A" w:rsidRDefault="00320888" w:rsidP="00693F56">
            <w:pPr>
              <w:spacing w:before="20" w:after="20"/>
              <w:jc w:val="both"/>
              <w:pPrChange w:id="2317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1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Analiza los factores externos que afectan a la empresa.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1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0ED9D35" w14:textId="77777777" w:rsidR="00320888" w:rsidRPr="00B92A5A" w:rsidRDefault="00320888" w:rsidP="00693F56">
            <w:pPr>
              <w:spacing w:before="20" w:after="20"/>
              <w:jc w:val="both"/>
              <w:pPrChange w:id="2320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2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Relaciona los factores externos con riesgos del sistema.</w:t>
            </w:r>
          </w:p>
        </w:tc>
      </w:tr>
      <w:tr w:rsidR="00320888" w14:paraId="5CEF9663" w14:textId="77777777" w:rsidTr="002B6646">
        <w:trPr>
          <w:cantSplit/>
          <w:trPrChange w:id="2322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323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2842B08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2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3738CDF" w14:textId="77777777" w:rsidR="00320888" w:rsidRPr="00B92A5A" w:rsidRDefault="00320888" w:rsidP="00693F56">
            <w:pPr>
              <w:spacing w:before="20" w:after="20"/>
              <w:jc w:val="both"/>
              <w:pPrChange w:id="2325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2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Diagnóstico interno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2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2F04558" w14:textId="77777777" w:rsidR="00320888" w:rsidRPr="00B92A5A" w:rsidRDefault="00320888" w:rsidP="00693F56">
            <w:pPr>
              <w:spacing w:before="20" w:after="20"/>
              <w:jc w:val="both"/>
              <w:pPrChange w:id="2328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2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diagnóstico es superficial.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3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6A0FE09" w14:textId="77777777" w:rsidR="00320888" w:rsidRPr="00B92A5A" w:rsidRDefault="00320888" w:rsidP="00693F56">
            <w:pPr>
              <w:spacing w:before="20" w:after="20"/>
              <w:jc w:val="both"/>
              <w:pPrChange w:id="2331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3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Diagnostica la planeación, la organización y el control.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3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93E7A89" w14:textId="77777777" w:rsidR="00320888" w:rsidRPr="00B92A5A" w:rsidRDefault="00320888" w:rsidP="00693F56">
            <w:pPr>
              <w:spacing w:before="20" w:after="20"/>
              <w:jc w:val="both"/>
              <w:pPrChange w:id="2334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3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Sustenta cada hallazgo con evidencia.</w:t>
            </w:r>
          </w:p>
        </w:tc>
      </w:tr>
      <w:tr w:rsidR="00320888" w14:paraId="22E5E672" w14:textId="77777777" w:rsidTr="002B6646">
        <w:trPr>
          <w:cantSplit/>
          <w:trPrChange w:id="2336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337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E692BC7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3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3C16D00" w14:textId="77777777" w:rsidR="00320888" w:rsidRPr="00B92A5A" w:rsidRDefault="00320888" w:rsidP="00693F56">
            <w:pPr>
              <w:spacing w:before="20" w:after="20"/>
              <w:jc w:val="both"/>
              <w:pPrChange w:id="2339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4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Instrumentos aplicados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4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E7F6EA5" w14:textId="77777777" w:rsidR="00320888" w:rsidRPr="00B92A5A" w:rsidRDefault="00320888" w:rsidP="00693F56">
            <w:pPr>
              <w:spacing w:before="20" w:after="20"/>
              <w:jc w:val="both"/>
              <w:pPrChange w:id="2342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4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Los instrumentos son inadecuados.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4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9C47B05" w14:textId="77777777" w:rsidR="00320888" w:rsidRPr="00B92A5A" w:rsidRDefault="00320888" w:rsidP="00693F56">
            <w:pPr>
              <w:spacing w:before="20" w:after="20"/>
              <w:jc w:val="both"/>
              <w:pPrChange w:id="2345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4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Aplica encuestas y cuestionarios pertinentes.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4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1B048CE" w14:textId="77777777" w:rsidR="00320888" w:rsidRPr="00B92A5A" w:rsidRDefault="00320888" w:rsidP="00693F56">
            <w:pPr>
              <w:spacing w:before="20" w:after="20"/>
              <w:jc w:val="both"/>
              <w:pPrChange w:id="2348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4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Valida los instrumentos antes de aplicarlos.</w:t>
            </w:r>
          </w:p>
        </w:tc>
      </w:tr>
      <w:tr w:rsidR="00320888" w14:paraId="3DE71E59" w14:textId="77777777" w:rsidTr="002B6646">
        <w:trPr>
          <w:cantSplit/>
          <w:trPrChange w:id="2350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351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8C6748F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52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072874A" w14:textId="7B3293C3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353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2354" w:author="Humberto Quintanilla" w:date="2026-10-08T16:18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2355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6</w:t>
              </w:r>
            </w:ins>
            <w:del w:id="2356" w:author="Humberto Quintanilla" w:date="2026-10-08T16:18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357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10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235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235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Matriz de madurez digital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60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4BCE697" w14:textId="4DB95BE5" w:rsidR="00320888" w:rsidRPr="00B92A5A" w:rsidRDefault="002B6646" w:rsidP="00320888">
            <w:pPr>
              <w:spacing w:before="20" w:after="20"/>
              <w:jc w:val="center"/>
            </w:pPr>
            <w:ins w:id="2361" w:author="Humberto Quintanilla" w:date="2026-10-09T09:55:00Z">
              <w:r>
                <w:rPr>
                  <w:b/>
                  <w:bCs/>
                  <w:i/>
                  <w:iCs/>
                  <w:sz w:val="21"/>
                  <w:szCs w:val="21"/>
                </w:rPr>
                <w:t>2</w:t>
              </w:r>
            </w:ins>
            <w:del w:id="2362" w:author="Humberto Quintanilla" w:date="2026-10-09T09:55:00Z">
              <w:r w:rsidR="00320888" w:rsidRPr="00B92A5A" w:rsidDel="002B6646">
                <w:rPr>
                  <w:b/>
                  <w:bCs/>
                  <w:i/>
                  <w:iCs/>
                  <w:sz w:val="21"/>
                  <w:szCs w:val="21"/>
                  <w:rPrChange w:id="2363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3</w:delText>
              </w:r>
            </w:del>
            <w:r w:rsidR="00320888" w:rsidRPr="00B92A5A">
              <w:rPr>
                <w:b/>
                <w:bCs/>
                <w:i/>
                <w:iCs/>
                <w:sz w:val="21"/>
                <w:szCs w:val="21"/>
                <w:rPrChange w:id="236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%</w:t>
            </w:r>
          </w:p>
        </w:tc>
      </w:tr>
      <w:tr w:rsidR="00320888" w14:paraId="2BA0D829" w14:textId="77777777" w:rsidTr="002B6646">
        <w:trPr>
          <w:cantSplit/>
          <w:trPrChange w:id="236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36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68420F5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6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5F15508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36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6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65801AD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37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7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94527BC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37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7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D1221A1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37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246B2F32" w14:textId="77777777" w:rsidTr="002B6646">
        <w:trPr>
          <w:cantSplit/>
          <w:trPrChange w:id="237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37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49158FC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7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70FAF4F" w14:textId="77777777" w:rsidR="00320888" w:rsidRPr="00B92A5A" w:rsidRDefault="00320888" w:rsidP="00693F56">
            <w:pPr>
              <w:spacing w:before="20" w:after="20"/>
              <w:jc w:val="both"/>
              <w:pPrChange w:id="2378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7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Nivel de automatización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80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FC55BE3" w14:textId="77777777" w:rsidR="00320888" w:rsidRPr="00B92A5A" w:rsidRDefault="00320888" w:rsidP="00693F56">
            <w:pPr>
              <w:spacing w:before="20" w:after="20"/>
              <w:jc w:val="both"/>
              <w:pPrChange w:id="2381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8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No distingue procesos manuales y automatizados.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8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1630CC6" w14:textId="77777777" w:rsidR="00320888" w:rsidRPr="00B92A5A" w:rsidRDefault="00320888" w:rsidP="00693F56">
            <w:pPr>
              <w:spacing w:before="20" w:after="20"/>
              <w:jc w:val="both"/>
              <w:pPrChange w:id="2384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8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Clasifica los procesos según su nivel de automatización.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86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FEDE4B1" w14:textId="77777777" w:rsidR="00320888" w:rsidRPr="00B92A5A" w:rsidRDefault="00320888" w:rsidP="00693F56">
            <w:pPr>
              <w:spacing w:before="20" w:after="20"/>
              <w:jc w:val="both"/>
              <w:pPrChange w:id="2387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8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Prioriza los procesos que conviene automatizar.</w:t>
            </w:r>
          </w:p>
        </w:tc>
      </w:tr>
      <w:tr w:rsidR="00320888" w14:paraId="6002D591" w14:textId="77777777" w:rsidTr="002B6646">
        <w:trPr>
          <w:cantSplit/>
          <w:trPrChange w:id="238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39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EFE6349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9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033C45B" w14:textId="77777777" w:rsidR="00320888" w:rsidRPr="00B92A5A" w:rsidRDefault="00320888" w:rsidP="00693F56">
            <w:pPr>
              <w:spacing w:before="20" w:after="20"/>
              <w:jc w:val="both"/>
              <w:pPrChange w:id="2392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9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Riesgos tecnológicos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9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D00B2EC" w14:textId="77777777" w:rsidR="00320888" w:rsidRPr="00B92A5A" w:rsidRDefault="00320888" w:rsidP="00693F56">
            <w:pPr>
              <w:spacing w:before="20" w:after="20"/>
              <w:jc w:val="both"/>
              <w:pPrChange w:id="2395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9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riesgos tecnológicos.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39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EDCD5BC" w14:textId="77777777" w:rsidR="00320888" w:rsidRPr="00B92A5A" w:rsidRDefault="00320888" w:rsidP="00693F56">
            <w:pPr>
              <w:spacing w:before="20" w:after="20"/>
              <w:jc w:val="both"/>
              <w:pPrChange w:id="2398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39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 accesos, dependencia, pérdida y continuidad.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0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9006A82" w14:textId="77777777" w:rsidR="00320888" w:rsidRPr="00B92A5A" w:rsidRDefault="00320888" w:rsidP="00693F56">
            <w:pPr>
              <w:spacing w:before="20" w:after="20"/>
              <w:jc w:val="both"/>
              <w:pPrChange w:id="2401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0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Califica los riesgos por probabilidad e impacto.</w:t>
            </w:r>
          </w:p>
        </w:tc>
      </w:tr>
      <w:tr w:rsidR="00320888" w14:paraId="050DD5D2" w14:textId="77777777" w:rsidTr="002B6646">
        <w:trPr>
          <w:cantSplit/>
          <w:trPrChange w:id="240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40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7C7FB6F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0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E05B068" w14:textId="77777777" w:rsidR="00320888" w:rsidRPr="00B92A5A" w:rsidRDefault="00320888" w:rsidP="00693F56">
            <w:pPr>
              <w:spacing w:before="20" w:after="20"/>
              <w:jc w:val="both"/>
              <w:pPrChange w:id="2406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0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Presentación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0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B4D72E1" w14:textId="77777777" w:rsidR="00320888" w:rsidRPr="00B92A5A" w:rsidRDefault="00320888" w:rsidP="00693F56">
            <w:pPr>
              <w:spacing w:before="20" w:after="20"/>
              <w:jc w:val="both"/>
              <w:pPrChange w:id="2409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1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matriz es confusa.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1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53CE733" w14:textId="77777777" w:rsidR="00320888" w:rsidRPr="00B92A5A" w:rsidRDefault="00320888" w:rsidP="00693F56">
            <w:pPr>
              <w:spacing w:before="20" w:after="20"/>
              <w:jc w:val="both"/>
              <w:pPrChange w:id="2412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1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matriz es clara y completa.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1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C7E519E" w14:textId="77777777" w:rsidR="00320888" w:rsidRPr="00B92A5A" w:rsidRDefault="00320888" w:rsidP="00693F56">
            <w:pPr>
              <w:spacing w:before="20" w:after="20"/>
              <w:jc w:val="both"/>
              <w:pPrChange w:id="2415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1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Incluye recomendaciones por cada riesgo.</w:t>
            </w:r>
          </w:p>
        </w:tc>
      </w:tr>
      <w:tr w:rsidR="00320888" w14:paraId="390A8F8F" w14:textId="77777777" w:rsidTr="002B6646">
        <w:trPr>
          <w:cantSplit/>
          <w:trPrChange w:id="241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41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ED08E56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19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1F16A29" w14:textId="7C9E3C0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42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2421" w:author="Humberto Quintanilla" w:date="2026-10-08T16:18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2422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7</w:t>
              </w:r>
            </w:ins>
            <w:del w:id="2423" w:author="Humberto Quintanilla" w:date="2026-10-08T16:18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424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11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2425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242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Informe de diagnóstico del sistema contable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27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582768B" w14:textId="41BCBA63" w:rsidR="00320888" w:rsidRPr="00B92A5A" w:rsidRDefault="002B6646" w:rsidP="00320888">
            <w:pPr>
              <w:spacing w:before="20" w:after="20"/>
              <w:jc w:val="center"/>
            </w:pPr>
            <w:ins w:id="2428" w:author="Humberto Quintanilla" w:date="2026-10-09T09:55:00Z">
              <w:r>
                <w:rPr>
                  <w:b/>
                  <w:bCs/>
                  <w:i/>
                  <w:iCs/>
                  <w:sz w:val="21"/>
                  <w:szCs w:val="21"/>
                </w:rPr>
                <w:t>3</w:t>
              </w:r>
            </w:ins>
            <w:del w:id="2429" w:author="Humberto Quintanilla" w:date="2026-10-08T16:18:00Z">
              <w:r w:rsidR="00320888"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430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2</w:delText>
              </w:r>
            </w:del>
            <w:r w:rsidR="00320888" w:rsidRPr="00B92A5A">
              <w:rPr>
                <w:b/>
                <w:bCs/>
                <w:i/>
                <w:iCs/>
                <w:sz w:val="21"/>
                <w:szCs w:val="21"/>
                <w:rPrChange w:id="2431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%</w:t>
            </w:r>
          </w:p>
        </w:tc>
      </w:tr>
      <w:tr w:rsidR="00320888" w14:paraId="6D10A306" w14:textId="77777777" w:rsidTr="002B6646">
        <w:trPr>
          <w:cantSplit/>
          <w:trPrChange w:id="2432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433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5322B5A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3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0B603B2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435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3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1B8A1FF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437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3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32BA7C6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439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4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CD045C0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441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7556F267" w14:textId="77777777" w:rsidTr="002B6646">
        <w:trPr>
          <w:cantSplit/>
          <w:trPrChange w:id="2442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443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24B19F0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4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62ED04D" w14:textId="77777777" w:rsidR="00320888" w:rsidRPr="00B92A5A" w:rsidRDefault="00320888" w:rsidP="00693F56">
            <w:pPr>
              <w:spacing w:before="20" w:after="20"/>
              <w:jc w:val="both"/>
              <w:pPrChange w:id="2445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4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Situación del sistema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4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CF9D1B8" w14:textId="77777777" w:rsidR="00320888" w:rsidRPr="00B92A5A" w:rsidRDefault="00320888" w:rsidP="00693F56">
            <w:pPr>
              <w:spacing w:before="20" w:after="20"/>
              <w:jc w:val="both"/>
              <w:pPrChange w:id="2448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4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Describe el sistema sin evaluarlo.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5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6EF5F14" w14:textId="77777777" w:rsidR="00320888" w:rsidRPr="00B92A5A" w:rsidRDefault="00320888" w:rsidP="00693F56">
            <w:pPr>
              <w:spacing w:before="20" w:after="20"/>
              <w:jc w:val="both"/>
              <w:pPrChange w:id="2451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5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Evalúa los procesos y procedimientos del sistema.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5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81F56EF" w14:textId="77777777" w:rsidR="00320888" w:rsidRPr="00B92A5A" w:rsidRDefault="00320888" w:rsidP="00693F56">
            <w:pPr>
              <w:spacing w:before="20" w:after="20"/>
              <w:jc w:val="both"/>
              <w:pPrChange w:id="2454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5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 las causas de las deficiencias.</w:t>
            </w:r>
          </w:p>
        </w:tc>
      </w:tr>
      <w:tr w:rsidR="00320888" w14:paraId="173854CD" w14:textId="77777777" w:rsidTr="002B6646">
        <w:trPr>
          <w:cantSplit/>
          <w:trPrChange w:id="2456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457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39E429F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5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96E8224" w14:textId="77777777" w:rsidR="00320888" w:rsidRPr="00B92A5A" w:rsidRDefault="00320888" w:rsidP="00693F56">
            <w:pPr>
              <w:spacing w:before="20" w:after="20"/>
              <w:jc w:val="both"/>
              <w:pPrChange w:id="2459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6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Conclusiones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6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F835147" w14:textId="77777777" w:rsidR="00320888" w:rsidRPr="00B92A5A" w:rsidRDefault="00320888" w:rsidP="00693F56">
            <w:pPr>
              <w:spacing w:before="20" w:after="20"/>
              <w:jc w:val="both"/>
              <w:pPrChange w:id="2462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6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Las conclusiones no derivan del diagnóstico.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6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BD20575" w14:textId="77777777" w:rsidR="00320888" w:rsidRPr="00B92A5A" w:rsidRDefault="00320888" w:rsidP="00693F56">
            <w:pPr>
              <w:spacing w:before="20" w:after="20"/>
              <w:jc w:val="both"/>
              <w:pPrChange w:id="2465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6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Formula conclusiones coherentes con los hallazgos.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6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3282C4C" w14:textId="77777777" w:rsidR="00320888" w:rsidRPr="00B92A5A" w:rsidRDefault="00320888" w:rsidP="00693F56">
            <w:pPr>
              <w:spacing w:before="20" w:after="20"/>
              <w:jc w:val="both"/>
              <w:pPrChange w:id="2468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6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Propone un orden de prioridad para las mejoras.</w:t>
            </w:r>
          </w:p>
        </w:tc>
      </w:tr>
      <w:tr w:rsidR="00320888" w14:paraId="18530CDB" w14:textId="77777777" w:rsidTr="002B6646">
        <w:trPr>
          <w:cantSplit/>
          <w:trPrChange w:id="2470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471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719F33E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7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9958942" w14:textId="77777777" w:rsidR="00320888" w:rsidRPr="00B92A5A" w:rsidRDefault="00320888" w:rsidP="00693F56">
            <w:pPr>
              <w:spacing w:before="20" w:after="20"/>
              <w:jc w:val="both"/>
              <w:pPrChange w:id="2473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7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Sustentación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7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8BF8CDC" w14:textId="77777777" w:rsidR="00320888" w:rsidRPr="00B92A5A" w:rsidRDefault="00320888" w:rsidP="00693F56">
            <w:pPr>
              <w:spacing w:before="20" w:after="20"/>
              <w:jc w:val="both"/>
              <w:pPrChange w:id="2476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7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sustentación es confusa.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7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78B8C44" w14:textId="77777777" w:rsidR="00320888" w:rsidRPr="00B92A5A" w:rsidRDefault="00320888" w:rsidP="00693F56">
            <w:pPr>
              <w:spacing w:before="20" w:after="20"/>
              <w:jc w:val="both"/>
              <w:pPrChange w:id="2479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8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Sustenta con claridad ante el curso.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8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F90FD53" w14:textId="77777777" w:rsidR="00320888" w:rsidRPr="00B92A5A" w:rsidRDefault="00320888" w:rsidP="00693F56">
            <w:pPr>
              <w:spacing w:before="20" w:after="20"/>
              <w:jc w:val="both"/>
              <w:pPrChange w:id="2482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48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Responde con fundamentos a las observaciones.</w:t>
            </w:r>
          </w:p>
        </w:tc>
      </w:tr>
      <w:tr w:rsidR="00320888" w14:paraId="76B8EB3E" w14:textId="77777777" w:rsidTr="002B6646">
        <w:trPr>
          <w:cantSplit/>
          <w:trPrChange w:id="2484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485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520EDC6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86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B4E91F5" w14:textId="444499FF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487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2488" w:author="Humberto Quintanilla" w:date="2026-10-08T16:19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2489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8</w:t>
              </w:r>
            </w:ins>
            <w:del w:id="2490" w:author="Humberto Quintanilla" w:date="2026-10-08T16:19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491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12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249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249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Cuadro de brechas de información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494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042335B" w14:textId="463BE9F6" w:rsidR="00320888" w:rsidRPr="00B92A5A" w:rsidRDefault="002B6646" w:rsidP="00320888">
            <w:pPr>
              <w:spacing w:before="20" w:after="20"/>
              <w:jc w:val="center"/>
            </w:pPr>
            <w:ins w:id="2495" w:author="Humberto Quintanilla" w:date="2026-10-09T09:55:00Z">
              <w:r>
                <w:rPr>
                  <w:b/>
                  <w:bCs/>
                  <w:i/>
                  <w:iCs/>
                  <w:sz w:val="21"/>
                  <w:szCs w:val="21"/>
                </w:rPr>
                <w:t>2</w:t>
              </w:r>
            </w:ins>
            <w:del w:id="2496" w:author="Humberto Quintanilla" w:date="2026-10-08T16:19:00Z">
              <w:r w:rsidR="00320888"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497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2</w:delText>
              </w:r>
            </w:del>
            <w:r w:rsidR="00320888" w:rsidRPr="00B92A5A">
              <w:rPr>
                <w:b/>
                <w:bCs/>
                <w:i/>
                <w:iCs/>
                <w:sz w:val="21"/>
                <w:szCs w:val="21"/>
                <w:rPrChange w:id="249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%</w:t>
            </w:r>
          </w:p>
        </w:tc>
      </w:tr>
      <w:tr w:rsidR="00320888" w14:paraId="3E860E21" w14:textId="77777777" w:rsidTr="002B6646">
        <w:trPr>
          <w:cantSplit/>
          <w:trPrChange w:id="249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50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F25AAC7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0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3155481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50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0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457CC40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50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0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743A8F6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50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0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9B5CCFF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50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669E819A" w14:textId="77777777" w:rsidTr="002B6646">
        <w:trPr>
          <w:cantSplit/>
          <w:trPrChange w:id="250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51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7D8EA5F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1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7A404F2" w14:textId="77777777" w:rsidR="00320888" w:rsidRPr="00B92A5A" w:rsidRDefault="00320888" w:rsidP="00693F56">
            <w:pPr>
              <w:spacing w:before="20" w:after="20"/>
              <w:jc w:val="both"/>
              <w:pPrChange w:id="2512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1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Requerimientos de información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1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A5E87DE" w14:textId="77777777" w:rsidR="00320888" w:rsidRPr="00B92A5A" w:rsidRDefault="00320888" w:rsidP="00693F56">
            <w:pPr>
              <w:spacing w:before="20" w:after="20"/>
              <w:jc w:val="both"/>
              <w:pPrChange w:id="2515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1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No identifica los requerimientos de la gerencia.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1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78EFBDB" w14:textId="77777777" w:rsidR="00320888" w:rsidRPr="00B92A5A" w:rsidRDefault="00320888" w:rsidP="00693F56">
            <w:pPr>
              <w:spacing w:before="20" w:after="20"/>
              <w:jc w:val="both"/>
              <w:pPrChange w:id="2518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1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 los requerimientos de cada usuario.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2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360E0D7" w14:textId="77777777" w:rsidR="00320888" w:rsidRPr="00B92A5A" w:rsidRDefault="00320888" w:rsidP="00693F56">
            <w:pPr>
              <w:spacing w:before="20" w:after="20"/>
              <w:jc w:val="both"/>
              <w:pPrChange w:id="2521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2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Clasifica los requerimientos por su urgencia.</w:t>
            </w:r>
          </w:p>
        </w:tc>
      </w:tr>
      <w:tr w:rsidR="00320888" w14:paraId="748BA93B" w14:textId="77777777" w:rsidTr="002B6646">
        <w:trPr>
          <w:cantSplit/>
          <w:trPrChange w:id="252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52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9DEE78E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2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7662108" w14:textId="77777777" w:rsidR="00320888" w:rsidRPr="00B92A5A" w:rsidRDefault="00320888" w:rsidP="00693F56">
            <w:pPr>
              <w:spacing w:before="20" w:after="20"/>
              <w:jc w:val="both"/>
              <w:pPrChange w:id="2526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2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Determinación de brechas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2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40DFFB5" w14:textId="77777777" w:rsidR="00320888" w:rsidRPr="00B92A5A" w:rsidRDefault="00320888" w:rsidP="00693F56">
            <w:pPr>
              <w:spacing w:before="20" w:after="20"/>
              <w:jc w:val="both"/>
              <w:pPrChange w:id="2529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3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No compara la información disponible y la requerida.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3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8178763" w14:textId="77777777" w:rsidR="00320888" w:rsidRPr="00B92A5A" w:rsidRDefault="00320888" w:rsidP="00693F56">
            <w:pPr>
              <w:spacing w:before="20" w:after="20"/>
              <w:jc w:val="both"/>
              <w:pPrChange w:id="2532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3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Determina las brechas entre ambas.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3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9B1C97E" w14:textId="77777777" w:rsidR="00320888" w:rsidRPr="00B92A5A" w:rsidRDefault="00320888" w:rsidP="00693F56">
            <w:pPr>
              <w:spacing w:before="20" w:after="20"/>
              <w:jc w:val="both"/>
              <w:pPrChange w:id="2535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3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Estima el costo de cada brecha para la empresa.</w:t>
            </w:r>
          </w:p>
        </w:tc>
      </w:tr>
      <w:tr w:rsidR="00320888" w14:paraId="5380E620" w14:textId="77777777" w:rsidTr="002B6646">
        <w:trPr>
          <w:cantSplit/>
          <w:trPrChange w:id="253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53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CE8410F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3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514A368" w14:textId="77777777" w:rsidR="00320888" w:rsidRPr="00B92A5A" w:rsidRDefault="00320888" w:rsidP="00693F56">
            <w:pPr>
              <w:spacing w:before="20" w:after="20"/>
              <w:jc w:val="both"/>
              <w:pPrChange w:id="2540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4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Trabajo en equipo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4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3CDA725" w14:textId="77777777" w:rsidR="00320888" w:rsidRPr="00B92A5A" w:rsidRDefault="00320888" w:rsidP="00693F56">
            <w:pPr>
              <w:spacing w:before="20" w:after="20"/>
              <w:jc w:val="both"/>
              <w:pPrChange w:id="2543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4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participación es desigual.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4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3921287" w14:textId="77777777" w:rsidR="00320888" w:rsidRPr="00B92A5A" w:rsidRDefault="00320888" w:rsidP="00693F56">
            <w:pPr>
              <w:spacing w:before="20" w:after="20"/>
              <w:jc w:val="both"/>
              <w:pPrChange w:id="2546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4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Todos los integrantes participan.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4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5DDA7F2" w14:textId="77777777" w:rsidR="00320888" w:rsidRPr="00B92A5A" w:rsidRDefault="00320888" w:rsidP="00693F56">
            <w:pPr>
              <w:spacing w:before="20" w:after="20"/>
              <w:jc w:val="both"/>
              <w:pPrChange w:id="2549" w:author="Evert Velarde Flores" w:date="2026-10-09T13:54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5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equipo integra los aportes en una propuesta común.</w:t>
            </w:r>
          </w:p>
        </w:tc>
      </w:tr>
      <w:tr w:rsidR="00320888" w14:paraId="5773F41D" w14:textId="77777777" w:rsidTr="002B6646">
        <w:trPr>
          <w:cantSplit/>
          <w:trPrChange w:id="255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55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309332B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53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2FCAE6B" w14:textId="20324C3B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55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2555" w:author="Humberto Quintanilla" w:date="2026-10-08T16:19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2556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9</w:t>
              </w:r>
            </w:ins>
            <w:del w:id="2557" w:author="Humberto Quintanilla" w:date="2026-10-08T16:19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558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13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2559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256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Plan de cuentas codificado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61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2BC28BF" w14:textId="7899144E" w:rsidR="00320888" w:rsidRPr="00B92A5A" w:rsidRDefault="002B6646" w:rsidP="00320888">
            <w:pPr>
              <w:spacing w:before="20" w:after="20"/>
              <w:jc w:val="center"/>
            </w:pPr>
            <w:ins w:id="2562" w:author="Humberto Quintanilla" w:date="2026-10-09T09:56:00Z">
              <w:r>
                <w:rPr>
                  <w:b/>
                  <w:bCs/>
                  <w:i/>
                  <w:iCs/>
                  <w:sz w:val="21"/>
                  <w:szCs w:val="21"/>
                </w:rPr>
                <w:t>3</w:t>
              </w:r>
            </w:ins>
            <w:del w:id="2563" w:author="Humberto Quintanilla" w:date="2026-10-08T16:19:00Z">
              <w:r w:rsidR="00320888"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564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4</w:delText>
              </w:r>
            </w:del>
            <w:r w:rsidR="00320888" w:rsidRPr="00B92A5A">
              <w:rPr>
                <w:b/>
                <w:bCs/>
                <w:i/>
                <w:iCs/>
                <w:sz w:val="21"/>
                <w:szCs w:val="21"/>
                <w:rPrChange w:id="2565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%</w:t>
            </w:r>
          </w:p>
        </w:tc>
      </w:tr>
      <w:tr w:rsidR="00320888" w14:paraId="2F18EBE2" w14:textId="77777777" w:rsidTr="002B6646">
        <w:trPr>
          <w:cantSplit/>
          <w:trPrChange w:id="2566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567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668D661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6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EF4F28C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569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70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609BE40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571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7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ED46B79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573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7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62BF313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575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45E4EF3A" w14:textId="77777777" w:rsidTr="002B6646">
        <w:trPr>
          <w:cantSplit/>
          <w:trPrChange w:id="2576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577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A1DF79E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7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AB16349" w14:textId="77777777" w:rsidR="00320888" w:rsidRPr="00B92A5A" w:rsidRDefault="00320888" w:rsidP="00693F56">
            <w:pPr>
              <w:spacing w:before="20" w:after="20"/>
              <w:jc w:val="both"/>
              <w:pPrChange w:id="2579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8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Estructura del plan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8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23A96CD" w14:textId="77777777" w:rsidR="00320888" w:rsidRPr="00B92A5A" w:rsidRDefault="00320888" w:rsidP="00693F56">
            <w:pPr>
              <w:spacing w:before="20" w:after="20"/>
              <w:jc w:val="both"/>
              <w:pPrChange w:id="2582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8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grupos o cuentas necesarias.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8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CB8018D" w14:textId="77777777" w:rsidR="00320888" w:rsidRPr="00B92A5A" w:rsidRDefault="00320888" w:rsidP="00693F56">
            <w:pPr>
              <w:spacing w:before="20" w:after="20"/>
              <w:jc w:val="both"/>
              <w:pPrChange w:id="2585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8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Estructura los grupos fundamentales de cuentas.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8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A205835" w14:textId="77777777" w:rsidR="00320888" w:rsidRPr="00B92A5A" w:rsidRDefault="00320888" w:rsidP="00693F56">
            <w:pPr>
              <w:spacing w:before="20" w:after="20"/>
              <w:jc w:val="both"/>
              <w:pPrChange w:id="2588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8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Adapta el plan a la actividad de la empresa.</w:t>
            </w:r>
          </w:p>
        </w:tc>
      </w:tr>
      <w:tr w:rsidR="00320888" w14:paraId="0E8210B7" w14:textId="77777777" w:rsidTr="002B6646">
        <w:trPr>
          <w:cantSplit/>
          <w:trPrChange w:id="2590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591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ABA5537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9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9641451" w14:textId="77777777" w:rsidR="00320888" w:rsidRPr="00B92A5A" w:rsidRDefault="00320888" w:rsidP="00693F56">
            <w:pPr>
              <w:spacing w:before="20" w:after="20"/>
              <w:jc w:val="both"/>
              <w:pPrChange w:id="2593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9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Codificación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9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F6C52A5" w14:textId="77777777" w:rsidR="00320888" w:rsidRPr="00B92A5A" w:rsidRDefault="00320888" w:rsidP="00693F56">
            <w:pPr>
              <w:spacing w:before="20" w:after="20"/>
              <w:jc w:val="both"/>
              <w:pPrChange w:id="2596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59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codificación es inconsistente.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59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9AB8160" w14:textId="77777777" w:rsidR="00320888" w:rsidRPr="00B92A5A" w:rsidRDefault="00320888" w:rsidP="00693F56">
            <w:pPr>
              <w:spacing w:before="20" w:after="20"/>
              <w:jc w:val="both"/>
              <w:pPrChange w:id="2599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0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Aplica un sistema de codificación coherente.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0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38EF60D" w14:textId="77777777" w:rsidR="00320888" w:rsidRPr="00B92A5A" w:rsidRDefault="00320888" w:rsidP="00693F56">
            <w:pPr>
              <w:spacing w:before="20" w:after="20"/>
              <w:jc w:val="both"/>
              <w:pPrChange w:id="2602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0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Prevé la expansión futura del plan.</w:t>
            </w:r>
          </w:p>
        </w:tc>
      </w:tr>
      <w:tr w:rsidR="00320888" w14:paraId="56F73B06" w14:textId="77777777" w:rsidTr="002B6646">
        <w:trPr>
          <w:cantSplit/>
          <w:trPrChange w:id="2604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605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EC7F49A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0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7FF93A8" w14:textId="77777777" w:rsidR="00320888" w:rsidRPr="00B92A5A" w:rsidRDefault="00320888" w:rsidP="00693F56">
            <w:pPr>
              <w:spacing w:before="20" w:after="20"/>
              <w:jc w:val="both"/>
              <w:pPrChange w:id="2607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0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Correspondencia normativa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0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2D07A76" w14:textId="77777777" w:rsidR="00320888" w:rsidRPr="00B92A5A" w:rsidRDefault="00320888" w:rsidP="00693F56">
            <w:pPr>
              <w:spacing w:before="20" w:after="20"/>
              <w:jc w:val="both"/>
              <w:pPrChange w:id="2610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1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plan no responde a las normas contables.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1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2F6BFF6" w14:textId="77777777" w:rsidR="00320888" w:rsidRPr="00B92A5A" w:rsidRDefault="00320888" w:rsidP="00693F56">
            <w:pPr>
              <w:spacing w:before="20" w:after="20"/>
              <w:jc w:val="both"/>
              <w:pPrChange w:id="2613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1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plan responde a las normas contables vigentes.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1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F2EF198" w14:textId="77777777" w:rsidR="00320888" w:rsidRPr="00B92A5A" w:rsidRDefault="00320888" w:rsidP="00693F56">
            <w:pPr>
              <w:spacing w:before="20" w:after="20"/>
              <w:jc w:val="both"/>
              <w:pPrChange w:id="2616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1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Vincula las cuentas con los reportes tributarios.</w:t>
            </w:r>
          </w:p>
        </w:tc>
      </w:tr>
      <w:tr w:rsidR="00320888" w14:paraId="343EAB08" w14:textId="77777777" w:rsidTr="002B6646">
        <w:trPr>
          <w:cantSplit/>
          <w:trPrChange w:id="2618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619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5A027C0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20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C21D108" w14:textId="0B580CA5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621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Producto 1</w:t>
            </w:r>
            <w:ins w:id="2622" w:author="Humberto Quintanilla" w:date="2026-10-08T16:20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2623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0</w:t>
              </w:r>
            </w:ins>
            <w:del w:id="2624" w:author="Humberto Quintanilla" w:date="2026-10-08T16:20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625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4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262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262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Esquema de apertura analítica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28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85D0968" w14:textId="122F9668" w:rsidR="00320888" w:rsidRPr="00B92A5A" w:rsidRDefault="002B6646" w:rsidP="00320888">
            <w:pPr>
              <w:spacing w:before="20" w:after="20"/>
              <w:jc w:val="center"/>
            </w:pPr>
            <w:ins w:id="2629" w:author="Humberto Quintanilla" w:date="2026-10-09T09:56:00Z">
              <w:r>
                <w:rPr>
                  <w:b/>
                  <w:bCs/>
                  <w:i/>
                  <w:iCs/>
                  <w:sz w:val="21"/>
                  <w:szCs w:val="21"/>
                </w:rPr>
                <w:t>2</w:t>
              </w:r>
            </w:ins>
            <w:del w:id="2630" w:author="Humberto Quintanilla" w:date="2026-10-08T16:20:00Z">
              <w:r w:rsidR="00320888"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631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4</w:delText>
              </w:r>
            </w:del>
            <w:r w:rsidR="00320888" w:rsidRPr="00B92A5A">
              <w:rPr>
                <w:b/>
                <w:bCs/>
                <w:i/>
                <w:iCs/>
                <w:sz w:val="21"/>
                <w:szCs w:val="21"/>
                <w:rPrChange w:id="263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%</w:t>
            </w:r>
          </w:p>
        </w:tc>
      </w:tr>
      <w:tr w:rsidR="00320888" w14:paraId="38EEC827" w14:textId="77777777" w:rsidTr="002B6646">
        <w:trPr>
          <w:cantSplit/>
          <w:trPrChange w:id="263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63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33419FC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3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0D5CEB5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63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3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567E0C1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63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3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D260E46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64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4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7FE7C2E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64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74605B12" w14:textId="77777777" w:rsidTr="002B6646">
        <w:trPr>
          <w:cantSplit/>
          <w:trPrChange w:id="264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64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B815909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4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C417214" w14:textId="77777777" w:rsidR="00320888" w:rsidRPr="00B92A5A" w:rsidRDefault="00320888" w:rsidP="00693F56">
            <w:pPr>
              <w:spacing w:before="20" w:after="20"/>
              <w:jc w:val="both"/>
              <w:pPrChange w:id="2646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4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Dimensiones analíticas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4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5C251DE" w14:textId="77777777" w:rsidR="00320888" w:rsidRPr="00B92A5A" w:rsidRDefault="00320888" w:rsidP="00693F56">
            <w:pPr>
              <w:spacing w:before="20" w:after="20"/>
              <w:jc w:val="both"/>
              <w:pPrChange w:id="2649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5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No define dimensiones analíticas.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5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ACB7B01" w14:textId="77777777" w:rsidR="00320888" w:rsidRPr="00B92A5A" w:rsidRDefault="00320888" w:rsidP="00693F56">
            <w:pPr>
              <w:spacing w:before="20" w:after="20"/>
              <w:jc w:val="both"/>
              <w:pPrChange w:id="2652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5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Define centros de costo, proyectos y unidades de negocio.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5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B3AA888" w14:textId="77777777" w:rsidR="00320888" w:rsidRPr="00B92A5A" w:rsidRDefault="00320888" w:rsidP="00693F56">
            <w:pPr>
              <w:spacing w:before="20" w:after="20"/>
              <w:jc w:val="both"/>
              <w:pPrChange w:id="2655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5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Justifica cada dimensión con una necesidad de información.</w:t>
            </w:r>
          </w:p>
        </w:tc>
      </w:tr>
      <w:tr w:rsidR="00320888" w14:paraId="475E7A84" w14:textId="77777777" w:rsidTr="002B6646">
        <w:trPr>
          <w:cantSplit/>
          <w:trPrChange w:id="265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65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F92B06F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5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9876592" w14:textId="77777777" w:rsidR="00320888" w:rsidRPr="00B92A5A" w:rsidRDefault="00320888" w:rsidP="00693F56">
            <w:pPr>
              <w:spacing w:before="20" w:after="20"/>
              <w:jc w:val="both"/>
              <w:pPrChange w:id="2660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6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Trazabilidad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6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A50644F" w14:textId="77777777" w:rsidR="00320888" w:rsidRPr="00B92A5A" w:rsidRDefault="00320888" w:rsidP="00693F56">
            <w:pPr>
              <w:spacing w:before="20" w:after="20"/>
              <w:jc w:val="both"/>
              <w:pPrChange w:id="2663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6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No asegura la trazabilidad.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6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925157A" w14:textId="77777777" w:rsidR="00320888" w:rsidRPr="00B92A5A" w:rsidRDefault="00320888" w:rsidP="00693F56">
            <w:pPr>
              <w:spacing w:before="20" w:after="20"/>
              <w:jc w:val="both"/>
              <w:pPrChange w:id="2666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6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Vincula el comprobante, el registro y el estado financiero.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6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EB59693" w14:textId="77777777" w:rsidR="00320888" w:rsidRPr="00B92A5A" w:rsidRDefault="00320888" w:rsidP="00693F56">
            <w:pPr>
              <w:spacing w:before="20" w:after="20"/>
              <w:jc w:val="both"/>
              <w:pPrChange w:id="2669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7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Demuestra la trazabilidad con un ejemplo completo.</w:t>
            </w:r>
          </w:p>
        </w:tc>
      </w:tr>
      <w:tr w:rsidR="00320888" w14:paraId="7E8A306D" w14:textId="77777777" w:rsidTr="002B6646">
        <w:trPr>
          <w:cantSplit/>
          <w:trPrChange w:id="267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67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E8EF033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7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CA18AA1" w14:textId="77777777" w:rsidR="00320888" w:rsidRPr="00B92A5A" w:rsidRDefault="00320888" w:rsidP="00693F56">
            <w:pPr>
              <w:spacing w:before="20" w:after="20"/>
              <w:jc w:val="both"/>
              <w:pPrChange w:id="2674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7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Trabajo en equipo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7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C4FFB81" w14:textId="77777777" w:rsidR="00320888" w:rsidRPr="00B92A5A" w:rsidRDefault="00320888" w:rsidP="00693F56">
            <w:pPr>
              <w:spacing w:before="20" w:after="20"/>
              <w:jc w:val="both"/>
              <w:pPrChange w:id="2677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7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participación es desigual.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7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3708CD6" w14:textId="77777777" w:rsidR="00320888" w:rsidRPr="00B92A5A" w:rsidRDefault="00320888" w:rsidP="00693F56">
            <w:pPr>
              <w:spacing w:before="20" w:after="20"/>
              <w:jc w:val="both"/>
              <w:pPrChange w:id="2680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8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Todos los integrantes participan.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8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FD7A2B8" w14:textId="77777777" w:rsidR="00320888" w:rsidRPr="00B92A5A" w:rsidRDefault="00320888" w:rsidP="00693F56">
            <w:pPr>
              <w:spacing w:before="20" w:after="20"/>
              <w:jc w:val="both"/>
              <w:pPrChange w:id="2683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68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equipo sustenta sus decisiones ante el curso.</w:t>
            </w:r>
          </w:p>
        </w:tc>
      </w:tr>
      <w:tr w:rsidR="00320888" w14:paraId="64B4F9DE" w14:textId="77777777" w:rsidTr="002B6646">
        <w:trPr>
          <w:cantSplit/>
          <w:trPrChange w:id="268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68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670BFA9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87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E7565D2" w14:textId="7BC9E30E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68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Producto 1</w:t>
            </w:r>
            <w:ins w:id="2689" w:author="Humberto Quintanilla" w:date="2026-10-08T16:20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2690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1</w:t>
              </w:r>
            </w:ins>
            <w:del w:id="2691" w:author="Humberto Quintanilla" w:date="2026-10-08T16:20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692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5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2693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269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Esquema de la misión y la estructura del sistema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695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8D028AA" w14:textId="51A1E890" w:rsidR="00320888" w:rsidRPr="00B92A5A" w:rsidRDefault="00274B58" w:rsidP="00320888">
            <w:pPr>
              <w:spacing w:before="20" w:after="20"/>
              <w:jc w:val="center"/>
            </w:pPr>
            <w:ins w:id="2696" w:author="Humberto Quintanilla" w:date="2026-10-08T16:20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2697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3</w:t>
              </w:r>
            </w:ins>
            <w:del w:id="2698" w:author="Humberto Quintanilla" w:date="2026-10-08T16:20:00Z">
              <w:r w:rsidR="00320888"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699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4</w:delText>
              </w:r>
            </w:del>
            <w:r w:rsidR="00320888" w:rsidRPr="00B92A5A">
              <w:rPr>
                <w:b/>
                <w:bCs/>
                <w:i/>
                <w:iCs/>
                <w:sz w:val="21"/>
                <w:szCs w:val="21"/>
                <w:rPrChange w:id="270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%</w:t>
            </w:r>
          </w:p>
        </w:tc>
      </w:tr>
      <w:tr w:rsidR="00320888" w14:paraId="7B8B4B7E" w14:textId="77777777" w:rsidTr="002B6646">
        <w:trPr>
          <w:cantSplit/>
          <w:trPrChange w:id="270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70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DE29A16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0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93DE8B3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70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0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7150965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70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0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D1656E3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70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0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D100B38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71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76A966B4" w14:textId="77777777" w:rsidTr="002B6646">
        <w:trPr>
          <w:cantSplit/>
          <w:trPrChange w:id="271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71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9DC0D0C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1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9ED4AF7" w14:textId="77777777" w:rsidR="00320888" w:rsidRPr="00B92A5A" w:rsidRDefault="00320888" w:rsidP="00693F56">
            <w:pPr>
              <w:spacing w:before="20" w:after="20"/>
              <w:jc w:val="both"/>
              <w:pPrChange w:id="2714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1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Misión y objetivos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1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F61DC1F" w14:textId="77777777" w:rsidR="00320888" w:rsidRPr="00B92A5A" w:rsidRDefault="00320888" w:rsidP="00693F56">
            <w:pPr>
              <w:spacing w:before="20" w:after="20"/>
              <w:jc w:val="both"/>
              <w:pPrChange w:id="2717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1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misión y los objetivos son genéricos.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1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8464471" w14:textId="77777777" w:rsidR="00320888" w:rsidRPr="00B92A5A" w:rsidRDefault="00320888" w:rsidP="00693F56">
            <w:pPr>
              <w:spacing w:before="20" w:after="20"/>
              <w:jc w:val="both"/>
              <w:pPrChange w:id="2720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2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Define una misión y objetivos propios del sistema.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2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ABC58DA" w14:textId="77777777" w:rsidR="00320888" w:rsidRPr="00B92A5A" w:rsidRDefault="00320888" w:rsidP="00693F56">
            <w:pPr>
              <w:spacing w:before="20" w:after="20"/>
              <w:jc w:val="both"/>
              <w:pPrChange w:id="2723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2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Relaciona los objetivos con los usuarios de la información.</w:t>
            </w:r>
          </w:p>
        </w:tc>
      </w:tr>
      <w:tr w:rsidR="00320888" w14:paraId="537CE018" w14:textId="77777777" w:rsidTr="002B6646">
        <w:trPr>
          <w:cantSplit/>
          <w:trPrChange w:id="272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72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BD5FA7B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2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AF71A86" w14:textId="77777777" w:rsidR="00320888" w:rsidRPr="00B92A5A" w:rsidRDefault="00320888" w:rsidP="00693F56">
            <w:pPr>
              <w:spacing w:before="20" w:after="20"/>
              <w:jc w:val="both"/>
              <w:pPrChange w:id="2728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2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Estructura organizacional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30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4C1585A" w14:textId="77777777" w:rsidR="00320888" w:rsidRPr="00B92A5A" w:rsidRDefault="00320888" w:rsidP="00693F56">
            <w:pPr>
              <w:spacing w:before="20" w:after="20"/>
              <w:jc w:val="both"/>
              <w:pPrChange w:id="2731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3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cargos o funciones.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3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8674E15" w14:textId="77777777" w:rsidR="00320888" w:rsidRPr="00B92A5A" w:rsidRDefault="00320888" w:rsidP="00693F56">
            <w:pPr>
              <w:spacing w:before="20" w:after="20"/>
              <w:jc w:val="both"/>
              <w:pPrChange w:id="2734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3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Define los cargos y las funciones del área contable.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36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E2B7038" w14:textId="77777777" w:rsidR="00320888" w:rsidRPr="00B92A5A" w:rsidRDefault="00320888" w:rsidP="00693F56">
            <w:pPr>
              <w:spacing w:before="20" w:after="20"/>
              <w:jc w:val="both"/>
              <w:pPrChange w:id="2737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3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Asegura la separación de funciones incompatibles.</w:t>
            </w:r>
          </w:p>
        </w:tc>
      </w:tr>
      <w:tr w:rsidR="00320888" w14:paraId="2706AE14" w14:textId="77777777" w:rsidTr="002B6646">
        <w:trPr>
          <w:cantSplit/>
          <w:trPrChange w:id="273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74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8ADEB0E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4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31F7F55" w14:textId="77777777" w:rsidR="00320888" w:rsidRPr="00B92A5A" w:rsidRDefault="00320888" w:rsidP="00693F56">
            <w:pPr>
              <w:spacing w:before="20" w:after="20"/>
              <w:jc w:val="both"/>
              <w:pPrChange w:id="2742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4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Documentos soporte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4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A64B479" w14:textId="77777777" w:rsidR="00320888" w:rsidRPr="00B92A5A" w:rsidRDefault="00320888" w:rsidP="00693F56">
            <w:pPr>
              <w:spacing w:before="20" w:after="20"/>
              <w:jc w:val="both"/>
              <w:pPrChange w:id="2745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4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No considera los documentos soporte.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4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46C6291" w14:textId="77777777" w:rsidR="00320888" w:rsidRPr="00B92A5A" w:rsidRDefault="00320888" w:rsidP="00693F56">
            <w:pPr>
              <w:spacing w:before="20" w:after="20"/>
              <w:jc w:val="both"/>
              <w:pPrChange w:id="2748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4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Establece los documentos soporte del sistema.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5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D0E41FE" w14:textId="77777777" w:rsidR="00320888" w:rsidRPr="00B92A5A" w:rsidRDefault="00320888" w:rsidP="00693F56">
            <w:pPr>
              <w:spacing w:before="20" w:after="20"/>
              <w:jc w:val="both"/>
              <w:pPrChange w:id="2751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5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Define el responsable de emitir cada documento.</w:t>
            </w:r>
          </w:p>
        </w:tc>
      </w:tr>
      <w:tr w:rsidR="00320888" w14:paraId="41271074" w14:textId="77777777" w:rsidTr="002B6646">
        <w:trPr>
          <w:cantSplit/>
          <w:trPrChange w:id="275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75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650F208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55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A6202A9" w14:textId="4AF0EC1B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75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Producto 1</w:t>
            </w:r>
            <w:ins w:id="2757" w:author="Humberto Quintanilla" w:date="2026-10-08T16:20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2758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2</w:t>
              </w:r>
            </w:ins>
            <w:del w:id="2759" w:author="Humberto Quintanilla" w:date="2026-10-08T16:20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760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6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2761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276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Documento de políticas contables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63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D0CDA80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76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3%</w:t>
            </w:r>
          </w:p>
        </w:tc>
      </w:tr>
      <w:tr w:rsidR="00320888" w14:paraId="48F1D466" w14:textId="77777777" w:rsidTr="002B6646">
        <w:trPr>
          <w:cantSplit/>
          <w:trPrChange w:id="276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76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2AF1593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6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1DB5D4D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76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6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79735F4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77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7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EFDA975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77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7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45AC2D9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77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2472A675" w14:textId="77777777" w:rsidTr="002B6646">
        <w:trPr>
          <w:cantSplit/>
          <w:trPrChange w:id="277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77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06E3788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7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F551428" w14:textId="77777777" w:rsidR="00320888" w:rsidRPr="00B92A5A" w:rsidRDefault="00320888" w:rsidP="00693F56">
            <w:pPr>
              <w:spacing w:before="20" w:after="20"/>
              <w:jc w:val="both"/>
              <w:pPrChange w:id="2778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7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Reconocimiento y medición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80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DF2FB68" w14:textId="77777777" w:rsidR="00320888" w:rsidRPr="00B92A5A" w:rsidRDefault="00320888" w:rsidP="00693F56">
            <w:pPr>
              <w:spacing w:before="20" w:after="20"/>
              <w:jc w:val="both"/>
              <w:pPrChange w:id="2781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8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Las políticas contradicen las normas.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8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DA37E98" w14:textId="77777777" w:rsidR="00320888" w:rsidRPr="00B92A5A" w:rsidRDefault="00320888" w:rsidP="00693F56">
            <w:pPr>
              <w:spacing w:before="20" w:after="20"/>
              <w:jc w:val="both"/>
              <w:pPrChange w:id="2784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8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Define criterios de reconocimiento y medición conformes.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86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43C32B8" w14:textId="77777777" w:rsidR="00320888" w:rsidRPr="00B92A5A" w:rsidRDefault="00320888" w:rsidP="00693F56">
            <w:pPr>
              <w:spacing w:before="20" w:after="20"/>
              <w:jc w:val="both"/>
              <w:pPrChange w:id="2787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8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Justifica la elección entre alternativas permitidas.</w:t>
            </w:r>
          </w:p>
        </w:tc>
      </w:tr>
      <w:tr w:rsidR="00320888" w14:paraId="22B9CE66" w14:textId="77777777" w:rsidTr="002B6646">
        <w:trPr>
          <w:cantSplit/>
          <w:trPrChange w:id="278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79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D689DFC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9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181B154" w14:textId="77777777" w:rsidR="00320888" w:rsidRPr="00B92A5A" w:rsidRDefault="00320888" w:rsidP="00693F56">
            <w:pPr>
              <w:spacing w:before="20" w:after="20"/>
              <w:jc w:val="both"/>
              <w:pPrChange w:id="2792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9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Revelación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9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77CA2C2" w14:textId="77777777" w:rsidR="00320888" w:rsidRPr="00B92A5A" w:rsidRDefault="00320888" w:rsidP="00693F56">
            <w:pPr>
              <w:spacing w:before="20" w:after="20"/>
              <w:jc w:val="both"/>
              <w:pPrChange w:id="2795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9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los requisitos de revelación.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79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37CABA4" w14:textId="77777777" w:rsidR="00320888" w:rsidRPr="00B92A5A" w:rsidRDefault="00320888" w:rsidP="00693F56">
            <w:pPr>
              <w:spacing w:before="20" w:after="20"/>
              <w:jc w:val="both"/>
              <w:pPrChange w:id="2798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79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Establece las revelaciones de cada rubro.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0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0D19124" w14:textId="77777777" w:rsidR="00320888" w:rsidRPr="00B92A5A" w:rsidRDefault="00320888" w:rsidP="00693F56">
            <w:pPr>
              <w:spacing w:before="20" w:after="20"/>
              <w:jc w:val="both"/>
              <w:pPrChange w:id="2801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0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Relaciona las revelaciones con las notas a los estados financieros.</w:t>
            </w:r>
          </w:p>
        </w:tc>
      </w:tr>
      <w:tr w:rsidR="00320888" w14:paraId="06D14558" w14:textId="77777777" w:rsidTr="002B6646">
        <w:trPr>
          <w:cantSplit/>
          <w:trPrChange w:id="280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0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D2FDAFF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0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FF14E77" w14:textId="77777777" w:rsidR="00320888" w:rsidRPr="00B92A5A" w:rsidRDefault="00320888" w:rsidP="00693F56">
            <w:pPr>
              <w:spacing w:before="20" w:after="20"/>
              <w:jc w:val="both"/>
              <w:pPrChange w:id="2806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0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Redacción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0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75BFF4D" w14:textId="77777777" w:rsidR="00320888" w:rsidRPr="00B92A5A" w:rsidRDefault="00320888" w:rsidP="00693F56">
            <w:pPr>
              <w:spacing w:before="20" w:after="20"/>
              <w:jc w:val="both"/>
              <w:pPrChange w:id="2809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1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redacción es ambigua.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1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F5DFF2C" w14:textId="77777777" w:rsidR="00320888" w:rsidRPr="00B92A5A" w:rsidRDefault="00320888" w:rsidP="00693F56">
            <w:pPr>
              <w:spacing w:before="20" w:after="20"/>
              <w:jc w:val="both"/>
              <w:pPrChange w:id="2812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1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redacción es precisa y ordenada.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1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412F86D" w14:textId="77777777" w:rsidR="00320888" w:rsidRPr="00B92A5A" w:rsidRDefault="00320888" w:rsidP="00693F56">
            <w:pPr>
              <w:spacing w:before="20" w:after="20"/>
              <w:jc w:val="both"/>
              <w:pPrChange w:id="2815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1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documento es aplicable sin consultas adicionales.</w:t>
            </w:r>
          </w:p>
        </w:tc>
      </w:tr>
      <w:tr w:rsidR="00320888" w14:paraId="515622CD" w14:textId="77777777" w:rsidTr="002B6646">
        <w:trPr>
          <w:cantSplit/>
          <w:trPrChange w:id="281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1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55DE8FB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19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EBFBEE0" w14:textId="3EBCEBAC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82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Producto 1</w:t>
            </w:r>
            <w:ins w:id="2821" w:author="Humberto Quintanilla" w:date="2026-10-08T16:21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2822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3</w:t>
              </w:r>
            </w:ins>
            <w:del w:id="2823" w:author="Humberto Quintanilla" w:date="2026-10-08T16:21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824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7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2825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282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Esquema de los subsistemas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27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D0A5B1C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82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5%</w:t>
            </w:r>
          </w:p>
        </w:tc>
      </w:tr>
      <w:tr w:rsidR="00320888" w14:paraId="03777BCF" w14:textId="77777777" w:rsidTr="002B6646">
        <w:trPr>
          <w:cantSplit/>
          <w:trPrChange w:id="282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3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082064F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3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738FDDC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83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3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06FAFD2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83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3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7B8EF66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83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3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CC4C2F1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83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7BD6B07A" w14:textId="77777777" w:rsidTr="002B6646">
        <w:trPr>
          <w:cantSplit/>
          <w:trPrChange w:id="283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4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9D56907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4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B2AE731" w14:textId="77777777" w:rsidR="00320888" w:rsidRPr="00B92A5A" w:rsidRDefault="00320888" w:rsidP="00693F56">
            <w:pPr>
              <w:spacing w:before="20" w:after="20"/>
              <w:jc w:val="both"/>
              <w:pPrChange w:id="2842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4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Diseño de subsistemas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4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7F41EBD" w14:textId="77777777" w:rsidR="00320888" w:rsidRPr="00B92A5A" w:rsidRDefault="00320888" w:rsidP="00693F56">
            <w:pPr>
              <w:spacing w:before="20" w:after="20"/>
              <w:jc w:val="both"/>
              <w:pPrChange w:id="2845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4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subsistemas relevantes.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4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B4C0DA1" w14:textId="77777777" w:rsidR="00320888" w:rsidRPr="00B92A5A" w:rsidRDefault="00320888" w:rsidP="00693F56">
            <w:pPr>
              <w:spacing w:before="20" w:after="20"/>
              <w:jc w:val="both"/>
              <w:pPrChange w:id="2848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4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Diseña los subsistemas con sus entradas, procesos y salidas.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5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FB3B295" w14:textId="77777777" w:rsidR="00320888" w:rsidRPr="00B92A5A" w:rsidRDefault="00320888" w:rsidP="00693F56">
            <w:pPr>
              <w:spacing w:before="20" w:after="20"/>
              <w:jc w:val="both"/>
              <w:pPrChange w:id="2851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5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 los controles de cada subsistema.</w:t>
            </w:r>
          </w:p>
        </w:tc>
      </w:tr>
      <w:tr w:rsidR="00320888" w14:paraId="515AF561" w14:textId="77777777" w:rsidTr="002B6646">
        <w:trPr>
          <w:cantSplit/>
          <w:trPrChange w:id="285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5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63D3AEB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5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60A3A4A" w14:textId="77777777" w:rsidR="00320888" w:rsidRPr="00B92A5A" w:rsidRDefault="00320888" w:rsidP="00693F56">
            <w:pPr>
              <w:spacing w:before="20" w:after="20"/>
              <w:jc w:val="both"/>
              <w:pPrChange w:id="2856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5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Integración contable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5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16AF887" w14:textId="77777777" w:rsidR="00320888" w:rsidRPr="00B92A5A" w:rsidRDefault="00320888" w:rsidP="00693F56">
            <w:pPr>
              <w:spacing w:before="20" w:after="20"/>
              <w:jc w:val="both"/>
              <w:pPrChange w:id="2859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6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Los subsistemas no se vinculan con la contabilidad.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6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FCD5678" w14:textId="77777777" w:rsidR="00320888" w:rsidRPr="00B92A5A" w:rsidRDefault="00320888" w:rsidP="00693F56">
            <w:pPr>
              <w:spacing w:before="20" w:after="20"/>
              <w:jc w:val="both"/>
              <w:pPrChange w:id="2862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6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Vincula cada subsistema con sus asientos contables.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6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37B0425" w14:textId="77777777" w:rsidR="00320888" w:rsidRPr="00B92A5A" w:rsidRDefault="00320888" w:rsidP="00693F56">
            <w:pPr>
              <w:spacing w:before="20" w:after="20"/>
              <w:jc w:val="both"/>
              <w:pPrChange w:id="2865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6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Detecta duplicidades de registro entre subsistemas.</w:t>
            </w:r>
          </w:p>
        </w:tc>
      </w:tr>
      <w:tr w:rsidR="00320888" w14:paraId="0CD6C004" w14:textId="77777777" w:rsidTr="002B6646">
        <w:trPr>
          <w:cantSplit/>
          <w:trPrChange w:id="286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6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984607C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6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6762B25" w14:textId="77777777" w:rsidR="00320888" w:rsidRPr="00B92A5A" w:rsidRDefault="00320888" w:rsidP="00693F56">
            <w:pPr>
              <w:spacing w:before="20" w:after="20"/>
              <w:jc w:val="both"/>
              <w:pPrChange w:id="2870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7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Trabajo en equipo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7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E6209D4" w14:textId="77777777" w:rsidR="00320888" w:rsidRPr="00B92A5A" w:rsidRDefault="00320888" w:rsidP="00693F56">
            <w:pPr>
              <w:spacing w:before="20" w:after="20"/>
              <w:jc w:val="both"/>
              <w:pPrChange w:id="2873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7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participación es desigual.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7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21FC642" w14:textId="77777777" w:rsidR="00320888" w:rsidRPr="00B92A5A" w:rsidRDefault="00320888" w:rsidP="00693F56">
            <w:pPr>
              <w:spacing w:before="20" w:after="20"/>
              <w:jc w:val="both"/>
              <w:pPrChange w:id="2876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7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Todos los integrantes participan.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7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805AD50" w14:textId="77777777" w:rsidR="00320888" w:rsidRPr="00B92A5A" w:rsidRDefault="00320888" w:rsidP="00693F56">
            <w:pPr>
              <w:spacing w:before="20" w:after="20"/>
              <w:jc w:val="both"/>
              <w:pPrChange w:id="2879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88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equipo sustenta el diseño ante el curso.</w:t>
            </w:r>
          </w:p>
        </w:tc>
      </w:tr>
      <w:tr w:rsidR="00320888" w14:paraId="2C6D5C07" w14:textId="77777777" w:rsidTr="002B6646">
        <w:trPr>
          <w:cantSplit/>
          <w:trPrChange w:id="288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8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59106F0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83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7C3E27B" w14:textId="42C39B33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88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Producto 1</w:t>
            </w:r>
            <w:ins w:id="2885" w:author="Humberto Quintanilla" w:date="2026-10-08T16:21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2886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4</w:t>
              </w:r>
            </w:ins>
            <w:del w:id="2887" w:author="Humberto Quintanilla" w:date="2026-10-08T16:21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888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8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2889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289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Diagrama de integración de subsistemas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91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0D4527D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89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5%</w:t>
            </w:r>
          </w:p>
        </w:tc>
      </w:tr>
      <w:tr w:rsidR="00320888" w14:paraId="3641AF43" w14:textId="77777777" w:rsidTr="002B6646">
        <w:trPr>
          <w:cantSplit/>
          <w:trPrChange w:id="289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9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A70517B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9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1F2CCD3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89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9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AA89F49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89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89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1F364D2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90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0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16FBA10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90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16D435E6" w14:textId="77777777" w:rsidTr="002B6646">
        <w:trPr>
          <w:cantSplit/>
          <w:trPrChange w:id="290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90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0ED60B4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0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DA3A3A4" w14:textId="77777777" w:rsidR="00320888" w:rsidRPr="00B92A5A" w:rsidRDefault="00320888" w:rsidP="00693F56">
            <w:pPr>
              <w:spacing w:before="20" w:after="20"/>
              <w:jc w:val="both"/>
              <w:pPrChange w:id="2906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0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Flujo de información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0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9C9CB02" w14:textId="77777777" w:rsidR="00320888" w:rsidRPr="00B92A5A" w:rsidRDefault="00320888" w:rsidP="00693F56">
            <w:pPr>
              <w:spacing w:before="20" w:after="20"/>
              <w:jc w:val="both"/>
              <w:pPrChange w:id="2909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1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flujo es incompleto.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1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D7DCC18" w14:textId="77777777" w:rsidR="00320888" w:rsidRPr="00B92A5A" w:rsidRDefault="00320888" w:rsidP="00693F56">
            <w:pPr>
              <w:spacing w:before="20" w:after="20"/>
              <w:jc w:val="both"/>
              <w:pPrChange w:id="2912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1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Representa el flujo desde el documento hasta el registro.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1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E0B6951" w14:textId="77777777" w:rsidR="00320888" w:rsidRPr="00B92A5A" w:rsidRDefault="00320888" w:rsidP="00693F56">
            <w:pPr>
              <w:spacing w:before="20" w:after="20"/>
              <w:jc w:val="both"/>
              <w:pPrChange w:id="2915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1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Señala los puntos de validación automática.</w:t>
            </w:r>
          </w:p>
        </w:tc>
      </w:tr>
      <w:tr w:rsidR="00320888" w14:paraId="7F588C42" w14:textId="77777777" w:rsidTr="002B6646">
        <w:trPr>
          <w:cantSplit/>
          <w:trPrChange w:id="291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91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6247A91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1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07EE77E" w14:textId="77777777" w:rsidR="00320888" w:rsidRPr="00B92A5A" w:rsidRDefault="00320888" w:rsidP="00693F56">
            <w:pPr>
              <w:spacing w:before="20" w:after="20"/>
              <w:jc w:val="both"/>
              <w:pPrChange w:id="2920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2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Interfaces externas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2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F8385F2" w14:textId="77777777" w:rsidR="00320888" w:rsidRPr="00B92A5A" w:rsidRDefault="00320888" w:rsidP="00693F56">
            <w:pPr>
              <w:spacing w:before="20" w:after="20"/>
              <w:jc w:val="both"/>
              <w:pPrChange w:id="2923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2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las interfaces con entidades externas.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2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3B65F18" w14:textId="77777777" w:rsidR="00320888" w:rsidRPr="00B92A5A" w:rsidRDefault="00320888" w:rsidP="00693F56">
            <w:pPr>
              <w:spacing w:before="20" w:after="20"/>
              <w:jc w:val="both"/>
              <w:pPrChange w:id="2926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2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Representa las interfaces con la facturación y la seguridad social.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2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66AEED0" w14:textId="77777777" w:rsidR="00320888" w:rsidRPr="00B92A5A" w:rsidRDefault="00320888" w:rsidP="00693F56">
            <w:pPr>
              <w:spacing w:before="20" w:after="20"/>
              <w:jc w:val="both"/>
              <w:pPrChange w:id="2929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3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Prevé el tratamiento de los rechazos y errores.</w:t>
            </w:r>
          </w:p>
        </w:tc>
      </w:tr>
      <w:tr w:rsidR="00320888" w14:paraId="228C7BDD" w14:textId="77777777" w:rsidTr="002B6646">
        <w:trPr>
          <w:cantSplit/>
          <w:trPrChange w:id="293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93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309B2FF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3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6248D39" w14:textId="77777777" w:rsidR="00320888" w:rsidRPr="00B92A5A" w:rsidRDefault="00320888" w:rsidP="00693F56">
            <w:pPr>
              <w:spacing w:before="20" w:after="20"/>
              <w:jc w:val="both"/>
              <w:pPrChange w:id="2934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3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Uso de la herramienta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3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34A7A1B" w14:textId="77777777" w:rsidR="00320888" w:rsidRPr="00B92A5A" w:rsidRDefault="00320888" w:rsidP="00693F56">
            <w:pPr>
              <w:spacing w:before="20" w:after="20"/>
              <w:jc w:val="both"/>
              <w:pPrChange w:id="2937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3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diagrama es poco legible.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3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B3B49B5" w14:textId="77777777" w:rsidR="00320888" w:rsidRPr="00B92A5A" w:rsidRDefault="00320888" w:rsidP="00693F56">
            <w:pPr>
              <w:spacing w:before="20" w:after="20"/>
              <w:jc w:val="both"/>
              <w:pPrChange w:id="2940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4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Usa la simbología de forma correcta.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4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C876DCE" w14:textId="77777777" w:rsidR="00320888" w:rsidRPr="00B92A5A" w:rsidRDefault="00320888" w:rsidP="00693F56">
            <w:pPr>
              <w:spacing w:before="20" w:after="20"/>
              <w:jc w:val="both"/>
              <w:pPrChange w:id="2943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4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diagrama es reutilizable y verificable.</w:t>
            </w:r>
          </w:p>
        </w:tc>
      </w:tr>
      <w:tr w:rsidR="00320888" w14:paraId="2831F417" w14:textId="77777777" w:rsidTr="002B6646">
        <w:trPr>
          <w:cantSplit/>
          <w:trPrChange w:id="294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94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27882DD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47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44106E3" w14:textId="28B47E32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94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Producto 1</w:t>
            </w:r>
            <w:ins w:id="2949" w:author="Humberto Quintanilla" w:date="2026-10-08T16:22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2950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5</w:t>
              </w:r>
            </w:ins>
            <w:del w:id="2951" w:author="Humberto Quintanilla" w:date="2026-10-08T16:21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2952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9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2953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295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Mapa de procesos conceptual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55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DB231EC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95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5%</w:t>
            </w:r>
          </w:p>
        </w:tc>
      </w:tr>
      <w:tr w:rsidR="00320888" w14:paraId="7AF6C89F" w14:textId="77777777" w:rsidTr="002B6646">
        <w:trPr>
          <w:cantSplit/>
          <w:trPrChange w:id="295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95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F6DE987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5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6A4AB58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96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6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64E3DDE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96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6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2A81A89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96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6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60EA5AE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296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07A595DD" w14:textId="77777777" w:rsidTr="002B6646">
        <w:trPr>
          <w:cantSplit/>
          <w:trPrChange w:id="296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96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87B6660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6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1134DB6" w14:textId="77777777" w:rsidR="00320888" w:rsidRPr="00B92A5A" w:rsidRDefault="00320888" w:rsidP="00693F56">
            <w:pPr>
              <w:spacing w:before="20" w:after="20"/>
              <w:jc w:val="both"/>
              <w:pPrChange w:id="2970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7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Identificación de procesos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7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C991AFB" w14:textId="77777777" w:rsidR="00320888" w:rsidRPr="00B92A5A" w:rsidRDefault="00320888" w:rsidP="00693F56">
            <w:pPr>
              <w:spacing w:before="20" w:after="20"/>
              <w:jc w:val="both"/>
              <w:pPrChange w:id="2973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7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procesos financiero-contables.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7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8ACDD2F" w14:textId="77777777" w:rsidR="00320888" w:rsidRPr="00B92A5A" w:rsidRDefault="00320888" w:rsidP="00693F56">
            <w:pPr>
              <w:spacing w:before="20" w:after="20"/>
              <w:jc w:val="both"/>
              <w:pPrChange w:id="2976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7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 los procesos estratégicos, operativos y de apoyo.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7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AAE3148" w14:textId="77777777" w:rsidR="00320888" w:rsidRPr="00B92A5A" w:rsidRDefault="00320888" w:rsidP="00693F56">
            <w:pPr>
              <w:spacing w:before="20" w:after="20"/>
              <w:jc w:val="both"/>
              <w:pPrChange w:id="2979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8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Relaciona los procesos con las políticas contables.</w:t>
            </w:r>
          </w:p>
        </w:tc>
      </w:tr>
      <w:tr w:rsidR="00320888" w14:paraId="1A257075" w14:textId="77777777" w:rsidTr="002B6646">
        <w:trPr>
          <w:cantSplit/>
          <w:trPrChange w:id="298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98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672F8C1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8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3BDEA2B" w14:textId="77777777" w:rsidR="00320888" w:rsidRPr="00B92A5A" w:rsidRDefault="00320888" w:rsidP="00693F56">
            <w:pPr>
              <w:spacing w:before="20" w:after="20"/>
              <w:jc w:val="both"/>
              <w:pPrChange w:id="2984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8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Datos de entrada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8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7CD3663" w14:textId="77777777" w:rsidR="00320888" w:rsidRPr="00B92A5A" w:rsidRDefault="00320888" w:rsidP="00693F56">
            <w:pPr>
              <w:spacing w:before="20" w:after="20"/>
              <w:jc w:val="both"/>
              <w:pPrChange w:id="2987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8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No define los datos de entrada.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8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6AC215F" w14:textId="77777777" w:rsidR="00320888" w:rsidRPr="00B92A5A" w:rsidRDefault="00320888" w:rsidP="00693F56">
            <w:pPr>
              <w:spacing w:before="20" w:after="20"/>
              <w:jc w:val="both"/>
              <w:pPrChange w:id="2990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9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Define los datos de entrada de cada proceso.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9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4891634" w14:textId="77777777" w:rsidR="00320888" w:rsidRPr="00B92A5A" w:rsidRDefault="00320888" w:rsidP="00693F56">
            <w:pPr>
              <w:spacing w:before="20" w:after="20"/>
              <w:jc w:val="both"/>
              <w:pPrChange w:id="2993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9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Establece el responsable de cada dato.</w:t>
            </w:r>
          </w:p>
        </w:tc>
      </w:tr>
      <w:tr w:rsidR="00320888" w14:paraId="417B34F1" w14:textId="77777777" w:rsidTr="002B6646">
        <w:trPr>
          <w:cantSplit/>
          <w:trPrChange w:id="299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99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957E863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299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C7AD411" w14:textId="77777777" w:rsidR="00320888" w:rsidRPr="00B92A5A" w:rsidRDefault="00320888" w:rsidP="00693F56">
            <w:pPr>
              <w:spacing w:before="20" w:after="20"/>
              <w:jc w:val="both"/>
              <w:pPrChange w:id="2998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299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Coherencia del mapa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00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F264931" w14:textId="77777777" w:rsidR="00320888" w:rsidRPr="00B92A5A" w:rsidRDefault="00320888" w:rsidP="00693F56">
            <w:pPr>
              <w:spacing w:before="20" w:after="20"/>
              <w:jc w:val="both"/>
              <w:pPrChange w:id="3001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0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mapa es incoherente.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0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AD2E5C4" w14:textId="77777777" w:rsidR="00320888" w:rsidRPr="00B92A5A" w:rsidRDefault="00320888" w:rsidP="00693F56">
            <w:pPr>
              <w:spacing w:before="20" w:after="20"/>
              <w:jc w:val="both"/>
              <w:pPrChange w:id="3004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0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mapa es coherente y completo.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06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7C591E8" w14:textId="77777777" w:rsidR="00320888" w:rsidRPr="00B92A5A" w:rsidRDefault="00320888" w:rsidP="00693F56">
            <w:pPr>
              <w:spacing w:before="20" w:after="20"/>
              <w:jc w:val="both"/>
              <w:pPrChange w:id="3007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0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Verifica la integridad del flujo entre procesos.</w:t>
            </w:r>
          </w:p>
        </w:tc>
      </w:tr>
      <w:tr w:rsidR="00320888" w14:paraId="629D16C8" w14:textId="77777777" w:rsidTr="002B6646">
        <w:trPr>
          <w:cantSplit/>
          <w:trPrChange w:id="300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01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EAADC37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11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BCEFB93" w14:textId="05D20DAB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01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3013" w:author="Humberto Quintanilla" w:date="2026-10-08T16:21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3014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1</w:t>
              </w:r>
            </w:ins>
            <w:ins w:id="3015" w:author="Humberto Quintanilla" w:date="2026-10-08T16:22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3016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6</w:t>
              </w:r>
            </w:ins>
            <w:del w:id="3017" w:author="Humberto Quintanilla" w:date="2026-10-08T16:21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3018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20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3019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:</w:t>
            </w:r>
            <w:ins w:id="3020" w:author="Humberto Quintanilla" w:date="2026-10-08T16:23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3021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 xml:space="preserve"> I</w:t>
              </w:r>
            </w:ins>
            <w:del w:id="3022" w:author="Humberto Quintanilla" w:date="2026-10-08T16:23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3023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 xml:space="preserve"> </w:delText>
              </w:r>
            </w:del>
            <w:ins w:id="3024" w:author="Humberto Quintanilla" w:date="2026-10-08T16:23:00Z">
              <w:r w:rsidR="00274B58" w:rsidRPr="00B92A5A">
                <w:rPr>
                  <w:sz w:val="21"/>
                  <w:szCs w:val="21"/>
                </w:rPr>
                <w:t xml:space="preserve">nformes, los indicadores y los controles de aplicación del sistema el Manual contable </w:t>
              </w:r>
            </w:ins>
            <w:del w:id="3025" w:author="Humberto Quintanilla" w:date="2026-10-08T16:23:00Z">
              <w:r w:rsidRPr="00B92A5A" w:rsidDel="00274B58">
                <w:rPr>
                  <w:sz w:val="21"/>
                  <w:szCs w:val="21"/>
                  <w:rPrChange w:id="3026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Manual contable del sistema integrado</w:delText>
              </w:r>
            </w:del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27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E962F2F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02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5%</w:t>
            </w:r>
          </w:p>
        </w:tc>
      </w:tr>
      <w:tr w:rsidR="00320888" w14:paraId="78F2E0A3" w14:textId="77777777" w:rsidTr="002B6646">
        <w:trPr>
          <w:cantSplit/>
          <w:trPrChange w:id="302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03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F7FE879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3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906406D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03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3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FE26099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03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3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AA0C6F7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03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3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4FDD575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03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5A49EFC0" w14:textId="77777777" w:rsidTr="002B6646">
        <w:trPr>
          <w:cantSplit/>
          <w:trPrChange w:id="303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04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8A0C614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4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ADBA04A" w14:textId="77777777" w:rsidR="00320888" w:rsidRPr="00B92A5A" w:rsidRDefault="00320888" w:rsidP="00693F56">
            <w:pPr>
              <w:spacing w:before="20" w:after="20"/>
              <w:jc w:val="both"/>
              <w:pPrChange w:id="3042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4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Informes e indicadores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4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6A12B7A" w14:textId="77777777" w:rsidR="00320888" w:rsidRPr="00B92A5A" w:rsidRDefault="00320888" w:rsidP="00693F56">
            <w:pPr>
              <w:spacing w:before="20" w:after="20"/>
              <w:jc w:val="both"/>
              <w:pPrChange w:id="3045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4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informes gerenciales.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4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00D8CB5" w14:textId="77777777" w:rsidR="00320888" w:rsidRPr="00B92A5A" w:rsidRDefault="00320888" w:rsidP="00693F56">
            <w:pPr>
              <w:spacing w:before="20" w:after="20"/>
              <w:jc w:val="both"/>
              <w:pPrChange w:id="3048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4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Define informes financieros e indicadores con su periodicidad.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5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2DBEE18" w14:textId="77777777" w:rsidR="00320888" w:rsidRPr="00B92A5A" w:rsidRDefault="00320888" w:rsidP="00693F56">
            <w:pPr>
              <w:spacing w:before="20" w:after="20"/>
              <w:jc w:val="both"/>
              <w:pPrChange w:id="3051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5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Asigna fuente y responsable a cada indicador.</w:t>
            </w:r>
          </w:p>
        </w:tc>
      </w:tr>
      <w:tr w:rsidR="00320888" w14:paraId="7814DCE8" w14:textId="77777777" w:rsidTr="002B6646">
        <w:trPr>
          <w:cantSplit/>
          <w:trPrChange w:id="305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05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17F7B34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5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2A66DA7" w14:textId="77777777" w:rsidR="00320888" w:rsidRPr="00B92A5A" w:rsidRDefault="00320888" w:rsidP="00693F56">
            <w:pPr>
              <w:spacing w:before="20" w:after="20"/>
              <w:jc w:val="both"/>
              <w:pPrChange w:id="3056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5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Controles de aplicación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5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5C991DB" w14:textId="77777777" w:rsidR="00320888" w:rsidRPr="00B92A5A" w:rsidRDefault="00320888" w:rsidP="00693F56">
            <w:pPr>
              <w:spacing w:before="20" w:after="20"/>
              <w:jc w:val="both"/>
              <w:pPrChange w:id="3059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6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No define controles.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6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0ED77DE" w14:textId="77777777" w:rsidR="00320888" w:rsidRPr="00B92A5A" w:rsidRDefault="00320888" w:rsidP="00693F56">
            <w:pPr>
              <w:spacing w:before="20" w:after="20"/>
              <w:jc w:val="both"/>
              <w:pPrChange w:id="3062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6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Define validaciones, campos obligatorios y cierres de periodo.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6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11C5C7C" w14:textId="77777777" w:rsidR="00320888" w:rsidRPr="00B92A5A" w:rsidRDefault="00320888" w:rsidP="00693F56">
            <w:pPr>
              <w:spacing w:before="20" w:after="20"/>
              <w:jc w:val="both"/>
              <w:pPrChange w:id="3065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6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Incluye pistas de auditoría en cada proceso.</w:t>
            </w:r>
          </w:p>
        </w:tc>
      </w:tr>
      <w:tr w:rsidR="00320888" w14:paraId="7574F3F3" w14:textId="77777777" w:rsidTr="002B6646">
        <w:trPr>
          <w:cantSplit/>
          <w:trPrChange w:id="306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06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36BA4A5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6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3982B3A" w14:textId="77777777" w:rsidR="00320888" w:rsidRPr="00B92A5A" w:rsidRDefault="00320888" w:rsidP="00693F56">
            <w:pPr>
              <w:spacing w:before="20" w:after="20"/>
              <w:jc w:val="both"/>
              <w:pPrChange w:id="3070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7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Presentación del manual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7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FBF2F61" w14:textId="77777777" w:rsidR="00320888" w:rsidRPr="00B92A5A" w:rsidRDefault="00320888" w:rsidP="00693F56">
            <w:pPr>
              <w:spacing w:before="20" w:after="20"/>
              <w:jc w:val="both"/>
              <w:pPrChange w:id="3073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7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manual es desordenado.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7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48977E0" w14:textId="77777777" w:rsidR="00320888" w:rsidRPr="00B92A5A" w:rsidRDefault="00320888" w:rsidP="00693F56">
            <w:pPr>
              <w:spacing w:before="20" w:after="20"/>
              <w:jc w:val="both"/>
              <w:pPrChange w:id="3076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7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manual es claro y completo.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7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8C8ABD5" w14:textId="77777777" w:rsidR="00320888" w:rsidRPr="00B92A5A" w:rsidRDefault="00320888" w:rsidP="00693F56">
            <w:pPr>
              <w:spacing w:before="20" w:after="20"/>
              <w:jc w:val="both"/>
              <w:pPrChange w:id="3079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08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manual es aplicable por un usuario nuevo.</w:t>
            </w:r>
          </w:p>
        </w:tc>
      </w:tr>
      <w:tr w:rsidR="00320888" w14:paraId="0E4AF090" w14:textId="77777777" w:rsidTr="002B6646">
        <w:trPr>
          <w:cantSplit/>
          <w:trPrChange w:id="308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08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63148FB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83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BC9B640" w14:textId="4A51E5FF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08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3085" w:author="Humberto Quintanilla" w:date="2026-10-08T16:24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3086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17</w:t>
              </w:r>
            </w:ins>
            <w:del w:id="3087" w:author="Humberto Quintanilla" w:date="2026-10-08T16:24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3088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25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3089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309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Manual contable con jerarquía de documentos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91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46192D5" w14:textId="169649B5" w:rsidR="00320888" w:rsidRPr="00B92A5A" w:rsidRDefault="004C0275" w:rsidP="00320888">
            <w:pPr>
              <w:spacing w:before="20" w:after="20"/>
              <w:jc w:val="center"/>
            </w:pPr>
            <w:ins w:id="3092" w:author="Humberto Quintanilla" w:date="2026-10-08T16:31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093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8</w:t>
              </w:r>
            </w:ins>
            <w:del w:id="3094" w:author="Humberto Quintanilla" w:date="2026-10-08T16:24:00Z">
              <w:r w:rsidR="00320888"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3095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3</w:delText>
              </w:r>
            </w:del>
            <w:r w:rsidR="00320888" w:rsidRPr="00B92A5A">
              <w:rPr>
                <w:b/>
                <w:bCs/>
                <w:i/>
                <w:iCs/>
                <w:sz w:val="21"/>
                <w:szCs w:val="21"/>
                <w:rPrChange w:id="309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%</w:t>
            </w:r>
          </w:p>
        </w:tc>
      </w:tr>
      <w:tr w:rsidR="00320888" w14:paraId="1B4169DB" w14:textId="77777777" w:rsidTr="002B6646">
        <w:trPr>
          <w:cantSplit/>
          <w:trPrChange w:id="309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09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BFB8F77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09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CBBA930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10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0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6567213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10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0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D63225D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10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0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F2A0CFF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10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3CE57AC1" w14:textId="77777777" w:rsidTr="002B6646">
        <w:trPr>
          <w:cantSplit/>
          <w:trPrChange w:id="310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10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786BA85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0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6AE507D" w14:textId="77777777" w:rsidR="00320888" w:rsidRPr="00B92A5A" w:rsidRDefault="00320888" w:rsidP="00693F56">
            <w:pPr>
              <w:spacing w:before="20" w:after="20"/>
              <w:jc w:val="both"/>
              <w:pPrChange w:id="3110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1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Contenidos mínimos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1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852B2E3" w14:textId="77777777" w:rsidR="00320888" w:rsidRPr="00B92A5A" w:rsidRDefault="00320888" w:rsidP="00693F56">
            <w:pPr>
              <w:spacing w:before="20" w:after="20"/>
              <w:jc w:val="both"/>
              <w:pPrChange w:id="3113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1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contenidos mínimos.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1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7A58263" w14:textId="77777777" w:rsidR="00320888" w:rsidRPr="00B92A5A" w:rsidRDefault="00320888" w:rsidP="00693F56">
            <w:pPr>
              <w:spacing w:before="20" w:after="20"/>
              <w:jc w:val="both"/>
              <w:pPrChange w:id="3116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1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Incluye todos los contenidos mínimos del manual.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1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387D439" w14:textId="77777777" w:rsidR="00320888" w:rsidRPr="00B92A5A" w:rsidRDefault="00320888" w:rsidP="00693F56">
            <w:pPr>
              <w:spacing w:before="20" w:after="20"/>
              <w:jc w:val="both"/>
              <w:pPrChange w:id="3119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2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Adapta los contenidos a la actividad de la empresa.</w:t>
            </w:r>
          </w:p>
        </w:tc>
      </w:tr>
      <w:tr w:rsidR="00320888" w14:paraId="37B0331A" w14:textId="77777777" w:rsidTr="002B6646">
        <w:trPr>
          <w:cantSplit/>
          <w:trPrChange w:id="312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12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AA31541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2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D7341F7" w14:textId="77777777" w:rsidR="00320888" w:rsidRPr="00B92A5A" w:rsidRDefault="00320888" w:rsidP="00693F56">
            <w:pPr>
              <w:spacing w:before="20" w:after="20"/>
              <w:jc w:val="both"/>
              <w:pPrChange w:id="3124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2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Jerarquía documental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2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9B69B63" w14:textId="77777777" w:rsidR="00320888" w:rsidRPr="00B92A5A" w:rsidRDefault="00320888" w:rsidP="00693F56">
            <w:pPr>
              <w:spacing w:before="20" w:after="20"/>
              <w:jc w:val="both"/>
              <w:pPrChange w:id="3127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2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No distingue los niveles de documentos.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2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D740C23" w14:textId="77777777" w:rsidR="00320888" w:rsidRPr="00B92A5A" w:rsidRDefault="00320888" w:rsidP="00693F56">
            <w:pPr>
              <w:spacing w:before="20" w:after="20"/>
              <w:jc w:val="both"/>
              <w:pPrChange w:id="3130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3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Ordena políticas, reglamentos, guías e instructivos.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3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8029F91" w14:textId="77777777" w:rsidR="00320888" w:rsidRPr="00B92A5A" w:rsidRDefault="00320888" w:rsidP="00693F56">
            <w:pPr>
              <w:spacing w:before="20" w:after="20"/>
              <w:jc w:val="both"/>
              <w:pPrChange w:id="3133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3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Justifica la ubicación de cada documento.</w:t>
            </w:r>
          </w:p>
        </w:tc>
      </w:tr>
      <w:tr w:rsidR="00320888" w14:paraId="64A25945" w14:textId="77777777" w:rsidTr="002B6646">
        <w:trPr>
          <w:cantSplit/>
          <w:trPrChange w:id="313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13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DA53379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3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5B4B0A7" w14:textId="77777777" w:rsidR="00320888" w:rsidRPr="00B92A5A" w:rsidRDefault="00320888" w:rsidP="00693F56">
            <w:pPr>
              <w:spacing w:before="20" w:after="20"/>
              <w:jc w:val="both"/>
              <w:pPrChange w:id="3138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3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Trabajo en equipo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40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FE9CEB6" w14:textId="77777777" w:rsidR="00320888" w:rsidRPr="00B92A5A" w:rsidRDefault="00320888" w:rsidP="00693F56">
            <w:pPr>
              <w:spacing w:before="20" w:after="20"/>
              <w:jc w:val="both"/>
              <w:pPrChange w:id="3141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4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participación es desigual.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4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7ABE002" w14:textId="77777777" w:rsidR="00320888" w:rsidRPr="00B92A5A" w:rsidRDefault="00320888" w:rsidP="00693F56">
            <w:pPr>
              <w:spacing w:before="20" w:after="20"/>
              <w:jc w:val="both"/>
              <w:pPrChange w:id="3144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4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Todos los integrantes participan.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46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7BD4F91" w14:textId="77777777" w:rsidR="00320888" w:rsidRPr="00B92A5A" w:rsidRDefault="00320888" w:rsidP="00693F56">
            <w:pPr>
              <w:spacing w:before="20" w:after="20"/>
              <w:jc w:val="both"/>
              <w:pPrChange w:id="3147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4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equipo sustenta el manual ante el curso.</w:t>
            </w:r>
          </w:p>
        </w:tc>
      </w:tr>
      <w:tr w:rsidR="00320888" w14:paraId="48FE2FEA" w14:textId="77777777" w:rsidTr="002B6646">
        <w:trPr>
          <w:cantSplit/>
          <w:trPrChange w:id="314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15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347A5FA" w14:textId="77777777" w:rsidR="00320888" w:rsidRPr="00B92A5A" w:rsidRDefault="00320888" w:rsidP="00320888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51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EB72F9A" w14:textId="05604ACF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15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3153" w:author="Humberto Quintanilla" w:date="2026-10-08T16:24:00Z">
              <w:r w:rsidR="00274B58" w:rsidRPr="00B92A5A">
                <w:rPr>
                  <w:b/>
                  <w:bCs/>
                  <w:i/>
                  <w:iCs/>
                  <w:sz w:val="21"/>
                  <w:szCs w:val="21"/>
                  <w:rPrChange w:id="3154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18</w:t>
              </w:r>
            </w:ins>
            <w:del w:id="3155" w:author="Humberto Quintanilla" w:date="2026-10-08T16:24:00Z">
              <w:r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3156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26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3157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315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Guía o instructivo de un proceso contable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59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4AA013C" w14:textId="5A229CFF" w:rsidR="00320888" w:rsidRPr="00B92A5A" w:rsidRDefault="00274B58" w:rsidP="00320888">
            <w:pPr>
              <w:spacing w:before="20" w:after="20"/>
              <w:jc w:val="center"/>
            </w:pPr>
            <w:ins w:id="3160" w:author="Humberto Quintanilla" w:date="2026-10-08T16:24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161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5</w:t>
              </w:r>
            </w:ins>
            <w:del w:id="3162" w:author="Humberto Quintanilla" w:date="2026-10-08T16:24:00Z">
              <w:r w:rsidR="00320888" w:rsidRPr="00B92A5A" w:rsidDel="00274B58">
                <w:rPr>
                  <w:b/>
                  <w:bCs/>
                  <w:i/>
                  <w:iCs/>
                  <w:sz w:val="21"/>
                  <w:szCs w:val="21"/>
                  <w:rPrChange w:id="3163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3</w:delText>
              </w:r>
            </w:del>
            <w:r w:rsidR="00320888" w:rsidRPr="00B92A5A">
              <w:rPr>
                <w:b/>
                <w:bCs/>
                <w:i/>
                <w:iCs/>
                <w:sz w:val="21"/>
                <w:szCs w:val="21"/>
                <w:rPrChange w:id="316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%</w:t>
            </w:r>
          </w:p>
        </w:tc>
      </w:tr>
      <w:tr w:rsidR="00320888" w14:paraId="49FE526F" w14:textId="77777777" w:rsidTr="002B6646">
        <w:trPr>
          <w:cantSplit/>
          <w:trPrChange w:id="316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16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A810B08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6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39128BF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16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6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2D4DE03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17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7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B55DC87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17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7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7F9ECCC" w14:textId="77777777" w:rsidR="00320888" w:rsidRPr="00B92A5A" w:rsidRDefault="00320888" w:rsidP="00320888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17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320888" w14:paraId="771B7C5D" w14:textId="77777777" w:rsidTr="002B6646">
        <w:trPr>
          <w:cantSplit/>
          <w:trPrChange w:id="317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17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CAD3DC6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7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D27996A" w14:textId="77777777" w:rsidR="00320888" w:rsidRPr="00B92A5A" w:rsidRDefault="00320888" w:rsidP="00693F56">
            <w:pPr>
              <w:spacing w:before="20" w:after="20"/>
              <w:jc w:val="both"/>
              <w:pPrChange w:id="3178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7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Estructura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80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3355218" w14:textId="77777777" w:rsidR="00320888" w:rsidRPr="00B92A5A" w:rsidRDefault="00320888" w:rsidP="00693F56">
            <w:pPr>
              <w:spacing w:before="20" w:after="20"/>
              <w:jc w:val="both"/>
              <w:pPrChange w:id="3181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8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guía carece de estructura.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8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F9B53B6" w14:textId="77777777" w:rsidR="00320888" w:rsidRPr="00B92A5A" w:rsidRDefault="00320888" w:rsidP="00693F56">
            <w:pPr>
              <w:spacing w:before="20" w:after="20"/>
              <w:jc w:val="both"/>
              <w:pPrChange w:id="3184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8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Presenta objetivo, alcance, responsables y pasos.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86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4E743A9" w14:textId="77777777" w:rsidR="00320888" w:rsidRPr="00B92A5A" w:rsidRDefault="00320888" w:rsidP="00693F56">
            <w:pPr>
              <w:spacing w:before="20" w:after="20"/>
              <w:jc w:val="both"/>
              <w:pPrChange w:id="3187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8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Incluye formularios y ejemplos de llenado.</w:t>
            </w:r>
          </w:p>
        </w:tc>
      </w:tr>
      <w:tr w:rsidR="00320888" w14:paraId="3A8A0989" w14:textId="77777777" w:rsidTr="002B6646">
        <w:trPr>
          <w:cantSplit/>
          <w:trPrChange w:id="318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19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47EF10C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9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4F23D8A" w14:textId="77777777" w:rsidR="00320888" w:rsidRPr="00B92A5A" w:rsidRDefault="00320888" w:rsidP="00693F56">
            <w:pPr>
              <w:spacing w:before="20" w:after="20"/>
              <w:jc w:val="both"/>
              <w:pPrChange w:id="3192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9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Claridad de los pasos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9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C2FAB6E" w14:textId="77777777" w:rsidR="00320888" w:rsidRPr="00B92A5A" w:rsidRDefault="00320888" w:rsidP="00693F56">
            <w:pPr>
              <w:spacing w:before="20" w:after="20"/>
              <w:jc w:val="both"/>
              <w:pPrChange w:id="3195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9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Los pasos son ambiguos.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19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BD05BB2" w14:textId="77777777" w:rsidR="00320888" w:rsidRPr="00B92A5A" w:rsidRDefault="00320888" w:rsidP="00693F56">
            <w:pPr>
              <w:spacing w:before="20" w:after="20"/>
              <w:jc w:val="both"/>
              <w:pPrChange w:id="3198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19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Los pasos son claros y secuenciales.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0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35AB978" w14:textId="77777777" w:rsidR="00320888" w:rsidRPr="00B92A5A" w:rsidRDefault="00320888" w:rsidP="00693F56">
            <w:pPr>
              <w:spacing w:before="20" w:after="20"/>
              <w:jc w:val="both"/>
              <w:pPrChange w:id="3201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20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Prevé las excepciones del proceso.</w:t>
            </w:r>
          </w:p>
        </w:tc>
      </w:tr>
      <w:tr w:rsidR="00320888" w14:paraId="267D1B1B" w14:textId="77777777" w:rsidTr="002B6646">
        <w:trPr>
          <w:cantSplit/>
          <w:trPrChange w:id="320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20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C9C978C" w14:textId="77777777" w:rsidR="00320888" w:rsidRPr="00B92A5A" w:rsidRDefault="00320888" w:rsidP="00320888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0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E6EBA56" w14:textId="77777777" w:rsidR="00320888" w:rsidRPr="00B92A5A" w:rsidRDefault="00320888" w:rsidP="00693F56">
            <w:pPr>
              <w:spacing w:before="20" w:after="20"/>
              <w:jc w:val="both"/>
              <w:pPrChange w:id="3206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20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Redacción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0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8EF6555" w14:textId="77777777" w:rsidR="00320888" w:rsidRPr="00B92A5A" w:rsidRDefault="00320888" w:rsidP="00693F56">
            <w:pPr>
              <w:spacing w:before="20" w:after="20"/>
              <w:jc w:val="both"/>
              <w:pPrChange w:id="3209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21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redacción tiene errores.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1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30F63E5" w14:textId="77777777" w:rsidR="00320888" w:rsidRPr="00B92A5A" w:rsidRDefault="00320888" w:rsidP="00693F56">
            <w:pPr>
              <w:spacing w:before="20" w:after="20"/>
              <w:jc w:val="both"/>
              <w:pPrChange w:id="3212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21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redacción es correcta y precisa.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1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077FEF7" w14:textId="77777777" w:rsidR="00320888" w:rsidRPr="00B92A5A" w:rsidRDefault="00320888" w:rsidP="00693F56">
            <w:pPr>
              <w:spacing w:before="20" w:after="20"/>
              <w:jc w:val="both"/>
              <w:pPrChange w:id="3215" w:author="Evert Velarde Flores" w:date="2026-10-09T13:55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21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instructivo es aplicable sin capacitación adicional.</w:t>
            </w:r>
          </w:p>
        </w:tc>
      </w:tr>
      <w:tr w:rsidR="005823F6" w14:paraId="640F0632" w14:textId="77777777" w:rsidTr="002B6646">
        <w:trPr>
          <w:cantSplit/>
          <w:trPrChange w:id="321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21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8859854" w14:textId="77777777" w:rsidR="005823F6" w:rsidRPr="00B92A5A" w:rsidRDefault="005823F6" w:rsidP="005823F6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19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83186DD" w14:textId="14752A51" w:rsidR="005823F6" w:rsidRPr="00B92A5A" w:rsidRDefault="005823F6" w:rsidP="005823F6">
            <w:pPr>
              <w:spacing w:before="20" w:after="20"/>
              <w:jc w:val="center"/>
            </w:pPr>
            <w:ins w:id="3220" w:author="Humberto Quintanilla" w:date="2026-10-08T16:27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221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 xml:space="preserve">Producto 19: </w:t>
              </w:r>
              <w:r w:rsidRPr="00B92A5A">
                <w:rPr>
                  <w:sz w:val="21"/>
                  <w:szCs w:val="21"/>
                  <w:rPrChange w:id="3222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Informe de evaluación del control interno</w:t>
              </w:r>
            </w:ins>
            <w:del w:id="3223" w:author="Humberto Quintanilla" w:date="2026-10-08T16:27:00Z">
              <w:r w:rsidRPr="00B92A5A" w:rsidDel="00527EDD">
                <w:rPr>
                  <w:b/>
                  <w:bCs/>
                  <w:i/>
                  <w:iCs/>
                  <w:sz w:val="21"/>
                  <w:szCs w:val="21"/>
                  <w:rPrChange w:id="3224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 xml:space="preserve">Producto 27: </w:delText>
              </w:r>
              <w:r w:rsidRPr="00B92A5A" w:rsidDel="00527EDD">
                <w:rPr>
                  <w:sz w:val="21"/>
                  <w:szCs w:val="21"/>
                  <w:rPrChange w:id="3225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Procedimiento de control documental</w:delText>
              </w:r>
            </w:del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26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F0F968B" w14:textId="1BC1A50A" w:rsidR="005823F6" w:rsidRPr="00B92A5A" w:rsidRDefault="005823F6" w:rsidP="005823F6">
            <w:pPr>
              <w:spacing w:before="20" w:after="20"/>
              <w:jc w:val="center"/>
            </w:pPr>
            <w:ins w:id="3227" w:author="Humberto Quintanilla" w:date="2026-10-08T16:27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228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4%</w:t>
              </w:r>
            </w:ins>
            <w:del w:id="3229" w:author="Humberto Quintanilla" w:date="2026-10-08T16:27:00Z">
              <w:r w:rsidRPr="00B92A5A" w:rsidDel="00527EDD">
                <w:rPr>
                  <w:b/>
                  <w:bCs/>
                  <w:i/>
                  <w:iCs/>
                  <w:sz w:val="21"/>
                  <w:szCs w:val="21"/>
                  <w:rPrChange w:id="3230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3%</w:delText>
              </w:r>
            </w:del>
          </w:p>
        </w:tc>
      </w:tr>
      <w:tr w:rsidR="005823F6" w14:paraId="1DC02E07" w14:textId="77777777" w:rsidTr="002B6646">
        <w:trPr>
          <w:cantSplit/>
          <w:trPrChange w:id="323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23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F6D92BE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3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9A3500D" w14:textId="69AC8090" w:rsidR="005823F6" w:rsidRPr="00B92A5A" w:rsidRDefault="005823F6" w:rsidP="005823F6">
            <w:pPr>
              <w:spacing w:before="20" w:after="20"/>
              <w:jc w:val="center"/>
            </w:pPr>
            <w:ins w:id="3234" w:author="Humberto Quintanilla" w:date="2026-10-08T16:27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235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Criterio</w:t>
              </w:r>
            </w:ins>
            <w:del w:id="3236" w:author="Humberto Quintanilla" w:date="2026-10-08T16:27:00Z">
              <w:r w:rsidRPr="00B92A5A" w:rsidDel="00527EDD">
                <w:rPr>
                  <w:b/>
                  <w:bCs/>
                  <w:i/>
                  <w:iCs/>
                  <w:sz w:val="21"/>
                  <w:szCs w:val="21"/>
                  <w:rPrChange w:id="3237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Criterio</w:delText>
              </w:r>
            </w:del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3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942D213" w14:textId="699EF462" w:rsidR="005823F6" w:rsidRPr="00B92A5A" w:rsidRDefault="005823F6" w:rsidP="005823F6">
            <w:pPr>
              <w:spacing w:before="20" w:after="20"/>
              <w:jc w:val="center"/>
            </w:pPr>
            <w:ins w:id="3239" w:author="Humberto Quintanilla" w:date="2026-10-08T16:27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240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Insuficiente (1–50)</w:t>
              </w:r>
            </w:ins>
            <w:del w:id="3241" w:author="Humberto Quintanilla" w:date="2026-10-08T16:27:00Z">
              <w:r w:rsidRPr="00B92A5A" w:rsidDel="00527EDD">
                <w:rPr>
                  <w:b/>
                  <w:bCs/>
                  <w:i/>
                  <w:iCs/>
                  <w:sz w:val="21"/>
                  <w:szCs w:val="21"/>
                  <w:rPrChange w:id="3242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Insuficiente (1–50)</w:delText>
              </w:r>
            </w:del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4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381E418" w14:textId="638A9E7D" w:rsidR="005823F6" w:rsidRPr="00B92A5A" w:rsidRDefault="005823F6" w:rsidP="005823F6">
            <w:pPr>
              <w:spacing w:before="20" w:after="20"/>
              <w:jc w:val="center"/>
            </w:pPr>
            <w:ins w:id="3244" w:author="Humberto Quintanilla" w:date="2026-10-08T16:27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245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Suficiente (51–80)</w:t>
              </w:r>
            </w:ins>
            <w:del w:id="3246" w:author="Humberto Quintanilla" w:date="2026-10-08T16:27:00Z">
              <w:r w:rsidRPr="00B92A5A" w:rsidDel="00527EDD">
                <w:rPr>
                  <w:b/>
                  <w:bCs/>
                  <w:i/>
                  <w:iCs/>
                  <w:sz w:val="21"/>
                  <w:szCs w:val="21"/>
                  <w:rPrChange w:id="3247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Suficiente (51–80)</w:delText>
              </w:r>
            </w:del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4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918213F" w14:textId="0AB2E3AE" w:rsidR="005823F6" w:rsidRPr="00B92A5A" w:rsidRDefault="005823F6" w:rsidP="005823F6">
            <w:pPr>
              <w:spacing w:before="20" w:after="20"/>
              <w:jc w:val="center"/>
            </w:pPr>
            <w:ins w:id="3249" w:author="Humberto Quintanilla" w:date="2026-10-08T16:27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250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Destacado (81–100)</w:t>
              </w:r>
            </w:ins>
            <w:del w:id="3251" w:author="Humberto Quintanilla" w:date="2026-10-08T16:27:00Z">
              <w:r w:rsidRPr="00B92A5A" w:rsidDel="00527EDD">
                <w:rPr>
                  <w:b/>
                  <w:bCs/>
                  <w:i/>
                  <w:iCs/>
                  <w:sz w:val="21"/>
                  <w:szCs w:val="21"/>
                  <w:rPrChange w:id="3252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Destacado (81–100)</w:delText>
              </w:r>
            </w:del>
          </w:p>
        </w:tc>
      </w:tr>
      <w:tr w:rsidR="005823F6" w14:paraId="674E54D6" w14:textId="77777777" w:rsidTr="002B6646">
        <w:trPr>
          <w:cantSplit/>
          <w:trPrChange w:id="325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25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0B28899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5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C2F4F6B" w14:textId="0C50B5C5" w:rsidR="005823F6" w:rsidRPr="00B92A5A" w:rsidRDefault="005823F6" w:rsidP="00693F56">
            <w:pPr>
              <w:spacing w:before="20" w:after="20"/>
              <w:jc w:val="both"/>
              <w:pPrChange w:id="3256" w:author="Evert Velarde Flores" w:date="2026-10-09T13:55:00Z">
                <w:pPr>
                  <w:spacing w:before="20" w:after="20"/>
                </w:pPr>
              </w:pPrChange>
            </w:pPr>
            <w:ins w:id="3257" w:author="Humberto Quintanilla" w:date="2026-10-08T16:27:00Z">
              <w:r w:rsidRPr="00B92A5A">
                <w:rPr>
                  <w:sz w:val="21"/>
                  <w:szCs w:val="21"/>
                  <w:rPrChange w:id="3258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Métodos de evaluación</w:t>
              </w:r>
            </w:ins>
            <w:del w:id="3259" w:author="Humberto Quintanilla" w:date="2026-10-08T16:27:00Z">
              <w:r w:rsidRPr="00B92A5A" w:rsidDel="00527EDD">
                <w:rPr>
                  <w:sz w:val="21"/>
                  <w:szCs w:val="21"/>
                  <w:rPrChange w:id="3260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Versionado y aprobación</w:delText>
              </w:r>
            </w:del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6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E067CD6" w14:textId="0CFF2576" w:rsidR="005823F6" w:rsidRPr="00B92A5A" w:rsidRDefault="005823F6" w:rsidP="00693F56">
            <w:pPr>
              <w:spacing w:before="20" w:after="20"/>
              <w:jc w:val="both"/>
              <w:pPrChange w:id="3262" w:author="Evert Velarde Flores" w:date="2026-10-09T13:55:00Z">
                <w:pPr>
                  <w:spacing w:before="20" w:after="20"/>
                </w:pPr>
              </w:pPrChange>
            </w:pPr>
            <w:ins w:id="3263" w:author="Humberto Quintanilla" w:date="2026-10-08T16:27:00Z">
              <w:r w:rsidRPr="00B92A5A">
                <w:rPr>
                  <w:sz w:val="21"/>
                  <w:szCs w:val="21"/>
                  <w:rPrChange w:id="3264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Aplica un método inadecuado.</w:t>
              </w:r>
            </w:ins>
            <w:del w:id="3265" w:author="Humberto Quintanilla" w:date="2026-10-08T16:27:00Z">
              <w:r w:rsidRPr="00B92A5A" w:rsidDel="00527EDD">
                <w:rPr>
                  <w:sz w:val="21"/>
                  <w:szCs w:val="21"/>
                  <w:rPrChange w:id="3266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No define versiones ni aprobaciones.</w:delText>
              </w:r>
            </w:del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6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9EFE3BA" w14:textId="6B2F6DFF" w:rsidR="005823F6" w:rsidRPr="00B92A5A" w:rsidRDefault="005823F6" w:rsidP="00693F56">
            <w:pPr>
              <w:spacing w:before="20" w:after="20"/>
              <w:jc w:val="both"/>
              <w:pPrChange w:id="3268" w:author="Evert Velarde Flores" w:date="2026-10-09T13:55:00Z">
                <w:pPr>
                  <w:spacing w:before="20" w:after="20"/>
                </w:pPr>
              </w:pPrChange>
            </w:pPr>
            <w:ins w:id="3269" w:author="Humberto Quintanilla" w:date="2026-10-08T16:27:00Z">
              <w:r w:rsidRPr="00B92A5A">
                <w:rPr>
                  <w:sz w:val="21"/>
                  <w:szCs w:val="21"/>
                  <w:rPrChange w:id="3270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Aplica cuestionarios, narrativas y diagramas.</w:t>
              </w:r>
            </w:ins>
            <w:del w:id="3271" w:author="Humberto Quintanilla" w:date="2026-10-08T16:27:00Z">
              <w:r w:rsidRPr="00B92A5A" w:rsidDel="00527EDD">
                <w:rPr>
                  <w:sz w:val="21"/>
                  <w:szCs w:val="21"/>
                  <w:rPrChange w:id="3272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Define el versionado y los niveles de aprobación.</w:delText>
              </w:r>
            </w:del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7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3002312" w14:textId="112E8EB9" w:rsidR="005823F6" w:rsidRPr="00B92A5A" w:rsidRDefault="005823F6" w:rsidP="00693F56">
            <w:pPr>
              <w:spacing w:before="20" w:after="20"/>
              <w:jc w:val="both"/>
              <w:pPrChange w:id="3274" w:author="Evert Velarde Flores" w:date="2026-10-09T13:55:00Z">
                <w:pPr>
                  <w:spacing w:before="20" w:after="20"/>
                </w:pPr>
              </w:pPrChange>
            </w:pPr>
            <w:ins w:id="3275" w:author="Humberto Quintanilla" w:date="2026-10-08T16:27:00Z">
              <w:r w:rsidRPr="00B92A5A">
                <w:rPr>
                  <w:sz w:val="21"/>
                  <w:szCs w:val="21"/>
                  <w:rPrChange w:id="3276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Combina métodos para confirmar los hallazgos.</w:t>
              </w:r>
            </w:ins>
            <w:del w:id="3277" w:author="Humberto Quintanilla" w:date="2026-10-08T16:27:00Z">
              <w:r w:rsidRPr="00B92A5A" w:rsidDel="00527EDD">
                <w:rPr>
                  <w:sz w:val="21"/>
                  <w:szCs w:val="21"/>
                  <w:rPrChange w:id="3278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Prevé la revisión periódica de cada documento.</w:delText>
              </w:r>
            </w:del>
          </w:p>
        </w:tc>
      </w:tr>
      <w:tr w:rsidR="005823F6" w14:paraId="2C7E50B5" w14:textId="77777777" w:rsidTr="002B6646">
        <w:trPr>
          <w:cantSplit/>
          <w:trPrChange w:id="327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28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31973C7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8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27B718F" w14:textId="45957884" w:rsidR="005823F6" w:rsidRPr="00B92A5A" w:rsidRDefault="005823F6" w:rsidP="00693F56">
            <w:pPr>
              <w:spacing w:before="20" w:after="20"/>
              <w:jc w:val="both"/>
              <w:pPrChange w:id="3282" w:author="Evert Velarde Flores" w:date="2026-10-09T13:55:00Z">
                <w:pPr>
                  <w:spacing w:before="20" w:after="20"/>
                </w:pPr>
              </w:pPrChange>
            </w:pPr>
            <w:ins w:id="3283" w:author="Humberto Quintanilla" w:date="2026-10-08T16:27:00Z">
              <w:r w:rsidRPr="00B92A5A">
                <w:rPr>
                  <w:sz w:val="21"/>
                  <w:szCs w:val="21"/>
                  <w:rPrChange w:id="3284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Diagramación</w:t>
              </w:r>
            </w:ins>
            <w:del w:id="3285" w:author="Humberto Quintanilla" w:date="2026-10-08T16:27:00Z">
              <w:r w:rsidRPr="00B92A5A" w:rsidDel="00527EDD">
                <w:rPr>
                  <w:sz w:val="21"/>
                  <w:szCs w:val="21"/>
                  <w:rPrChange w:id="3286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Difusión y acceso</w:delText>
              </w:r>
            </w:del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8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4C053BE" w14:textId="51D652CE" w:rsidR="005823F6" w:rsidRPr="00B92A5A" w:rsidRDefault="005823F6" w:rsidP="00693F56">
            <w:pPr>
              <w:spacing w:before="20" w:after="20"/>
              <w:jc w:val="both"/>
              <w:pPrChange w:id="3288" w:author="Evert Velarde Flores" w:date="2026-10-09T13:55:00Z">
                <w:pPr>
                  <w:spacing w:before="20" w:after="20"/>
                </w:pPr>
              </w:pPrChange>
            </w:pPr>
            <w:ins w:id="3289" w:author="Humberto Quintanilla" w:date="2026-10-08T16:27:00Z">
              <w:r w:rsidRPr="00B92A5A">
                <w:rPr>
                  <w:sz w:val="21"/>
                  <w:szCs w:val="21"/>
                  <w:rPrChange w:id="3290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El diagrama no refleja el ciclo.</w:t>
              </w:r>
            </w:ins>
            <w:del w:id="3291" w:author="Humberto Quintanilla" w:date="2026-10-08T16:27:00Z">
              <w:r w:rsidRPr="00B92A5A" w:rsidDel="00527EDD">
                <w:rPr>
                  <w:sz w:val="21"/>
                  <w:szCs w:val="21"/>
                  <w:rPrChange w:id="3292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No establece la difusión.</w:delText>
              </w:r>
            </w:del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9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1595CDE" w14:textId="22F203F5" w:rsidR="005823F6" w:rsidRPr="00B92A5A" w:rsidRDefault="005823F6" w:rsidP="00693F56">
            <w:pPr>
              <w:spacing w:before="20" w:after="20"/>
              <w:jc w:val="both"/>
              <w:pPrChange w:id="3294" w:author="Evert Velarde Flores" w:date="2026-10-09T13:55:00Z">
                <w:pPr>
                  <w:spacing w:before="20" w:after="20"/>
                </w:pPr>
              </w:pPrChange>
            </w:pPr>
            <w:ins w:id="3295" w:author="Humberto Quintanilla" w:date="2026-10-08T16:27:00Z">
              <w:r w:rsidRPr="00B92A5A">
                <w:rPr>
                  <w:sz w:val="21"/>
                  <w:szCs w:val="21"/>
                  <w:rPrChange w:id="3296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Diagrama el ciclo con su simbología.</w:t>
              </w:r>
            </w:ins>
            <w:del w:id="3297" w:author="Humberto Quintanilla" w:date="2026-10-08T16:27:00Z">
              <w:r w:rsidRPr="00B92A5A" w:rsidDel="00527EDD">
                <w:rPr>
                  <w:sz w:val="21"/>
                  <w:szCs w:val="21"/>
                  <w:rPrChange w:id="3298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Define la difusión y el acceso por perfil de usuario.</w:delText>
              </w:r>
            </w:del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29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C4C7701" w14:textId="3042C138" w:rsidR="005823F6" w:rsidRPr="00B92A5A" w:rsidRDefault="005823F6" w:rsidP="00693F56">
            <w:pPr>
              <w:spacing w:before="20" w:after="20"/>
              <w:jc w:val="both"/>
              <w:pPrChange w:id="3300" w:author="Evert Velarde Flores" w:date="2026-10-09T13:55:00Z">
                <w:pPr>
                  <w:spacing w:before="20" w:after="20"/>
                </w:pPr>
              </w:pPrChange>
            </w:pPr>
            <w:ins w:id="3301" w:author="Humberto Quintanilla" w:date="2026-10-08T16:27:00Z">
              <w:r w:rsidRPr="00B92A5A">
                <w:rPr>
                  <w:sz w:val="21"/>
                  <w:szCs w:val="21"/>
                  <w:rPrChange w:id="3302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Marca en el diagrama los controles clave.</w:t>
              </w:r>
            </w:ins>
            <w:del w:id="3303" w:author="Humberto Quintanilla" w:date="2026-10-08T16:27:00Z">
              <w:r w:rsidRPr="00B92A5A" w:rsidDel="00527EDD">
                <w:rPr>
                  <w:sz w:val="21"/>
                  <w:szCs w:val="21"/>
                  <w:rPrChange w:id="3304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Propone un repositorio digital único.</w:delText>
              </w:r>
            </w:del>
          </w:p>
        </w:tc>
      </w:tr>
      <w:tr w:rsidR="005823F6" w14:paraId="42887CA7" w14:textId="77777777" w:rsidTr="002B6646">
        <w:trPr>
          <w:cantSplit/>
          <w:trPrChange w:id="330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30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4EB0673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0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7632352" w14:textId="451C894A" w:rsidR="005823F6" w:rsidRPr="00B92A5A" w:rsidRDefault="005823F6" w:rsidP="00693F56">
            <w:pPr>
              <w:spacing w:before="20" w:after="20"/>
              <w:jc w:val="both"/>
              <w:pPrChange w:id="3308" w:author="Evert Velarde Flores" w:date="2026-10-09T13:55:00Z">
                <w:pPr>
                  <w:spacing w:before="20" w:after="20"/>
                </w:pPr>
              </w:pPrChange>
            </w:pPr>
            <w:ins w:id="3309" w:author="Humberto Quintanilla" w:date="2026-10-08T16:27:00Z">
              <w:r w:rsidRPr="00B92A5A">
                <w:rPr>
                  <w:sz w:val="21"/>
                  <w:szCs w:val="21"/>
                  <w:rPrChange w:id="3310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Conclusiones</w:t>
              </w:r>
            </w:ins>
            <w:del w:id="3311" w:author="Humberto Quintanilla" w:date="2026-10-08T16:27:00Z">
              <w:r w:rsidRPr="00B92A5A" w:rsidDel="00527EDD">
                <w:rPr>
                  <w:sz w:val="21"/>
                  <w:szCs w:val="21"/>
                  <w:rPrChange w:id="3312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Trabajo en equipo</w:delText>
              </w:r>
            </w:del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1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14EEDCF" w14:textId="0BB9AF60" w:rsidR="005823F6" w:rsidRPr="00B92A5A" w:rsidRDefault="005823F6" w:rsidP="00693F56">
            <w:pPr>
              <w:spacing w:before="20" w:after="20"/>
              <w:jc w:val="both"/>
              <w:pPrChange w:id="3314" w:author="Evert Velarde Flores" w:date="2026-10-09T13:55:00Z">
                <w:pPr>
                  <w:spacing w:before="20" w:after="20"/>
                </w:pPr>
              </w:pPrChange>
            </w:pPr>
            <w:ins w:id="3315" w:author="Humberto Quintanilla" w:date="2026-10-08T16:27:00Z">
              <w:r w:rsidRPr="00B92A5A">
                <w:rPr>
                  <w:sz w:val="21"/>
                  <w:szCs w:val="21"/>
                  <w:rPrChange w:id="3316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Las conclusiones son vagas.</w:t>
              </w:r>
            </w:ins>
            <w:del w:id="3317" w:author="Humberto Quintanilla" w:date="2026-10-08T16:27:00Z">
              <w:r w:rsidRPr="00B92A5A" w:rsidDel="00527EDD">
                <w:rPr>
                  <w:sz w:val="21"/>
                  <w:szCs w:val="21"/>
                  <w:rPrChange w:id="3318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La participación es desigual.</w:delText>
              </w:r>
            </w:del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1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C06030E" w14:textId="5491BA9C" w:rsidR="005823F6" w:rsidRPr="00B92A5A" w:rsidRDefault="005823F6" w:rsidP="00693F56">
            <w:pPr>
              <w:spacing w:before="20" w:after="20"/>
              <w:jc w:val="both"/>
              <w:pPrChange w:id="3320" w:author="Evert Velarde Flores" w:date="2026-10-09T13:55:00Z">
                <w:pPr>
                  <w:spacing w:before="20" w:after="20"/>
                </w:pPr>
              </w:pPrChange>
            </w:pPr>
            <w:ins w:id="3321" w:author="Humberto Quintanilla" w:date="2026-10-08T16:27:00Z">
              <w:r w:rsidRPr="00B92A5A">
                <w:rPr>
                  <w:sz w:val="21"/>
                  <w:szCs w:val="21"/>
                  <w:rPrChange w:id="3322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Concluye sobre la eficacia del diseño de controles.</w:t>
              </w:r>
            </w:ins>
            <w:del w:id="3323" w:author="Humberto Quintanilla" w:date="2026-10-08T16:27:00Z">
              <w:r w:rsidRPr="00B92A5A" w:rsidDel="00527EDD">
                <w:rPr>
                  <w:sz w:val="21"/>
                  <w:szCs w:val="21"/>
                  <w:rPrChange w:id="3324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Todos los integrantes participan.</w:delText>
              </w:r>
            </w:del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2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DAFF64B" w14:textId="1AAE0EBF" w:rsidR="005823F6" w:rsidRPr="00B92A5A" w:rsidRDefault="005823F6" w:rsidP="00693F56">
            <w:pPr>
              <w:spacing w:before="20" w:after="20"/>
              <w:jc w:val="both"/>
              <w:pPrChange w:id="3326" w:author="Evert Velarde Flores" w:date="2026-10-09T13:55:00Z">
                <w:pPr>
                  <w:spacing w:before="20" w:after="20"/>
                </w:pPr>
              </w:pPrChange>
            </w:pPr>
            <w:ins w:id="3327" w:author="Humberto Quintanilla" w:date="2026-10-08T16:27:00Z">
              <w:r w:rsidRPr="00B92A5A">
                <w:rPr>
                  <w:sz w:val="21"/>
                  <w:szCs w:val="21"/>
                  <w:rPrChange w:id="3328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Propone mejoras viables a los controles.</w:t>
              </w:r>
            </w:ins>
            <w:del w:id="3329" w:author="Humberto Quintanilla" w:date="2026-10-08T16:27:00Z">
              <w:r w:rsidRPr="00B92A5A" w:rsidDel="00527EDD">
                <w:rPr>
                  <w:sz w:val="21"/>
                  <w:szCs w:val="21"/>
                  <w:rPrChange w:id="3330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El equipo integra los aportes con orden.</w:delText>
              </w:r>
            </w:del>
          </w:p>
        </w:tc>
      </w:tr>
      <w:tr w:rsidR="005823F6" w14:paraId="340CB7EE" w14:textId="77777777" w:rsidTr="002B6646">
        <w:trPr>
          <w:cantSplit/>
          <w:trPrChange w:id="333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33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922F19B" w14:textId="77777777" w:rsidR="005823F6" w:rsidRPr="00B92A5A" w:rsidRDefault="005823F6" w:rsidP="005823F6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33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C9B801B" w14:textId="0F863566" w:rsidR="005823F6" w:rsidRPr="00B92A5A" w:rsidRDefault="005823F6" w:rsidP="005823F6">
            <w:pPr>
              <w:spacing w:before="20" w:after="20"/>
              <w:jc w:val="center"/>
            </w:pPr>
            <w:ins w:id="3334" w:author="Humberto Quintanilla" w:date="2026-10-08T16:28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335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 xml:space="preserve">Producto 20: </w:t>
              </w:r>
              <w:r w:rsidRPr="00B92A5A">
                <w:rPr>
                  <w:sz w:val="21"/>
                  <w:szCs w:val="21"/>
                  <w:rPrChange w:id="3336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Matriz de riesgos y controles</w:t>
              </w:r>
            </w:ins>
            <w:del w:id="3337" w:author="Humberto Quintanilla" w:date="2026-10-08T16:28:00Z">
              <w:r w:rsidRPr="00B92A5A" w:rsidDel="00DE625E">
                <w:rPr>
                  <w:b/>
                  <w:bCs/>
                  <w:i/>
                  <w:iCs/>
                  <w:sz w:val="21"/>
                  <w:szCs w:val="21"/>
                  <w:rPrChange w:id="3338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 xml:space="preserve">Producto 28: </w:delText>
              </w:r>
              <w:r w:rsidRPr="00B92A5A" w:rsidDel="00DE625E">
                <w:rPr>
                  <w:sz w:val="21"/>
                  <w:szCs w:val="21"/>
                  <w:rPrChange w:id="3339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Informe de vigencia de la documentación</w:delText>
              </w:r>
            </w:del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40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48E5983" w14:textId="07465551" w:rsidR="005823F6" w:rsidRPr="00B92A5A" w:rsidRDefault="005823F6" w:rsidP="005823F6">
            <w:pPr>
              <w:spacing w:before="20" w:after="20"/>
              <w:jc w:val="center"/>
            </w:pPr>
            <w:ins w:id="3341" w:author="Humberto Quintanilla" w:date="2026-10-08T16:28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342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3%</w:t>
              </w:r>
            </w:ins>
            <w:del w:id="3343" w:author="Humberto Quintanilla" w:date="2026-10-08T16:28:00Z">
              <w:r w:rsidRPr="00B92A5A" w:rsidDel="00DE625E">
                <w:rPr>
                  <w:b/>
                  <w:bCs/>
                  <w:i/>
                  <w:iCs/>
                  <w:sz w:val="21"/>
                  <w:szCs w:val="21"/>
                  <w:rPrChange w:id="3344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3%</w:delText>
              </w:r>
            </w:del>
          </w:p>
        </w:tc>
      </w:tr>
      <w:tr w:rsidR="005823F6" w14:paraId="5257BA5F" w14:textId="77777777" w:rsidTr="002B6646">
        <w:trPr>
          <w:cantSplit/>
          <w:trPrChange w:id="334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34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6F8E7EC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4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5E626FE" w14:textId="2F749BCB" w:rsidR="005823F6" w:rsidRPr="00B92A5A" w:rsidRDefault="005823F6" w:rsidP="005823F6">
            <w:pPr>
              <w:spacing w:before="20" w:after="20"/>
              <w:jc w:val="center"/>
            </w:pPr>
            <w:ins w:id="3348" w:author="Humberto Quintanilla" w:date="2026-10-08T16:28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349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Criterio</w:t>
              </w:r>
            </w:ins>
            <w:del w:id="3350" w:author="Humberto Quintanilla" w:date="2026-10-08T16:28:00Z">
              <w:r w:rsidRPr="00B92A5A" w:rsidDel="00DE625E">
                <w:rPr>
                  <w:b/>
                  <w:bCs/>
                  <w:i/>
                  <w:iCs/>
                  <w:sz w:val="21"/>
                  <w:szCs w:val="21"/>
                  <w:rPrChange w:id="3351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Criterio</w:delText>
              </w:r>
            </w:del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5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972CB72" w14:textId="5FEBA024" w:rsidR="005823F6" w:rsidRPr="00B92A5A" w:rsidRDefault="005823F6" w:rsidP="005823F6">
            <w:pPr>
              <w:spacing w:before="20" w:after="20"/>
              <w:jc w:val="center"/>
            </w:pPr>
            <w:ins w:id="3353" w:author="Humberto Quintanilla" w:date="2026-10-08T16:28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354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Insuficiente (1–50)</w:t>
              </w:r>
            </w:ins>
            <w:del w:id="3355" w:author="Humberto Quintanilla" w:date="2026-10-08T16:28:00Z">
              <w:r w:rsidRPr="00B92A5A" w:rsidDel="00DE625E">
                <w:rPr>
                  <w:b/>
                  <w:bCs/>
                  <w:i/>
                  <w:iCs/>
                  <w:sz w:val="21"/>
                  <w:szCs w:val="21"/>
                  <w:rPrChange w:id="3356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Insuficiente (1–50)</w:delText>
              </w:r>
            </w:del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5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3F3A0EA" w14:textId="4FFC174E" w:rsidR="005823F6" w:rsidRPr="00B92A5A" w:rsidRDefault="005823F6" w:rsidP="005823F6">
            <w:pPr>
              <w:spacing w:before="20" w:after="20"/>
              <w:jc w:val="center"/>
            </w:pPr>
            <w:ins w:id="3358" w:author="Humberto Quintanilla" w:date="2026-10-08T16:28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359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Suficiente (51–80)</w:t>
              </w:r>
            </w:ins>
            <w:del w:id="3360" w:author="Humberto Quintanilla" w:date="2026-10-08T16:28:00Z">
              <w:r w:rsidRPr="00B92A5A" w:rsidDel="00DE625E">
                <w:rPr>
                  <w:b/>
                  <w:bCs/>
                  <w:i/>
                  <w:iCs/>
                  <w:sz w:val="21"/>
                  <w:szCs w:val="21"/>
                  <w:rPrChange w:id="3361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Suficiente (51–80)</w:delText>
              </w:r>
            </w:del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6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4711C4F" w14:textId="289C9574" w:rsidR="005823F6" w:rsidRPr="00B92A5A" w:rsidRDefault="005823F6" w:rsidP="005823F6">
            <w:pPr>
              <w:spacing w:before="20" w:after="20"/>
              <w:jc w:val="center"/>
            </w:pPr>
            <w:ins w:id="3363" w:author="Humberto Quintanilla" w:date="2026-10-08T16:28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364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Destacado (81–100)</w:t>
              </w:r>
            </w:ins>
            <w:del w:id="3365" w:author="Humberto Quintanilla" w:date="2026-10-08T16:28:00Z">
              <w:r w:rsidRPr="00B92A5A" w:rsidDel="00DE625E">
                <w:rPr>
                  <w:b/>
                  <w:bCs/>
                  <w:i/>
                  <w:iCs/>
                  <w:sz w:val="21"/>
                  <w:szCs w:val="21"/>
                  <w:rPrChange w:id="3366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Destacado (81–100)</w:delText>
              </w:r>
            </w:del>
          </w:p>
        </w:tc>
      </w:tr>
      <w:tr w:rsidR="005823F6" w14:paraId="68564B29" w14:textId="77777777" w:rsidTr="002B6646">
        <w:trPr>
          <w:cantSplit/>
          <w:trPrChange w:id="336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36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A95A6C8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6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A2BF916" w14:textId="19A85D72" w:rsidR="005823F6" w:rsidRPr="00B92A5A" w:rsidRDefault="005823F6" w:rsidP="00693F56">
            <w:pPr>
              <w:spacing w:before="20" w:after="20"/>
              <w:jc w:val="both"/>
              <w:pPrChange w:id="3370" w:author="Evert Velarde Flores" w:date="2026-10-09T13:56:00Z">
                <w:pPr>
                  <w:spacing w:before="20" w:after="20"/>
                </w:pPr>
              </w:pPrChange>
            </w:pPr>
            <w:ins w:id="3371" w:author="Humberto Quintanilla" w:date="2026-10-08T16:28:00Z">
              <w:r w:rsidRPr="00B92A5A">
                <w:rPr>
                  <w:sz w:val="21"/>
                  <w:szCs w:val="21"/>
                  <w:rPrChange w:id="3372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Relación riesgo y control</w:t>
              </w:r>
            </w:ins>
            <w:del w:id="3373" w:author="Humberto Quintanilla" w:date="2026-10-08T16:28:00Z">
              <w:r w:rsidRPr="00B92A5A" w:rsidDel="00DE625E">
                <w:rPr>
                  <w:sz w:val="21"/>
                  <w:szCs w:val="21"/>
                  <w:rPrChange w:id="3374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Comparación</w:delText>
              </w:r>
            </w:del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7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3FF7DD5" w14:textId="4AD6613C" w:rsidR="005823F6" w:rsidRPr="00B92A5A" w:rsidRDefault="005823F6" w:rsidP="00693F56">
            <w:pPr>
              <w:spacing w:before="20" w:after="20"/>
              <w:jc w:val="both"/>
              <w:pPrChange w:id="3376" w:author="Evert Velarde Flores" w:date="2026-10-09T13:56:00Z">
                <w:pPr>
                  <w:spacing w:before="20" w:after="20"/>
                </w:pPr>
              </w:pPrChange>
            </w:pPr>
            <w:ins w:id="3377" w:author="Humberto Quintanilla" w:date="2026-10-08T16:28:00Z">
              <w:r w:rsidRPr="00B92A5A">
                <w:rPr>
                  <w:sz w:val="21"/>
                  <w:szCs w:val="21"/>
                  <w:rPrChange w:id="3378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Los controles no responden a los riesgos.</w:t>
              </w:r>
            </w:ins>
            <w:del w:id="3379" w:author="Humberto Quintanilla" w:date="2026-10-08T16:28:00Z">
              <w:r w:rsidRPr="00B92A5A" w:rsidDel="00DE625E">
                <w:rPr>
                  <w:sz w:val="21"/>
                  <w:szCs w:val="21"/>
                  <w:rPrChange w:id="3380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No compara el manual con la práctica.</w:delText>
              </w:r>
            </w:del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8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B8B411A" w14:textId="191E09AC" w:rsidR="005823F6" w:rsidRPr="00B92A5A" w:rsidRDefault="005823F6" w:rsidP="00693F56">
            <w:pPr>
              <w:spacing w:before="20" w:after="20"/>
              <w:jc w:val="both"/>
              <w:pPrChange w:id="3382" w:author="Evert Velarde Flores" w:date="2026-10-09T13:56:00Z">
                <w:pPr>
                  <w:spacing w:before="20" w:after="20"/>
                </w:pPr>
              </w:pPrChange>
            </w:pPr>
            <w:ins w:id="3383" w:author="Humberto Quintanilla" w:date="2026-10-08T16:28:00Z">
              <w:r w:rsidRPr="00B92A5A">
                <w:rPr>
                  <w:sz w:val="21"/>
                  <w:szCs w:val="21"/>
                  <w:rPrChange w:id="3384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Asigna a cada riesgo un control pertinente.</w:t>
              </w:r>
            </w:ins>
            <w:del w:id="3385" w:author="Humberto Quintanilla" w:date="2026-10-08T16:28:00Z">
              <w:r w:rsidRPr="00B92A5A" w:rsidDel="00DE625E">
                <w:rPr>
                  <w:sz w:val="21"/>
                  <w:szCs w:val="21"/>
                  <w:rPrChange w:id="3386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Identifica las diferencias entre el manual y la práctica.</w:delText>
              </w:r>
            </w:del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8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84D4B81" w14:textId="4A981253" w:rsidR="005823F6" w:rsidRPr="00B92A5A" w:rsidRDefault="005823F6" w:rsidP="00693F56">
            <w:pPr>
              <w:spacing w:before="20" w:after="20"/>
              <w:jc w:val="both"/>
              <w:pPrChange w:id="3388" w:author="Evert Velarde Flores" w:date="2026-10-09T13:56:00Z">
                <w:pPr>
                  <w:spacing w:before="20" w:after="20"/>
                </w:pPr>
              </w:pPrChange>
            </w:pPr>
            <w:ins w:id="3389" w:author="Humberto Quintanilla" w:date="2026-10-08T16:28:00Z">
              <w:r w:rsidRPr="00B92A5A">
                <w:rPr>
                  <w:sz w:val="21"/>
                  <w:szCs w:val="21"/>
                  <w:rPrChange w:id="3390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 xml:space="preserve">Distingue controles preventivos y </w:t>
              </w:r>
              <w:proofErr w:type="spellStart"/>
              <w:r w:rsidRPr="00B92A5A">
                <w:rPr>
                  <w:sz w:val="21"/>
                  <w:szCs w:val="21"/>
                  <w:rPrChange w:id="3391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detectivos</w:t>
              </w:r>
              <w:proofErr w:type="spellEnd"/>
              <w:r w:rsidRPr="00B92A5A">
                <w:rPr>
                  <w:sz w:val="21"/>
                  <w:szCs w:val="21"/>
                  <w:rPrChange w:id="3392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.</w:t>
              </w:r>
            </w:ins>
            <w:del w:id="3393" w:author="Humberto Quintanilla" w:date="2026-10-08T16:28:00Z">
              <w:r w:rsidRPr="00B92A5A" w:rsidDel="00DE625E">
                <w:rPr>
                  <w:sz w:val="21"/>
                  <w:szCs w:val="21"/>
                  <w:rPrChange w:id="3394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Explica las causas de cada diferencia.</w:delText>
              </w:r>
            </w:del>
          </w:p>
        </w:tc>
      </w:tr>
      <w:tr w:rsidR="005823F6" w14:paraId="5F8BF79E" w14:textId="77777777" w:rsidTr="002B6646">
        <w:trPr>
          <w:cantSplit/>
          <w:trPrChange w:id="3395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396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18E3FAE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39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92DE39B" w14:textId="775EBAA9" w:rsidR="005823F6" w:rsidRPr="00B92A5A" w:rsidRDefault="005823F6" w:rsidP="00693F56">
            <w:pPr>
              <w:spacing w:before="20" w:after="20"/>
              <w:jc w:val="both"/>
              <w:pPrChange w:id="3398" w:author="Evert Velarde Flores" w:date="2026-10-09T13:56:00Z">
                <w:pPr>
                  <w:spacing w:before="20" w:after="20"/>
                </w:pPr>
              </w:pPrChange>
            </w:pPr>
            <w:ins w:id="3399" w:author="Humberto Quintanilla" w:date="2026-10-08T16:28:00Z">
              <w:r w:rsidRPr="00B92A5A">
                <w:rPr>
                  <w:sz w:val="21"/>
                  <w:szCs w:val="21"/>
                  <w:rPrChange w:id="3400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Prevención del fraude</w:t>
              </w:r>
            </w:ins>
            <w:del w:id="3401" w:author="Humberto Quintanilla" w:date="2026-10-08T16:28:00Z">
              <w:r w:rsidRPr="00B92A5A" w:rsidDel="00DE625E">
                <w:rPr>
                  <w:sz w:val="21"/>
                  <w:szCs w:val="21"/>
                  <w:rPrChange w:id="3402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Evaluación de vigencia</w:delText>
              </w:r>
            </w:del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0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08192A4" w14:textId="1561E3C9" w:rsidR="005823F6" w:rsidRPr="00B92A5A" w:rsidRDefault="005823F6" w:rsidP="00693F56">
            <w:pPr>
              <w:spacing w:before="20" w:after="20"/>
              <w:jc w:val="both"/>
              <w:pPrChange w:id="3404" w:author="Evert Velarde Flores" w:date="2026-10-09T13:56:00Z">
                <w:pPr>
                  <w:spacing w:before="20" w:after="20"/>
                </w:pPr>
              </w:pPrChange>
            </w:pPr>
            <w:ins w:id="3405" w:author="Humberto Quintanilla" w:date="2026-10-08T16:28:00Z">
              <w:r w:rsidRPr="00B92A5A">
                <w:rPr>
                  <w:sz w:val="21"/>
                  <w:szCs w:val="21"/>
                  <w:rPrChange w:id="3406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Omite medidas antifraude.</w:t>
              </w:r>
            </w:ins>
            <w:del w:id="3407" w:author="Humberto Quintanilla" w:date="2026-10-08T16:28:00Z">
              <w:r w:rsidRPr="00B92A5A" w:rsidDel="00DE625E">
                <w:rPr>
                  <w:sz w:val="21"/>
                  <w:szCs w:val="21"/>
                  <w:rPrChange w:id="3408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No evalúa la vigencia.</w:delText>
              </w:r>
            </w:del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0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5E3758C" w14:textId="417FF0F9" w:rsidR="005823F6" w:rsidRPr="00B92A5A" w:rsidRDefault="005823F6" w:rsidP="00693F56">
            <w:pPr>
              <w:spacing w:before="20" w:after="20"/>
              <w:jc w:val="both"/>
              <w:pPrChange w:id="3410" w:author="Evert Velarde Flores" w:date="2026-10-09T13:56:00Z">
                <w:pPr>
                  <w:spacing w:before="20" w:after="20"/>
                </w:pPr>
              </w:pPrChange>
            </w:pPr>
            <w:ins w:id="3411" w:author="Humberto Quintanilla" w:date="2026-10-08T16:28:00Z">
              <w:r w:rsidRPr="00B92A5A">
                <w:rPr>
                  <w:sz w:val="21"/>
                  <w:szCs w:val="21"/>
                  <w:rPrChange w:id="3412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Incluye segregación, conciliaciones y canal de denuncias.</w:t>
              </w:r>
            </w:ins>
            <w:del w:id="3413" w:author="Humberto Quintanilla" w:date="2026-10-08T16:28:00Z">
              <w:r w:rsidRPr="00B92A5A" w:rsidDel="00DE625E">
                <w:rPr>
                  <w:sz w:val="21"/>
                  <w:szCs w:val="21"/>
                  <w:rPrChange w:id="3414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Determina los documentos desactualizados.</w:delText>
              </w:r>
            </w:del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1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22138C6" w14:textId="5D4868C6" w:rsidR="005823F6" w:rsidRPr="00B92A5A" w:rsidRDefault="005823F6" w:rsidP="00693F56">
            <w:pPr>
              <w:spacing w:before="20" w:after="20"/>
              <w:jc w:val="both"/>
              <w:pPrChange w:id="3416" w:author="Evert Velarde Flores" w:date="2026-10-09T13:56:00Z">
                <w:pPr>
                  <w:spacing w:before="20" w:after="20"/>
                </w:pPr>
              </w:pPrChange>
            </w:pPr>
            <w:ins w:id="3417" w:author="Humberto Quintanilla" w:date="2026-10-08T16:28:00Z">
              <w:r w:rsidRPr="00B92A5A">
                <w:rPr>
                  <w:sz w:val="21"/>
                  <w:szCs w:val="21"/>
                  <w:rPrChange w:id="3418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Evalúa el costo y el beneficio de cada control.</w:t>
              </w:r>
            </w:ins>
            <w:del w:id="3419" w:author="Humberto Quintanilla" w:date="2026-10-08T16:28:00Z">
              <w:r w:rsidRPr="00B92A5A" w:rsidDel="00DE625E">
                <w:rPr>
                  <w:sz w:val="21"/>
                  <w:szCs w:val="21"/>
                  <w:rPrChange w:id="3420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Prioriza las actualizaciones según su riesgo.</w:delText>
              </w:r>
            </w:del>
          </w:p>
        </w:tc>
      </w:tr>
      <w:tr w:rsidR="005823F6" w14:paraId="36FBB5C6" w14:textId="77777777" w:rsidTr="002B6646">
        <w:trPr>
          <w:cantSplit/>
          <w:trPrChange w:id="342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42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7A753A0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2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93FD1D5" w14:textId="18A53A92" w:rsidR="005823F6" w:rsidRPr="00B92A5A" w:rsidRDefault="005823F6" w:rsidP="00693F56">
            <w:pPr>
              <w:spacing w:before="20" w:after="20"/>
              <w:jc w:val="both"/>
              <w:pPrChange w:id="3424" w:author="Evert Velarde Flores" w:date="2026-10-09T13:56:00Z">
                <w:pPr>
                  <w:spacing w:before="20" w:after="20"/>
                </w:pPr>
              </w:pPrChange>
            </w:pPr>
            <w:ins w:id="3425" w:author="Humberto Quintanilla" w:date="2026-10-08T16:28:00Z">
              <w:r w:rsidRPr="00B92A5A">
                <w:rPr>
                  <w:sz w:val="21"/>
                  <w:szCs w:val="21"/>
                  <w:rPrChange w:id="3426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Ética profesional</w:t>
              </w:r>
            </w:ins>
            <w:del w:id="3427" w:author="Humberto Quintanilla" w:date="2026-10-08T16:28:00Z">
              <w:r w:rsidRPr="00B92A5A" w:rsidDel="00DE625E">
                <w:rPr>
                  <w:sz w:val="21"/>
                  <w:szCs w:val="21"/>
                  <w:rPrChange w:id="3428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Recomendaciones</w:delText>
              </w:r>
            </w:del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2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0618E66" w14:textId="368DAC99" w:rsidR="005823F6" w:rsidRPr="00B92A5A" w:rsidRDefault="005823F6" w:rsidP="00693F56">
            <w:pPr>
              <w:spacing w:before="20" w:after="20"/>
              <w:jc w:val="both"/>
              <w:pPrChange w:id="3430" w:author="Evert Velarde Flores" w:date="2026-10-09T13:56:00Z">
                <w:pPr>
                  <w:spacing w:before="20" w:after="20"/>
                </w:pPr>
              </w:pPrChange>
            </w:pPr>
            <w:ins w:id="3431" w:author="Humberto Quintanilla" w:date="2026-10-08T16:28:00Z">
              <w:r w:rsidRPr="00B92A5A">
                <w:rPr>
                  <w:sz w:val="21"/>
                  <w:szCs w:val="21"/>
                  <w:rPrChange w:id="3432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Ignora los conflictos de interés.</w:t>
              </w:r>
            </w:ins>
            <w:del w:id="3433" w:author="Humberto Quintanilla" w:date="2026-10-08T16:28:00Z">
              <w:r w:rsidRPr="00B92A5A" w:rsidDel="00DE625E">
                <w:rPr>
                  <w:sz w:val="21"/>
                  <w:szCs w:val="21"/>
                  <w:rPrChange w:id="3434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No formula recomendaciones.</w:delText>
              </w:r>
            </w:del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3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9A0DDD5" w14:textId="0535168F" w:rsidR="005823F6" w:rsidRPr="00B92A5A" w:rsidRDefault="005823F6" w:rsidP="00693F56">
            <w:pPr>
              <w:spacing w:before="20" w:after="20"/>
              <w:jc w:val="both"/>
              <w:pPrChange w:id="3436" w:author="Evert Velarde Flores" w:date="2026-10-09T13:56:00Z">
                <w:pPr>
                  <w:spacing w:before="20" w:after="20"/>
                </w:pPr>
              </w:pPrChange>
            </w:pPr>
            <w:ins w:id="3437" w:author="Humberto Quintanilla" w:date="2026-10-08T16:28:00Z">
              <w:r w:rsidRPr="00B92A5A">
                <w:rPr>
                  <w:sz w:val="21"/>
                  <w:szCs w:val="21"/>
                  <w:rPrChange w:id="3438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Considera los conflictos de interés en el diseño.</w:t>
              </w:r>
            </w:ins>
            <w:del w:id="3439" w:author="Humberto Quintanilla" w:date="2026-10-08T16:28:00Z">
              <w:r w:rsidRPr="00B92A5A" w:rsidDel="00DE625E">
                <w:rPr>
                  <w:sz w:val="21"/>
                  <w:szCs w:val="21"/>
                  <w:rPrChange w:id="3440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Formula recomendaciones pertinentes.</w:delText>
              </w:r>
            </w:del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4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B6B1B1B" w14:textId="3BEA8C86" w:rsidR="005823F6" w:rsidRPr="00B92A5A" w:rsidRDefault="005823F6" w:rsidP="00693F56">
            <w:pPr>
              <w:spacing w:before="20" w:after="20"/>
              <w:jc w:val="both"/>
              <w:pPrChange w:id="3442" w:author="Evert Velarde Flores" w:date="2026-10-09T13:56:00Z">
                <w:pPr>
                  <w:spacing w:before="20" w:after="20"/>
                </w:pPr>
              </w:pPrChange>
            </w:pPr>
            <w:ins w:id="3443" w:author="Humberto Quintanilla" w:date="2026-10-08T16:28:00Z">
              <w:r w:rsidRPr="00B92A5A">
                <w:rPr>
                  <w:sz w:val="21"/>
                  <w:szCs w:val="21"/>
                  <w:rPrChange w:id="3444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t>Propone una política de conducta para el área.</w:t>
              </w:r>
            </w:ins>
            <w:del w:id="3445" w:author="Humberto Quintanilla" w:date="2026-10-08T16:28:00Z">
              <w:r w:rsidRPr="00B92A5A" w:rsidDel="00DE625E">
                <w:rPr>
                  <w:sz w:val="21"/>
                  <w:szCs w:val="21"/>
                  <w:rPrChange w:id="3446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Propone un cronograma de actualización.</w:delText>
              </w:r>
            </w:del>
          </w:p>
        </w:tc>
      </w:tr>
      <w:tr w:rsidR="005823F6" w14:paraId="24AE32C2" w14:textId="77777777" w:rsidTr="002B6646">
        <w:trPr>
          <w:cantSplit/>
          <w:trPrChange w:id="344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44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1793409" w14:textId="77777777" w:rsidR="005823F6" w:rsidRPr="00B92A5A" w:rsidRDefault="005823F6" w:rsidP="005823F6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49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1CE2592" w14:textId="46321A51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45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3451" w:author="Humberto Quintanilla" w:date="2026-10-08T16:29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452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21</w:t>
              </w:r>
            </w:ins>
            <w:del w:id="3453" w:author="Humberto Quintanilla" w:date="2026-10-08T16:29:00Z">
              <w:r w:rsidRPr="00B92A5A" w:rsidDel="005823F6">
                <w:rPr>
                  <w:b/>
                  <w:bCs/>
                  <w:i/>
                  <w:iCs/>
                  <w:sz w:val="21"/>
                  <w:szCs w:val="21"/>
                  <w:rPrChange w:id="3454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29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3455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345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Esquema del Sistema de Contabilidad Integrada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57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C8425E2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45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3%</w:t>
            </w:r>
          </w:p>
        </w:tc>
      </w:tr>
      <w:tr w:rsidR="005823F6" w14:paraId="1FB8B1D4" w14:textId="77777777" w:rsidTr="002B6646">
        <w:trPr>
          <w:cantSplit/>
          <w:trPrChange w:id="345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46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9DE066E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6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5A98E83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46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6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4CD2EA7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46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6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E838832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46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6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70CC399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46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5823F6" w14:paraId="29ACA8CC" w14:textId="77777777" w:rsidTr="002B6646">
        <w:trPr>
          <w:cantSplit/>
          <w:trPrChange w:id="3469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470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B8AE56A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7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A8FCD5A" w14:textId="77777777" w:rsidR="005823F6" w:rsidRPr="00B92A5A" w:rsidRDefault="005823F6" w:rsidP="00693F56">
            <w:pPr>
              <w:spacing w:before="20" w:after="20"/>
              <w:jc w:val="both"/>
              <w:pPrChange w:id="3472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47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Organización del sistema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7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9C5D83A" w14:textId="77777777" w:rsidR="005823F6" w:rsidRPr="00B92A5A" w:rsidRDefault="005823F6" w:rsidP="00693F56">
            <w:pPr>
              <w:spacing w:before="20" w:after="20"/>
              <w:jc w:val="both"/>
              <w:pPrChange w:id="3475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47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Confunde los órganos del sistema.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7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604FD71" w14:textId="77777777" w:rsidR="005823F6" w:rsidRPr="00B92A5A" w:rsidRDefault="005823F6" w:rsidP="00693F56">
            <w:pPr>
              <w:spacing w:before="20" w:after="20"/>
              <w:jc w:val="both"/>
              <w:pPrChange w:id="3478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47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Describe el órgano rector y las unidades ejecutoras.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8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87B9FC2" w14:textId="77777777" w:rsidR="005823F6" w:rsidRPr="00B92A5A" w:rsidRDefault="005823F6" w:rsidP="00693F56">
            <w:pPr>
              <w:spacing w:before="20" w:after="20"/>
              <w:jc w:val="both"/>
              <w:pPrChange w:id="3481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48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Relaciona la organización con su reglamento específico.</w:t>
            </w:r>
          </w:p>
        </w:tc>
      </w:tr>
      <w:tr w:rsidR="005823F6" w14:paraId="4770139C" w14:textId="77777777" w:rsidTr="002B6646">
        <w:trPr>
          <w:cantSplit/>
          <w:trPrChange w:id="348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48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FD47359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8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45A03FB" w14:textId="77777777" w:rsidR="005823F6" w:rsidRPr="00B92A5A" w:rsidRDefault="005823F6" w:rsidP="00693F56">
            <w:pPr>
              <w:spacing w:before="20" w:after="20"/>
              <w:jc w:val="both"/>
              <w:pPrChange w:id="3486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48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Procesos y estados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8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C57AE8B" w14:textId="77777777" w:rsidR="005823F6" w:rsidRPr="00B92A5A" w:rsidRDefault="005823F6" w:rsidP="00693F56">
            <w:pPr>
              <w:spacing w:before="20" w:after="20"/>
              <w:jc w:val="both"/>
              <w:pPrChange w:id="3489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49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procesos o estados financieros.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9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ACFD5CD" w14:textId="77777777" w:rsidR="005823F6" w:rsidRPr="00B92A5A" w:rsidRDefault="005823F6" w:rsidP="00693F56">
            <w:pPr>
              <w:spacing w:before="20" w:after="20"/>
              <w:jc w:val="both"/>
              <w:pPrChange w:id="3492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49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Describe los procesos y los estados que genera el sistema.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9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249E200" w14:textId="77777777" w:rsidR="005823F6" w:rsidRPr="00B92A5A" w:rsidRDefault="005823F6" w:rsidP="00693F56">
            <w:pPr>
              <w:spacing w:before="20" w:after="20"/>
              <w:jc w:val="both"/>
              <w:pPrChange w:id="3495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49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Relaciona los estados con la rendición de cuentas.</w:t>
            </w:r>
          </w:p>
        </w:tc>
      </w:tr>
      <w:tr w:rsidR="005823F6" w14:paraId="78F1C9BA" w14:textId="77777777" w:rsidTr="002B6646">
        <w:trPr>
          <w:cantSplit/>
          <w:trPrChange w:id="349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49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1AD19F2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49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8C91D53" w14:textId="77777777" w:rsidR="005823F6" w:rsidRPr="00B92A5A" w:rsidRDefault="005823F6" w:rsidP="00693F56">
            <w:pPr>
              <w:spacing w:before="20" w:after="20"/>
              <w:jc w:val="both"/>
              <w:pPrChange w:id="3500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0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Claridad de la exposición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0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676CCC6" w14:textId="77777777" w:rsidR="005823F6" w:rsidRPr="00B92A5A" w:rsidRDefault="005823F6" w:rsidP="00693F56">
            <w:pPr>
              <w:spacing w:before="20" w:after="20"/>
              <w:jc w:val="both"/>
              <w:pPrChange w:id="3503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0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exposición es desordenada.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0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69A96AF" w14:textId="77777777" w:rsidR="005823F6" w:rsidRPr="00B92A5A" w:rsidRDefault="005823F6" w:rsidP="00693F56">
            <w:pPr>
              <w:spacing w:before="20" w:after="20"/>
              <w:jc w:val="both"/>
              <w:pPrChange w:id="3506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0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exposición es clara y ordenada.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0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3936760" w14:textId="77777777" w:rsidR="005823F6" w:rsidRPr="00B92A5A" w:rsidRDefault="005823F6" w:rsidP="00693F56">
            <w:pPr>
              <w:spacing w:before="20" w:after="20"/>
              <w:jc w:val="both"/>
              <w:pPrChange w:id="3509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1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Responde con solvencia las preguntas del curso.</w:t>
            </w:r>
          </w:p>
        </w:tc>
      </w:tr>
      <w:tr w:rsidR="005823F6" w14:paraId="454C67AA" w14:textId="77777777" w:rsidTr="002B6646">
        <w:trPr>
          <w:cantSplit/>
          <w:trPrChange w:id="3511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512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ED4EE83" w14:textId="77777777" w:rsidR="005823F6" w:rsidRPr="00B92A5A" w:rsidRDefault="005823F6" w:rsidP="005823F6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13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9CF00DC" w14:textId="1D563911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514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3515" w:author="Humberto Quintanilla" w:date="2026-10-08T16:29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516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22</w:t>
              </w:r>
            </w:ins>
            <w:del w:id="3517" w:author="Humberto Quintanilla" w:date="2026-10-08T16:29:00Z">
              <w:r w:rsidRPr="00B92A5A" w:rsidDel="005823F6">
                <w:rPr>
                  <w:b/>
                  <w:bCs/>
                  <w:i/>
                  <w:iCs/>
                  <w:sz w:val="21"/>
                  <w:szCs w:val="21"/>
                  <w:rPrChange w:id="3518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30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3519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352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Cuadro de módulos del SIGEP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21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5610012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52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3%</w:t>
            </w:r>
          </w:p>
        </w:tc>
      </w:tr>
      <w:tr w:rsidR="005823F6" w14:paraId="470BA1E8" w14:textId="77777777" w:rsidTr="002B6646">
        <w:trPr>
          <w:cantSplit/>
          <w:trPrChange w:id="352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52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F31B648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2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12AB39C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52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2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E393E23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528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2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511B615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53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3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38316BA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532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5823F6" w14:paraId="1A46D52C" w14:textId="77777777" w:rsidTr="002B6646">
        <w:trPr>
          <w:cantSplit/>
          <w:trPrChange w:id="3533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534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44F0DEF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3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7D65CB3" w14:textId="77777777" w:rsidR="005823F6" w:rsidRPr="00B92A5A" w:rsidRDefault="005823F6" w:rsidP="00693F56">
            <w:pPr>
              <w:spacing w:before="20" w:after="20"/>
              <w:jc w:val="both"/>
              <w:pPrChange w:id="3536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3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Identificación de módulos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3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5AEEE75" w14:textId="5550557A" w:rsidR="005823F6" w:rsidRPr="00B92A5A" w:rsidRDefault="005823F6" w:rsidP="00693F56">
            <w:pPr>
              <w:spacing w:before="20" w:after="20"/>
              <w:jc w:val="both"/>
              <w:pPrChange w:id="3539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4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Omite módulos relevantes</w:t>
            </w:r>
            <w:del w:id="3541" w:author="Rodrigo Maximiliano Mejía Laura" w:date="2026-10-09T13:39:00Z">
              <w:r w:rsidRPr="00B92A5A" w:rsidDel="00182883">
                <w:rPr>
                  <w:sz w:val="21"/>
                  <w:szCs w:val="21"/>
                  <w:rPrChange w:id="3542" w:author="Humberto Quintanilla" w:date="2026-10-08T16:32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>.</w:delText>
              </w:r>
            </w:del>
            <w:ins w:id="3543" w:author="Rodrigo Maximiliano Mejía Laura" w:date="2026-10-09T13:39:00Z">
              <w:r w:rsidR="00182883">
                <w:rPr>
                  <w:sz w:val="21"/>
                  <w:szCs w:val="21"/>
                </w:rPr>
                <w:t>.</w:t>
              </w:r>
            </w:ins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44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2FED784" w14:textId="77777777" w:rsidR="005823F6" w:rsidRPr="00B92A5A" w:rsidRDefault="005823F6" w:rsidP="00693F56">
            <w:pPr>
              <w:spacing w:before="20" w:after="20"/>
              <w:jc w:val="both"/>
              <w:pPrChange w:id="3545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46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 los módulos y su función.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4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59EDB10" w14:textId="77777777" w:rsidR="005823F6" w:rsidRPr="00B92A5A" w:rsidRDefault="005823F6" w:rsidP="00693F56">
            <w:pPr>
              <w:spacing w:before="20" w:after="20"/>
              <w:jc w:val="both"/>
              <w:pPrChange w:id="3548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49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Explica la integración entre presupuesto, contabilidad y tesorería.</w:t>
            </w:r>
          </w:p>
        </w:tc>
      </w:tr>
      <w:tr w:rsidR="005823F6" w14:paraId="097AF3BD" w14:textId="77777777" w:rsidTr="002B6646">
        <w:trPr>
          <w:cantSplit/>
          <w:trPrChange w:id="3550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551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A6CC317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5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985157C" w14:textId="77777777" w:rsidR="005823F6" w:rsidRPr="00B92A5A" w:rsidRDefault="005823F6" w:rsidP="00693F56">
            <w:pPr>
              <w:spacing w:before="20" w:after="20"/>
              <w:jc w:val="both"/>
              <w:pPrChange w:id="3553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5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Relación con el diseño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5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195FE80" w14:textId="77777777" w:rsidR="005823F6" w:rsidRPr="00B92A5A" w:rsidRDefault="005823F6" w:rsidP="00693F56">
            <w:pPr>
              <w:spacing w:before="20" w:after="20"/>
              <w:jc w:val="both"/>
              <w:pPrChange w:id="3556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5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No relaciona los módulos con el diseño.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5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2516724" w14:textId="77777777" w:rsidR="005823F6" w:rsidRPr="00B92A5A" w:rsidRDefault="005823F6" w:rsidP="00693F56">
            <w:pPr>
              <w:spacing w:before="20" w:after="20"/>
              <w:jc w:val="both"/>
              <w:pPrChange w:id="3559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6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Vincula cada módulo con el sistema contable de la entidad.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6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7EEA69F" w14:textId="77777777" w:rsidR="005823F6" w:rsidRPr="00B92A5A" w:rsidRDefault="005823F6" w:rsidP="00693F56">
            <w:pPr>
              <w:spacing w:before="20" w:after="20"/>
              <w:jc w:val="both"/>
              <w:pPrChange w:id="3562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6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Señala los controles que aporta cada módulo.</w:t>
            </w:r>
          </w:p>
        </w:tc>
      </w:tr>
      <w:tr w:rsidR="005823F6" w14:paraId="78C1EA10" w14:textId="77777777" w:rsidTr="002B6646">
        <w:trPr>
          <w:cantSplit/>
          <w:trPrChange w:id="3564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565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CE54232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6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2295C45" w14:textId="77777777" w:rsidR="005823F6" w:rsidRPr="00B92A5A" w:rsidRDefault="005823F6" w:rsidP="00693F56">
            <w:pPr>
              <w:spacing w:before="20" w:after="20"/>
              <w:jc w:val="both"/>
              <w:pPrChange w:id="3567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6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Precisión normativa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6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7C59051" w14:textId="77777777" w:rsidR="005823F6" w:rsidRPr="00B92A5A" w:rsidRDefault="005823F6" w:rsidP="00693F56">
            <w:pPr>
              <w:spacing w:before="20" w:after="20"/>
              <w:jc w:val="both"/>
              <w:pPrChange w:id="3570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7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Cita normas de forma imprecisa.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7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13E57AE" w14:textId="77777777" w:rsidR="005823F6" w:rsidRPr="00B92A5A" w:rsidRDefault="005823F6" w:rsidP="00693F56">
            <w:pPr>
              <w:spacing w:before="20" w:after="20"/>
              <w:jc w:val="both"/>
              <w:pPrChange w:id="3573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7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Cita correctamente la normativa aplicable.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7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FB68966" w14:textId="77777777" w:rsidR="005823F6" w:rsidRPr="00B92A5A" w:rsidRDefault="005823F6" w:rsidP="00693F56">
            <w:pPr>
              <w:spacing w:before="20" w:after="20"/>
              <w:jc w:val="both"/>
              <w:pPrChange w:id="3576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57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Contrasta la normativa con la práctica de una entidad.</w:t>
            </w:r>
          </w:p>
        </w:tc>
      </w:tr>
      <w:tr w:rsidR="005823F6" w14:paraId="508E933F" w14:textId="77777777" w:rsidTr="002B6646">
        <w:trPr>
          <w:cantSplit/>
          <w:trPrChange w:id="3578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579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23D6A1D" w14:textId="77777777" w:rsidR="005823F6" w:rsidRPr="00B92A5A" w:rsidRDefault="005823F6" w:rsidP="005823F6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80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91CAF94" w14:textId="708EFC8E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581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3582" w:author="Humberto Quintanilla" w:date="2026-10-08T16:29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583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23</w:t>
              </w:r>
            </w:ins>
            <w:del w:id="3584" w:author="Humberto Quintanilla" w:date="2026-10-08T16:29:00Z">
              <w:r w:rsidRPr="00B92A5A" w:rsidDel="005823F6">
                <w:rPr>
                  <w:b/>
                  <w:bCs/>
                  <w:i/>
                  <w:iCs/>
                  <w:sz w:val="21"/>
                  <w:szCs w:val="21"/>
                  <w:rPrChange w:id="3585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31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3586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358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Cuadro comparativo de sistemas SIAF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88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C88A0D2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589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2%</w:t>
            </w:r>
          </w:p>
        </w:tc>
      </w:tr>
      <w:tr w:rsidR="005823F6" w14:paraId="161F4E69" w14:textId="77777777" w:rsidTr="002B6646">
        <w:trPr>
          <w:cantSplit/>
          <w:trPrChange w:id="3590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591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8B3B494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9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1233953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593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9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F5B21C1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595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96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62AEC04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597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59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7AD1585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599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5823F6" w14:paraId="382CD603" w14:textId="77777777" w:rsidTr="002B6646">
        <w:trPr>
          <w:cantSplit/>
          <w:trPrChange w:id="3600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601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A0FC35F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0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9C6FA50" w14:textId="77777777" w:rsidR="005823F6" w:rsidRPr="00B92A5A" w:rsidRDefault="005823F6" w:rsidP="00693F56">
            <w:pPr>
              <w:spacing w:before="20" w:after="20"/>
              <w:jc w:val="both"/>
              <w:pPrChange w:id="3603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0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Criterios de comparación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0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17DB0FE" w14:textId="77777777" w:rsidR="005823F6" w:rsidRPr="00B92A5A" w:rsidRDefault="005823F6" w:rsidP="00693F56">
            <w:pPr>
              <w:spacing w:before="20" w:after="20"/>
              <w:jc w:val="both"/>
              <w:pPrChange w:id="3606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0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Compara sin criterios definidos.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08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DFBE9A0" w14:textId="77777777" w:rsidR="005823F6" w:rsidRPr="00B92A5A" w:rsidRDefault="005823F6" w:rsidP="00693F56">
            <w:pPr>
              <w:spacing w:before="20" w:after="20"/>
              <w:jc w:val="both"/>
              <w:pPrChange w:id="3609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10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Compara cobertura, integración y gobernanza.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1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43E6171" w14:textId="77777777" w:rsidR="005823F6" w:rsidRPr="00B92A5A" w:rsidRDefault="005823F6" w:rsidP="00693F56">
            <w:pPr>
              <w:spacing w:before="20" w:after="20"/>
              <w:jc w:val="both"/>
              <w:pPrChange w:id="3612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13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Extrae lecciones aplicables a Bolivia.</w:t>
            </w:r>
          </w:p>
        </w:tc>
      </w:tr>
      <w:tr w:rsidR="005823F6" w14:paraId="43AA38D0" w14:textId="77777777" w:rsidTr="002B6646">
        <w:trPr>
          <w:cantSplit/>
          <w:trPrChange w:id="3614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615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B1B0024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1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5E130C1" w14:textId="77777777" w:rsidR="005823F6" w:rsidRPr="00B92A5A" w:rsidRDefault="005823F6" w:rsidP="00693F56">
            <w:pPr>
              <w:spacing w:before="20" w:after="20"/>
              <w:jc w:val="both"/>
              <w:pPrChange w:id="3617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1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Fuentes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1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B18477C" w14:textId="77777777" w:rsidR="005823F6" w:rsidRPr="00B92A5A" w:rsidRDefault="005823F6" w:rsidP="00693F56">
            <w:pPr>
              <w:spacing w:before="20" w:after="20"/>
              <w:jc w:val="both"/>
              <w:pPrChange w:id="3620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2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Usa fuentes no confiables.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2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D7B450D" w14:textId="77777777" w:rsidR="005823F6" w:rsidRPr="00B92A5A" w:rsidRDefault="005823F6" w:rsidP="00693F56">
            <w:pPr>
              <w:spacing w:before="20" w:after="20"/>
              <w:jc w:val="both"/>
              <w:pPrChange w:id="3623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2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Usa fuentes oficiales y académicas.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2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D14D7DF" w14:textId="77777777" w:rsidR="005823F6" w:rsidRPr="00B92A5A" w:rsidRDefault="005823F6" w:rsidP="00693F56">
            <w:pPr>
              <w:spacing w:before="20" w:after="20"/>
              <w:jc w:val="both"/>
              <w:pPrChange w:id="3626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2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Contrasta varias fuentes por cada país.</w:t>
            </w:r>
          </w:p>
        </w:tc>
      </w:tr>
      <w:tr w:rsidR="005823F6" w14:paraId="3C5E7410" w14:textId="77777777" w:rsidTr="002B6646">
        <w:trPr>
          <w:cantSplit/>
          <w:trPrChange w:id="3628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629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452633E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30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7B64001" w14:textId="77777777" w:rsidR="005823F6" w:rsidRPr="00B92A5A" w:rsidRDefault="005823F6" w:rsidP="00693F56">
            <w:pPr>
              <w:spacing w:before="20" w:after="20"/>
              <w:jc w:val="both"/>
              <w:pPrChange w:id="3631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3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Trabajo en equipo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3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5C23137" w14:textId="77777777" w:rsidR="005823F6" w:rsidRPr="00B92A5A" w:rsidRDefault="005823F6" w:rsidP="00693F56">
            <w:pPr>
              <w:spacing w:before="20" w:after="20"/>
              <w:jc w:val="both"/>
              <w:pPrChange w:id="3634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3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La participación es desigual.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36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5E6F66D" w14:textId="77777777" w:rsidR="005823F6" w:rsidRPr="00B92A5A" w:rsidRDefault="005823F6" w:rsidP="00693F56">
            <w:pPr>
              <w:spacing w:before="20" w:after="20"/>
              <w:jc w:val="both"/>
              <w:pPrChange w:id="3637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3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Todos los integrantes participan.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3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8889F92" w14:textId="77777777" w:rsidR="005823F6" w:rsidRPr="00B92A5A" w:rsidRDefault="005823F6" w:rsidP="00693F56">
            <w:pPr>
              <w:spacing w:before="20" w:after="20"/>
              <w:jc w:val="both"/>
              <w:pPrChange w:id="3640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4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El equipo sustenta sus conclusiones ante el curso.</w:t>
            </w:r>
          </w:p>
        </w:tc>
      </w:tr>
      <w:tr w:rsidR="005823F6" w14:paraId="4E70650D" w14:textId="77777777" w:rsidTr="002B6646">
        <w:trPr>
          <w:cantSplit/>
          <w:trPrChange w:id="3642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643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E97635B" w14:textId="77777777" w:rsidR="005823F6" w:rsidRPr="00B92A5A" w:rsidRDefault="005823F6" w:rsidP="005823F6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44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0CB4FDB" w14:textId="2E57C0F5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645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Producto </w:t>
            </w:r>
            <w:ins w:id="3646" w:author="Humberto Quintanilla" w:date="2026-10-08T16:29:00Z">
              <w:r w:rsidRPr="00B92A5A">
                <w:rPr>
                  <w:b/>
                  <w:bCs/>
                  <w:i/>
                  <w:iCs/>
                  <w:sz w:val="21"/>
                  <w:szCs w:val="21"/>
                  <w:rPrChange w:id="3647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24</w:t>
              </w:r>
            </w:ins>
            <w:del w:id="3648" w:author="Humberto Quintanilla" w:date="2026-10-08T16:29:00Z">
              <w:r w:rsidRPr="00B92A5A" w:rsidDel="005823F6">
                <w:rPr>
                  <w:b/>
                  <w:bCs/>
                  <w:i/>
                  <w:iCs/>
                  <w:sz w:val="21"/>
                  <w:szCs w:val="21"/>
                  <w:rPrChange w:id="3649" w:author="Humberto Quintanilla" w:date="2026-10-08T16:32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>32</w:delText>
              </w:r>
            </w:del>
            <w:r w:rsidRPr="00B92A5A">
              <w:rPr>
                <w:b/>
                <w:bCs/>
                <w:i/>
                <w:iCs/>
                <w:sz w:val="21"/>
                <w:szCs w:val="21"/>
                <w:rPrChange w:id="3650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 xml:space="preserve">: </w:t>
            </w:r>
            <w:r w:rsidRPr="00B92A5A">
              <w:rPr>
                <w:sz w:val="21"/>
                <w:szCs w:val="21"/>
                <w:rPrChange w:id="365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Informe del modelo conceptual SIAF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52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2C36E6E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653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2%</w:t>
            </w:r>
          </w:p>
        </w:tc>
      </w:tr>
      <w:tr w:rsidR="005823F6" w14:paraId="5632F351" w14:textId="77777777" w:rsidTr="002B6646">
        <w:trPr>
          <w:cantSplit/>
          <w:trPrChange w:id="3654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655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8E17D90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5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D9ACEFD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657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Criterio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58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70372F1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659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Insuficiente (1–50)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6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A5D2F6A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661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Suficiente (51–80)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6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3F0C142" w14:textId="77777777" w:rsidR="005823F6" w:rsidRPr="00B92A5A" w:rsidRDefault="005823F6" w:rsidP="005823F6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663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Destacado (81–100)</w:t>
            </w:r>
          </w:p>
        </w:tc>
      </w:tr>
      <w:tr w:rsidR="005823F6" w14:paraId="5AAAA929" w14:textId="77777777" w:rsidTr="002B6646">
        <w:trPr>
          <w:cantSplit/>
          <w:trPrChange w:id="3664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665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BAD4B4E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6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22EEA38" w14:textId="77777777" w:rsidR="005823F6" w:rsidRPr="00B92A5A" w:rsidRDefault="005823F6" w:rsidP="00693F56">
            <w:pPr>
              <w:spacing w:before="20" w:after="20"/>
              <w:jc w:val="both"/>
              <w:pPrChange w:id="3667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6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Modelo conceptual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69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CDC3BFD" w14:textId="77777777" w:rsidR="005823F6" w:rsidRPr="00B92A5A" w:rsidRDefault="005823F6" w:rsidP="00693F56">
            <w:pPr>
              <w:spacing w:before="20" w:after="20"/>
              <w:jc w:val="both"/>
              <w:pPrChange w:id="3670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7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Describe el modelo de forma incompleta.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7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7F623FD" w14:textId="77777777" w:rsidR="005823F6" w:rsidRPr="00B92A5A" w:rsidRDefault="005823F6" w:rsidP="00693F56">
            <w:pPr>
              <w:spacing w:before="20" w:after="20"/>
              <w:jc w:val="both"/>
              <w:pPrChange w:id="3673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74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Explica los componentes del modelo conceptual.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75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8CF7AE6" w14:textId="77777777" w:rsidR="005823F6" w:rsidRPr="00B92A5A" w:rsidRDefault="005823F6" w:rsidP="00693F56">
            <w:pPr>
              <w:spacing w:before="20" w:after="20"/>
              <w:jc w:val="both"/>
              <w:pPrChange w:id="3676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77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Evalúa la viabilidad del modelo en una entidad boliviana.</w:t>
            </w:r>
          </w:p>
        </w:tc>
      </w:tr>
      <w:tr w:rsidR="005823F6" w14:paraId="0FF5D901" w14:textId="77777777" w:rsidTr="002B6646">
        <w:trPr>
          <w:cantSplit/>
          <w:trPrChange w:id="3678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679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0288167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80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CF941C2" w14:textId="77777777" w:rsidR="005823F6" w:rsidRPr="00B92A5A" w:rsidRDefault="005823F6" w:rsidP="00693F56">
            <w:pPr>
              <w:spacing w:before="20" w:after="20"/>
              <w:jc w:val="both"/>
              <w:pPrChange w:id="3681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82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Indicadores de desempeño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83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515C742F" w14:textId="77777777" w:rsidR="005823F6" w:rsidRPr="00B92A5A" w:rsidRDefault="005823F6" w:rsidP="00693F56">
            <w:pPr>
              <w:spacing w:before="20" w:after="20"/>
              <w:jc w:val="both"/>
              <w:pPrChange w:id="3684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85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No identifica indicadores.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86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2E21E91" w14:textId="77777777" w:rsidR="005823F6" w:rsidRPr="00B92A5A" w:rsidRDefault="005823F6" w:rsidP="00693F56">
            <w:pPr>
              <w:spacing w:before="20" w:after="20"/>
              <w:jc w:val="both"/>
              <w:pPrChange w:id="3687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88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Identifica indicadores de desempeño y de gestión financiera.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8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7BB854F" w14:textId="77777777" w:rsidR="005823F6" w:rsidRPr="00B92A5A" w:rsidRDefault="005823F6" w:rsidP="00693F56">
            <w:pPr>
              <w:spacing w:before="20" w:after="20"/>
              <w:jc w:val="both"/>
              <w:pPrChange w:id="3690" w:author="Evert Velarde Flores" w:date="2026-10-09T13:56:00Z">
                <w:pPr>
                  <w:spacing w:before="20" w:after="20"/>
                </w:pPr>
              </w:pPrChange>
            </w:pPr>
            <w:r w:rsidRPr="00B92A5A">
              <w:rPr>
                <w:sz w:val="21"/>
                <w:szCs w:val="21"/>
                <w:rPrChange w:id="3691" w:author="Humberto Quintanilla" w:date="2026-10-08T16:32:00Z">
                  <w:rPr>
                    <w:sz w:val="21"/>
                    <w:szCs w:val="21"/>
                    <w:highlight w:val="yellow"/>
                  </w:rPr>
                </w:rPrChange>
              </w:rPr>
              <w:t>Propone metas para cada indicador.</w:t>
            </w:r>
          </w:p>
        </w:tc>
      </w:tr>
      <w:tr w:rsidR="005823F6" w14:paraId="45F13B29" w14:textId="77777777" w:rsidTr="002B6646">
        <w:trPr>
          <w:cantSplit/>
          <w:trPrChange w:id="3692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693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592C2C5" w14:textId="77777777" w:rsidR="005823F6" w:rsidRPr="00B92A5A" w:rsidRDefault="005823F6" w:rsidP="005823F6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94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A46DD60" w14:textId="77777777" w:rsidR="005823F6" w:rsidRPr="002B6646" w:rsidRDefault="005823F6" w:rsidP="00693F56">
            <w:pPr>
              <w:spacing w:before="20" w:after="20"/>
              <w:jc w:val="both"/>
              <w:pPrChange w:id="3695" w:author="Evert Velarde Flores" w:date="2026-10-09T13:56:00Z">
                <w:pPr>
                  <w:spacing w:before="20" w:after="20"/>
                </w:pPr>
              </w:pPrChange>
            </w:pPr>
            <w:r w:rsidRPr="002B6646">
              <w:rPr>
                <w:sz w:val="21"/>
                <w:szCs w:val="21"/>
                <w:rPrChange w:id="3696" w:author="Humberto Quintanilla" w:date="2026-10-09T09:56:00Z">
                  <w:rPr>
                    <w:sz w:val="21"/>
                    <w:szCs w:val="21"/>
                    <w:highlight w:val="yellow"/>
                  </w:rPr>
                </w:rPrChange>
              </w:rPr>
              <w:t>Transparencia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69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BA7959A" w14:textId="77777777" w:rsidR="005823F6" w:rsidRPr="002B6646" w:rsidRDefault="005823F6" w:rsidP="00693F56">
            <w:pPr>
              <w:spacing w:before="20" w:after="20"/>
              <w:jc w:val="both"/>
              <w:pPrChange w:id="3698" w:author="Evert Velarde Flores" w:date="2026-10-09T13:56:00Z">
                <w:pPr>
                  <w:spacing w:before="20" w:after="20"/>
                </w:pPr>
              </w:pPrChange>
            </w:pPr>
            <w:r w:rsidRPr="002B6646">
              <w:rPr>
                <w:sz w:val="21"/>
                <w:szCs w:val="21"/>
                <w:rPrChange w:id="3699" w:author="Humberto Quintanilla" w:date="2026-10-09T09:56:00Z">
                  <w:rPr>
                    <w:sz w:val="21"/>
                    <w:szCs w:val="21"/>
                    <w:highlight w:val="yellow"/>
                  </w:rPr>
                </w:rPrChange>
              </w:rPr>
              <w:t>Omite la rendición de cuentas.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700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722F3BD" w14:textId="77777777" w:rsidR="005823F6" w:rsidRPr="002B6646" w:rsidRDefault="005823F6" w:rsidP="00693F56">
            <w:pPr>
              <w:spacing w:before="20" w:after="20"/>
              <w:jc w:val="both"/>
              <w:pPrChange w:id="3701" w:author="Evert Velarde Flores" w:date="2026-10-09T13:56:00Z">
                <w:pPr>
                  <w:spacing w:before="20" w:after="20"/>
                </w:pPr>
              </w:pPrChange>
            </w:pPr>
            <w:r w:rsidRPr="002B6646">
              <w:rPr>
                <w:sz w:val="21"/>
                <w:szCs w:val="21"/>
                <w:rPrChange w:id="3702" w:author="Humberto Quintanilla" w:date="2026-10-09T09:56:00Z">
                  <w:rPr>
                    <w:sz w:val="21"/>
                    <w:szCs w:val="21"/>
                    <w:highlight w:val="yellow"/>
                  </w:rPr>
                </w:rPrChange>
              </w:rPr>
              <w:t>Relaciona el sistema con la transparencia fiscal.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70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2ED5560" w14:textId="77777777" w:rsidR="005823F6" w:rsidRPr="002B6646" w:rsidRDefault="005823F6" w:rsidP="00693F56">
            <w:pPr>
              <w:spacing w:before="20" w:after="20"/>
              <w:jc w:val="both"/>
              <w:pPrChange w:id="3704" w:author="Evert Velarde Flores" w:date="2026-10-09T13:56:00Z">
                <w:pPr>
                  <w:spacing w:before="20" w:after="20"/>
                </w:pPr>
              </w:pPrChange>
            </w:pPr>
            <w:r w:rsidRPr="002B6646">
              <w:rPr>
                <w:sz w:val="21"/>
                <w:szCs w:val="21"/>
                <w:rPrChange w:id="3705" w:author="Humberto Quintanilla" w:date="2026-10-09T09:56:00Z">
                  <w:rPr>
                    <w:sz w:val="21"/>
                    <w:szCs w:val="21"/>
                    <w:highlight w:val="yellow"/>
                  </w:rPr>
                </w:rPrChange>
              </w:rPr>
              <w:t>Valora el aporte del sistema al control de la gestión pública.</w:t>
            </w:r>
          </w:p>
        </w:tc>
      </w:tr>
      <w:tr w:rsidR="00C90665" w14:paraId="4730399F" w14:textId="77777777" w:rsidTr="002B6646">
        <w:trPr>
          <w:cantSplit/>
          <w:ins w:id="3706" w:author="Humberto Quintanilla" w:date="2026-10-09T09:52:00Z"/>
          <w:trPrChange w:id="3707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708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1320E88" w14:textId="77777777" w:rsidR="00C90665" w:rsidRPr="00B92A5A" w:rsidRDefault="00C90665" w:rsidP="005823F6">
            <w:pPr>
              <w:rPr>
                <w:ins w:id="3709" w:author="Humberto Quintanilla" w:date="2026-10-09T09:52:00Z"/>
              </w:rPr>
            </w:pPr>
          </w:p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710" w:author="Humberto Quintanilla" w:date="2026-10-09T09:54:00Z">
              <w:tcPr>
                <w:tcW w:w="622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25D5162" w14:textId="720FFAE4" w:rsidR="00C90665" w:rsidRPr="002B6646" w:rsidRDefault="00C90665">
            <w:pPr>
              <w:spacing w:before="20" w:after="20"/>
              <w:jc w:val="center"/>
              <w:rPr>
                <w:ins w:id="3711" w:author="Humberto Quintanilla" w:date="2026-10-09T09:52:00Z"/>
                <w:sz w:val="21"/>
                <w:szCs w:val="21"/>
              </w:rPr>
              <w:pPrChange w:id="3712" w:author="Humberto Quintanilla" w:date="2026-10-09T09:53:00Z">
                <w:pPr>
                  <w:spacing w:before="20" w:after="20"/>
                </w:pPr>
              </w:pPrChange>
            </w:pPr>
            <w:ins w:id="3713" w:author="Humberto Quintanilla" w:date="2026-10-09T09:53:00Z">
              <w:r w:rsidRPr="002B6646">
                <w:rPr>
                  <w:b/>
                  <w:bCs/>
                  <w:i/>
                  <w:iCs/>
                  <w:sz w:val="21"/>
                  <w:szCs w:val="21"/>
                  <w:rPrChange w:id="3714" w:author="Humberto Quintanilla" w:date="2026-10-09T09:56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 xml:space="preserve">Producto </w:t>
              </w:r>
            </w:ins>
            <w:ins w:id="3715" w:author="Humberto Quintanilla" w:date="2026-10-09T09:56:00Z">
              <w:r w:rsidR="00C04553">
                <w:rPr>
                  <w:b/>
                  <w:bCs/>
                  <w:i/>
                  <w:iCs/>
                  <w:sz w:val="21"/>
                  <w:szCs w:val="21"/>
                </w:rPr>
                <w:t>25</w:t>
              </w:r>
            </w:ins>
            <w:ins w:id="3716" w:author="Humberto Quintanilla" w:date="2026-10-09T09:53:00Z">
              <w:r w:rsidRPr="002B6646">
                <w:rPr>
                  <w:b/>
                  <w:bCs/>
                  <w:i/>
                  <w:iCs/>
                  <w:sz w:val="21"/>
                  <w:szCs w:val="21"/>
                  <w:rPrChange w:id="3717" w:author="Humberto Quintanilla" w:date="2026-10-09T09:56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 xml:space="preserve">: </w:t>
              </w:r>
            </w:ins>
            <w:ins w:id="3718" w:author="Humberto Quintanilla" w:date="2026-10-09T10:02:00Z">
              <w:r w:rsidR="00FA4C16" w:rsidRPr="009B10C4">
                <w:rPr>
                  <w:sz w:val="21"/>
                  <w:szCs w:val="21"/>
                </w:rPr>
                <w:t>Empresa parametrizada en el ERP</w:t>
              </w:r>
            </w:ins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71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107E6DC" w14:textId="05F55BD6" w:rsidR="00C90665" w:rsidRPr="002B6646" w:rsidRDefault="004A087B">
            <w:pPr>
              <w:spacing w:before="20" w:after="20"/>
              <w:jc w:val="center"/>
              <w:rPr>
                <w:ins w:id="3720" w:author="Humberto Quintanilla" w:date="2026-10-09T09:52:00Z"/>
                <w:sz w:val="21"/>
                <w:szCs w:val="21"/>
              </w:rPr>
              <w:pPrChange w:id="3721" w:author="Humberto Quintanilla" w:date="2026-10-09T09:53:00Z">
                <w:pPr>
                  <w:spacing w:before="20" w:after="20"/>
                </w:pPr>
              </w:pPrChange>
            </w:pPr>
            <w:ins w:id="3722" w:author="Humberto Quintanilla" w:date="2026-10-09T10:02:00Z">
              <w:r>
                <w:rPr>
                  <w:b/>
                  <w:bCs/>
                  <w:i/>
                  <w:iCs/>
                  <w:sz w:val="21"/>
                  <w:szCs w:val="21"/>
                </w:rPr>
                <w:t>1</w:t>
              </w:r>
            </w:ins>
            <w:ins w:id="3723" w:author="Humberto Quintanilla" w:date="2026-10-09T09:56:00Z">
              <w:r w:rsidR="002B6646" w:rsidRPr="002B6646">
                <w:rPr>
                  <w:b/>
                  <w:bCs/>
                  <w:i/>
                  <w:iCs/>
                  <w:sz w:val="21"/>
                  <w:szCs w:val="21"/>
                  <w:rPrChange w:id="3724" w:author="Humberto Quintanilla" w:date="2026-10-09T09:56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0</w:t>
              </w:r>
            </w:ins>
            <w:ins w:id="3725" w:author="Humberto Quintanilla" w:date="2026-10-09T09:53:00Z">
              <w:r w:rsidR="00C90665" w:rsidRPr="002B6646">
                <w:rPr>
                  <w:b/>
                  <w:bCs/>
                  <w:i/>
                  <w:iCs/>
                  <w:sz w:val="21"/>
                  <w:szCs w:val="21"/>
                  <w:rPrChange w:id="3726" w:author="Humberto Quintanilla" w:date="2026-10-09T09:56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%</w:t>
              </w:r>
            </w:ins>
          </w:p>
        </w:tc>
      </w:tr>
      <w:tr w:rsidR="00C90665" w14:paraId="7CC885A6" w14:textId="77777777" w:rsidTr="002B6646">
        <w:trPr>
          <w:cantSplit/>
          <w:ins w:id="3727" w:author="Humberto Quintanilla" w:date="2026-10-09T09:52:00Z"/>
          <w:trPrChange w:id="3728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729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29A3D3A" w14:textId="77777777" w:rsidR="00C90665" w:rsidRPr="00B92A5A" w:rsidRDefault="00C90665" w:rsidP="00C90665">
            <w:pPr>
              <w:rPr>
                <w:ins w:id="3730" w:author="Humberto Quintanilla" w:date="2026-10-09T09:52:00Z"/>
              </w:rPr>
            </w:pP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73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222BCFA3" w14:textId="63DD1989" w:rsidR="00C90665" w:rsidRPr="002B6646" w:rsidRDefault="00C90665" w:rsidP="00C90665">
            <w:pPr>
              <w:spacing w:before="20" w:after="20"/>
              <w:rPr>
                <w:ins w:id="3732" w:author="Humberto Quintanilla" w:date="2026-10-09T09:52:00Z"/>
                <w:sz w:val="21"/>
                <w:szCs w:val="21"/>
              </w:rPr>
            </w:pPr>
            <w:ins w:id="3733" w:author="Humberto Quintanilla" w:date="2026-10-09T09:53:00Z">
              <w:r w:rsidRPr="002B6646">
                <w:rPr>
                  <w:b/>
                  <w:bCs/>
                  <w:i/>
                  <w:iCs/>
                  <w:sz w:val="21"/>
                  <w:szCs w:val="21"/>
                  <w:rPrChange w:id="3734" w:author="Humberto Quintanilla" w:date="2026-10-09T09:56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Criterio</w:t>
              </w:r>
            </w:ins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735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5C9538B" w14:textId="34299541" w:rsidR="00C90665" w:rsidRPr="002B6646" w:rsidRDefault="00C90665" w:rsidP="00C90665">
            <w:pPr>
              <w:spacing w:before="20" w:after="20"/>
              <w:rPr>
                <w:ins w:id="3736" w:author="Humberto Quintanilla" w:date="2026-10-09T09:52:00Z"/>
                <w:sz w:val="21"/>
                <w:szCs w:val="21"/>
              </w:rPr>
            </w:pPr>
            <w:ins w:id="3737" w:author="Humberto Quintanilla" w:date="2026-10-09T09:53:00Z">
              <w:r w:rsidRPr="002B6646">
                <w:rPr>
                  <w:b/>
                  <w:bCs/>
                  <w:i/>
                  <w:iCs/>
                  <w:sz w:val="21"/>
                  <w:szCs w:val="21"/>
                  <w:rPrChange w:id="3738" w:author="Humberto Quintanilla" w:date="2026-10-09T09:56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Insuficiente (1–50)</w:t>
              </w:r>
            </w:ins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739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796BF3C" w14:textId="3A4FBB73" w:rsidR="00C90665" w:rsidRPr="002B6646" w:rsidRDefault="00C90665" w:rsidP="00C90665">
            <w:pPr>
              <w:spacing w:before="20" w:after="20"/>
              <w:rPr>
                <w:ins w:id="3740" w:author="Humberto Quintanilla" w:date="2026-10-09T09:52:00Z"/>
                <w:sz w:val="21"/>
                <w:szCs w:val="21"/>
              </w:rPr>
            </w:pPr>
            <w:ins w:id="3741" w:author="Humberto Quintanilla" w:date="2026-10-09T09:53:00Z">
              <w:r w:rsidRPr="002B6646">
                <w:rPr>
                  <w:b/>
                  <w:bCs/>
                  <w:i/>
                  <w:iCs/>
                  <w:sz w:val="21"/>
                  <w:szCs w:val="21"/>
                  <w:rPrChange w:id="3742" w:author="Humberto Quintanilla" w:date="2026-10-09T09:56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Suficiente (51–80)</w:t>
              </w:r>
            </w:ins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743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D331C12" w14:textId="1FD706A4" w:rsidR="00C90665" w:rsidRPr="002B6646" w:rsidRDefault="00C90665" w:rsidP="00C90665">
            <w:pPr>
              <w:spacing w:before="20" w:after="20"/>
              <w:rPr>
                <w:ins w:id="3744" w:author="Humberto Quintanilla" w:date="2026-10-09T09:52:00Z"/>
                <w:sz w:val="21"/>
                <w:szCs w:val="21"/>
              </w:rPr>
            </w:pPr>
            <w:ins w:id="3745" w:author="Humberto Quintanilla" w:date="2026-10-09T09:53:00Z">
              <w:r w:rsidRPr="002B6646">
                <w:rPr>
                  <w:b/>
                  <w:bCs/>
                  <w:i/>
                  <w:iCs/>
                  <w:sz w:val="21"/>
                  <w:szCs w:val="21"/>
                  <w:rPrChange w:id="3746" w:author="Humberto Quintanilla" w:date="2026-10-09T09:56:00Z">
                    <w:rPr>
                      <w:b/>
                      <w:bCs/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t>Destacado (81–100)</w:t>
              </w:r>
            </w:ins>
          </w:p>
        </w:tc>
      </w:tr>
      <w:tr w:rsidR="00C90665" w14:paraId="516069D3" w14:textId="77777777" w:rsidTr="002B6646">
        <w:trPr>
          <w:cantSplit/>
          <w:ins w:id="3747" w:author="Humberto Quintanilla" w:date="2026-10-09T09:52:00Z"/>
          <w:trPrChange w:id="3748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749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7AE2D8F" w14:textId="77777777" w:rsidR="00C90665" w:rsidRPr="00B92A5A" w:rsidRDefault="00C90665" w:rsidP="00C90665">
            <w:pPr>
              <w:rPr>
                <w:ins w:id="3750" w:author="Humberto Quintanilla" w:date="2026-10-09T09:52:00Z"/>
              </w:rPr>
            </w:pP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751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016B3D3" w14:textId="358DC06F" w:rsidR="00C90665" w:rsidRPr="002B6646" w:rsidRDefault="00C90665" w:rsidP="00693F56">
            <w:pPr>
              <w:spacing w:before="20" w:after="20"/>
              <w:jc w:val="both"/>
              <w:rPr>
                <w:ins w:id="3752" w:author="Humberto Quintanilla" w:date="2026-10-09T09:52:00Z"/>
                <w:sz w:val="21"/>
                <w:szCs w:val="21"/>
              </w:rPr>
              <w:pPrChange w:id="3753" w:author="Evert Velarde Flores" w:date="2026-10-09T13:56:00Z">
                <w:pPr>
                  <w:spacing w:before="20" w:after="20"/>
                </w:pPr>
              </w:pPrChange>
            </w:pPr>
            <w:ins w:id="3754" w:author="Humberto Quintanilla" w:date="2026-10-09T09:52:00Z">
              <w:r w:rsidRPr="002B6646">
                <w:rPr>
                  <w:sz w:val="21"/>
                  <w:szCs w:val="21"/>
                  <w:rPrChange w:id="3755" w:author="Humberto Quintanilla" w:date="2026-10-09T09:56:00Z">
                    <w:rPr>
                      <w:sz w:val="21"/>
                      <w:szCs w:val="21"/>
                      <w:highlight w:val="yellow"/>
                    </w:rPr>
                  </w:rPrChange>
                </w:rPr>
                <w:t>Parametrización del ERP</w:t>
              </w:r>
            </w:ins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756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01FD5636" w14:textId="1A1C3739" w:rsidR="00C90665" w:rsidRPr="002B6646" w:rsidRDefault="00C90665" w:rsidP="00693F56">
            <w:pPr>
              <w:spacing w:before="20" w:after="20"/>
              <w:jc w:val="both"/>
              <w:rPr>
                <w:ins w:id="3757" w:author="Humberto Quintanilla" w:date="2026-10-09T09:52:00Z"/>
                <w:sz w:val="21"/>
                <w:szCs w:val="21"/>
              </w:rPr>
              <w:pPrChange w:id="3758" w:author="Evert Velarde Flores" w:date="2026-10-09T13:56:00Z">
                <w:pPr>
                  <w:spacing w:before="20" w:after="20"/>
                </w:pPr>
              </w:pPrChange>
            </w:pPr>
            <w:ins w:id="3759" w:author="Humberto Quintanilla" w:date="2026-10-09T09:52:00Z">
              <w:r w:rsidRPr="002B6646">
                <w:rPr>
                  <w:sz w:val="21"/>
                  <w:szCs w:val="21"/>
                  <w:rPrChange w:id="3760" w:author="Humberto Quintanilla" w:date="2026-10-09T09:56:00Z">
                    <w:rPr>
                      <w:sz w:val="21"/>
                      <w:szCs w:val="21"/>
                      <w:highlight w:val="yellow"/>
                    </w:rPr>
                  </w:rPrChange>
                </w:rPr>
                <w:t>La parametrización omite el plan de cuentas, los impuestos o los perfiles de usuario.</w:t>
              </w:r>
            </w:ins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761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EE0FDB4" w14:textId="477F3F1A" w:rsidR="00C90665" w:rsidRPr="002B6646" w:rsidRDefault="00C90665" w:rsidP="00693F56">
            <w:pPr>
              <w:spacing w:before="20" w:after="20"/>
              <w:jc w:val="both"/>
              <w:rPr>
                <w:ins w:id="3762" w:author="Humberto Quintanilla" w:date="2026-10-09T09:52:00Z"/>
                <w:sz w:val="21"/>
                <w:szCs w:val="21"/>
              </w:rPr>
              <w:pPrChange w:id="3763" w:author="Evert Velarde Flores" w:date="2026-10-09T13:56:00Z">
                <w:pPr>
                  <w:spacing w:before="20" w:after="20"/>
                </w:pPr>
              </w:pPrChange>
            </w:pPr>
            <w:ins w:id="3764" w:author="Humberto Quintanilla" w:date="2026-10-09T09:52:00Z">
              <w:r w:rsidRPr="002B6646">
                <w:rPr>
                  <w:sz w:val="21"/>
                  <w:szCs w:val="21"/>
                  <w:rPrChange w:id="3765" w:author="Humberto Quintanilla" w:date="2026-10-09T09:56:00Z">
                    <w:rPr>
                      <w:sz w:val="21"/>
                      <w:szCs w:val="21"/>
                      <w:highlight w:val="yellow"/>
                    </w:rPr>
                  </w:rPrChange>
                </w:rPr>
                <w:t>Parametriza la empresa con su plan de cuentas, impuestos, periodos y usuarios.</w:t>
              </w:r>
            </w:ins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766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871D0B4" w14:textId="77A4A787" w:rsidR="00C90665" w:rsidRPr="002B6646" w:rsidRDefault="00C90665" w:rsidP="00693F56">
            <w:pPr>
              <w:spacing w:before="20" w:after="20"/>
              <w:jc w:val="both"/>
              <w:rPr>
                <w:ins w:id="3767" w:author="Humberto Quintanilla" w:date="2026-10-09T09:52:00Z"/>
                <w:sz w:val="21"/>
                <w:szCs w:val="21"/>
              </w:rPr>
              <w:pPrChange w:id="3768" w:author="Evert Velarde Flores" w:date="2026-10-09T13:56:00Z">
                <w:pPr>
                  <w:spacing w:before="20" w:after="20"/>
                </w:pPr>
              </w:pPrChange>
            </w:pPr>
            <w:ins w:id="3769" w:author="Humberto Quintanilla" w:date="2026-10-09T09:52:00Z">
              <w:r w:rsidRPr="002B6646">
                <w:rPr>
                  <w:sz w:val="21"/>
                  <w:szCs w:val="21"/>
                  <w:rPrChange w:id="3770" w:author="Humberto Quintanilla" w:date="2026-10-09T09:56:00Z">
                    <w:rPr>
                      <w:sz w:val="21"/>
                      <w:szCs w:val="21"/>
                      <w:highlight w:val="yellow"/>
                    </w:rPr>
                  </w:rPrChange>
                </w:rPr>
                <w:t>Parametriza la empresa y justifica los perfiles de acceso según la segregación de funciones.</w:t>
              </w:r>
            </w:ins>
          </w:p>
        </w:tc>
      </w:tr>
      <w:tr w:rsidR="004A087B" w14:paraId="5C4D35BD" w14:textId="77777777" w:rsidTr="004D6915">
        <w:trPr>
          <w:cantSplit/>
          <w:ins w:id="3771" w:author="Humberto Quintanilla" w:date="2026-10-09T10:01:00Z"/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8848" w14:textId="77777777" w:rsidR="004A087B" w:rsidRPr="00B92A5A" w:rsidRDefault="004A087B" w:rsidP="004A087B">
            <w:pPr>
              <w:rPr>
                <w:ins w:id="3772" w:author="Humberto Quintanilla" w:date="2026-10-09T10:01:00Z"/>
              </w:rPr>
            </w:pPr>
          </w:p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D8206" w14:textId="131C2C70" w:rsidR="004A087B" w:rsidRPr="002B6646" w:rsidRDefault="004A087B">
            <w:pPr>
              <w:spacing w:before="20" w:after="20"/>
              <w:jc w:val="center"/>
              <w:rPr>
                <w:ins w:id="3773" w:author="Humberto Quintanilla" w:date="2026-10-09T10:01:00Z"/>
                <w:sz w:val="21"/>
                <w:szCs w:val="21"/>
              </w:rPr>
              <w:pPrChange w:id="3774" w:author="Humberto Quintanilla" w:date="2026-10-09T10:02:00Z">
                <w:pPr>
                  <w:spacing w:before="20" w:after="20"/>
                </w:pPr>
              </w:pPrChange>
            </w:pPr>
            <w:ins w:id="3775" w:author="Humberto Quintanilla" w:date="2026-10-09T10:01:00Z">
              <w:r w:rsidRPr="009B10C4">
                <w:rPr>
                  <w:b/>
                  <w:bCs/>
                  <w:i/>
                  <w:iCs/>
                  <w:sz w:val="21"/>
                  <w:szCs w:val="21"/>
                </w:rPr>
                <w:t xml:space="preserve">Producto </w:t>
              </w:r>
              <w:r>
                <w:rPr>
                  <w:b/>
                  <w:bCs/>
                  <w:i/>
                  <w:iCs/>
                  <w:sz w:val="21"/>
                  <w:szCs w:val="21"/>
                </w:rPr>
                <w:t>2</w:t>
              </w:r>
            </w:ins>
            <w:ins w:id="3776" w:author="Humberto Quintanilla" w:date="2026-10-09T10:02:00Z">
              <w:r w:rsidR="00FA4C16">
                <w:rPr>
                  <w:b/>
                  <w:bCs/>
                  <w:i/>
                  <w:iCs/>
                  <w:sz w:val="21"/>
                  <w:szCs w:val="21"/>
                </w:rPr>
                <w:t>6</w:t>
              </w:r>
            </w:ins>
            <w:ins w:id="3777" w:author="Humberto Quintanilla" w:date="2026-10-09T10:01:00Z">
              <w:r w:rsidRPr="009B10C4">
                <w:rPr>
                  <w:b/>
                  <w:bCs/>
                  <w:i/>
                  <w:iCs/>
                  <w:sz w:val="21"/>
                  <w:szCs w:val="21"/>
                </w:rPr>
                <w:t xml:space="preserve"> </w:t>
              </w:r>
            </w:ins>
            <w:ins w:id="3778" w:author="Humberto Quintanilla" w:date="2026-10-09T10:02:00Z">
              <w:r w:rsidR="00FA4C16" w:rsidRPr="009B10C4">
                <w:rPr>
                  <w:sz w:val="21"/>
                  <w:szCs w:val="21"/>
                </w:rPr>
                <w:t xml:space="preserve">Tablero de indicadores financieros en </w:t>
              </w:r>
              <w:proofErr w:type="spellStart"/>
              <w:r w:rsidR="00FA4C16" w:rsidRPr="009B10C4">
                <w:rPr>
                  <w:sz w:val="21"/>
                  <w:szCs w:val="21"/>
                </w:rPr>
                <w:t>Power</w:t>
              </w:r>
              <w:proofErr w:type="spellEnd"/>
              <w:r w:rsidR="00FA4C16" w:rsidRPr="009B10C4">
                <w:rPr>
                  <w:sz w:val="21"/>
                  <w:szCs w:val="21"/>
                </w:rPr>
                <w:t xml:space="preserve"> BI</w:t>
              </w:r>
            </w:ins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1CA5E" w14:textId="54A12E94" w:rsidR="004A087B" w:rsidRPr="002B6646" w:rsidRDefault="004A087B">
            <w:pPr>
              <w:spacing w:before="20" w:after="20"/>
              <w:jc w:val="center"/>
              <w:rPr>
                <w:ins w:id="3779" w:author="Humberto Quintanilla" w:date="2026-10-09T10:01:00Z"/>
                <w:sz w:val="21"/>
                <w:szCs w:val="21"/>
              </w:rPr>
              <w:pPrChange w:id="3780" w:author="Humberto Quintanilla" w:date="2026-10-09T10:02:00Z">
                <w:pPr>
                  <w:spacing w:before="20" w:after="20"/>
                </w:pPr>
              </w:pPrChange>
            </w:pPr>
            <w:ins w:id="3781" w:author="Humberto Quintanilla" w:date="2026-10-09T10:02:00Z">
              <w:r>
                <w:rPr>
                  <w:b/>
                  <w:bCs/>
                  <w:i/>
                  <w:iCs/>
                  <w:sz w:val="21"/>
                  <w:szCs w:val="21"/>
                </w:rPr>
                <w:t>1</w:t>
              </w:r>
            </w:ins>
            <w:ins w:id="3782" w:author="Humberto Quintanilla" w:date="2026-10-09T10:01:00Z">
              <w:r w:rsidRPr="009B10C4">
                <w:rPr>
                  <w:b/>
                  <w:bCs/>
                  <w:i/>
                  <w:iCs/>
                  <w:sz w:val="21"/>
                  <w:szCs w:val="21"/>
                </w:rPr>
                <w:t>0%</w:t>
              </w:r>
            </w:ins>
          </w:p>
        </w:tc>
      </w:tr>
      <w:tr w:rsidR="00FA4C16" w14:paraId="4F8EB340" w14:textId="77777777" w:rsidTr="002B6646">
        <w:trPr>
          <w:cantSplit/>
          <w:ins w:id="3783" w:author="Humberto Quintanilla" w:date="2026-10-09T10:01:00Z"/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F9FB8" w14:textId="77777777" w:rsidR="00FA4C16" w:rsidRPr="00B92A5A" w:rsidRDefault="00FA4C16" w:rsidP="00FA4C16">
            <w:pPr>
              <w:rPr>
                <w:ins w:id="3784" w:author="Humberto Quintanilla" w:date="2026-10-09T10:01:00Z"/>
              </w:rPr>
            </w:pP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F5226" w14:textId="752C8ED9" w:rsidR="00FA4C16" w:rsidRPr="002B6646" w:rsidRDefault="00FA4C16" w:rsidP="00FA4C16">
            <w:pPr>
              <w:spacing w:before="20" w:after="20"/>
              <w:rPr>
                <w:ins w:id="3785" w:author="Humberto Quintanilla" w:date="2026-10-09T10:01:00Z"/>
                <w:sz w:val="21"/>
                <w:szCs w:val="21"/>
              </w:rPr>
            </w:pPr>
            <w:ins w:id="3786" w:author="Humberto Quintanilla" w:date="2026-10-09T10:03:00Z">
              <w:r w:rsidRPr="009B10C4">
                <w:rPr>
                  <w:b/>
                  <w:bCs/>
                  <w:i/>
                  <w:iCs/>
                  <w:sz w:val="21"/>
                  <w:szCs w:val="21"/>
                </w:rPr>
                <w:t>Criterio</w:t>
              </w:r>
            </w:ins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F62D4" w14:textId="10249CAE" w:rsidR="00FA4C16" w:rsidRPr="002B6646" w:rsidRDefault="00FA4C16" w:rsidP="00FA4C16">
            <w:pPr>
              <w:spacing w:before="20" w:after="20"/>
              <w:rPr>
                <w:ins w:id="3787" w:author="Humberto Quintanilla" w:date="2026-10-09T10:01:00Z"/>
                <w:sz w:val="21"/>
                <w:szCs w:val="21"/>
              </w:rPr>
            </w:pPr>
            <w:ins w:id="3788" w:author="Humberto Quintanilla" w:date="2026-10-09T10:03:00Z">
              <w:r w:rsidRPr="009B10C4">
                <w:rPr>
                  <w:b/>
                  <w:bCs/>
                  <w:i/>
                  <w:iCs/>
                  <w:sz w:val="21"/>
                  <w:szCs w:val="21"/>
                </w:rPr>
                <w:t>Insuficiente (1–50)</w:t>
              </w:r>
            </w:ins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F55DA" w14:textId="514F3E53" w:rsidR="00FA4C16" w:rsidRPr="002B6646" w:rsidRDefault="00FA4C16" w:rsidP="00FA4C16">
            <w:pPr>
              <w:spacing w:before="20" w:after="20"/>
              <w:rPr>
                <w:ins w:id="3789" w:author="Humberto Quintanilla" w:date="2026-10-09T10:01:00Z"/>
                <w:sz w:val="21"/>
                <w:szCs w:val="21"/>
              </w:rPr>
            </w:pPr>
            <w:ins w:id="3790" w:author="Humberto Quintanilla" w:date="2026-10-09T10:03:00Z">
              <w:r w:rsidRPr="009B10C4">
                <w:rPr>
                  <w:b/>
                  <w:bCs/>
                  <w:i/>
                  <w:iCs/>
                  <w:sz w:val="21"/>
                  <w:szCs w:val="21"/>
                </w:rPr>
                <w:t>Suficiente (51–80)</w:t>
              </w:r>
            </w:ins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D6954" w14:textId="6816D95B" w:rsidR="00FA4C16" w:rsidRPr="002B6646" w:rsidRDefault="00FA4C16" w:rsidP="00FA4C16">
            <w:pPr>
              <w:spacing w:before="20" w:after="20"/>
              <w:rPr>
                <w:ins w:id="3791" w:author="Humberto Quintanilla" w:date="2026-10-09T10:01:00Z"/>
                <w:sz w:val="21"/>
                <w:szCs w:val="21"/>
              </w:rPr>
            </w:pPr>
            <w:ins w:id="3792" w:author="Humberto Quintanilla" w:date="2026-10-09T10:03:00Z">
              <w:r w:rsidRPr="009B10C4">
                <w:rPr>
                  <w:b/>
                  <w:bCs/>
                  <w:i/>
                  <w:iCs/>
                  <w:sz w:val="21"/>
                  <w:szCs w:val="21"/>
                </w:rPr>
                <w:t>Destacado (81–100)</w:t>
              </w:r>
            </w:ins>
          </w:p>
        </w:tc>
      </w:tr>
      <w:tr w:rsidR="004A087B" w14:paraId="20D40591" w14:textId="77777777" w:rsidTr="002B6646">
        <w:trPr>
          <w:cantSplit/>
          <w:ins w:id="3793" w:author="Humberto Quintanilla" w:date="2026-10-09T09:52:00Z"/>
          <w:trPrChange w:id="3794" w:author="Humberto Quintanilla" w:date="2026-10-09T09:54:00Z">
            <w:trPr>
              <w:cantSplit/>
            </w:trPr>
          </w:trPrChange>
        </w:trPr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795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8E358B8" w14:textId="77777777" w:rsidR="004A087B" w:rsidRPr="00B92A5A" w:rsidRDefault="004A087B" w:rsidP="004A087B">
            <w:pPr>
              <w:rPr>
                <w:ins w:id="3796" w:author="Humberto Quintanilla" w:date="2026-10-09T09:52:00Z"/>
              </w:rPr>
            </w:pP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797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64CF3A7F" w14:textId="2DFD7235" w:rsidR="004A087B" w:rsidRPr="002B6646" w:rsidRDefault="004A087B" w:rsidP="00693F56">
            <w:pPr>
              <w:spacing w:before="20" w:after="20"/>
              <w:jc w:val="both"/>
              <w:rPr>
                <w:ins w:id="3798" w:author="Humberto Quintanilla" w:date="2026-10-09T09:52:00Z"/>
                <w:sz w:val="21"/>
                <w:szCs w:val="21"/>
              </w:rPr>
              <w:pPrChange w:id="3799" w:author="Evert Velarde Flores" w:date="2026-10-09T13:56:00Z">
                <w:pPr>
                  <w:spacing w:before="20" w:after="20"/>
                </w:pPr>
              </w:pPrChange>
            </w:pPr>
            <w:ins w:id="3800" w:author="Humberto Quintanilla" w:date="2026-10-09T09:52:00Z">
              <w:r w:rsidRPr="002B6646">
                <w:rPr>
                  <w:sz w:val="21"/>
                  <w:szCs w:val="21"/>
                  <w:rPrChange w:id="3801" w:author="Humberto Quintanilla" w:date="2026-10-09T09:56:00Z">
                    <w:rPr>
                      <w:sz w:val="21"/>
                      <w:szCs w:val="21"/>
                      <w:highlight w:val="yellow"/>
                    </w:rPr>
                  </w:rPrChange>
                </w:rPr>
                <w:t>Tablero de indicadores</w:t>
              </w:r>
            </w:ins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802" w:author="Humberto Quintanilla" w:date="2026-10-09T09:54:00Z">
              <w:tcPr>
                <w:tcW w:w="20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7D04080E" w14:textId="6F132282" w:rsidR="004A087B" w:rsidRPr="002B6646" w:rsidRDefault="004A087B" w:rsidP="00693F56">
            <w:pPr>
              <w:spacing w:before="20" w:after="20"/>
              <w:jc w:val="both"/>
              <w:rPr>
                <w:ins w:id="3803" w:author="Humberto Quintanilla" w:date="2026-10-09T09:52:00Z"/>
                <w:sz w:val="21"/>
                <w:szCs w:val="21"/>
              </w:rPr>
              <w:pPrChange w:id="3804" w:author="Evert Velarde Flores" w:date="2026-10-09T13:56:00Z">
                <w:pPr>
                  <w:spacing w:before="20" w:after="20"/>
                </w:pPr>
              </w:pPrChange>
            </w:pPr>
            <w:ins w:id="3805" w:author="Humberto Quintanilla" w:date="2026-10-09T09:52:00Z">
              <w:r w:rsidRPr="002B6646">
                <w:rPr>
                  <w:sz w:val="21"/>
                  <w:szCs w:val="21"/>
                  <w:rPrChange w:id="3806" w:author="Humberto Quintanilla" w:date="2026-10-09T09:56:00Z">
                    <w:rPr>
                      <w:sz w:val="21"/>
                      <w:szCs w:val="21"/>
                      <w:highlight w:val="yellow"/>
                    </w:rPr>
                  </w:rPrChange>
                </w:rPr>
                <w:t>El tablero presenta datos sin depurar o indicadores mal calculados.</w:t>
              </w:r>
            </w:ins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807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1EB5ECD6" w14:textId="4C1FCB77" w:rsidR="004A087B" w:rsidRPr="002B6646" w:rsidRDefault="004A087B" w:rsidP="00693F56">
            <w:pPr>
              <w:spacing w:before="20" w:after="20"/>
              <w:jc w:val="both"/>
              <w:rPr>
                <w:ins w:id="3808" w:author="Humberto Quintanilla" w:date="2026-10-09T09:52:00Z"/>
                <w:sz w:val="21"/>
                <w:szCs w:val="21"/>
              </w:rPr>
              <w:pPrChange w:id="3809" w:author="Evert Velarde Flores" w:date="2026-10-09T13:56:00Z">
                <w:pPr>
                  <w:spacing w:before="20" w:after="20"/>
                </w:pPr>
              </w:pPrChange>
            </w:pPr>
            <w:ins w:id="3810" w:author="Humberto Quintanilla" w:date="2026-10-09T09:52:00Z">
              <w:r w:rsidRPr="002B6646">
                <w:rPr>
                  <w:sz w:val="21"/>
                  <w:szCs w:val="21"/>
                  <w:rPrChange w:id="3811" w:author="Humberto Quintanilla" w:date="2026-10-09T09:56:00Z">
                    <w:rPr>
                      <w:sz w:val="21"/>
                      <w:szCs w:val="21"/>
                      <w:highlight w:val="yellow"/>
                    </w:rPr>
                  </w:rPrChange>
                </w:rPr>
                <w:t>Elabora el tablero con indicadores financieros correctos e interpreta sus resultados.</w:t>
              </w:r>
            </w:ins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812" w:author="Humberto Quintanilla" w:date="2026-10-09T09:54:00Z">
              <w:tcPr>
                <w:tcW w:w="20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44B8903" w14:textId="7ACD5FFB" w:rsidR="004A087B" w:rsidRPr="002B6646" w:rsidRDefault="004A087B" w:rsidP="00693F56">
            <w:pPr>
              <w:spacing w:before="20" w:after="20"/>
              <w:jc w:val="both"/>
              <w:rPr>
                <w:ins w:id="3813" w:author="Humberto Quintanilla" w:date="2026-10-09T09:52:00Z"/>
                <w:sz w:val="21"/>
                <w:szCs w:val="21"/>
              </w:rPr>
              <w:pPrChange w:id="3814" w:author="Evert Velarde Flores" w:date="2026-10-09T13:56:00Z">
                <w:pPr>
                  <w:spacing w:before="20" w:after="20"/>
                </w:pPr>
              </w:pPrChange>
            </w:pPr>
            <w:ins w:id="3815" w:author="Humberto Quintanilla" w:date="2026-10-09T09:52:00Z">
              <w:r w:rsidRPr="002B6646">
                <w:rPr>
                  <w:sz w:val="21"/>
                  <w:szCs w:val="21"/>
                  <w:rPrChange w:id="3816" w:author="Humberto Quintanilla" w:date="2026-10-09T09:56:00Z">
                    <w:rPr>
                      <w:sz w:val="21"/>
                      <w:szCs w:val="21"/>
                      <w:highlight w:val="yellow"/>
                    </w:rPr>
                  </w:rPrChange>
                </w:rPr>
                <w:t>El tablero identifica tendencias y valores atípicos y sustenta recomendaciones para la gerencia.</w:t>
              </w:r>
            </w:ins>
          </w:p>
        </w:tc>
      </w:tr>
      <w:tr w:rsidR="004A087B" w14:paraId="246CD21E" w14:textId="77777777" w:rsidTr="002B6646">
        <w:tc>
          <w:tcPr>
            <w:tcW w:w="1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817" w:author="Humberto Quintanilla" w:date="2026-10-09T09:54:00Z">
              <w:tcPr>
                <w:tcW w:w="16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2777454" w14:textId="77777777" w:rsidR="004A087B" w:rsidRPr="00B92A5A" w:rsidRDefault="004A087B" w:rsidP="004A087B"/>
        </w:tc>
        <w:tc>
          <w:tcPr>
            <w:tcW w:w="61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818" w:author="Humberto Quintanilla" w:date="2026-10-09T09:54:00Z">
              <w:tcPr>
                <w:tcW w:w="664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4BB68B96" w14:textId="77777777" w:rsidR="004A087B" w:rsidRPr="00B92A5A" w:rsidRDefault="004A087B" w:rsidP="004A087B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819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TOTAL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tcPrChange w:id="3820" w:author="Humberto Quintanilla" w:date="2026-10-09T09:54:00Z">
              <w:tcPr>
                <w:tcW w:w="16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50" w:type="dxa"/>
                  <w:left w:w="90" w:type="dxa"/>
                  <w:bottom w:w="50" w:type="dxa"/>
                  <w:right w:w="90" w:type="dxa"/>
                </w:tcMar>
                <w:vAlign w:val="center"/>
              </w:tcPr>
            </w:tcPrChange>
          </w:tcPr>
          <w:p w14:paraId="3515E7DD" w14:textId="77777777" w:rsidR="004A087B" w:rsidRPr="00B92A5A" w:rsidRDefault="004A087B" w:rsidP="004A087B">
            <w:pPr>
              <w:spacing w:before="20" w:after="20"/>
              <w:jc w:val="center"/>
            </w:pPr>
            <w:r w:rsidRPr="00B92A5A">
              <w:rPr>
                <w:b/>
                <w:bCs/>
                <w:i/>
                <w:iCs/>
                <w:sz w:val="21"/>
                <w:szCs w:val="21"/>
                <w:rPrChange w:id="3821" w:author="Humberto Quintanilla" w:date="2026-10-08T16:32:00Z">
                  <w:rPr>
                    <w:b/>
                    <w:bCs/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100%</w:t>
            </w:r>
          </w:p>
        </w:tc>
      </w:tr>
    </w:tbl>
    <w:p w14:paraId="06AFCD7B" w14:textId="216AADBE" w:rsidR="00FA58F6" w:rsidRDefault="00FA58F6">
      <w:pPr>
        <w:rPr>
          <w:ins w:id="3822" w:author="Humberto Quintanilla" w:date="2026-10-09T09:38:00Z"/>
        </w:rPr>
      </w:pPr>
    </w:p>
    <w:p w14:paraId="1498257F" w14:textId="2BE339F4" w:rsidR="00FA58F6" w:rsidRDefault="00FA58F6">
      <w:pPr>
        <w:rPr>
          <w:ins w:id="3823" w:author="Humberto Quintanilla" w:date="2026-10-09T09:38:00Z"/>
        </w:rPr>
      </w:pPr>
    </w:p>
    <w:p w14:paraId="4732FDB0" w14:textId="45047D8D" w:rsidR="00FA58F6" w:rsidRDefault="00FA58F6">
      <w:pPr>
        <w:rPr>
          <w:ins w:id="3824" w:author="Humberto Quintanilla" w:date="2026-10-09T10:03:00Z"/>
        </w:rPr>
      </w:pPr>
    </w:p>
    <w:p w14:paraId="585172D2" w14:textId="47AED202" w:rsidR="00FC5F6B" w:rsidRDefault="00FC5F6B">
      <w:pPr>
        <w:rPr>
          <w:ins w:id="3825" w:author="Humberto Quintanilla" w:date="2026-10-09T10:03:00Z"/>
        </w:rPr>
      </w:pPr>
    </w:p>
    <w:p w14:paraId="2F21DA21" w14:textId="77777777" w:rsidR="00FA58F6" w:rsidRDefault="00FA58F6">
      <w:pPr>
        <w:rPr>
          <w:ins w:id="3826" w:author="Humberto Quintanilla" w:date="2026-10-09T09:38:00Z"/>
        </w:rPr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60"/>
      </w:tblGrid>
      <w:tr w:rsidR="005823F6" w14:paraId="612E56EE" w14:textId="77777777">
        <w:tc>
          <w:tcPr>
            <w:tcW w:w="9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591A6" w14:textId="77777777" w:rsidR="005823F6" w:rsidRPr="00B92A5A" w:rsidRDefault="005823F6" w:rsidP="005823F6">
            <w:pPr>
              <w:spacing w:before="20" w:after="20"/>
            </w:pPr>
            <w:r w:rsidRPr="00B92A5A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1F719BD2" w14:textId="77777777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27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proofErr w:type="spellStart"/>
            <w:r w:rsidRPr="00B92A5A">
              <w:rPr>
                <w:sz w:val="21"/>
                <w:szCs w:val="21"/>
              </w:rPr>
              <w:t>Agramonth</w:t>
            </w:r>
            <w:proofErr w:type="spellEnd"/>
            <w:r w:rsidRPr="00B92A5A">
              <w:rPr>
                <w:sz w:val="21"/>
                <w:szCs w:val="21"/>
              </w:rPr>
              <w:t xml:space="preserve"> Mier, N. (s.f.). </w:t>
            </w:r>
            <w:r w:rsidRPr="00B92A5A">
              <w:rPr>
                <w:i/>
                <w:iCs/>
                <w:sz w:val="21"/>
                <w:szCs w:val="21"/>
              </w:rPr>
              <w:t>Organización contable de la empresa</w:t>
            </w:r>
            <w:r w:rsidRPr="00B92A5A">
              <w:rPr>
                <w:sz w:val="21"/>
                <w:szCs w:val="21"/>
              </w:rPr>
              <w:t>.</w:t>
            </w:r>
          </w:p>
          <w:p w14:paraId="64738D58" w14:textId="77777777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28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>Código de Comercio</w:t>
            </w:r>
            <w:r w:rsidRPr="00B92A5A">
              <w:rPr>
                <w:sz w:val="21"/>
                <w:szCs w:val="21"/>
                <w:rPrChange w:id="3829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, Decreto Ley </w:t>
            </w:r>
            <w:proofErr w:type="spellStart"/>
            <w:r w:rsidRPr="00B92A5A">
              <w:rPr>
                <w:sz w:val="21"/>
                <w:szCs w:val="21"/>
                <w:rPrChange w:id="3830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N°</w:t>
            </w:r>
            <w:proofErr w:type="spellEnd"/>
            <w:r w:rsidRPr="00B92A5A">
              <w:rPr>
                <w:sz w:val="21"/>
                <w:szCs w:val="21"/>
                <w:rPrChange w:id="3831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14379, de 25 de febrero de 1977</w:t>
            </w:r>
            <w:r w:rsidRPr="00B92A5A">
              <w:rPr>
                <w:sz w:val="21"/>
                <w:szCs w:val="21"/>
              </w:rPr>
              <w:t>.</w:t>
            </w:r>
          </w:p>
          <w:p w14:paraId="2B899D1E" w14:textId="77777777" w:rsidR="00EF3459" w:rsidRDefault="005823F6" w:rsidP="00EF3459">
            <w:pPr>
              <w:spacing w:before="10" w:after="10"/>
              <w:ind w:left="360" w:right="-43" w:hanging="360"/>
              <w:jc w:val="both"/>
              <w:rPr>
                <w:ins w:id="3832" w:author="Evert Velarde Flores" w:date="2026-10-09T13:56:00Z"/>
                <w:sz w:val="21"/>
                <w:szCs w:val="21"/>
              </w:rPr>
              <w:pPrChange w:id="3833" w:author="Evert Velarde Flores" w:date="2026-10-09T13:57:00Z">
                <w:pPr>
                  <w:spacing w:before="10" w:after="10"/>
                  <w:ind w:left="360" w:hanging="360"/>
                  <w:jc w:val="both"/>
                </w:pPr>
              </w:pPrChange>
            </w:pPr>
            <w:r w:rsidRPr="00B92A5A">
              <w:rPr>
                <w:sz w:val="21"/>
                <w:szCs w:val="21"/>
              </w:rPr>
              <w:t>Colegio de Auditores o Contadores Públicos de Bolivia, CAUB – Consejo Técnico Nacional de Auditoría y</w:t>
            </w:r>
          </w:p>
          <w:p w14:paraId="400262CD" w14:textId="3CEBC11F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34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 xml:space="preserve">Contabilidad, CTNAC (2023). </w:t>
            </w:r>
            <w:r w:rsidRPr="00B92A5A">
              <w:rPr>
                <w:i/>
                <w:iCs/>
                <w:sz w:val="21"/>
                <w:szCs w:val="21"/>
              </w:rPr>
              <w:t>Compendio de Normas de Contabilidad y Auditoría</w:t>
            </w:r>
            <w:r w:rsidRPr="00B92A5A">
              <w:rPr>
                <w:sz w:val="21"/>
                <w:szCs w:val="21"/>
              </w:rPr>
              <w:t>. Santa Cruz – Bolivia.</w:t>
            </w:r>
          </w:p>
          <w:p w14:paraId="6DDA6892" w14:textId="77777777" w:rsidR="00EF3459" w:rsidRDefault="005823F6" w:rsidP="00EF3459">
            <w:pPr>
              <w:spacing w:before="10" w:after="10"/>
              <w:ind w:left="360" w:right="-43" w:hanging="360"/>
              <w:jc w:val="both"/>
              <w:rPr>
                <w:ins w:id="3835" w:author="Evert Velarde Flores" w:date="2026-10-09T13:56:00Z"/>
                <w:sz w:val="21"/>
                <w:szCs w:val="21"/>
              </w:rPr>
              <w:pPrChange w:id="3836" w:author="Evert Velarde Flores" w:date="2026-10-09T13:57:00Z">
                <w:pPr>
                  <w:spacing w:before="10" w:after="10"/>
                  <w:ind w:left="360" w:hanging="360"/>
                  <w:jc w:val="both"/>
                </w:pPr>
              </w:pPrChange>
            </w:pPr>
            <w:r w:rsidRPr="00B92A5A">
              <w:rPr>
                <w:sz w:val="21"/>
                <w:szCs w:val="21"/>
                <w:rPrChange w:id="3837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Consejo Técnico Nacional de Auditoría y Contabilidad. Resolución CTNAC </w:t>
            </w:r>
            <w:proofErr w:type="spellStart"/>
            <w:r w:rsidRPr="00B92A5A">
              <w:rPr>
                <w:sz w:val="21"/>
                <w:szCs w:val="21"/>
                <w:rPrChange w:id="3838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N°</w:t>
            </w:r>
            <w:proofErr w:type="spellEnd"/>
            <w:r w:rsidRPr="00B92A5A">
              <w:rPr>
                <w:sz w:val="21"/>
                <w:szCs w:val="21"/>
                <w:rPrChange w:id="3839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01/2012, sobre la vigencia de las</w:t>
            </w:r>
          </w:p>
          <w:p w14:paraId="369539A6" w14:textId="3B5CA77E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40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  <w:rPrChange w:id="3841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Normas de Contabilidad Generalmente Aceptadas en Bolivia.</w:t>
            </w:r>
          </w:p>
          <w:p w14:paraId="15D173B8" w14:textId="77777777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42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 xml:space="preserve">Decretos Supremos Reglamentarios de la Ley </w:t>
            </w:r>
            <w:proofErr w:type="spellStart"/>
            <w:r w:rsidRPr="00B92A5A">
              <w:rPr>
                <w:sz w:val="21"/>
                <w:szCs w:val="21"/>
              </w:rPr>
              <w:t>N°</w:t>
            </w:r>
            <w:proofErr w:type="spellEnd"/>
            <w:r w:rsidRPr="00B92A5A">
              <w:rPr>
                <w:sz w:val="21"/>
                <w:szCs w:val="21"/>
              </w:rPr>
              <w:t xml:space="preserve"> 843.</w:t>
            </w:r>
          </w:p>
          <w:p w14:paraId="3B714103" w14:textId="77777777" w:rsidR="00EF3459" w:rsidRDefault="005823F6" w:rsidP="00EF3459">
            <w:pPr>
              <w:spacing w:before="10" w:after="10"/>
              <w:ind w:left="360" w:right="-43" w:hanging="360"/>
              <w:jc w:val="both"/>
              <w:rPr>
                <w:ins w:id="3843" w:author="Evert Velarde Flores" w:date="2026-10-09T13:56:00Z"/>
                <w:i/>
                <w:iCs/>
                <w:sz w:val="21"/>
                <w:szCs w:val="21"/>
              </w:rPr>
              <w:pPrChange w:id="3844" w:author="Evert Velarde Flores" w:date="2026-10-09T13:57:00Z">
                <w:pPr>
                  <w:spacing w:before="10" w:after="10"/>
                  <w:ind w:left="360" w:hanging="360"/>
                  <w:jc w:val="both"/>
                </w:pPr>
              </w:pPrChange>
            </w:pPr>
            <w:r w:rsidRPr="00B92A5A">
              <w:rPr>
                <w:sz w:val="21"/>
                <w:szCs w:val="21"/>
              </w:rPr>
              <w:t xml:space="preserve">Estupiñán Gaitán, R. (2019). </w:t>
            </w:r>
            <w:r w:rsidRPr="00B92A5A">
              <w:rPr>
                <w:i/>
                <w:iCs/>
                <w:sz w:val="21"/>
                <w:szCs w:val="21"/>
              </w:rPr>
              <w:t>Control Interno y Fraudes con Base en los Ciclos Transaccionales: Análisis de Informe</w:t>
            </w:r>
          </w:p>
          <w:p w14:paraId="1F51083A" w14:textId="6C924F75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45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i/>
                <w:iCs/>
                <w:sz w:val="21"/>
                <w:szCs w:val="21"/>
              </w:rPr>
              <w:t>COSO I, II y III</w:t>
            </w:r>
            <w:r w:rsidRPr="00B92A5A">
              <w:rPr>
                <w:sz w:val="21"/>
                <w:szCs w:val="21"/>
              </w:rPr>
              <w:t>. 3a ed. Ediciones ECOE.</w:t>
            </w:r>
          </w:p>
          <w:p w14:paraId="02B55D42" w14:textId="77777777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46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proofErr w:type="spellStart"/>
            <w:r w:rsidRPr="00B92A5A">
              <w:rPr>
                <w:sz w:val="21"/>
                <w:szCs w:val="21"/>
              </w:rPr>
              <w:t>Fowler</w:t>
            </w:r>
            <w:proofErr w:type="spellEnd"/>
            <w:r w:rsidRPr="00B92A5A">
              <w:rPr>
                <w:sz w:val="21"/>
                <w:szCs w:val="21"/>
              </w:rPr>
              <w:t xml:space="preserve"> Newton, E. (s.f.). </w:t>
            </w:r>
            <w:r w:rsidRPr="00B92A5A">
              <w:rPr>
                <w:i/>
                <w:iCs/>
                <w:sz w:val="21"/>
                <w:szCs w:val="21"/>
              </w:rPr>
              <w:t>Organización de sistemas contables</w:t>
            </w:r>
            <w:r w:rsidRPr="00B92A5A">
              <w:rPr>
                <w:sz w:val="21"/>
                <w:szCs w:val="21"/>
              </w:rPr>
              <w:t>.</w:t>
            </w:r>
          </w:p>
          <w:p w14:paraId="65E8FE8B" w14:textId="77777777" w:rsidR="00EF3459" w:rsidRDefault="005823F6" w:rsidP="00EF3459">
            <w:pPr>
              <w:spacing w:before="10" w:after="10"/>
              <w:ind w:left="360" w:right="-43" w:hanging="360"/>
              <w:jc w:val="both"/>
              <w:rPr>
                <w:ins w:id="3847" w:author="Evert Velarde Flores" w:date="2026-10-09T13:57:00Z"/>
                <w:i/>
                <w:iCs/>
                <w:sz w:val="21"/>
                <w:szCs w:val="21"/>
              </w:rPr>
            </w:pPr>
            <w:r w:rsidRPr="00B92A5A">
              <w:rPr>
                <w:sz w:val="21"/>
                <w:szCs w:val="21"/>
              </w:rPr>
              <w:t xml:space="preserve">Fundación IFRS – Consejo de Normas Internacionales de Contabilidad, IASB (2023). </w:t>
            </w:r>
            <w:r w:rsidRPr="00B92A5A">
              <w:rPr>
                <w:i/>
                <w:iCs/>
                <w:sz w:val="21"/>
                <w:szCs w:val="21"/>
              </w:rPr>
              <w:t>Normas Internacionales de</w:t>
            </w:r>
          </w:p>
          <w:p w14:paraId="02C76BB2" w14:textId="03D03760" w:rsidR="005823F6" w:rsidRPr="00EF3459" w:rsidRDefault="005823F6" w:rsidP="00EF3459">
            <w:pPr>
              <w:spacing w:before="10" w:after="10"/>
              <w:ind w:left="360" w:right="-43" w:hanging="360"/>
              <w:jc w:val="both"/>
              <w:rPr>
                <w:i/>
                <w:iCs/>
                <w:sz w:val="21"/>
                <w:szCs w:val="21"/>
                <w:rPrChange w:id="3848" w:author="Evert Velarde Flores" w:date="2026-10-09T13:57:00Z">
                  <w:rPr/>
                </w:rPrChange>
              </w:rPr>
              <w:pPrChange w:id="3849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i/>
                <w:iCs/>
                <w:sz w:val="21"/>
                <w:szCs w:val="21"/>
              </w:rPr>
              <w:t>Información Financiera 2023</w:t>
            </w:r>
            <w:r w:rsidRPr="00B92A5A">
              <w:rPr>
                <w:sz w:val="21"/>
                <w:szCs w:val="21"/>
              </w:rPr>
              <w:t>. Londres.</w:t>
            </w:r>
          </w:p>
          <w:p w14:paraId="41C1EFCA" w14:textId="77777777" w:rsidR="00EF3459" w:rsidRDefault="005823F6" w:rsidP="00EF3459">
            <w:pPr>
              <w:spacing w:before="10" w:after="10"/>
              <w:ind w:left="360" w:right="-43" w:hanging="360"/>
              <w:jc w:val="both"/>
              <w:rPr>
                <w:ins w:id="3850" w:author="Evert Velarde Flores" w:date="2026-10-09T13:56:00Z"/>
                <w:sz w:val="21"/>
                <w:szCs w:val="21"/>
              </w:rPr>
              <w:pPrChange w:id="3851" w:author="Evert Velarde Flores" w:date="2026-10-09T13:57:00Z">
                <w:pPr>
                  <w:spacing w:before="10" w:after="10"/>
                  <w:ind w:left="360" w:hanging="360"/>
                  <w:jc w:val="both"/>
                </w:pPr>
              </w:pPrChange>
            </w:pPr>
            <w:r w:rsidRPr="00B92A5A">
              <w:rPr>
                <w:sz w:val="21"/>
                <w:szCs w:val="21"/>
              </w:rPr>
              <w:t xml:space="preserve">Gonzales Alanes, C. (2022). </w:t>
            </w:r>
            <w:r w:rsidRPr="00B92A5A">
              <w:rPr>
                <w:i/>
                <w:iCs/>
                <w:sz w:val="21"/>
                <w:szCs w:val="21"/>
              </w:rPr>
              <w:t>Marco Normativo para la Preparación de la Información Financiera en Bolivia</w:t>
            </w:r>
            <w:r w:rsidRPr="00B92A5A">
              <w:rPr>
                <w:sz w:val="21"/>
                <w:szCs w:val="21"/>
              </w:rPr>
              <w:t>. 5a ed.</w:t>
            </w:r>
          </w:p>
          <w:p w14:paraId="377B406B" w14:textId="2FAE3701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52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>La Paz.</w:t>
            </w:r>
          </w:p>
          <w:p w14:paraId="0E630E8E" w14:textId="77777777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53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proofErr w:type="spellStart"/>
            <w:r w:rsidRPr="00B92A5A">
              <w:rPr>
                <w:sz w:val="21"/>
                <w:szCs w:val="21"/>
              </w:rPr>
              <w:t>Guillispie</w:t>
            </w:r>
            <w:proofErr w:type="spellEnd"/>
            <w:r w:rsidRPr="00B92A5A">
              <w:rPr>
                <w:sz w:val="21"/>
                <w:szCs w:val="21"/>
              </w:rPr>
              <w:t xml:space="preserve">, C. (s.f.). </w:t>
            </w:r>
            <w:r w:rsidRPr="00B92A5A">
              <w:rPr>
                <w:i/>
                <w:iCs/>
                <w:sz w:val="21"/>
                <w:szCs w:val="21"/>
              </w:rPr>
              <w:t>Sistemas de contabilidad, procedimiento y métodos</w:t>
            </w:r>
            <w:r w:rsidRPr="00B92A5A">
              <w:rPr>
                <w:sz w:val="21"/>
                <w:szCs w:val="21"/>
              </w:rPr>
              <w:t>.</w:t>
            </w:r>
          </w:p>
          <w:p w14:paraId="09320693" w14:textId="77777777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54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 xml:space="preserve">Ley </w:t>
            </w:r>
            <w:proofErr w:type="spellStart"/>
            <w:r w:rsidRPr="00B92A5A">
              <w:rPr>
                <w:sz w:val="21"/>
                <w:szCs w:val="21"/>
              </w:rPr>
              <w:t>N°</w:t>
            </w:r>
            <w:proofErr w:type="spellEnd"/>
            <w:r w:rsidRPr="00B92A5A">
              <w:rPr>
                <w:sz w:val="21"/>
                <w:szCs w:val="21"/>
              </w:rPr>
              <w:t xml:space="preserve"> 1178, de Administración y Control Gubernamental</w:t>
            </w:r>
            <w:r w:rsidRPr="00B92A5A">
              <w:rPr>
                <w:sz w:val="21"/>
                <w:szCs w:val="21"/>
                <w:rPrChange w:id="3855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, de 20 de julio de 1990</w:t>
            </w:r>
            <w:r w:rsidRPr="00B92A5A">
              <w:rPr>
                <w:sz w:val="21"/>
                <w:szCs w:val="21"/>
              </w:rPr>
              <w:t>.</w:t>
            </w:r>
          </w:p>
          <w:p w14:paraId="02758AD6" w14:textId="77777777" w:rsidR="00EF3459" w:rsidRDefault="005823F6" w:rsidP="00EF3459">
            <w:pPr>
              <w:spacing w:before="10" w:after="10"/>
              <w:ind w:left="360" w:right="-43" w:hanging="360"/>
              <w:jc w:val="both"/>
              <w:rPr>
                <w:ins w:id="3856" w:author="Evert Velarde Flores" w:date="2026-10-09T13:56:00Z"/>
                <w:sz w:val="21"/>
                <w:szCs w:val="21"/>
              </w:rPr>
              <w:pPrChange w:id="3857" w:author="Evert Velarde Flores" w:date="2026-10-09T13:57:00Z">
                <w:pPr>
                  <w:spacing w:before="10" w:after="10"/>
                  <w:ind w:left="360" w:hanging="360"/>
                  <w:jc w:val="both"/>
                </w:pPr>
              </w:pPrChange>
            </w:pPr>
            <w:r w:rsidRPr="00B92A5A">
              <w:rPr>
                <w:sz w:val="21"/>
                <w:szCs w:val="21"/>
                <w:rPrChange w:id="3858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Ley </w:t>
            </w:r>
            <w:proofErr w:type="spellStart"/>
            <w:r w:rsidRPr="00B92A5A">
              <w:rPr>
                <w:sz w:val="21"/>
                <w:szCs w:val="21"/>
                <w:rPrChange w:id="3859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N°</w:t>
            </w:r>
            <w:proofErr w:type="spellEnd"/>
            <w:r w:rsidRPr="00B92A5A">
              <w:rPr>
                <w:sz w:val="21"/>
                <w:szCs w:val="21"/>
                <w:rPrChange w:id="3860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164, de 8 de agosto de 2011, y Decreto Supremo </w:t>
            </w:r>
            <w:proofErr w:type="spellStart"/>
            <w:r w:rsidRPr="00B92A5A">
              <w:rPr>
                <w:sz w:val="21"/>
                <w:szCs w:val="21"/>
                <w:rPrChange w:id="3861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N°</w:t>
            </w:r>
            <w:proofErr w:type="spellEnd"/>
            <w:r w:rsidRPr="00B92A5A">
              <w:rPr>
                <w:sz w:val="21"/>
                <w:szCs w:val="21"/>
                <w:rPrChange w:id="3862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1793, de 13 de noviembre de 2013, sobre la firma digital</w:t>
            </w:r>
          </w:p>
          <w:p w14:paraId="5F32F697" w14:textId="4980F5E2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63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  <w:rPrChange w:id="3864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y los documentos electrónicos.</w:t>
            </w:r>
          </w:p>
          <w:p w14:paraId="412AD9BE" w14:textId="77777777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65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 xml:space="preserve">Ley </w:t>
            </w:r>
            <w:proofErr w:type="spellStart"/>
            <w:r w:rsidRPr="00B92A5A">
              <w:rPr>
                <w:sz w:val="21"/>
                <w:szCs w:val="21"/>
              </w:rPr>
              <w:t>N°</w:t>
            </w:r>
            <w:proofErr w:type="spellEnd"/>
            <w:r w:rsidRPr="00B92A5A">
              <w:rPr>
                <w:sz w:val="21"/>
                <w:szCs w:val="21"/>
              </w:rPr>
              <w:t xml:space="preserve"> 2492, Código Tributario Boliviano.</w:t>
            </w:r>
          </w:p>
          <w:p w14:paraId="4B6039E8" w14:textId="77777777" w:rsidR="00EF3459" w:rsidRDefault="005823F6" w:rsidP="00EF3459">
            <w:pPr>
              <w:spacing w:before="10" w:after="10"/>
              <w:ind w:left="360" w:right="-43" w:hanging="360"/>
              <w:jc w:val="both"/>
              <w:rPr>
                <w:ins w:id="3866" w:author="Evert Velarde Flores" w:date="2026-10-09T13:56:00Z"/>
                <w:sz w:val="21"/>
                <w:szCs w:val="21"/>
              </w:rPr>
              <w:pPrChange w:id="3867" w:author="Evert Velarde Flores" w:date="2026-10-09T13:57:00Z">
                <w:pPr>
                  <w:spacing w:before="10" w:after="10"/>
                  <w:ind w:left="360" w:hanging="360"/>
                  <w:jc w:val="both"/>
                </w:pPr>
              </w:pPrChange>
            </w:pPr>
            <w:r w:rsidRPr="00B92A5A">
              <w:rPr>
                <w:sz w:val="21"/>
                <w:szCs w:val="21"/>
              </w:rPr>
              <w:t>Normas legales, resoluciones y otras disposiciones relacionadas con la aprobación de normas contables y la</w:t>
            </w:r>
          </w:p>
          <w:p w14:paraId="23F03487" w14:textId="7365B4BE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68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>preparación de estados financieros.</w:t>
            </w:r>
          </w:p>
          <w:p w14:paraId="511BE51A" w14:textId="77777777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69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>Normas tributarias relacionadas con la preparación de estados financieros.</w:t>
            </w:r>
          </w:p>
          <w:p w14:paraId="3630E9EB" w14:textId="77777777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70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3621CF">
              <w:rPr>
                <w:sz w:val="21"/>
                <w:szCs w:val="21"/>
                <w:lang w:val="en-US"/>
                <w:rPrChange w:id="3871" w:author="Rodrigo Maximiliano Mejía Laura" w:date="2026-10-09T11:23:00Z">
                  <w:rPr>
                    <w:sz w:val="21"/>
                    <w:szCs w:val="21"/>
                  </w:rPr>
                </w:rPrChange>
              </w:rPr>
              <w:t>Osterwalder, A. y Pigneur, Y. (</w:t>
            </w:r>
            <w:proofErr w:type="spellStart"/>
            <w:r w:rsidRPr="003621CF">
              <w:rPr>
                <w:sz w:val="21"/>
                <w:szCs w:val="21"/>
                <w:lang w:val="en-US"/>
                <w:rPrChange w:id="3872" w:author="Rodrigo Maximiliano Mejía Laura" w:date="2026-10-09T11:23:00Z">
                  <w:rPr>
                    <w:sz w:val="21"/>
                    <w:szCs w:val="21"/>
                  </w:rPr>
                </w:rPrChange>
              </w:rPr>
              <w:t>s.f.</w:t>
            </w:r>
            <w:proofErr w:type="spellEnd"/>
            <w:r w:rsidRPr="003621CF">
              <w:rPr>
                <w:sz w:val="21"/>
                <w:szCs w:val="21"/>
                <w:lang w:val="en-US"/>
                <w:rPrChange w:id="3873" w:author="Rodrigo Maximiliano Mejía Laura" w:date="2026-10-09T11:23:00Z">
                  <w:rPr>
                    <w:sz w:val="21"/>
                    <w:szCs w:val="21"/>
                  </w:rPr>
                </w:rPrChange>
              </w:rPr>
              <w:t xml:space="preserve">). </w:t>
            </w:r>
            <w:r w:rsidRPr="00B92A5A">
              <w:rPr>
                <w:i/>
                <w:iCs/>
                <w:sz w:val="21"/>
                <w:szCs w:val="21"/>
              </w:rPr>
              <w:t xml:space="preserve">Generación de Modelo </w:t>
            </w:r>
            <w:proofErr w:type="spellStart"/>
            <w:r w:rsidRPr="00B92A5A">
              <w:rPr>
                <w:i/>
                <w:iCs/>
                <w:sz w:val="21"/>
                <w:szCs w:val="21"/>
              </w:rPr>
              <w:t>Canvas</w:t>
            </w:r>
            <w:proofErr w:type="spellEnd"/>
            <w:r w:rsidRPr="00B92A5A">
              <w:rPr>
                <w:sz w:val="21"/>
                <w:szCs w:val="21"/>
              </w:rPr>
              <w:t>. BusinessModelGeneration.com.</w:t>
            </w:r>
          </w:p>
          <w:p w14:paraId="4A9C3325" w14:textId="77777777" w:rsidR="00EF3459" w:rsidRDefault="005823F6" w:rsidP="00EF3459">
            <w:pPr>
              <w:spacing w:before="10" w:after="10"/>
              <w:ind w:left="360" w:right="-43" w:hanging="360"/>
              <w:jc w:val="both"/>
              <w:rPr>
                <w:ins w:id="3874" w:author="Evert Velarde Flores" w:date="2026-10-09T13:56:00Z"/>
                <w:sz w:val="21"/>
                <w:szCs w:val="21"/>
              </w:rPr>
              <w:pPrChange w:id="3875" w:author="Evert Velarde Flores" w:date="2026-10-09T13:57:00Z">
                <w:pPr>
                  <w:spacing w:before="10" w:after="10"/>
                  <w:ind w:left="360" w:hanging="360"/>
                  <w:jc w:val="both"/>
                </w:pPr>
              </w:pPrChange>
            </w:pPr>
            <w:r w:rsidRPr="00B92A5A">
              <w:rPr>
                <w:sz w:val="21"/>
                <w:szCs w:val="21"/>
              </w:rPr>
              <w:t xml:space="preserve">Pimenta, C. y Seco, A. (2022). </w:t>
            </w:r>
            <w:r w:rsidRPr="00B92A5A">
              <w:rPr>
                <w:i/>
                <w:iCs/>
                <w:sz w:val="21"/>
                <w:szCs w:val="21"/>
              </w:rPr>
              <w:t>Guía de proyectos de sistemas de información de administración financiera (SIAF)</w:t>
            </w:r>
            <w:r w:rsidRPr="00B92A5A">
              <w:rPr>
                <w:sz w:val="21"/>
                <w:szCs w:val="21"/>
              </w:rPr>
              <w:t>.</w:t>
            </w:r>
          </w:p>
          <w:p w14:paraId="0D8A9D30" w14:textId="1FD3CE78" w:rsidR="005823F6" w:rsidRPr="00B92A5A" w:rsidRDefault="005823F6" w:rsidP="00EF3459">
            <w:pPr>
              <w:spacing w:before="10" w:after="10"/>
              <w:ind w:left="360" w:right="-43" w:hanging="360"/>
              <w:jc w:val="both"/>
              <w:pPrChange w:id="3876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>BID.</w:t>
            </w:r>
          </w:p>
          <w:p w14:paraId="0803CF7C" w14:textId="77777777" w:rsidR="00EF3459" w:rsidRDefault="005823F6" w:rsidP="00EF3459">
            <w:pPr>
              <w:spacing w:before="10" w:after="10"/>
              <w:ind w:left="360" w:hanging="360"/>
              <w:jc w:val="both"/>
              <w:rPr>
                <w:ins w:id="3877" w:author="Evert Velarde Flores" w:date="2026-10-09T13:57:00Z"/>
                <w:sz w:val="21"/>
                <w:szCs w:val="21"/>
              </w:rPr>
            </w:pPr>
            <w:r w:rsidRPr="00B92A5A">
              <w:rPr>
                <w:sz w:val="21"/>
                <w:szCs w:val="21"/>
                <w:rPrChange w:id="3878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Servicio de Impuestos Nacionales. Resolución Normativa de Directorio </w:t>
            </w:r>
            <w:proofErr w:type="spellStart"/>
            <w:r w:rsidRPr="00B92A5A">
              <w:rPr>
                <w:sz w:val="21"/>
                <w:szCs w:val="21"/>
                <w:rPrChange w:id="3879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N°</w:t>
            </w:r>
            <w:proofErr w:type="spellEnd"/>
            <w:r w:rsidRPr="00B92A5A">
              <w:rPr>
                <w:sz w:val="21"/>
                <w:szCs w:val="21"/>
                <w:rPrChange w:id="3880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102100000011, de 11 de agosto de</w:t>
            </w:r>
            <w:ins w:id="3881" w:author="Evert Velarde Flores" w:date="2026-10-09T13:57:00Z">
              <w:r w:rsidR="00EF3459">
                <w:rPr>
                  <w:sz w:val="21"/>
                  <w:szCs w:val="21"/>
                </w:rPr>
                <w:t xml:space="preserve"> </w:t>
              </w:r>
            </w:ins>
            <w:r w:rsidRPr="00B92A5A">
              <w:rPr>
                <w:sz w:val="21"/>
                <w:szCs w:val="21"/>
                <w:rPrChange w:id="3882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2021,</w:t>
            </w:r>
          </w:p>
          <w:p w14:paraId="19BCF27D" w14:textId="1EE310AF" w:rsidR="005823F6" w:rsidRPr="00EF3459" w:rsidRDefault="005823F6" w:rsidP="00EF3459">
            <w:pPr>
              <w:spacing w:before="10" w:after="10"/>
              <w:ind w:left="360" w:hanging="360"/>
              <w:jc w:val="both"/>
              <w:rPr>
                <w:sz w:val="21"/>
                <w:szCs w:val="21"/>
                <w:rPrChange w:id="3883" w:author="Evert Velarde Flores" w:date="2026-10-09T13:57:00Z">
                  <w:rPr/>
                </w:rPrChange>
              </w:rPr>
              <w:pPrChange w:id="3884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del w:id="3885" w:author="Evert Velarde Flores" w:date="2026-10-09T13:57:00Z">
              <w:r w:rsidRPr="00B92A5A" w:rsidDel="00EF3459">
                <w:rPr>
                  <w:sz w:val="21"/>
                  <w:szCs w:val="21"/>
                  <w:rPrChange w:id="3886" w:author="Humberto Quintanilla" w:date="2026-10-08T16:35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</w:delText>
              </w:r>
            </w:del>
            <w:r w:rsidRPr="00B92A5A">
              <w:rPr>
                <w:sz w:val="21"/>
                <w:szCs w:val="21"/>
                <w:rPrChange w:id="3887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del Sistema de Facturación, y Resolución Normativa de Directorio </w:t>
            </w:r>
            <w:proofErr w:type="spellStart"/>
            <w:r w:rsidRPr="00B92A5A">
              <w:rPr>
                <w:sz w:val="21"/>
                <w:szCs w:val="21"/>
                <w:rPrChange w:id="3888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N°</w:t>
            </w:r>
            <w:proofErr w:type="spellEnd"/>
            <w:r w:rsidRPr="00B92A5A">
              <w:rPr>
                <w:sz w:val="21"/>
                <w:szCs w:val="21"/>
                <w:rPrChange w:id="3889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102600000014, de 16 de abril de 2026.</w:t>
            </w:r>
          </w:p>
          <w:p w14:paraId="00AF53CC" w14:textId="77777777" w:rsidR="005823F6" w:rsidRPr="00B92A5A" w:rsidRDefault="005823F6" w:rsidP="00EF3459">
            <w:pPr>
              <w:spacing w:before="10" w:after="10"/>
              <w:ind w:left="360" w:hanging="360"/>
              <w:jc w:val="both"/>
              <w:pPrChange w:id="3890" w:author="Evert Velarde Flores" w:date="2026-10-09T13:57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 xml:space="preserve">Texto ordenado de la Ley </w:t>
            </w:r>
            <w:proofErr w:type="spellStart"/>
            <w:r w:rsidRPr="00B92A5A">
              <w:rPr>
                <w:sz w:val="21"/>
                <w:szCs w:val="21"/>
              </w:rPr>
              <w:t>N°</w:t>
            </w:r>
            <w:proofErr w:type="spellEnd"/>
            <w:r w:rsidRPr="00B92A5A">
              <w:rPr>
                <w:sz w:val="21"/>
                <w:szCs w:val="21"/>
              </w:rPr>
              <w:t xml:space="preserve"> 843.</w:t>
            </w:r>
          </w:p>
        </w:tc>
      </w:tr>
      <w:tr w:rsidR="005823F6" w14:paraId="7BD5CAC0" w14:textId="77777777">
        <w:tc>
          <w:tcPr>
            <w:tcW w:w="9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9CD8A" w14:textId="77777777" w:rsidR="005823F6" w:rsidRPr="00B92A5A" w:rsidRDefault="005823F6" w:rsidP="005823F6">
            <w:pPr>
              <w:spacing w:before="20" w:after="20"/>
            </w:pPr>
            <w:r w:rsidRPr="00B92A5A">
              <w:rPr>
                <w:b/>
                <w:bCs/>
                <w:i/>
                <w:iCs/>
                <w:sz w:val="21"/>
                <w:szCs w:val="21"/>
              </w:rPr>
              <w:lastRenderedPageBreak/>
              <w:t>Bibliografía complementaria:</w:t>
            </w:r>
          </w:p>
          <w:p w14:paraId="5DDF0DB5" w14:textId="77777777" w:rsidR="005823F6" w:rsidRPr="003621CF" w:rsidRDefault="005823F6" w:rsidP="00EF3459">
            <w:pPr>
              <w:spacing w:before="10" w:after="10"/>
              <w:ind w:left="360" w:hanging="360"/>
              <w:jc w:val="both"/>
              <w:rPr>
                <w:lang w:val="en-US"/>
                <w:rPrChange w:id="3891" w:author="Rodrigo Maximiliano Mejía Laura" w:date="2026-10-09T11:23:00Z">
                  <w:rPr/>
                </w:rPrChange>
              </w:rPr>
              <w:pPrChange w:id="3892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 xml:space="preserve">Cascante, P. (s.f.). </w:t>
            </w:r>
            <w:proofErr w:type="spellStart"/>
            <w:r w:rsidRPr="003621CF">
              <w:rPr>
                <w:i/>
                <w:iCs/>
                <w:sz w:val="21"/>
                <w:szCs w:val="21"/>
                <w:lang w:val="en-US"/>
                <w:rPrChange w:id="3893" w:author="Rodrigo Maximiliano Mejía Laura" w:date="2026-10-09T11:23:00Z">
                  <w:rPr>
                    <w:i/>
                    <w:iCs/>
                    <w:sz w:val="21"/>
                    <w:szCs w:val="21"/>
                  </w:rPr>
                </w:rPrChange>
              </w:rPr>
              <w:t>Organización</w:t>
            </w:r>
            <w:proofErr w:type="spellEnd"/>
            <w:r w:rsidRPr="003621CF">
              <w:rPr>
                <w:i/>
                <w:iCs/>
                <w:sz w:val="21"/>
                <w:szCs w:val="21"/>
                <w:lang w:val="en-US"/>
                <w:rPrChange w:id="3894" w:author="Rodrigo Maximiliano Mejía Laura" w:date="2026-10-09T11:23:00Z">
                  <w:rPr>
                    <w:i/>
                    <w:iCs/>
                    <w:sz w:val="21"/>
                    <w:szCs w:val="21"/>
                  </w:rPr>
                </w:rPrChange>
              </w:rPr>
              <w:t xml:space="preserve"> y Control</w:t>
            </w:r>
            <w:r w:rsidRPr="003621CF">
              <w:rPr>
                <w:sz w:val="21"/>
                <w:szCs w:val="21"/>
                <w:lang w:val="en-US"/>
                <w:rPrChange w:id="3895" w:author="Rodrigo Maximiliano Mejía Laura" w:date="2026-10-09T11:23:00Z">
                  <w:rPr>
                    <w:sz w:val="21"/>
                    <w:szCs w:val="21"/>
                  </w:rPr>
                </w:rPrChange>
              </w:rPr>
              <w:t>.</w:t>
            </w:r>
          </w:p>
          <w:p w14:paraId="00BECBFC" w14:textId="77777777" w:rsidR="00EF3459" w:rsidRDefault="005823F6" w:rsidP="00EF3459">
            <w:pPr>
              <w:spacing w:before="10" w:after="10"/>
              <w:ind w:left="360" w:hanging="360"/>
              <w:jc w:val="both"/>
              <w:rPr>
                <w:ins w:id="3896" w:author="Evert Velarde Flores" w:date="2026-10-09T13:58:00Z"/>
                <w:i/>
                <w:iCs/>
                <w:sz w:val="21"/>
                <w:szCs w:val="21"/>
              </w:rPr>
              <w:pPrChange w:id="3897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r w:rsidRPr="003621CF">
              <w:rPr>
                <w:sz w:val="21"/>
                <w:szCs w:val="21"/>
                <w:lang w:val="en-US"/>
                <w:rPrChange w:id="3898" w:author="Rodrigo Maximiliano Mejía Laura" w:date="2026-10-09T11:23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Committee of Sponsoring Organizations of the Treadway Commission, COSO (2013). </w:t>
            </w:r>
            <w:r w:rsidRPr="00B92A5A">
              <w:rPr>
                <w:i/>
                <w:iCs/>
                <w:sz w:val="21"/>
                <w:szCs w:val="21"/>
                <w:rPrChange w:id="3899" w:author="Humberto Quintanilla" w:date="2026-10-08T16:35:00Z">
                  <w:rPr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Control Interno: Marco</w:t>
            </w:r>
          </w:p>
          <w:p w14:paraId="511DCC25" w14:textId="3679FBD4" w:rsidR="005823F6" w:rsidRPr="00B92A5A" w:rsidRDefault="005823F6" w:rsidP="00EF3459">
            <w:pPr>
              <w:spacing w:before="10" w:after="10"/>
              <w:ind w:left="360" w:hanging="360"/>
              <w:jc w:val="both"/>
              <w:pPrChange w:id="3900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del w:id="3901" w:author="Evert Velarde Flores" w:date="2026-10-09T13:58:00Z">
              <w:r w:rsidRPr="00B92A5A" w:rsidDel="00EF3459">
                <w:rPr>
                  <w:i/>
                  <w:iCs/>
                  <w:sz w:val="21"/>
                  <w:szCs w:val="21"/>
                  <w:rPrChange w:id="3902" w:author="Humberto Quintanilla" w:date="2026-10-08T16:35:00Z">
                    <w:rPr>
                      <w:i/>
                      <w:iCs/>
                      <w:sz w:val="21"/>
                      <w:szCs w:val="21"/>
                      <w:highlight w:val="yellow"/>
                    </w:rPr>
                  </w:rPrChange>
                </w:rPr>
                <w:delText xml:space="preserve"> </w:delText>
              </w:r>
            </w:del>
            <w:r w:rsidRPr="00B92A5A">
              <w:rPr>
                <w:i/>
                <w:iCs/>
                <w:sz w:val="21"/>
                <w:szCs w:val="21"/>
                <w:rPrChange w:id="3903" w:author="Humberto Quintanilla" w:date="2026-10-08T16:35:00Z">
                  <w:rPr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Integrado</w:t>
            </w:r>
            <w:r w:rsidRPr="00B92A5A">
              <w:rPr>
                <w:sz w:val="21"/>
                <w:szCs w:val="21"/>
                <w:rPrChange w:id="3904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. Nueva York.</w:t>
            </w:r>
          </w:p>
          <w:p w14:paraId="7F2D76C9" w14:textId="77777777" w:rsidR="005823F6" w:rsidRPr="00B92A5A" w:rsidRDefault="005823F6" w:rsidP="00EF3459">
            <w:pPr>
              <w:spacing w:before="10" w:after="10"/>
              <w:ind w:left="360" w:hanging="360"/>
              <w:jc w:val="both"/>
              <w:pPrChange w:id="3905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proofErr w:type="spellStart"/>
            <w:r w:rsidRPr="00B92A5A">
              <w:rPr>
                <w:sz w:val="21"/>
                <w:szCs w:val="21"/>
              </w:rPr>
              <w:t>Elkins</w:t>
            </w:r>
            <w:proofErr w:type="spellEnd"/>
            <w:r w:rsidRPr="00B92A5A">
              <w:rPr>
                <w:sz w:val="21"/>
                <w:szCs w:val="21"/>
              </w:rPr>
              <w:t xml:space="preserve"> (s.f.). </w:t>
            </w:r>
            <w:r w:rsidRPr="00B92A5A">
              <w:rPr>
                <w:i/>
                <w:iCs/>
                <w:sz w:val="21"/>
                <w:szCs w:val="21"/>
              </w:rPr>
              <w:t>Administración y Gerencia</w:t>
            </w:r>
            <w:r w:rsidRPr="00B92A5A">
              <w:rPr>
                <w:sz w:val="21"/>
                <w:szCs w:val="21"/>
              </w:rPr>
              <w:t>.</w:t>
            </w:r>
          </w:p>
          <w:p w14:paraId="0E330AF0" w14:textId="77777777" w:rsidR="005823F6" w:rsidRPr="003621CF" w:rsidRDefault="005823F6" w:rsidP="00EF3459">
            <w:pPr>
              <w:spacing w:before="10" w:after="10"/>
              <w:ind w:left="360" w:hanging="360"/>
              <w:jc w:val="both"/>
              <w:rPr>
                <w:lang w:val="en-US"/>
                <w:rPrChange w:id="3906" w:author="Rodrigo Maximiliano Mejía Laura" w:date="2026-10-09T11:23:00Z">
                  <w:rPr/>
                </w:rPrChange>
              </w:rPr>
              <w:pPrChange w:id="3907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 xml:space="preserve">Gestión de procesos en la UCA. </w:t>
            </w:r>
            <w:proofErr w:type="spellStart"/>
            <w:r w:rsidRPr="003621CF">
              <w:rPr>
                <w:sz w:val="21"/>
                <w:szCs w:val="21"/>
                <w:lang w:val="en-US"/>
                <w:rPrChange w:id="3908" w:author="Rodrigo Maximiliano Mejía Laura" w:date="2026-10-09T11:23:00Z">
                  <w:rPr>
                    <w:sz w:val="21"/>
                    <w:szCs w:val="21"/>
                  </w:rPr>
                </w:rPrChange>
              </w:rPr>
              <w:t>Gestión</w:t>
            </w:r>
            <w:proofErr w:type="spellEnd"/>
            <w:r w:rsidRPr="003621CF">
              <w:rPr>
                <w:sz w:val="21"/>
                <w:szCs w:val="21"/>
                <w:lang w:val="en-US"/>
                <w:rPrChange w:id="3909" w:author="Rodrigo Maximiliano Mejía Laura" w:date="2026-10-09T11:23:00Z">
                  <w:rPr>
                    <w:sz w:val="21"/>
                    <w:szCs w:val="21"/>
                  </w:rPr>
                </w:rPrChange>
              </w:rPr>
              <w:t xml:space="preserve"> de </w:t>
            </w:r>
            <w:proofErr w:type="spellStart"/>
            <w:r w:rsidRPr="003621CF">
              <w:rPr>
                <w:sz w:val="21"/>
                <w:szCs w:val="21"/>
                <w:lang w:val="en-US"/>
                <w:rPrChange w:id="3910" w:author="Rodrigo Maximiliano Mejía Laura" w:date="2026-10-09T11:23:00Z">
                  <w:rPr>
                    <w:sz w:val="21"/>
                    <w:szCs w:val="21"/>
                  </w:rPr>
                </w:rPrChange>
              </w:rPr>
              <w:t>procesos</w:t>
            </w:r>
            <w:proofErr w:type="spellEnd"/>
            <w:r w:rsidRPr="003621CF">
              <w:rPr>
                <w:sz w:val="21"/>
                <w:szCs w:val="21"/>
                <w:lang w:val="en-US"/>
                <w:rPrChange w:id="3911" w:author="Rodrigo Maximiliano Mejía Laura" w:date="2026-10-09T11:23:00Z">
                  <w:rPr>
                    <w:sz w:val="21"/>
                    <w:szCs w:val="21"/>
                  </w:rPr>
                </w:rPrChange>
              </w:rPr>
              <w:t>.</w:t>
            </w:r>
          </w:p>
          <w:p w14:paraId="6223858E" w14:textId="77777777" w:rsidR="00EF3459" w:rsidRDefault="005823F6" w:rsidP="00EF3459">
            <w:pPr>
              <w:spacing w:before="10" w:after="10"/>
              <w:ind w:left="360" w:hanging="360"/>
              <w:jc w:val="both"/>
              <w:rPr>
                <w:ins w:id="3912" w:author="Evert Velarde Flores" w:date="2026-10-09T13:58:00Z"/>
                <w:sz w:val="21"/>
                <w:szCs w:val="21"/>
              </w:rPr>
              <w:pPrChange w:id="3913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r w:rsidRPr="003621CF">
              <w:rPr>
                <w:sz w:val="21"/>
                <w:szCs w:val="21"/>
                <w:lang w:val="en-US"/>
                <w:rPrChange w:id="3914" w:author="Rodrigo Maximiliano Mejía Laura" w:date="2026-10-09T11:23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ISACA (2019). </w:t>
            </w:r>
            <w:r w:rsidRPr="003621CF">
              <w:rPr>
                <w:i/>
                <w:iCs/>
                <w:sz w:val="21"/>
                <w:szCs w:val="21"/>
                <w:lang w:val="en-US"/>
                <w:rPrChange w:id="3915" w:author="Rodrigo Maximiliano Mejía Laura" w:date="2026-10-09T11:23:00Z">
                  <w:rPr>
                    <w:i/>
                    <w:iCs/>
                    <w:sz w:val="21"/>
                    <w:szCs w:val="21"/>
                    <w:highlight w:val="yellow"/>
                  </w:rPr>
                </w:rPrChange>
              </w:rPr>
              <w:t>COBIT 2019 Framework: Governance and Management Objectives</w:t>
            </w:r>
            <w:r w:rsidRPr="003621CF">
              <w:rPr>
                <w:sz w:val="21"/>
                <w:szCs w:val="21"/>
                <w:lang w:val="en-US"/>
                <w:rPrChange w:id="3916" w:author="Rodrigo Maximiliano Mejía Laura" w:date="2026-10-09T11:23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. </w:t>
            </w:r>
            <w:proofErr w:type="spellStart"/>
            <w:r w:rsidRPr="00B92A5A">
              <w:rPr>
                <w:sz w:val="21"/>
                <w:szCs w:val="21"/>
                <w:rPrChange w:id="3917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Schaumburg</w:t>
            </w:r>
            <w:proofErr w:type="spellEnd"/>
            <w:r w:rsidRPr="00B92A5A">
              <w:rPr>
                <w:sz w:val="21"/>
                <w:szCs w:val="21"/>
                <w:rPrChange w:id="3918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 xml:space="preserve"> – Estados</w:t>
            </w:r>
          </w:p>
          <w:p w14:paraId="57374DDC" w14:textId="32A43F77" w:rsidR="005823F6" w:rsidRPr="00B92A5A" w:rsidRDefault="005823F6" w:rsidP="00EF3459">
            <w:pPr>
              <w:spacing w:before="10" w:after="10"/>
              <w:ind w:left="360" w:hanging="360"/>
              <w:jc w:val="both"/>
              <w:pPrChange w:id="3919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del w:id="3920" w:author="Evert Velarde Flores" w:date="2026-10-09T13:58:00Z">
              <w:r w:rsidRPr="00B92A5A" w:rsidDel="00EF3459">
                <w:rPr>
                  <w:sz w:val="21"/>
                  <w:szCs w:val="21"/>
                  <w:rPrChange w:id="3921" w:author="Humberto Quintanilla" w:date="2026-10-08T16:35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</w:delText>
              </w:r>
            </w:del>
            <w:r w:rsidRPr="00B92A5A">
              <w:rPr>
                <w:sz w:val="21"/>
                <w:szCs w:val="21"/>
                <w:rPrChange w:id="3922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Unidos.</w:t>
            </w:r>
          </w:p>
          <w:p w14:paraId="7FB2E55B" w14:textId="77777777" w:rsidR="005823F6" w:rsidRPr="00B92A5A" w:rsidRDefault="005823F6" w:rsidP="00EF3459">
            <w:pPr>
              <w:spacing w:before="10" w:after="10"/>
              <w:ind w:left="360" w:hanging="360"/>
              <w:jc w:val="both"/>
              <w:pPrChange w:id="3923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 xml:space="preserve">Laudon, K. C. y Laudon, J. P. (s.f.). </w:t>
            </w:r>
            <w:r w:rsidRPr="00B92A5A">
              <w:rPr>
                <w:i/>
                <w:iCs/>
                <w:sz w:val="21"/>
                <w:szCs w:val="21"/>
              </w:rPr>
              <w:t>Administración de los sistemas de información: organización y tecnología</w:t>
            </w:r>
            <w:r w:rsidRPr="00B92A5A">
              <w:rPr>
                <w:sz w:val="21"/>
                <w:szCs w:val="21"/>
              </w:rPr>
              <w:t>.</w:t>
            </w:r>
          </w:p>
          <w:p w14:paraId="0D15DE9B" w14:textId="77777777" w:rsidR="005823F6" w:rsidRPr="00B92A5A" w:rsidRDefault="005823F6" w:rsidP="00EF3459">
            <w:pPr>
              <w:spacing w:before="10" w:after="10"/>
              <w:ind w:left="360" w:hanging="360"/>
              <w:jc w:val="both"/>
              <w:pPrChange w:id="3924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 xml:space="preserve">Laudon, K. C. y Laudon, J. P. (s.f.). </w:t>
            </w:r>
            <w:r w:rsidRPr="00B92A5A">
              <w:rPr>
                <w:i/>
                <w:iCs/>
                <w:sz w:val="21"/>
                <w:szCs w:val="21"/>
              </w:rPr>
              <w:t>Administración de los sistemas de información</w:t>
            </w:r>
            <w:r w:rsidRPr="00B92A5A">
              <w:rPr>
                <w:sz w:val="21"/>
                <w:szCs w:val="21"/>
              </w:rPr>
              <w:t>.</w:t>
            </w:r>
          </w:p>
          <w:p w14:paraId="1B098E3E" w14:textId="77777777" w:rsidR="005823F6" w:rsidRPr="00B92A5A" w:rsidRDefault="005823F6" w:rsidP="00EF3459">
            <w:pPr>
              <w:spacing w:before="10" w:after="10"/>
              <w:ind w:left="360" w:hanging="360"/>
              <w:jc w:val="both"/>
              <w:pPrChange w:id="3925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proofErr w:type="spellStart"/>
            <w:r w:rsidRPr="00B92A5A">
              <w:rPr>
                <w:sz w:val="21"/>
                <w:szCs w:val="21"/>
              </w:rPr>
              <w:t>Lazarro</w:t>
            </w:r>
            <w:proofErr w:type="spellEnd"/>
            <w:r w:rsidRPr="00B92A5A">
              <w:rPr>
                <w:sz w:val="21"/>
                <w:szCs w:val="21"/>
              </w:rPr>
              <w:t xml:space="preserve">, V. (s.f.). </w:t>
            </w:r>
            <w:r w:rsidRPr="00B92A5A">
              <w:rPr>
                <w:i/>
                <w:iCs/>
                <w:sz w:val="21"/>
                <w:szCs w:val="21"/>
              </w:rPr>
              <w:t>Sistemas y Procedimientos</w:t>
            </w:r>
            <w:r w:rsidRPr="00B92A5A">
              <w:rPr>
                <w:sz w:val="21"/>
                <w:szCs w:val="21"/>
              </w:rPr>
              <w:t>.</w:t>
            </w:r>
          </w:p>
          <w:p w14:paraId="0DD1AF75" w14:textId="77777777" w:rsidR="00EF3459" w:rsidRDefault="005823F6" w:rsidP="00EF3459">
            <w:pPr>
              <w:spacing w:before="10" w:after="10"/>
              <w:ind w:left="360" w:hanging="360"/>
              <w:jc w:val="both"/>
              <w:rPr>
                <w:ins w:id="3926" w:author="Evert Velarde Flores" w:date="2026-10-09T13:58:00Z"/>
                <w:sz w:val="21"/>
                <w:szCs w:val="21"/>
              </w:rPr>
              <w:pPrChange w:id="3927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  <w:rPrChange w:id="3928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Ministerio de Economía y Finanzas Públicas. Guías operativas del Sistema de Gestión Pública (SIGEP):</w:t>
            </w:r>
          </w:p>
          <w:p w14:paraId="58A2A143" w14:textId="07C78F50" w:rsidR="005823F6" w:rsidRPr="00B92A5A" w:rsidRDefault="005823F6" w:rsidP="00EF3459">
            <w:pPr>
              <w:spacing w:before="10" w:after="10"/>
              <w:ind w:left="360" w:hanging="360"/>
              <w:jc w:val="both"/>
              <w:pPrChange w:id="3929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del w:id="3930" w:author="Evert Velarde Flores" w:date="2026-10-09T13:58:00Z">
              <w:r w:rsidRPr="00B92A5A" w:rsidDel="00EF3459">
                <w:rPr>
                  <w:sz w:val="21"/>
                  <w:szCs w:val="21"/>
                  <w:rPrChange w:id="3931" w:author="Humberto Quintanilla" w:date="2026-10-08T16:35:00Z">
                    <w:rPr>
                      <w:sz w:val="21"/>
                      <w:szCs w:val="21"/>
                      <w:highlight w:val="yellow"/>
                    </w:rPr>
                  </w:rPrChange>
                </w:rPr>
                <w:delText xml:space="preserve"> </w:delText>
              </w:r>
            </w:del>
            <w:r w:rsidRPr="00B92A5A">
              <w:rPr>
                <w:sz w:val="21"/>
                <w:szCs w:val="21"/>
                <w:rPrChange w:id="3932" w:author="Humberto Quintanilla" w:date="2026-10-08T16:35:00Z">
                  <w:rPr>
                    <w:sz w:val="21"/>
                    <w:szCs w:val="21"/>
                    <w:highlight w:val="yellow"/>
                  </w:rPr>
                </w:rPrChange>
              </w:rPr>
              <w:t>https://www.economiayfinanzas.gob.bo</w:t>
            </w:r>
          </w:p>
          <w:p w14:paraId="72115EC7" w14:textId="77777777" w:rsidR="005823F6" w:rsidRPr="00B92A5A" w:rsidRDefault="005823F6" w:rsidP="00EF3459">
            <w:pPr>
              <w:spacing w:before="10" w:after="10"/>
              <w:ind w:left="360" w:hanging="360"/>
              <w:jc w:val="both"/>
              <w:pPrChange w:id="3933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>Sarracino Ruiz, Luis. Análisis de Procesos. Recuperado de http://kugelsc.com/files/Analisis-de-Procesos.pdf</w:t>
            </w:r>
          </w:p>
          <w:p w14:paraId="1F6DF786" w14:textId="77777777" w:rsidR="005823F6" w:rsidRPr="00B92A5A" w:rsidRDefault="005823F6" w:rsidP="00EF3459">
            <w:pPr>
              <w:spacing w:before="10" w:after="10"/>
              <w:ind w:left="360" w:hanging="360"/>
              <w:jc w:val="both"/>
              <w:pPrChange w:id="3934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r w:rsidRPr="003621CF">
              <w:rPr>
                <w:sz w:val="21"/>
                <w:szCs w:val="21"/>
                <w:lang w:val="en-US"/>
                <w:rPrChange w:id="3935" w:author="Rodrigo Maximiliano Mejía Laura" w:date="2026-10-09T11:23:00Z">
                  <w:rPr>
                    <w:sz w:val="21"/>
                    <w:szCs w:val="21"/>
                  </w:rPr>
                </w:rPrChange>
              </w:rPr>
              <w:t>Stoner, J. A. F., Freeman, R. E. y Gilbert Jr., D. R. (</w:t>
            </w:r>
            <w:proofErr w:type="spellStart"/>
            <w:r w:rsidRPr="003621CF">
              <w:rPr>
                <w:sz w:val="21"/>
                <w:szCs w:val="21"/>
                <w:lang w:val="en-US"/>
                <w:rPrChange w:id="3936" w:author="Rodrigo Maximiliano Mejía Laura" w:date="2026-10-09T11:23:00Z">
                  <w:rPr>
                    <w:sz w:val="21"/>
                    <w:szCs w:val="21"/>
                  </w:rPr>
                </w:rPrChange>
              </w:rPr>
              <w:t>s.f.</w:t>
            </w:r>
            <w:proofErr w:type="spellEnd"/>
            <w:r w:rsidRPr="003621CF">
              <w:rPr>
                <w:sz w:val="21"/>
                <w:szCs w:val="21"/>
                <w:lang w:val="en-US"/>
                <w:rPrChange w:id="3937" w:author="Rodrigo Maximiliano Mejía Laura" w:date="2026-10-09T11:23:00Z">
                  <w:rPr>
                    <w:sz w:val="21"/>
                    <w:szCs w:val="21"/>
                  </w:rPr>
                </w:rPrChange>
              </w:rPr>
              <w:t xml:space="preserve">). </w:t>
            </w:r>
            <w:r w:rsidRPr="00B92A5A">
              <w:rPr>
                <w:i/>
                <w:iCs/>
                <w:sz w:val="21"/>
                <w:szCs w:val="21"/>
              </w:rPr>
              <w:t>Administración</w:t>
            </w:r>
            <w:r w:rsidRPr="00B92A5A">
              <w:rPr>
                <w:sz w:val="21"/>
                <w:szCs w:val="21"/>
              </w:rPr>
              <w:t>.</w:t>
            </w:r>
          </w:p>
          <w:p w14:paraId="58BD93A3" w14:textId="77777777" w:rsidR="005823F6" w:rsidRPr="00B92A5A" w:rsidRDefault="005823F6" w:rsidP="00EF3459">
            <w:pPr>
              <w:spacing w:before="10" w:after="10"/>
              <w:ind w:left="360" w:hanging="360"/>
              <w:jc w:val="both"/>
              <w:pPrChange w:id="3938" w:author="Evert Velarde Flores" w:date="2026-10-09T13:58:00Z">
                <w:pPr>
                  <w:spacing w:before="10" w:after="10"/>
                  <w:ind w:left="360" w:hanging="360"/>
                </w:pPr>
              </w:pPrChange>
            </w:pPr>
            <w:r w:rsidRPr="00B92A5A">
              <w:rPr>
                <w:sz w:val="21"/>
                <w:szCs w:val="21"/>
              </w:rPr>
              <w:t>Universidad de Cádiz. (2007). Guía para la identificación y análisis de procesos, V0.</w:t>
            </w:r>
          </w:p>
        </w:tc>
      </w:tr>
    </w:tbl>
    <w:p w14:paraId="53D00F3A" w14:textId="4044C23E" w:rsidR="005D6483" w:rsidRDefault="005D6483">
      <w:pPr>
        <w:rPr>
          <w:ins w:id="3939" w:author="Evert Velarde Flores" w:date="2026-10-09T13:58:00Z"/>
        </w:rPr>
      </w:pPr>
    </w:p>
    <w:p w14:paraId="28DC9AD8" w14:textId="322D0D89" w:rsidR="00EF3459" w:rsidRDefault="00EF3459">
      <w:pPr>
        <w:rPr>
          <w:ins w:id="3940" w:author="Evert Velarde Flores" w:date="2026-10-09T13:58:00Z"/>
        </w:rPr>
      </w:pPr>
    </w:p>
    <w:p w14:paraId="056D1C09" w14:textId="45D941E3" w:rsidR="00EF3459" w:rsidRDefault="00EF3459">
      <w:pPr>
        <w:rPr>
          <w:ins w:id="3941" w:author="Evert Velarde Flores" w:date="2026-10-09T13:58:00Z"/>
        </w:rPr>
      </w:pPr>
    </w:p>
    <w:p w14:paraId="3AC17948" w14:textId="2B569480" w:rsidR="00EF3459" w:rsidRDefault="00EF3459">
      <w:pPr>
        <w:rPr>
          <w:ins w:id="3942" w:author="Evert Velarde Flores" w:date="2026-10-09T13:58:00Z"/>
        </w:rPr>
      </w:pPr>
    </w:p>
    <w:p w14:paraId="338BC812" w14:textId="14871EA7" w:rsidR="00EF3459" w:rsidRDefault="00EF3459">
      <w:pPr>
        <w:rPr>
          <w:ins w:id="3943" w:author="Evert Velarde Flores" w:date="2026-10-09T13:58:00Z"/>
        </w:rPr>
      </w:pPr>
    </w:p>
    <w:p w14:paraId="1EAFA46B" w14:textId="27E68CA3" w:rsidR="00EF3459" w:rsidRDefault="00EF3459">
      <w:pPr>
        <w:rPr>
          <w:ins w:id="3944" w:author="Evert Velarde Flores" w:date="2026-10-09T13:58:00Z"/>
        </w:rPr>
      </w:pPr>
    </w:p>
    <w:p w14:paraId="593D2EB1" w14:textId="7ED2A41B" w:rsidR="00EF3459" w:rsidRDefault="00EF3459">
      <w:ins w:id="3945" w:author="Evert Velarde Flores" w:date="2026-10-09T13:59:00Z"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3360" behindDoc="0" locked="0" layoutInCell="1" allowOverlap="1" wp14:anchorId="71EE9346" wp14:editId="14443B79">
                  <wp:simplePos x="0" y="0"/>
                  <wp:positionH relativeFrom="column">
                    <wp:posOffset>1644650</wp:posOffset>
                  </wp:positionH>
                  <wp:positionV relativeFrom="paragraph">
                    <wp:posOffset>2242185</wp:posOffset>
                  </wp:positionV>
                  <wp:extent cx="2863850" cy="1404620"/>
                  <wp:effectExtent l="0" t="0" r="12700" b="24765"/>
                  <wp:wrapSquare wrapText="bothSides"/>
                  <wp:docPr id="2" name="Cuadro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6385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388805" w14:textId="4E2C17BE" w:rsidR="00EF3459" w:rsidRDefault="00EF3459" w:rsidP="00EF3459">
                              <w:pPr>
                                <w:jc w:val="center"/>
                                <w:rPr>
                                  <w:ins w:id="3946" w:author="Evert Velarde Flores" w:date="2026-10-09T13:59:00Z"/>
                                </w:rPr>
                              </w:pPr>
                              <w:ins w:id="3947" w:author="Evert Velarde Flores" w:date="2026-10-09T14:00:00Z">
                                <w:r>
                                  <w:t>Univ</w:t>
                                </w:r>
                              </w:ins>
                              <w:ins w:id="3948" w:author="Evert Velarde Flores" w:date="2026-10-09T13:58:00Z">
                                <w:r>
                                  <w:t xml:space="preserve">. </w:t>
                                </w:r>
                              </w:ins>
                              <w:ins w:id="3949" w:author="Evert Velarde Flores" w:date="2026-10-09T14:00:00Z">
                                <w:r>
                                  <w:t>Rodrigo Maximiliano Mejía Laura</w:t>
                                </w:r>
                              </w:ins>
                            </w:p>
                            <w:p w14:paraId="2FC7016F" w14:textId="64F28B29" w:rsidR="00EF3459" w:rsidRDefault="00EF3459" w:rsidP="00EF3459">
                              <w:pPr>
                                <w:jc w:val="center"/>
                                <w:pPrChange w:id="3950" w:author="Evert Velarde Flores" w:date="2026-10-09T13:59:00Z">
                                  <w:pPr/>
                                </w:pPrChange>
                              </w:pPr>
                              <w:ins w:id="3951" w:author="Evert Velarde Flores" w:date="2026-10-09T14:00:00Z">
                                <w:r>
                                  <w:t>ESTUDIANTE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71EE9346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6" type="#_x0000_t202" style="position:absolute;margin-left:129.5pt;margin-top:176.55pt;width:225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" strokecolor="white [3212]">
                  <v:textbox style="mso-fit-shape-to-text:t">
                    <w:txbxContent>
                      <w:p w14:paraId="4C388805" w14:textId="4E2C17BE" w:rsidR="00EF3459" w:rsidRDefault="00EF3459" w:rsidP="00EF3459">
                        <w:pPr>
                          <w:jc w:val="center"/>
                          <w:rPr>
                            <w:ins w:id="3952" w:author="Evert Velarde Flores" w:date="2026-10-09T13:59:00Z"/>
                          </w:rPr>
                        </w:pPr>
                        <w:ins w:id="3953" w:author="Evert Velarde Flores" w:date="2026-10-09T14:00:00Z">
                          <w:r>
                            <w:t>Univ</w:t>
                          </w:r>
                        </w:ins>
                        <w:ins w:id="3954" w:author="Evert Velarde Flores" w:date="2026-10-09T13:58:00Z">
                          <w:r>
                            <w:t xml:space="preserve">. </w:t>
                          </w:r>
                        </w:ins>
                        <w:ins w:id="3955" w:author="Evert Velarde Flores" w:date="2026-10-09T14:00:00Z">
                          <w:r>
                            <w:t>Rodrigo Maximiliano Mejía Laura</w:t>
                          </w:r>
                        </w:ins>
                      </w:p>
                      <w:p w14:paraId="2FC7016F" w14:textId="64F28B29" w:rsidR="00EF3459" w:rsidRDefault="00EF3459" w:rsidP="00EF3459">
                        <w:pPr>
                          <w:jc w:val="center"/>
                          <w:pPrChange w:id="3956" w:author="Evert Velarde Flores" w:date="2026-10-09T13:59:00Z">
                            <w:pPr/>
                          </w:pPrChange>
                        </w:pPr>
                        <w:ins w:id="3957" w:author="Evert Velarde Flores" w:date="2026-10-09T14:00:00Z">
                          <w:r>
                            <w:t>ESTUDIANTE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48328B60" wp14:editId="28A3FF43">
                  <wp:simplePos x="0" y="0"/>
                  <wp:positionH relativeFrom="column">
                    <wp:posOffset>3403600</wp:posOffset>
                  </wp:positionH>
                  <wp:positionV relativeFrom="paragraph">
                    <wp:posOffset>425450</wp:posOffset>
                  </wp:positionV>
                  <wp:extent cx="2863850" cy="1404620"/>
                  <wp:effectExtent l="0" t="0" r="12700" b="24765"/>
                  <wp:wrapSquare wrapText="bothSides"/>
                  <wp:docPr id="1" name="Cuadro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6385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F0EF62" w14:textId="53F72AF9" w:rsidR="00EF3459" w:rsidRDefault="00EF3459" w:rsidP="00EF3459">
                              <w:pPr>
                                <w:jc w:val="center"/>
                                <w:rPr>
                                  <w:ins w:id="3958" w:author="Evert Velarde Flores" w:date="2026-10-09T13:59:00Z"/>
                                </w:rPr>
                              </w:pPr>
                              <w:ins w:id="3959" w:author="Evert Velarde Flores" w:date="2026-10-09T13:59:00Z">
                                <w:r>
                                  <w:t>Lic. Evert Basilio Velarde Flores</w:t>
                                </w:r>
                              </w:ins>
                            </w:p>
                            <w:p w14:paraId="081C6BCE" w14:textId="77777777" w:rsidR="00EF3459" w:rsidRDefault="00EF3459" w:rsidP="00EF3459">
                              <w:pPr>
                                <w:jc w:val="center"/>
                                <w:pPrChange w:id="3960" w:author="Evert Velarde Flores" w:date="2026-10-09T13:59:00Z">
                                  <w:pPr/>
                                </w:pPrChange>
                              </w:pPr>
                              <w:ins w:id="3961" w:author="Evert Velarde Flores" w:date="2026-10-09T13:59:00Z">
                                <w:r>
                                  <w:t>DOCENTE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 w14:anchorId="48328B60" id="_x0000_s1027" type="#_x0000_t202" style="position:absolute;margin-left:268pt;margin-top:33.5pt;width:225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" strokecolor="white [3212]">
                  <v:textbox style="mso-fit-shape-to-text:t">
                    <w:txbxContent>
                      <w:p w14:paraId="7AF0EF62" w14:textId="53F72AF9" w:rsidR="00EF3459" w:rsidRDefault="00EF3459" w:rsidP="00EF3459">
                        <w:pPr>
                          <w:jc w:val="center"/>
                          <w:rPr>
                            <w:ins w:id="3962" w:author="Evert Velarde Flores" w:date="2026-10-09T13:59:00Z"/>
                          </w:rPr>
                        </w:pPr>
                        <w:ins w:id="3963" w:author="Evert Velarde Flores" w:date="2026-10-09T13:59:00Z">
                          <w:r>
                            <w:t>Lic. Evert Basilio Velarde Flores</w:t>
                          </w:r>
                        </w:ins>
                      </w:p>
                      <w:p w14:paraId="081C6BCE" w14:textId="77777777" w:rsidR="00EF3459" w:rsidRDefault="00EF3459" w:rsidP="00EF3459">
                        <w:pPr>
                          <w:jc w:val="center"/>
                          <w:pPrChange w:id="3964" w:author="Evert Velarde Flores" w:date="2026-10-09T13:59:00Z">
                            <w:pPr/>
                          </w:pPrChange>
                        </w:pPr>
                        <w:ins w:id="3965" w:author="Evert Velarde Flores" w:date="2026-10-09T13:59:00Z">
                          <w:r>
                            <w:t>DOCENTE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ins w:id="3966" w:author="Evert Velarde Flores" w:date="2026-10-09T13:58:00Z"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9264" behindDoc="0" locked="0" layoutInCell="1" allowOverlap="1" wp14:anchorId="66888C7E" wp14:editId="03FC340D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427990</wp:posOffset>
                  </wp:positionV>
                  <wp:extent cx="2863850" cy="1404620"/>
                  <wp:effectExtent l="0" t="0" r="12700" b="24765"/>
                  <wp:wrapSquare wrapText="bothSides"/>
                  <wp:docPr id="217" name="Cuadro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6385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47E262" w14:textId="541484B0" w:rsidR="00EF3459" w:rsidRDefault="00EF3459" w:rsidP="00EF3459">
                              <w:pPr>
                                <w:jc w:val="center"/>
                                <w:rPr>
                                  <w:ins w:id="3967" w:author="Evert Velarde Flores" w:date="2026-10-09T13:59:00Z"/>
                                </w:rPr>
                              </w:pPr>
                              <w:ins w:id="3968" w:author="Evert Velarde Flores" w:date="2026-10-09T13:58:00Z">
                                <w:r>
                                  <w:t>Mg. Sc. Humberto Juan Q</w:t>
                                </w:r>
                              </w:ins>
                              <w:ins w:id="3969" w:author="Evert Velarde Flores" w:date="2026-10-09T13:59:00Z">
                                <w:r>
                                  <w:t>uintanilla Muñoz</w:t>
                                </w:r>
                              </w:ins>
                            </w:p>
                            <w:p w14:paraId="32333D5D" w14:textId="052ABDE8" w:rsidR="00EF3459" w:rsidRDefault="00EF3459" w:rsidP="00EF3459">
                              <w:pPr>
                                <w:jc w:val="center"/>
                                <w:pPrChange w:id="3970" w:author="Evert Velarde Flores" w:date="2026-10-09T13:59:00Z">
                                  <w:pPr/>
                                </w:pPrChange>
                              </w:pPr>
                              <w:ins w:id="3971" w:author="Evert Velarde Flores" w:date="2026-10-09T13:59:00Z">
                                <w:r>
                                  <w:t>DOCENTE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 w14:anchorId="66888C7E" id="_x0000_s1028" type="#_x0000_t202" style="position:absolute;margin-left:1.5pt;margin-top:33.7pt;width:225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" strokecolor="white [3212]">
                  <v:textbox style="mso-fit-shape-to-text:t">
                    <w:txbxContent>
                      <w:p w14:paraId="3F47E262" w14:textId="541484B0" w:rsidR="00EF3459" w:rsidRDefault="00EF3459" w:rsidP="00EF3459">
                        <w:pPr>
                          <w:jc w:val="center"/>
                          <w:rPr>
                            <w:ins w:id="3972" w:author="Evert Velarde Flores" w:date="2026-10-09T13:59:00Z"/>
                          </w:rPr>
                        </w:pPr>
                        <w:ins w:id="3973" w:author="Evert Velarde Flores" w:date="2026-10-09T13:58:00Z">
                          <w:r>
                            <w:t>Mg. Sc. Humberto Juan Q</w:t>
                          </w:r>
                        </w:ins>
                        <w:ins w:id="3974" w:author="Evert Velarde Flores" w:date="2026-10-09T13:59:00Z">
                          <w:r>
                            <w:t>uintanilla Muñoz</w:t>
                          </w:r>
                        </w:ins>
                      </w:p>
                      <w:p w14:paraId="32333D5D" w14:textId="052ABDE8" w:rsidR="00EF3459" w:rsidRDefault="00EF3459" w:rsidP="00EF3459">
                        <w:pPr>
                          <w:jc w:val="center"/>
                          <w:pPrChange w:id="3975" w:author="Evert Velarde Flores" w:date="2026-10-09T13:59:00Z">
                            <w:pPr/>
                          </w:pPrChange>
                        </w:pPr>
                        <w:ins w:id="3976" w:author="Evert Velarde Flores" w:date="2026-10-09T13:59:00Z">
                          <w:r>
                            <w:t>DOCENTE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</w:p>
    <w:sectPr w:rsidR="00EF3459">
      <w:footerReference w:type="default" r:id="rId11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1" w:author="Humberto Quintanilla" w:date="2026-10-08T13:40:00Z" w:initials="HQ">
    <w:p w14:paraId="57EDA932" w14:textId="599C78A5" w:rsidR="008F753C" w:rsidRDefault="008F753C">
      <w:pPr>
        <w:pStyle w:val="Textocomentario"/>
      </w:pPr>
      <w:r>
        <w:rPr>
          <w:rStyle w:val="Refdecomentario"/>
        </w:rPr>
        <w:annotationRef/>
      </w:r>
      <w:r>
        <w:t>revisar</w:t>
      </w:r>
    </w:p>
  </w:comment>
  <w:comment w:id="15" w:author="Humberto Quintanilla" w:date="2026-10-08T13:40:00Z" w:initials="HQ">
    <w:p w14:paraId="49CD1536" w14:textId="13916AC6" w:rsidR="008F753C" w:rsidRDefault="008F753C">
      <w:pPr>
        <w:pStyle w:val="Textocomentario"/>
      </w:pPr>
      <w:r>
        <w:rPr>
          <w:rStyle w:val="Refdecomentario"/>
        </w:rPr>
        <w:annotationRef/>
      </w:r>
      <w:r>
        <w:t>Revisar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7EDA932" w15:done="0"/>
  <w15:commentEx w15:paraId="49CD15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721BD1" w16cex:dateUtc="2026-10-08T17:40:00Z"/>
  <w16cex:commentExtensible w16cex:durableId="2E721BB7" w16cex:dateUtc="2026-10-08T1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7EDA932" w16cid:durableId="2E721BD1"/>
  <w16cid:commentId w16cid:paraId="49CD1536" w16cid:durableId="2E721BB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FC9DD" w14:textId="77777777" w:rsidR="00AC65E4" w:rsidRDefault="00AC65E4">
      <w:r>
        <w:separator/>
      </w:r>
    </w:p>
  </w:endnote>
  <w:endnote w:type="continuationSeparator" w:id="0">
    <w:p w14:paraId="7F94BC43" w14:textId="77777777" w:rsidR="00AC65E4" w:rsidRDefault="00AC6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E07BB" w14:textId="77777777" w:rsidR="002E6B60" w:rsidRDefault="005D6483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FA62AD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B2AEA" w14:textId="77777777" w:rsidR="00AC65E4" w:rsidRDefault="00AC65E4">
      <w:r>
        <w:separator/>
      </w:r>
    </w:p>
  </w:footnote>
  <w:footnote w:type="continuationSeparator" w:id="0">
    <w:p w14:paraId="68244D46" w14:textId="77777777" w:rsidR="00AC65E4" w:rsidRDefault="00AC65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D580C"/>
    <w:multiLevelType w:val="hybridMultilevel"/>
    <w:tmpl w:val="0484AE40"/>
    <w:lvl w:ilvl="0" w:tplc="6F185CE8">
      <w:start w:val="1"/>
      <w:numFmt w:val="bullet"/>
      <w:lvlText w:val="●"/>
      <w:lvlJc w:val="left"/>
      <w:pPr>
        <w:ind w:left="720" w:hanging="360"/>
      </w:pPr>
    </w:lvl>
    <w:lvl w:ilvl="1" w:tplc="99F03566">
      <w:start w:val="1"/>
      <w:numFmt w:val="bullet"/>
      <w:lvlText w:val="○"/>
      <w:lvlJc w:val="left"/>
      <w:pPr>
        <w:ind w:left="1440" w:hanging="360"/>
      </w:pPr>
    </w:lvl>
    <w:lvl w:ilvl="2" w:tplc="EAC0649E">
      <w:start w:val="1"/>
      <w:numFmt w:val="bullet"/>
      <w:lvlText w:val="■"/>
      <w:lvlJc w:val="left"/>
      <w:pPr>
        <w:ind w:left="2160" w:hanging="360"/>
      </w:pPr>
    </w:lvl>
    <w:lvl w:ilvl="3" w:tplc="9B3246A0">
      <w:start w:val="1"/>
      <w:numFmt w:val="bullet"/>
      <w:lvlText w:val="●"/>
      <w:lvlJc w:val="left"/>
      <w:pPr>
        <w:ind w:left="2880" w:hanging="360"/>
      </w:pPr>
    </w:lvl>
    <w:lvl w:ilvl="4" w:tplc="BE8A6EE4">
      <w:start w:val="1"/>
      <w:numFmt w:val="bullet"/>
      <w:lvlText w:val="○"/>
      <w:lvlJc w:val="left"/>
      <w:pPr>
        <w:ind w:left="3600" w:hanging="360"/>
      </w:pPr>
    </w:lvl>
    <w:lvl w:ilvl="5" w:tplc="C340E970">
      <w:start w:val="1"/>
      <w:numFmt w:val="bullet"/>
      <w:lvlText w:val="■"/>
      <w:lvlJc w:val="left"/>
      <w:pPr>
        <w:ind w:left="4320" w:hanging="360"/>
      </w:pPr>
    </w:lvl>
    <w:lvl w:ilvl="6" w:tplc="0DF0EFC0">
      <w:start w:val="1"/>
      <w:numFmt w:val="bullet"/>
      <w:lvlText w:val="●"/>
      <w:lvlJc w:val="left"/>
      <w:pPr>
        <w:ind w:left="5040" w:hanging="360"/>
      </w:pPr>
    </w:lvl>
    <w:lvl w:ilvl="7" w:tplc="32BA7446">
      <w:start w:val="1"/>
      <w:numFmt w:val="bullet"/>
      <w:lvlText w:val="●"/>
      <w:lvlJc w:val="left"/>
      <w:pPr>
        <w:ind w:left="5760" w:hanging="360"/>
      </w:pPr>
    </w:lvl>
    <w:lvl w:ilvl="8" w:tplc="454E45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A51AE2"/>
    <w:multiLevelType w:val="hybridMultilevel"/>
    <w:tmpl w:val="1A1C19CE"/>
    <w:lvl w:ilvl="0" w:tplc="25741C54">
      <w:start w:val="1"/>
      <w:numFmt w:val="decimal"/>
      <w:lvlText w:val="%1."/>
      <w:lvlJc w:val="left"/>
      <w:pPr>
        <w:ind w:left="400" w:hanging="38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83EF5"/>
    <w:multiLevelType w:val="hybridMultilevel"/>
    <w:tmpl w:val="E52EB136"/>
    <w:lvl w:ilvl="0" w:tplc="D5D6E948">
      <w:start w:val="1"/>
      <w:numFmt w:val="decimal"/>
      <w:lvlText w:val="%1."/>
      <w:lvlJc w:val="left"/>
      <w:pPr>
        <w:ind w:left="400" w:hanging="380"/>
      </w:pPr>
    </w:lvl>
    <w:lvl w:ilvl="1" w:tplc="0980E118">
      <w:numFmt w:val="decimal"/>
      <w:lvlText w:val=""/>
      <w:lvlJc w:val="left"/>
    </w:lvl>
    <w:lvl w:ilvl="2" w:tplc="0804BD40">
      <w:numFmt w:val="decimal"/>
      <w:lvlText w:val=""/>
      <w:lvlJc w:val="left"/>
    </w:lvl>
    <w:lvl w:ilvl="3" w:tplc="C0341D1E">
      <w:numFmt w:val="decimal"/>
      <w:lvlText w:val=""/>
      <w:lvlJc w:val="left"/>
    </w:lvl>
    <w:lvl w:ilvl="4" w:tplc="7DCCA394">
      <w:numFmt w:val="decimal"/>
      <w:lvlText w:val=""/>
      <w:lvlJc w:val="left"/>
    </w:lvl>
    <w:lvl w:ilvl="5" w:tplc="0922A976">
      <w:numFmt w:val="decimal"/>
      <w:lvlText w:val=""/>
      <w:lvlJc w:val="left"/>
    </w:lvl>
    <w:lvl w:ilvl="6" w:tplc="9A1E14C8">
      <w:numFmt w:val="decimal"/>
      <w:lvlText w:val=""/>
      <w:lvlJc w:val="left"/>
    </w:lvl>
    <w:lvl w:ilvl="7" w:tplc="9B96734A">
      <w:numFmt w:val="decimal"/>
      <w:lvlText w:val=""/>
      <w:lvlJc w:val="left"/>
    </w:lvl>
    <w:lvl w:ilvl="8" w:tplc="671E57DA">
      <w:numFmt w:val="decimal"/>
      <w:lvlText w:val=""/>
      <w:lvlJc w:val="left"/>
    </w:lvl>
  </w:abstractNum>
  <w:abstractNum w:abstractNumId="3" w15:restartNumberingAfterBreak="0">
    <w:nsid w:val="394C56AF"/>
    <w:multiLevelType w:val="hybridMultilevel"/>
    <w:tmpl w:val="A900D9FC"/>
    <w:lvl w:ilvl="0" w:tplc="25741C54">
      <w:start w:val="1"/>
      <w:numFmt w:val="decimal"/>
      <w:lvlText w:val="%1."/>
      <w:lvlJc w:val="left"/>
      <w:pPr>
        <w:ind w:left="400" w:hanging="380"/>
      </w:pPr>
    </w:lvl>
    <w:lvl w:ilvl="1" w:tplc="3DA44F02">
      <w:numFmt w:val="decimal"/>
      <w:lvlText w:val=""/>
      <w:lvlJc w:val="left"/>
    </w:lvl>
    <w:lvl w:ilvl="2" w:tplc="6EC4D980">
      <w:numFmt w:val="decimal"/>
      <w:lvlText w:val=""/>
      <w:lvlJc w:val="left"/>
    </w:lvl>
    <w:lvl w:ilvl="3" w:tplc="808E397E">
      <w:numFmt w:val="decimal"/>
      <w:lvlText w:val=""/>
      <w:lvlJc w:val="left"/>
    </w:lvl>
    <w:lvl w:ilvl="4" w:tplc="FEF6F246">
      <w:numFmt w:val="decimal"/>
      <w:lvlText w:val=""/>
      <w:lvlJc w:val="left"/>
    </w:lvl>
    <w:lvl w:ilvl="5" w:tplc="0C58CBE2">
      <w:numFmt w:val="decimal"/>
      <w:lvlText w:val=""/>
      <w:lvlJc w:val="left"/>
    </w:lvl>
    <w:lvl w:ilvl="6" w:tplc="297E28BA">
      <w:numFmt w:val="decimal"/>
      <w:lvlText w:val=""/>
      <w:lvlJc w:val="left"/>
    </w:lvl>
    <w:lvl w:ilvl="7" w:tplc="BB0EACAA">
      <w:numFmt w:val="decimal"/>
      <w:lvlText w:val=""/>
      <w:lvlJc w:val="left"/>
    </w:lvl>
    <w:lvl w:ilvl="8" w:tplc="6804F45C">
      <w:numFmt w:val="decimal"/>
      <w:lvlText w:val=""/>
      <w:lvlJc w:val="left"/>
    </w:lvl>
  </w:abstractNum>
  <w:abstractNum w:abstractNumId="4" w15:restartNumberingAfterBreak="0">
    <w:nsid w:val="3B0D15FC"/>
    <w:multiLevelType w:val="hybridMultilevel"/>
    <w:tmpl w:val="11A0A9E6"/>
    <w:lvl w:ilvl="0" w:tplc="25741C54">
      <w:start w:val="1"/>
      <w:numFmt w:val="decimal"/>
      <w:lvlText w:val="%1."/>
      <w:lvlJc w:val="left"/>
      <w:pPr>
        <w:ind w:left="420" w:hanging="380"/>
      </w:pPr>
    </w:lvl>
    <w:lvl w:ilvl="1" w:tplc="0C0A0019" w:tentative="1">
      <w:start w:val="1"/>
      <w:numFmt w:val="lowerLetter"/>
      <w:lvlText w:val="%2."/>
      <w:lvlJc w:val="left"/>
      <w:pPr>
        <w:ind w:left="1460" w:hanging="360"/>
      </w:pPr>
    </w:lvl>
    <w:lvl w:ilvl="2" w:tplc="0C0A001B" w:tentative="1">
      <w:start w:val="1"/>
      <w:numFmt w:val="lowerRoman"/>
      <w:lvlText w:val="%3."/>
      <w:lvlJc w:val="right"/>
      <w:pPr>
        <w:ind w:left="2180" w:hanging="180"/>
      </w:pPr>
    </w:lvl>
    <w:lvl w:ilvl="3" w:tplc="0C0A000F" w:tentative="1">
      <w:start w:val="1"/>
      <w:numFmt w:val="decimal"/>
      <w:lvlText w:val="%4."/>
      <w:lvlJc w:val="left"/>
      <w:pPr>
        <w:ind w:left="2900" w:hanging="360"/>
      </w:pPr>
    </w:lvl>
    <w:lvl w:ilvl="4" w:tplc="0C0A0019" w:tentative="1">
      <w:start w:val="1"/>
      <w:numFmt w:val="lowerLetter"/>
      <w:lvlText w:val="%5."/>
      <w:lvlJc w:val="left"/>
      <w:pPr>
        <w:ind w:left="3620" w:hanging="360"/>
      </w:pPr>
    </w:lvl>
    <w:lvl w:ilvl="5" w:tplc="0C0A001B" w:tentative="1">
      <w:start w:val="1"/>
      <w:numFmt w:val="lowerRoman"/>
      <w:lvlText w:val="%6."/>
      <w:lvlJc w:val="right"/>
      <w:pPr>
        <w:ind w:left="4340" w:hanging="180"/>
      </w:pPr>
    </w:lvl>
    <w:lvl w:ilvl="6" w:tplc="0C0A000F" w:tentative="1">
      <w:start w:val="1"/>
      <w:numFmt w:val="decimal"/>
      <w:lvlText w:val="%7."/>
      <w:lvlJc w:val="left"/>
      <w:pPr>
        <w:ind w:left="5060" w:hanging="360"/>
      </w:pPr>
    </w:lvl>
    <w:lvl w:ilvl="7" w:tplc="0C0A0019" w:tentative="1">
      <w:start w:val="1"/>
      <w:numFmt w:val="lowerLetter"/>
      <w:lvlText w:val="%8."/>
      <w:lvlJc w:val="left"/>
      <w:pPr>
        <w:ind w:left="5780" w:hanging="360"/>
      </w:pPr>
    </w:lvl>
    <w:lvl w:ilvl="8" w:tplc="0C0A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5" w15:restartNumberingAfterBreak="0">
    <w:nsid w:val="42090A0B"/>
    <w:multiLevelType w:val="hybridMultilevel"/>
    <w:tmpl w:val="01E4F7C2"/>
    <w:lvl w:ilvl="0" w:tplc="7A020EDA">
      <w:start w:val="1"/>
      <w:numFmt w:val="bullet"/>
      <w:lvlText w:val="•"/>
      <w:lvlJc w:val="left"/>
      <w:pPr>
        <w:ind w:left="260" w:hanging="220"/>
      </w:pPr>
    </w:lvl>
    <w:lvl w:ilvl="1" w:tplc="30102832">
      <w:numFmt w:val="decimal"/>
      <w:lvlText w:val=""/>
      <w:lvlJc w:val="left"/>
    </w:lvl>
    <w:lvl w:ilvl="2" w:tplc="6420BE4A">
      <w:numFmt w:val="decimal"/>
      <w:lvlText w:val=""/>
      <w:lvlJc w:val="left"/>
    </w:lvl>
    <w:lvl w:ilvl="3" w:tplc="CE4CEBCA">
      <w:numFmt w:val="decimal"/>
      <w:lvlText w:val=""/>
      <w:lvlJc w:val="left"/>
    </w:lvl>
    <w:lvl w:ilvl="4" w:tplc="67602568">
      <w:numFmt w:val="decimal"/>
      <w:lvlText w:val=""/>
      <w:lvlJc w:val="left"/>
    </w:lvl>
    <w:lvl w:ilvl="5" w:tplc="940C1C3C">
      <w:numFmt w:val="decimal"/>
      <w:lvlText w:val=""/>
      <w:lvlJc w:val="left"/>
    </w:lvl>
    <w:lvl w:ilvl="6" w:tplc="7CF0868A">
      <w:numFmt w:val="decimal"/>
      <w:lvlText w:val=""/>
      <w:lvlJc w:val="left"/>
    </w:lvl>
    <w:lvl w:ilvl="7" w:tplc="C9E276BC">
      <w:numFmt w:val="decimal"/>
      <w:lvlText w:val=""/>
      <w:lvlJc w:val="left"/>
    </w:lvl>
    <w:lvl w:ilvl="8" w:tplc="A96E5AE4">
      <w:numFmt w:val="decimal"/>
      <w:lvlText w:val=""/>
      <w:lvlJc w:val="left"/>
    </w:lvl>
  </w:abstractNum>
  <w:abstractNum w:abstractNumId="6" w15:restartNumberingAfterBreak="0">
    <w:nsid w:val="46712280"/>
    <w:multiLevelType w:val="hybridMultilevel"/>
    <w:tmpl w:val="611CF7B4"/>
    <w:lvl w:ilvl="0" w:tplc="25741C54">
      <w:start w:val="1"/>
      <w:numFmt w:val="decimal"/>
      <w:lvlText w:val="%1."/>
      <w:lvlJc w:val="left"/>
      <w:pPr>
        <w:ind w:left="400" w:hanging="38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06E7B"/>
    <w:multiLevelType w:val="hybridMultilevel"/>
    <w:tmpl w:val="D7D6A68E"/>
    <w:lvl w:ilvl="0" w:tplc="55168A72">
      <w:start w:val="1"/>
      <w:numFmt w:val="decimal"/>
      <w:lvlText w:val="%1."/>
      <w:lvlJc w:val="left"/>
      <w:pPr>
        <w:ind w:left="6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340" w:hanging="360"/>
      </w:pPr>
    </w:lvl>
    <w:lvl w:ilvl="2" w:tplc="0409001B" w:tentative="1">
      <w:start w:val="1"/>
      <w:numFmt w:val="lowerRoman"/>
      <w:lvlText w:val="%3."/>
      <w:lvlJc w:val="right"/>
      <w:pPr>
        <w:ind w:left="2060" w:hanging="180"/>
      </w:pPr>
    </w:lvl>
    <w:lvl w:ilvl="3" w:tplc="0409000F" w:tentative="1">
      <w:start w:val="1"/>
      <w:numFmt w:val="decimal"/>
      <w:lvlText w:val="%4."/>
      <w:lvlJc w:val="left"/>
      <w:pPr>
        <w:ind w:left="2780" w:hanging="360"/>
      </w:pPr>
    </w:lvl>
    <w:lvl w:ilvl="4" w:tplc="04090019" w:tentative="1">
      <w:start w:val="1"/>
      <w:numFmt w:val="lowerLetter"/>
      <w:lvlText w:val="%5."/>
      <w:lvlJc w:val="left"/>
      <w:pPr>
        <w:ind w:left="3500" w:hanging="360"/>
      </w:pPr>
    </w:lvl>
    <w:lvl w:ilvl="5" w:tplc="0409001B" w:tentative="1">
      <w:start w:val="1"/>
      <w:numFmt w:val="lowerRoman"/>
      <w:lvlText w:val="%6."/>
      <w:lvlJc w:val="right"/>
      <w:pPr>
        <w:ind w:left="4220" w:hanging="180"/>
      </w:pPr>
    </w:lvl>
    <w:lvl w:ilvl="6" w:tplc="0409000F" w:tentative="1">
      <w:start w:val="1"/>
      <w:numFmt w:val="decimal"/>
      <w:lvlText w:val="%7."/>
      <w:lvlJc w:val="left"/>
      <w:pPr>
        <w:ind w:left="4940" w:hanging="360"/>
      </w:pPr>
    </w:lvl>
    <w:lvl w:ilvl="7" w:tplc="04090019" w:tentative="1">
      <w:start w:val="1"/>
      <w:numFmt w:val="lowerLetter"/>
      <w:lvlText w:val="%8."/>
      <w:lvlJc w:val="left"/>
      <w:pPr>
        <w:ind w:left="5660" w:hanging="360"/>
      </w:pPr>
    </w:lvl>
    <w:lvl w:ilvl="8" w:tplc="04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8" w15:restartNumberingAfterBreak="0">
    <w:nsid w:val="513815B0"/>
    <w:multiLevelType w:val="hybridMultilevel"/>
    <w:tmpl w:val="1A1C19CE"/>
    <w:lvl w:ilvl="0" w:tplc="25741C54">
      <w:start w:val="1"/>
      <w:numFmt w:val="decimal"/>
      <w:lvlText w:val="%1."/>
      <w:lvlJc w:val="left"/>
      <w:pPr>
        <w:ind w:left="400" w:hanging="38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6A12C1"/>
    <w:multiLevelType w:val="multilevel"/>
    <w:tmpl w:val="347CD4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6EA67AF"/>
    <w:multiLevelType w:val="hybridMultilevel"/>
    <w:tmpl w:val="37E2275C"/>
    <w:lvl w:ilvl="0" w:tplc="0C0A000F">
      <w:start w:val="1"/>
      <w:numFmt w:val="decimal"/>
      <w:lvlText w:val="%1."/>
      <w:lvlJc w:val="left"/>
      <w:pPr>
        <w:ind w:left="400" w:hanging="380"/>
      </w:pPr>
    </w:lvl>
    <w:lvl w:ilvl="1" w:tplc="3DA44F02">
      <w:numFmt w:val="decimal"/>
      <w:lvlText w:val=""/>
      <w:lvlJc w:val="left"/>
    </w:lvl>
    <w:lvl w:ilvl="2" w:tplc="6EC4D980">
      <w:numFmt w:val="decimal"/>
      <w:lvlText w:val=""/>
      <w:lvlJc w:val="left"/>
    </w:lvl>
    <w:lvl w:ilvl="3" w:tplc="808E397E">
      <w:numFmt w:val="decimal"/>
      <w:lvlText w:val=""/>
      <w:lvlJc w:val="left"/>
    </w:lvl>
    <w:lvl w:ilvl="4" w:tplc="FEF6F246">
      <w:numFmt w:val="decimal"/>
      <w:lvlText w:val=""/>
      <w:lvlJc w:val="left"/>
    </w:lvl>
    <w:lvl w:ilvl="5" w:tplc="0C58CBE2">
      <w:numFmt w:val="decimal"/>
      <w:lvlText w:val=""/>
      <w:lvlJc w:val="left"/>
    </w:lvl>
    <w:lvl w:ilvl="6" w:tplc="297E28BA">
      <w:numFmt w:val="decimal"/>
      <w:lvlText w:val=""/>
      <w:lvlJc w:val="left"/>
    </w:lvl>
    <w:lvl w:ilvl="7" w:tplc="BB0EACAA">
      <w:numFmt w:val="decimal"/>
      <w:lvlText w:val=""/>
      <w:lvlJc w:val="left"/>
    </w:lvl>
    <w:lvl w:ilvl="8" w:tplc="6804F45C">
      <w:numFmt w:val="decimal"/>
      <w:lvlText w:val=""/>
      <w:lvlJc w:val="left"/>
    </w:lvl>
  </w:abstractNum>
  <w:abstractNum w:abstractNumId="11" w15:restartNumberingAfterBreak="0">
    <w:nsid w:val="68AA1CEF"/>
    <w:multiLevelType w:val="hybridMultilevel"/>
    <w:tmpl w:val="7E0E8186"/>
    <w:lvl w:ilvl="0" w:tplc="59A0A130">
      <w:start w:val="1"/>
      <w:numFmt w:val="bullet"/>
      <w:lvlText w:val="•"/>
      <w:lvlJc w:val="left"/>
      <w:pPr>
        <w:ind w:left="260" w:hanging="220"/>
      </w:pPr>
    </w:lvl>
    <w:lvl w:ilvl="1" w:tplc="31EC89DC">
      <w:numFmt w:val="decimal"/>
      <w:lvlText w:val=""/>
      <w:lvlJc w:val="left"/>
    </w:lvl>
    <w:lvl w:ilvl="2" w:tplc="5928CBE6">
      <w:numFmt w:val="decimal"/>
      <w:lvlText w:val=""/>
      <w:lvlJc w:val="left"/>
    </w:lvl>
    <w:lvl w:ilvl="3" w:tplc="E45AFC02">
      <w:numFmt w:val="decimal"/>
      <w:lvlText w:val=""/>
      <w:lvlJc w:val="left"/>
    </w:lvl>
    <w:lvl w:ilvl="4" w:tplc="6546A2BA">
      <w:numFmt w:val="decimal"/>
      <w:lvlText w:val=""/>
      <w:lvlJc w:val="left"/>
    </w:lvl>
    <w:lvl w:ilvl="5" w:tplc="2F066BCE">
      <w:numFmt w:val="decimal"/>
      <w:lvlText w:val=""/>
      <w:lvlJc w:val="left"/>
    </w:lvl>
    <w:lvl w:ilvl="6" w:tplc="42FAD10A">
      <w:numFmt w:val="decimal"/>
      <w:lvlText w:val=""/>
      <w:lvlJc w:val="left"/>
    </w:lvl>
    <w:lvl w:ilvl="7" w:tplc="0DD0235C">
      <w:numFmt w:val="decimal"/>
      <w:lvlText w:val=""/>
      <w:lvlJc w:val="left"/>
    </w:lvl>
    <w:lvl w:ilvl="8" w:tplc="CD90BB38">
      <w:numFmt w:val="decimal"/>
      <w:lvlText w:val=""/>
      <w:lvlJc w:val="left"/>
    </w:lvl>
  </w:abstractNum>
  <w:abstractNum w:abstractNumId="12" w15:restartNumberingAfterBreak="0">
    <w:nsid w:val="6E3E22CA"/>
    <w:multiLevelType w:val="hybridMultilevel"/>
    <w:tmpl w:val="37E2275C"/>
    <w:lvl w:ilvl="0" w:tplc="0C0A000F">
      <w:start w:val="1"/>
      <w:numFmt w:val="decimal"/>
      <w:lvlText w:val="%1."/>
      <w:lvlJc w:val="left"/>
      <w:pPr>
        <w:ind w:left="400" w:hanging="380"/>
      </w:pPr>
    </w:lvl>
    <w:lvl w:ilvl="1" w:tplc="3DA44F02">
      <w:numFmt w:val="decimal"/>
      <w:lvlText w:val=""/>
      <w:lvlJc w:val="left"/>
    </w:lvl>
    <w:lvl w:ilvl="2" w:tplc="6EC4D980">
      <w:numFmt w:val="decimal"/>
      <w:lvlText w:val=""/>
      <w:lvlJc w:val="left"/>
    </w:lvl>
    <w:lvl w:ilvl="3" w:tplc="808E397E">
      <w:numFmt w:val="decimal"/>
      <w:lvlText w:val=""/>
      <w:lvlJc w:val="left"/>
    </w:lvl>
    <w:lvl w:ilvl="4" w:tplc="FEF6F246">
      <w:numFmt w:val="decimal"/>
      <w:lvlText w:val=""/>
      <w:lvlJc w:val="left"/>
    </w:lvl>
    <w:lvl w:ilvl="5" w:tplc="0C58CBE2">
      <w:numFmt w:val="decimal"/>
      <w:lvlText w:val=""/>
      <w:lvlJc w:val="left"/>
    </w:lvl>
    <w:lvl w:ilvl="6" w:tplc="297E28BA">
      <w:numFmt w:val="decimal"/>
      <w:lvlText w:val=""/>
      <w:lvlJc w:val="left"/>
    </w:lvl>
    <w:lvl w:ilvl="7" w:tplc="BB0EACAA">
      <w:numFmt w:val="decimal"/>
      <w:lvlText w:val=""/>
      <w:lvlJc w:val="left"/>
    </w:lvl>
    <w:lvl w:ilvl="8" w:tplc="6804F45C">
      <w:numFmt w:val="decimal"/>
      <w:lvlText w:val=""/>
      <w:lvlJc w:val="left"/>
    </w:lvl>
  </w:abstractNum>
  <w:abstractNum w:abstractNumId="13" w15:restartNumberingAfterBreak="0">
    <w:nsid w:val="6F500F64"/>
    <w:multiLevelType w:val="hybridMultilevel"/>
    <w:tmpl w:val="292026E4"/>
    <w:lvl w:ilvl="0" w:tplc="25741C54">
      <w:start w:val="1"/>
      <w:numFmt w:val="decimal"/>
      <w:lvlText w:val="%1."/>
      <w:lvlJc w:val="left"/>
      <w:pPr>
        <w:ind w:left="400" w:hanging="380"/>
      </w:pPr>
    </w:lvl>
    <w:lvl w:ilvl="1" w:tplc="3DA44F02">
      <w:numFmt w:val="decimal"/>
      <w:lvlText w:val=""/>
      <w:lvlJc w:val="left"/>
    </w:lvl>
    <w:lvl w:ilvl="2" w:tplc="6EC4D980">
      <w:numFmt w:val="decimal"/>
      <w:lvlText w:val=""/>
      <w:lvlJc w:val="left"/>
    </w:lvl>
    <w:lvl w:ilvl="3" w:tplc="808E397E">
      <w:numFmt w:val="decimal"/>
      <w:lvlText w:val=""/>
      <w:lvlJc w:val="left"/>
    </w:lvl>
    <w:lvl w:ilvl="4" w:tplc="FEF6F246">
      <w:numFmt w:val="decimal"/>
      <w:lvlText w:val=""/>
      <w:lvlJc w:val="left"/>
    </w:lvl>
    <w:lvl w:ilvl="5" w:tplc="0C58CBE2">
      <w:numFmt w:val="decimal"/>
      <w:lvlText w:val=""/>
      <w:lvlJc w:val="left"/>
    </w:lvl>
    <w:lvl w:ilvl="6" w:tplc="297E28BA">
      <w:numFmt w:val="decimal"/>
      <w:lvlText w:val=""/>
      <w:lvlJc w:val="left"/>
    </w:lvl>
    <w:lvl w:ilvl="7" w:tplc="BB0EACAA">
      <w:numFmt w:val="decimal"/>
      <w:lvlText w:val=""/>
      <w:lvlJc w:val="left"/>
    </w:lvl>
    <w:lvl w:ilvl="8" w:tplc="6804F45C">
      <w:numFmt w:val="decimal"/>
      <w:lvlText w:val=""/>
      <w:lvlJc w:val="left"/>
    </w:lvl>
  </w:abstractNum>
  <w:abstractNum w:abstractNumId="14" w15:restartNumberingAfterBreak="0">
    <w:nsid w:val="713D7175"/>
    <w:multiLevelType w:val="hybridMultilevel"/>
    <w:tmpl w:val="E52EB136"/>
    <w:lvl w:ilvl="0" w:tplc="D5D6E948">
      <w:start w:val="1"/>
      <w:numFmt w:val="decimal"/>
      <w:lvlText w:val="%1."/>
      <w:lvlJc w:val="left"/>
      <w:pPr>
        <w:ind w:left="400" w:hanging="380"/>
      </w:pPr>
    </w:lvl>
    <w:lvl w:ilvl="1" w:tplc="0980E118">
      <w:numFmt w:val="decimal"/>
      <w:lvlText w:val=""/>
      <w:lvlJc w:val="left"/>
    </w:lvl>
    <w:lvl w:ilvl="2" w:tplc="0804BD40">
      <w:numFmt w:val="decimal"/>
      <w:lvlText w:val=""/>
      <w:lvlJc w:val="left"/>
    </w:lvl>
    <w:lvl w:ilvl="3" w:tplc="C0341D1E">
      <w:numFmt w:val="decimal"/>
      <w:lvlText w:val=""/>
      <w:lvlJc w:val="left"/>
    </w:lvl>
    <w:lvl w:ilvl="4" w:tplc="7DCCA394">
      <w:numFmt w:val="decimal"/>
      <w:lvlText w:val=""/>
      <w:lvlJc w:val="left"/>
    </w:lvl>
    <w:lvl w:ilvl="5" w:tplc="0922A976">
      <w:numFmt w:val="decimal"/>
      <w:lvlText w:val=""/>
      <w:lvlJc w:val="left"/>
    </w:lvl>
    <w:lvl w:ilvl="6" w:tplc="9A1E14C8">
      <w:numFmt w:val="decimal"/>
      <w:lvlText w:val=""/>
      <w:lvlJc w:val="left"/>
    </w:lvl>
    <w:lvl w:ilvl="7" w:tplc="9B96734A">
      <w:numFmt w:val="decimal"/>
      <w:lvlText w:val=""/>
      <w:lvlJc w:val="left"/>
    </w:lvl>
    <w:lvl w:ilvl="8" w:tplc="671E57DA">
      <w:numFmt w:val="decimal"/>
      <w:lvlText w:val=""/>
      <w:lvlJc w:val="left"/>
    </w:lvl>
  </w:abstractNum>
  <w:abstractNum w:abstractNumId="15" w15:restartNumberingAfterBreak="0">
    <w:nsid w:val="75157EED"/>
    <w:multiLevelType w:val="hybridMultilevel"/>
    <w:tmpl w:val="0C521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2"/>
  </w:num>
  <w:num w:numId="3">
    <w:abstractNumId w:val="11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2"/>
  </w:num>
  <w:num w:numId="12">
    <w:abstractNumId w:val="6"/>
  </w:num>
  <w:num w:numId="13">
    <w:abstractNumId w:val="4"/>
  </w:num>
  <w:num w:numId="14">
    <w:abstractNumId w:val="1"/>
  </w:num>
  <w:num w:numId="15">
    <w:abstractNumId w:val="3"/>
  </w:num>
  <w:num w:numId="16">
    <w:abstractNumId w:val="13"/>
  </w:num>
  <w:num w:numId="17">
    <w:abstractNumId w:val="8"/>
  </w:num>
  <w:num w:numId="18">
    <w:abstractNumId w:val="10"/>
  </w:num>
  <w:num w:numId="19">
    <w:abstractNumId w:val="5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</w:num>
  <w:num w:numId="22">
    <w:abstractNumId w:val="14"/>
  </w:num>
  <w:num w:numId="23">
    <w:abstractNumId w:val="7"/>
  </w:num>
  <w:num w:numId="24">
    <w:abstractNumId w:val="15"/>
  </w:num>
  <w:num w:numId="2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odrigo Maximiliano Mejía Laura">
    <w15:presenceInfo w15:providerId="Windows Live" w15:userId="d4329311fa7d8558"/>
  </w15:person>
  <w15:person w15:author="Humberto Quintanilla">
    <w15:presenceInfo w15:providerId="None" w15:userId="Humberto Quintanilla"/>
  </w15:person>
  <w15:person w15:author="Evert Velarde Flores">
    <w15:presenceInfo w15:providerId="Windows Live" w15:userId="d9e21fb667f887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revisionView w:markup="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B60"/>
    <w:rsid w:val="00001D87"/>
    <w:rsid w:val="0008611F"/>
    <w:rsid w:val="00092561"/>
    <w:rsid w:val="000B53A9"/>
    <w:rsid w:val="000B582F"/>
    <w:rsid w:val="000D1152"/>
    <w:rsid w:val="00182883"/>
    <w:rsid w:val="001B12A5"/>
    <w:rsid w:val="00203B68"/>
    <w:rsid w:val="00255A33"/>
    <w:rsid w:val="00274B58"/>
    <w:rsid w:val="002B4C23"/>
    <w:rsid w:val="002B6646"/>
    <w:rsid w:val="002C54DD"/>
    <w:rsid w:val="002E6B60"/>
    <w:rsid w:val="00320888"/>
    <w:rsid w:val="00344B84"/>
    <w:rsid w:val="003621CF"/>
    <w:rsid w:val="003D520B"/>
    <w:rsid w:val="003F15B7"/>
    <w:rsid w:val="004450CA"/>
    <w:rsid w:val="00446431"/>
    <w:rsid w:val="004712A3"/>
    <w:rsid w:val="00490295"/>
    <w:rsid w:val="004A087B"/>
    <w:rsid w:val="004B3954"/>
    <w:rsid w:val="004C0275"/>
    <w:rsid w:val="00501266"/>
    <w:rsid w:val="00511270"/>
    <w:rsid w:val="00566BBC"/>
    <w:rsid w:val="005823F6"/>
    <w:rsid w:val="00592AC7"/>
    <w:rsid w:val="005D6483"/>
    <w:rsid w:val="00690607"/>
    <w:rsid w:val="00693F56"/>
    <w:rsid w:val="006A4333"/>
    <w:rsid w:val="006B7832"/>
    <w:rsid w:val="006C3EFA"/>
    <w:rsid w:val="006F35B1"/>
    <w:rsid w:val="00743915"/>
    <w:rsid w:val="00760F99"/>
    <w:rsid w:val="00784853"/>
    <w:rsid w:val="007C4E97"/>
    <w:rsid w:val="008051AF"/>
    <w:rsid w:val="008205BC"/>
    <w:rsid w:val="00855469"/>
    <w:rsid w:val="008747B6"/>
    <w:rsid w:val="008F753C"/>
    <w:rsid w:val="00970F8B"/>
    <w:rsid w:val="00A74EBA"/>
    <w:rsid w:val="00A75848"/>
    <w:rsid w:val="00AC65E4"/>
    <w:rsid w:val="00B92A5A"/>
    <w:rsid w:val="00BD3703"/>
    <w:rsid w:val="00C02C26"/>
    <w:rsid w:val="00C04553"/>
    <w:rsid w:val="00C808AD"/>
    <w:rsid w:val="00C90665"/>
    <w:rsid w:val="00CC5A67"/>
    <w:rsid w:val="00D47408"/>
    <w:rsid w:val="00E82294"/>
    <w:rsid w:val="00E92375"/>
    <w:rsid w:val="00EA66B7"/>
    <w:rsid w:val="00EF3459"/>
    <w:rsid w:val="00F17797"/>
    <w:rsid w:val="00F2373C"/>
    <w:rsid w:val="00F750C5"/>
    <w:rsid w:val="00F84588"/>
    <w:rsid w:val="00FA4C16"/>
    <w:rsid w:val="00FA58F6"/>
    <w:rsid w:val="00FA62AD"/>
    <w:rsid w:val="00FB56EC"/>
    <w:rsid w:val="00FB5899"/>
    <w:rsid w:val="00FC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A6537"/>
  <w15:docId w15:val="{44423954-4755-4E68-A50D-676F0421E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8F75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F753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F753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F75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F753C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B783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7832"/>
  </w:style>
  <w:style w:type="paragraph" w:styleId="Piedepgina">
    <w:name w:val="footer"/>
    <w:basedOn w:val="Normal"/>
    <w:link w:val="PiedepginaCar"/>
    <w:uiPriority w:val="99"/>
    <w:unhideWhenUsed/>
    <w:rsid w:val="006B783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7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9124</Words>
  <Characters>50185</Characters>
  <Application>Microsoft Office Word</Application>
  <DocSecurity>0</DocSecurity>
  <Lines>418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Evert Velarde Flores</cp:lastModifiedBy>
  <cp:revision>2</cp:revision>
  <dcterms:created xsi:type="dcterms:W3CDTF">2026-10-09T18:01:00Z</dcterms:created>
  <dcterms:modified xsi:type="dcterms:W3CDTF">2026-10-09T18:01:00Z</dcterms:modified>
</cp:coreProperties>
</file>
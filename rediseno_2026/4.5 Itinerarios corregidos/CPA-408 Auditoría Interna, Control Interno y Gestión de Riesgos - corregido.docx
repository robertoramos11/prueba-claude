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7AEFCC" w14:textId="77777777" w:rsidR="008C2334" w:rsidRPr="00E25F3C" w:rsidRDefault="00EB264B">
      <w:pPr>
        <w:spacing w:after="80" w:line="252" w:lineRule="auto"/>
        <w:jc w:val="center"/>
        <w:rPr>
          <w:rFonts w:ascii="Times New Roman" w:hAnsi="Times New Roman" w:cs="Times New Roman"/>
          <w:sz w:val="22"/>
          <w:szCs w:val="22"/>
        </w:rPr>
      </w:pPr>
      <w:bookmarkStart w:id="0" w:name="_GoBack"/>
      <w:bookmarkEnd w:id="0"/>
      <w:r w:rsidRPr="00E25F3C">
        <w:rPr>
          <w:rFonts w:ascii="Times New Roman" w:hAnsi="Times New Roman" w:cs="Times New Roman"/>
          <w:b/>
          <w:bCs/>
          <w:sz w:val="22"/>
          <w:szCs w:val="22"/>
        </w:rPr>
        <w:t>PLAN DE ASIGNATURA POR COMPETENCIAS – MODALIDAD DE DESEMPEÑO</w:t>
      </w:r>
    </w:p>
    <w:p w14:paraId="544E4492" w14:textId="77777777" w:rsidR="008C2334" w:rsidRPr="00E25F3C" w:rsidRDefault="00EB264B">
      <w:pPr>
        <w:spacing w:line="252" w:lineRule="auto"/>
        <w:jc w:val="center"/>
        <w:rPr>
          <w:rFonts w:ascii="Times New Roman" w:hAnsi="Times New Roman" w:cs="Times New Roman"/>
          <w:sz w:val="22"/>
          <w:szCs w:val="22"/>
        </w:rPr>
      </w:pPr>
      <w:r w:rsidRPr="00E25F3C">
        <w:rPr>
          <w:rFonts w:ascii="Times New Roman" w:hAnsi="Times New Roman" w:cs="Times New Roman"/>
          <w:sz w:val="22"/>
          <w:szCs w:val="22"/>
        </w:rPr>
        <w:t>Nivel: Licenciatura en Contaduría Pública</w:t>
      </w:r>
    </w:p>
    <w:p w14:paraId="59A96F40" w14:textId="77777777" w:rsidR="008C2334" w:rsidRPr="00E25F3C" w:rsidRDefault="00EB264B">
      <w:pPr>
        <w:spacing w:after="160" w:line="252" w:lineRule="auto"/>
        <w:jc w:val="center"/>
        <w:rPr>
          <w:rFonts w:ascii="Times New Roman" w:hAnsi="Times New Roman" w:cs="Times New Roman"/>
          <w:sz w:val="22"/>
          <w:szCs w:val="22"/>
        </w:rPr>
      </w:pPr>
      <w:r w:rsidRPr="00E25F3C">
        <w:rPr>
          <w:rFonts w:ascii="Times New Roman" w:hAnsi="Times New Roman" w:cs="Times New Roman"/>
          <w:b/>
          <w:bCs/>
          <w:sz w:val="22"/>
          <w:szCs w:val="22"/>
        </w:rPr>
        <w:t>CUARTO AÑO</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36"/>
        <w:gridCol w:w="500"/>
        <w:gridCol w:w="360"/>
        <w:gridCol w:w="67"/>
        <w:gridCol w:w="187"/>
        <w:gridCol w:w="94"/>
        <w:gridCol w:w="456"/>
        <w:gridCol w:w="717"/>
        <w:gridCol w:w="736"/>
        <w:gridCol w:w="625"/>
        <w:gridCol w:w="645"/>
        <w:gridCol w:w="473"/>
        <w:gridCol w:w="130"/>
        <w:gridCol w:w="236"/>
        <w:gridCol w:w="79"/>
        <w:gridCol w:w="823"/>
        <w:gridCol w:w="2559"/>
      </w:tblGrid>
      <w:tr w:rsidR="008C2334" w:rsidRPr="00E25F3C" w14:paraId="349225D7" w14:textId="77777777" w:rsidTr="00736DD3">
        <w:tc>
          <w:tcPr>
            <w:tcW w:w="2163"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41DDEC3"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Asignatura</w:t>
            </w:r>
          </w:p>
        </w:tc>
        <w:tc>
          <w:tcPr>
            <w:tcW w:w="2190" w:type="dxa"/>
            <w:gridSpan w:val="5"/>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8F7C9FD"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Sigla</w:t>
            </w:r>
          </w:p>
        </w:tc>
        <w:tc>
          <w:tcPr>
            <w:tcW w:w="2188" w:type="dxa"/>
            <w:gridSpan w:val="6"/>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50CBF01"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Nivel/Área</w:t>
            </w:r>
          </w:p>
        </w:tc>
        <w:tc>
          <w:tcPr>
            <w:tcW w:w="3382"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508903D"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Prerrequisito</w:t>
            </w:r>
          </w:p>
        </w:tc>
      </w:tr>
      <w:tr w:rsidR="008C2334" w:rsidRPr="00E25F3C" w14:paraId="67FA1526" w14:textId="77777777" w:rsidTr="00736DD3">
        <w:tc>
          <w:tcPr>
            <w:tcW w:w="2163"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C26CFD" w14:textId="77777777" w:rsidR="008C2334" w:rsidRPr="00E25F3C" w:rsidRDefault="00EB264B">
            <w:pPr>
              <w:spacing w:after="40" w:line="252" w:lineRule="auto"/>
              <w:jc w:val="center"/>
              <w:rPr>
                <w:rFonts w:ascii="Times New Roman" w:hAnsi="Times New Roman" w:cs="Times New Roman"/>
                <w:b/>
                <w:bCs/>
                <w:sz w:val="21"/>
                <w:szCs w:val="21"/>
              </w:rPr>
            </w:pPr>
            <w:r w:rsidRPr="00E25F3C">
              <w:rPr>
                <w:rFonts w:ascii="Times New Roman" w:hAnsi="Times New Roman" w:cs="Times New Roman"/>
                <w:b/>
                <w:bCs/>
                <w:sz w:val="21"/>
                <w:szCs w:val="21"/>
              </w:rPr>
              <w:t>Auditoría Interna, Control Interno, Gestión de Riesgos y Gobierno Corporativo</w:t>
            </w:r>
          </w:p>
        </w:tc>
        <w:tc>
          <w:tcPr>
            <w:tcW w:w="219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DC157A" w14:textId="77777777" w:rsidR="008C2334" w:rsidRPr="00E25F3C" w:rsidRDefault="00EB264B">
            <w:pPr>
              <w:spacing w:after="40" w:line="252" w:lineRule="auto"/>
              <w:jc w:val="center"/>
              <w:rPr>
                <w:rFonts w:ascii="Times New Roman" w:hAnsi="Times New Roman" w:cs="Times New Roman"/>
                <w:b/>
                <w:bCs/>
                <w:sz w:val="21"/>
                <w:szCs w:val="21"/>
              </w:rPr>
            </w:pPr>
            <w:r w:rsidRPr="00E25F3C">
              <w:rPr>
                <w:rFonts w:ascii="Times New Roman" w:hAnsi="Times New Roman" w:cs="Times New Roman"/>
                <w:b/>
                <w:bCs/>
                <w:sz w:val="21"/>
                <w:szCs w:val="21"/>
              </w:rPr>
              <w:t>CPA-408</w:t>
            </w:r>
          </w:p>
        </w:tc>
        <w:tc>
          <w:tcPr>
            <w:tcW w:w="2188" w:type="dxa"/>
            <w:gridSpan w:val="6"/>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30D4EC" w14:textId="77777777" w:rsidR="008C2334" w:rsidRPr="00E25F3C" w:rsidRDefault="00EB264B">
            <w:pPr>
              <w:spacing w:after="40" w:line="252" w:lineRule="auto"/>
              <w:jc w:val="center"/>
              <w:rPr>
                <w:rFonts w:ascii="Times New Roman" w:hAnsi="Times New Roman" w:cs="Times New Roman"/>
                <w:b/>
                <w:bCs/>
                <w:sz w:val="21"/>
                <w:szCs w:val="21"/>
              </w:rPr>
            </w:pPr>
            <w:r w:rsidRPr="00E25F3C">
              <w:rPr>
                <w:rFonts w:ascii="Times New Roman" w:hAnsi="Times New Roman" w:cs="Times New Roman"/>
                <w:b/>
                <w:bCs/>
                <w:sz w:val="21"/>
                <w:szCs w:val="21"/>
              </w:rPr>
              <w:t>Aseguramiento</w:t>
            </w:r>
          </w:p>
        </w:tc>
        <w:tc>
          <w:tcPr>
            <w:tcW w:w="3382"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650EEA" w14:textId="77777777" w:rsidR="008C2334" w:rsidRPr="00E25F3C" w:rsidRDefault="00EB264B">
            <w:pPr>
              <w:spacing w:after="40" w:line="252" w:lineRule="auto"/>
              <w:jc w:val="center"/>
              <w:rPr>
                <w:rFonts w:ascii="Times New Roman" w:hAnsi="Times New Roman" w:cs="Times New Roman"/>
                <w:b/>
                <w:bCs/>
                <w:sz w:val="21"/>
                <w:szCs w:val="21"/>
              </w:rPr>
            </w:pPr>
            <w:r w:rsidRPr="00E25F3C">
              <w:rPr>
                <w:rFonts w:ascii="Times New Roman" w:hAnsi="Times New Roman" w:cs="Times New Roman"/>
                <w:b/>
                <w:bCs/>
                <w:sz w:val="21"/>
                <w:szCs w:val="21"/>
              </w:rPr>
              <w:t>CPA-301 a CPA-304</w:t>
            </w:r>
          </w:p>
        </w:tc>
      </w:tr>
      <w:tr w:rsidR="008C2334" w:rsidRPr="00E25F3C" w14:paraId="0B5CAECB" w14:textId="77777777" w:rsidTr="00736DD3">
        <w:tc>
          <w:tcPr>
            <w:tcW w:w="7364" w:type="dxa"/>
            <w:gridSpan w:val="16"/>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00A5376"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Carga Horaria</w:t>
            </w:r>
          </w:p>
        </w:tc>
        <w:tc>
          <w:tcPr>
            <w:tcW w:w="2559"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73084A0"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Créditos</w:t>
            </w:r>
          </w:p>
        </w:tc>
      </w:tr>
      <w:tr w:rsidR="005B24C4" w:rsidRPr="00E25F3C" w14:paraId="2D259172" w14:textId="77777777" w:rsidTr="00736DD3">
        <w:tc>
          <w:tcPr>
            <w:tcW w:w="1236"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DAA597D"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HP</w:t>
            </w:r>
          </w:p>
        </w:tc>
        <w:tc>
          <w:tcPr>
            <w:tcW w:w="1208"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B381603"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HAA</w:t>
            </w:r>
          </w:p>
        </w:tc>
        <w:tc>
          <w:tcPr>
            <w:tcW w:w="1173"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1B11F79"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HTG</w:t>
            </w:r>
          </w:p>
        </w:tc>
        <w:tc>
          <w:tcPr>
            <w:tcW w:w="1361"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3112925"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HIP</w:t>
            </w:r>
          </w:p>
        </w:tc>
        <w:tc>
          <w:tcPr>
            <w:tcW w:w="124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4642F29"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HE</w:t>
            </w:r>
          </w:p>
        </w:tc>
        <w:tc>
          <w:tcPr>
            <w:tcW w:w="11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27203A4"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TOTAL</w:t>
            </w:r>
          </w:p>
        </w:tc>
        <w:tc>
          <w:tcPr>
            <w:tcW w:w="2559"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B029546" w14:textId="77777777" w:rsidR="008C2334" w:rsidRPr="00E25F3C" w:rsidRDefault="008C2334">
            <w:pPr>
              <w:spacing w:after="40" w:line="252" w:lineRule="auto"/>
              <w:rPr>
                <w:rFonts w:ascii="Times New Roman" w:hAnsi="Times New Roman" w:cs="Times New Roman"/>
                <w:sz w:val="21"/>
                <w:szCs w:val="21"/>
              </w:rPr>
            </w:pPr>
          </w:p>
        </w:tc>
      </w:tr>
      <w:tr w:rsidR="005B24C4" w:rsidRPr="00E25F3C" w14:paraId="6015A88D" w14:textId="77777777" w:rsidTr="00736DD3">
        <w:tc>
          <w:tcPr>
            <w:tcW w:w="1236"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549955D"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160</w:t>
            </w:r>
          </w:p>
        </w:tc>
        <w:tc>
          <w:tcPr>
            <w:tcW w:w="1208"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2F3C72F" w14:textId="77777777" w:rsidR="008C2334" w:rsidRPr="00E25F3C" w:rsidRDefault="004C6091">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16</w:t>
            </w:r>
          </w:p>
        </w:tc>
        <w:tc>
          <w:tcPr>
            <w:tcW w:w="1173"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D2D2AF8" w14:textId="77777777" w:rsidR="008C2334" w:rsidRPr="00E25F3C" w:rsidRDefault="004C6091">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16</w:t>
            </w:r>
          </w:p>
        </w:tc>
        <w:tc>
          <w:tcPr>
            <w:tcW w:w="1361"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8D63E37" w14:textId="77777777" w:rsidR="008C2334" w:rsidRPr="00E25F3C" w:rsidRDefault="004C6091">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32</w:t>
            </w:r>
          </w:p>
        </w:tc>
        <w:tc>
          <w:tcPr>
            <w:tcW w:w="124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E1DA0D0" w14:textId="77777777" w:rsidR="008C2334" w:rsidRPr="00E25F3C" w:rsidRDefault="004C6091">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16</w:t>
            </w:r>
          </w:p>
        </w:tc>
        <w:tc>
          <w:tcPr>
            <w:tcW w:w="11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1AF4DCA"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2</w:t>
            </w:r>
            <w:r w:rsidR="004C6091" w:rsidRPr="00E25F3C">
              <w:rPr>
                <w:rFonts w:ascii="Times New Roman" w:hAnsi="Times New Roman" w:cs="Times New Roman"/>
                <w:sz w:val="21"/>
                <w:szCs w:val="21"/>
              </w:rPr>
              <w:t>4</w:t>
            </w:r>
            <w:r w:rsidRPr="00E25F3C">
              <w:rPr>
                <w:rFonts w:ascii="Times New Roman" w:hAnsi="Times New Roman" w:cs="Times New Roman"/>
                <w:sz w:val="21"/>
                <w:szCs w:val="21"/>
              </w:rPr>
              <w:t>0</w:t>
            </w:r>
          </w:p>
        </w:tc>
        <w:tc>
          <w:tcPr>
            <w:tcW w:w="2559"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D480C88" w14:textId="77777777" w:rsidR="008C2334" w:rsidRPr="00E25F3C" w:rsidRDefault="008C2334">
            <w:pPr>
              <w:spacing w:after="40" w:line="252" w:lineRule="auto"/>
              <w:jc w:val="center"/>
              <w:rPr>
                <w:rFonts w:ascii="Times New Roman" w:hAnsi="Times New Roman" w:cs="Times New Roman"/>
                <w:sz w:val="21"/>
                <w:szCs w:val="21"/>
              </w:rPr>
            </w:pPr>
          </w:p>
        </w:tc>
      </w:tr>
      <w:tr w:rsidR="008C2334" w:rsidRPr="00E25F3C" w14:paraId="4BFC5D15"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9F01FAF"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Unidad de Competencia</w:t>
            </w:r>
          </w:p>
        </w:tc>
      </w:tr>
      <w:tr w:rsidR="008C2334" w:rsidRPr="00E25F3C" w14:paraId="2C51785F"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8BC6AC" w14:textId="77777777" w:rsidR="00D23198" w:rsidRPr="00E25F3C" w:rsidRDefault="00204859" w:rsidP="006D0C60">
            <w:pPr>
              <w:spacing w:after="40" w:line="252" w:lineRule="auto"/>
              <w:jc w:val="center"/>
              <w:rPr>
                <w:rFonts w:ascii="Times New Roman" w:hAnsi="Times New Roman" w:cs="Times New Roman"/>
                <w:sz w:val="21"/>
                <w:szCs w:val="21"/>
                <w:lang w:val="es-ES"/>
              </w:rPr>
            </w:pPr>
            <w:r w:rsidRPr="00E25F3C">
              <w:rPr>
                <w:rStyle w:val="Textoennegrita"/>
                <w:rFonts w:ascii="Times New Roman" w:eastAsia="Times New Roman" w:hAnsi="Times New Roman" w:cs="Times New Roman"/>
                <w:b w:val="0"/>
                <w:sz w:val="21"/>
                <w:szCs w:val="21"/>
                <w:lang w:val="es-ES" w:eastAsia="en-US"/>
              </w:rPr>
              <w:t>Analiza y evalúa la naturaleza, estructura, funcionamiento y modelos de gestión de las organizaciones públicas, privadas y sin fines de lucro, considerando los principios de Gobierno Corporativo, los sistemas de Control Interno y la Gestión Integral de Riesgos, incluyendo las estrategias de tratamiento y monitoreo de riesgos y la aplicación de tecnologías emergentes, mediante la aplicación de marcos conceptuales, técnicos y normativos nacionales e internacionales; explica la organización, funciones y responsabilidades de las Unidades de Auditoría Interna, así como los fundamentos de su planificación estratégica y operativa, y comprende la naturaleza, características y etapas del proceso de auditoría, desde el relevamiento y la planificación hasta la ejecución, comunicación de resultados y seguimiento de recomendaciones, para contribuir al fortalecimiento de la gestión organizacional, el cumplimiento de los objetivos institucionales, la generación de valor y la rendición de cuentas, con integridad, objetividad, independencia y responsabilidad profesional.</w:t>
            </w:r>
          </w:p>
        </w:tc>
      </w:tr>
      <w:tr w:rsidR="008C2334" w:rsidRPr="00E25F3C" w14:paraId="70466113"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C839DB7" w14:textId="77777777" w:rsidR="008C2334" w:rsidRPr="00E25F3C" w:rsidRDefault="00EB264B">
            <w:pPr>
              <w:spacing w:after="40" w:line="252" w:lineRule="auto"/>
              <w:jc w:val="both"/>
              <w:rPr>
                <w:rFonts w:ascii="Times New Roman" w:hAnsi="Times New Roman" w:cs="Times New Roman"/>
                <w:sz w:val="21"/>
                <w:szCs w:val="21"/>
              </w:rPr>
            </w:pPr>
            <w:r w:rsidRPr="00E25F3C">
              <w:rPr>
                <w:rFonts w:ascii="Times New Roman" w:hAnsi="Times New Roman" w:cs="Times New Roman"/>
                <w:b/>
                <w:bCs/>
                <w:i/>
                <w:iCs/>
                <w:sz w:val="21"/>
                <w:szCs w:val="21"/>
              </w:rPr>
              <w:t>Elemento de competencia 1:</w:t>
            </w:r>
            <w:r w:rsidRPr="00E25F3C">
              <w:rPr>
                <w:rFonts w:ascii="Times New Roman" w:hAnsi="Times New Roman" w:cs="Times New Roman"/>
                <w:b/>
                <w:bCs/>
                <w:sz w:val="21"/>
                <w:szCs w:val="21"/>
              </w:rPr>
              <w:t xml:space="preserve"> </w:t>
            </w:r>
            <w:r w:rsidR="00E645BA" w:rsidRPr="00E25F3C">
              <w:rPr>
                <w:rFonts w:ascii="Times New Roman" w:hAnsi="Times New Roman" w:cs="Times New Roman"/>
                <w:sz w:val="21"/>
                <w:szCs w:val="21"/>
              </w:rPr>
              <w:t>Analiza la naturaleza, estructura y funcionamiento de las organizaciones públicas y privadas, aplicando herramientas de diagnóstico organizacional y principios de Gobierno Corporativo, para comprender sus modelos de gestión, dirección y supervisión.</w:t>
            </w:r>
          </w:p>
        </w:tc>
      </w:tr>
      <w:tr w:rsidR="008C2334" w:rsidRPr="00E25F3C" w14:paraId="6812DAFC" w14:textId="77777777" w:rsidTr="00736DD3">
        <w:tc>
          <w:tcPr>
            <w:tcW w:w="290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7070FCF"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Criterios de desempeño</w:t>
            </w:r>
          </w:p>
        </w:tc>
        <w:tc>
          <w:tcPr>
            <w:tcW w:w="3196"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4F6666B"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desempeño</w:t>
            </w:r>
          </w:p>
        </w:tc>
        <w:tc>
          <w:tcPr>
            <w:tcW w:w="3827"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BC3F821"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producto</w:t>
            </w:r>
          </w:p>
        </w:tc>
      </w:tr>
      <w:tr w:rsidR="008C2334" w:rsidRPr="00E25F3C" w14:paraId="67C7553B"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67DCF3" w14:textId="77777777" w:rsidR="00802FBF" w:rsidRPr="00E25F3C" w:rsidRDefault="00802FBF" w:rsidP="00F95ABF">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1. Analiza la naturaleza, características, estructura y funcionamiento de las organizaciones públicas y privadas, considerando sus regímene</w:t>
            </w:r>
            <w:r w:rsidR="00270A79" w:rsidRPr="00E25F3C">
              <w:rPr>
                <w:rFonts w:ascii="Times New Roman" w:hAnsi="Times New Roman" w:cs="Times New Roman"/>
                <w:sz w:val="21"/>
                <w:szCs w:val="21"/>
              </w:rPr>
              <w:t>s jurídicos, modelos de gestión</w:t>
            </w:r>
            <w:r w:rsidR="00F95ABF" w:rsidRPr="00E25F3C">
              <w:rPr>
                <w:rFonts w:ascii="Times New Roman" w:hAnsi="Times New Roman" w:cs="Times New Roman"/>
                <w:sz w:val="21"/>
                <w:szCs w:val="21"/>
              </w:rPr>
              <w:t>,</w:t>
            </w:r>
            <w:r w:rsidR="00270A79" w:rsidRPr="00E25F3C">
              <w:rPr>
                <w:rFonts w:ascii="Times New Roman" w:hAnsi="Times New Roman" w:cs="Times New Roman"/>
                <w:sz w:val="21"/>
                <w:szCs w:val="21"/>
              </w:rPr>
              <w:t xml:space="preserve"> </w:t>
            </w:r>
            <w:r w:rsidRPr="00E25F3C">
              <w:rPr>
                <w:rFonts w:ascii="Times New Roman" w:hAnsi="Times New Roman" w:cs="Times New Roman"/>
                <w:sz w:val="21"/>
                <w:szCs w:val="21"/>
              </w:rPr>
              <w:t>estrategias</w:t>
            </w:r>
            <w:r w:rsidR="00F95ABF" w:rsidRPr="00E25F3C">
              <w:rPr>
                <w:rFonts w:ascii="Times New Roman" w:hAnsi="Times New Roman" w:cs="Times New Roman"/>
                <w:sz w:val="21"/>
                <w:szCs w:val="21"/>
              </w:rPr>
              <w:t xml:space="preserve"> y procesos.</w:t>
            </w: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94233A" w14:textId="77777777" w:rsidR="008C2334" w:rsidRPr="00E25F3C" w:rsidRDefault="00EB264B">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 xml:space="preserve">1.1 </w:t>
            </w:r>
            <w:r w:rsidR="00332C51" w:rsidRPr="00E25F3C">
              <w:rPr>
                <w:rFonts w:ascii="Times New Roman" w:hAnsi="Times New Roman" w:cs="Times New Roman"/>
                <w:sz w:val="21"/>
                <w:szCs w:val="21"/>
              </w:rPr>
              <w:t>Describe la estructura organizativa, los componentes y la naturaleza jurídica de una organización pública y una privada.</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1856D0" w14:textId="3AFF5F8A" w:rsidR="008C2334" w:rsidRPr="00E25F3C" w:rsidRDefault="00EB264B">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 xml:space="preserve">Producto 1: </w:t>
            </w:r>
            <w:del w:id="9001" w:author="Comisión de revisión 4.5" w:date="2026-10-13T00:00:00Z">
              <w:r>
                <w:rPr>
                  <w:rFonts w:ascii="Times New Roman" w:hAnsi="Times New Roman" w:cs="Times New Roman"/>
                  <w:sz w:val="21"/>
                  <w:szCs w:val="21"/>
                </w:rPr>
                <w:delText xml:space="preserve">Cuadro comparativo de la </w:delText>
              </w:r>
              <w:r>
                <w:rPr>
                  <w:rFonts w:ascii="Times New Roman" w:hAnsi="Times New Roman" w:cs="Times New Roman"/>
                  <w:sz w:val="21"/>
                  <w:szCs w:val="21"/>
                </w:rPr>
                <w:delText xml:space="preserve">e</w:delText>
              </w:r>
              <w:r>
                <w:rPr>
                  <w:rFonts w:ascii="Times New Roman" w:hAnsi="Times New Roman" w:cs="Times New Roman"/>
                  <w:sz w:val="21"/>
                  <w:szCs w:val="21"/>
                </w:rPr>
                <w:delText xml:space="preserve"> organizativa</w:delText>
              </w:r>
            </w:del>
            <w:ins w:id="9002" w:author="Comisión de revisión 4.5" w:date="2026-10-13T00:00:00Z">
              <w:r>
                <w:rPr>
                  <w:rFonts w:ascii="Times New Roman" w:hAnsi="Times New Roman" w:cs="Times New Roman"/>
                  <w:sz w:val="21"/>
                  <w:szCs w:val="21"/>
                </w:rPr>
                <w:t xml:space="preserve">Cuadro comparativo de la estructura organizativa</w:t>
              </w:r>
            </w:ins>
            <w:r>
              <w:rPr>
                <w:rFonts w:ascii="Times New Roman" w:hAnsi="Times New Roman" w:cs="Times New Roman"/>
                <w:sz w:val="21"/>
                <w:szCs w:val="21"/>
              </w:rPr>
              <w:t xml:space="preserve"> y la naturaleza jurídica de entidades públicas y privadas.</w:t>
            </w:r>
          </w:p>
        </w:tc>
      </w:tr>
      <w:tr w:rsidR="008C2334" w:rsidRPr="00E25F3C" w14:paraId="0C69332C"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1DB94F" w14:textId="77777777" w:rsidR="008C2334" w:rsidRPr="00E25F3C" w:rsidRDefault="008C2334">
            <w:pPr>
              <w:spacing w:after="40" w:line="252" w:lineRule="auto"/>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5AF5B9" w14:textId="77777777" w:rsidR="008C2334" w:rsidRPr="00E25F3C" w:rsidRDefault="00EB264B" w:rsidP="00291E3C">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 xml:space="preserve">1.2 </w:t>
            </w:r>
            <w:r w:rsidR="00CC49D8" w:rsidRPr="00E25F3C">
              <w:rPr>
                <w:rFonts w:ascii="Times New Roman" w:hAnsi="Times New Roman" w:cs="Times New Roman"/>
                <w:sz w:val="21"/>
                <w:szCs w:val="21"/>
              </w:rPr>
              <w:t xml:space="preserve">Aplica herramientas de diagnóstico organizacional para evaluar el modelo de gestión </w:t>
            </w:r>
            <w:r w:rsidR="00291E3C" w:rsidRPr="00E25F3C">
              <w:rPr>
                <w:rFonts w:ascii="Times New Roman" w:hAnsi="Times New Roman" w:cs="Times New Roman"/>
                <w:sz w:val="21"/>
                <w:szCs w:val="21"/>
              </w:rPr>
              <w:t>de organizaciones públicas y privadas: FODA, PESTEL, CANVAS y fuerzas de Porter.</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9194DE" w14:textId="77777777" w:rsidR="00291E3C" w:rsidRPr="00E25F3C" w:rsidRDefault="00EB264B" w:rsidP="00291E3C">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 xml:space="preserve">Producto 2: </w:t>
            </w:r>
            <w:r w:rsidR="00CC49D8" w:rsidRPr="00E25F3C">
              <w:rPr>
                <w:rFonts w:ascii="Times New Roman" w:hAnsi="Times New Roman" w:cs="Times New Roman"/>
                <w:sz w:val="21"/>
                <w:szCs w:val="21"/>
              </w:rPr>
              <w:t xml:space="preserve">Informe de </w:t>
            </w:r>
            <w:r w:rsidR="00291E3C" w:rsidRPr="00E25F3C">
              <w:rPr>
                <w:rFonts w:ascii="Times New Roman" w:hAnsi="Times New Roman" w:cs="Times New Roman"/>
                <w:sz w:val="21"/>
                <w:szCs w:val="21"/>
              </w:rPr>
              <w:t xml:space="preserve">evaluación del modelo de gestión institucional, aplicando herramientas y técnicas de diagnóstico organizacional. </w:t>
            </w:r>
          </w:p>
          <w:p w14:paraId="7809009B" w14:textId="77777777" w:rsidR="008C2334" w:rsidRPr="00E25F3C" w:rsidRDefault="008C2334" w:rsidP="00291E3C">
            <w:pPr>
              <w:spacing w:after="40" w:line="252" w:lineRule="auto"/>
              <w:rPr>
                <w:rFonts w:ascii="Times New Roman" w:hAnsi="Times New Roman" w:cs="Times New Roman"/>
                <w:sz w:val="21"/>
                <w:szCs w:val="21"/>
              </w:rPr>
            </w:pPr>
          </w:p>
        </w:tc>
      </w:tr>
      <w:tr w:rsidR="008C2334" w:rsidRPr="00E25F3C" w14:paraId="79448ED1"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DCD203" w14:textId="77777777" w:rsidR="00802FBF" w:rsidRPr="00E25F3C" w:rsidRDefault="00802FBF" w:rsidP="00802FBF">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 xml:space="preserve">2. Analiza y evalúa los principios, estructuras y mecanismos de Gobierno Corporativo, Gobernabilidad y </w:t>
            </w:r>
            <w:r w:rsidRPr="00E25F3C">
              <w:rPr>
                <w:rFonts w:ascii="Times New Roman" w:hAnsi="Times New Roman" w:cs="Times New Roman"/>
                <w:sz w:val="21"/>
                <w:szCs w:val="21"/>
              </w:rPr>
              <w:lastRenderedPageBreak/>
              <w:t>Gobernanza de las organizaciones públicas y privadas.</w:t>
            </w:r>
          </w:p>
          <w:p w14:paraId="44718B51" w14:textId="77777777" w:rsidR="00802FBF" w:rsidRPr="00E25F3C" w:rsidRDefault="00802FBF" w:rsidP="00802FBF">
            <w:pPr>
              <w:spacing w:after="40" w:line="252" w:lineRule="auto"/>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FA6E2D" w14:textId="77777777" w:rsidR="008C2334" w:rsidRPr="00E25F3C" w:rsidRDefault="00EB264B" w:rsidP="00E81C4B">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lastRenderedPageBreak/>
              <w:t xml:space="preserve">2.1 </w:t>
            </w:r>
            <w:r w:rsidR="00CC49D8" w:rsidRPr="00E25F3C">
              <w:rPr>
                <w:rFonts w:ascii="Times New Roman" w:hAnsi="Times New Roman" w:cs="Times New Roman"/>
                <w:sz w:val="21"/>
                <w:szCs w:val="21"/>
              </w:rPr>
              <w:t xml:space="preserve">Reconoce </w:t>
            </w:r>
            <w:r w:rsidR="00C95BB7" w:rsidRPr="00E25F3C">
              <w:rPr>
                <w:rFonts w:ascii="Times New Roman" w:hAnsi="Times New Roman" w:cs="Times New Roman"/>
                <w:sz w:val="21"/>
                <w:szCs w:val="21"/>
              </w:rPr>
              <w:t>los principios, estructuras y mecanismos de Gobierno Corporati</w:t>
            </w:r>
            <w:r w:rsidR="00E81C4B" w:rsidRPr="00E25F3C">
              <w:rPr>
                <w:rFonts w:ascii="Times New Roman" w:hAnsi="Times New Roman" w:cs="Times New Roman"/>
                <w:sz w:val="21"/>
                <w:szCs w:val="21"/>
              </w:rPr>
              <w:t>vo, Gobernabilidad y Gobernanza.</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61A6B0" w14:textId="77777777" w:rsidR="008C2334" w:rsidRPr="00E25F3C" w:rsidRDefault="00EB264B">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 xml:space="preserve">Producto 3: </w:t>
            </w:r>
            <w:r w:rsidR="00CC49D8" w:rsidRPr="00E25F3C">
              <w:rPr>
                <w:rFonts w:ascii="Times New Roman" w:hAnsi="Times New Roman" w:cs="Times New Roman"/>
                <w:sz w:val="21"/>
                <w:szCs w:val="21"/>
              </w:rPr>
              <w:t xml:space="preserve">Esquema del modelo de </w:t>
            </w:r>
            <w:r w:rsidR="00E81C4B" w:rsidRPr="00E25F3C">
              <w:rPr>
                <w:rFonts w:ascii="Times New Roman" w:hAnsi="Times New Roman" w:cs="Times New Roman"/>
                <w:sz w:val="21"/>
                <w:szCs w:val="21"/>
              </w:rPr>
              <w:t>Gobierno Corporativo, Gobernabilidad y Gobernanza de una organización.</w:t>
            </w:r>
          </w:p>
        </w:tc>
      </w:tr>
      <w:tr w:rsidR="008C2334" w:rsidRPr="00E25F3C" w14:paraId="18EA07F2"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27E2E2" w14:textId="77777777" w:rsidR="008C2334" w:rsidRPr="00E25F3C" w:rsidRDefault="008C2334">
            <w:pPr>
              <w:spacing w:after="40" w:line="252" w:lineRule="auto"/>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7D4C9" w14:textId="77777777" w:rsidR="008C2334" w:rsidRPr="00E25F3C" w:rsidRDefault="00EB264B" w:rsidP="000865F2">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 xml:space="preserve">2.2 </w:t>
            </w:r>
            <w:r w:rsidR="000865F2" w:rsidRPr="00E25F3C">
              <w:rPr>
                <w:rFonts w:ascii="Times New Roman" w:hAnsi="Times New Roman" w:cs="Times New Roman"/>
                <w:sz w:val="21"/>
                <w:szCs w:val="21"/>
              </w:rPr>
              <w:t>Aplica el Modelo de las Tres Líneas para evaluar la distribución de funciones y responsabilidades y el Gobierno Corporativo</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EB174F" w14:textId="77777777" w:rsidR="008C2334" w:rsidRPr="00E25F3C" w:rsidRDefault="00EB264B" w:rsidP="000865F2">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 xml:space="preserve">Producto 4: </w:t>
            </w:r>
            <w:r w:rsidR="000865F2" w:rsidRPr="00E25F3C">
              <w:rPr>
                <w:rFonts w:ascii="Times New Roman" w:hAnsi="Times New Roman" w:cs="Times New Roman"/>
                <w:sz w:val="21"/>
                <w:szCs w:val="21"/>
              </w:rPr>
              <w:t>Informe de evaluación del Gobierno Corporativo, mediante la aplicación del Modelo de las Tres Líneas.</w:t>
            </w:r>
          </w:p>
        </w:tc>
      </w:tr>
      <w:tr w:rsidR="008C2334" w:rsidRPr="00E25F3C" w14:paraId="50DEA379"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53F8503"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lastRenderedPageBreak/>
              <w:t>Evidencias de conocimiento</w:t>
            </w:r>
          </w:p>
        </w:tc>
      </w:tr>
      <w:tr w:rsidR="008C2334" w:rsidRPr="00E25F3C" w14:paraId="6AC2496A" w14:textId="77777777" w:rsidTr="00736DD3">
        <w:tc>
          <w:tcPr>
            <w:tcW w:w="2096"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8323B91"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Unidad de aprendizaje</w:t>
            </w:r>
          </w:p>
        </w:tc>
        <w:tc>
          <w:tcPr>
            <w:tcW w:w="4366" w:type="dxa"/>
            <w:gridSpan w:val="11"/>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A23DEA7" w14:textId="77777777" w:rsidR="008C2334" w:rsidRPr="00E25F3C" w:rsidRDefault="00EB264B">
            <w:pPr>
              <w:spacing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Contenidos</w:t>
            </w:r>
          </w:p>
          <w:p w14:paraId="1D217041" w14:textId="77777777" w:rsidR="008C2334" w:rsidRPr="00E25F3C" w:rsidRDefault="00EB264B">
            <w:pPr>
              <w:spacing w:line="252" w:lineRule="auto"/>
              <w:jc w:val="center"/>
              <w:rPr>
                <w:rFonts w:ascii="Times New Roman" w:hAnsi="Times New Roman" w:cs="Times New Roman"/>
                <w:i/>
                <w:iCs/>
                <w:sz w:val="16"/>
                <w:szCs w:val="16"/>
              </w:rPr>
            </w:pPr>
            <w:r w:rsidRPr="00E25F3C">
              <w:rPr>
                <w:rFonts w:ascii="Times New Roman" w:hAnsi="Times New Roman" w:cs="Times New Roman"/>
                <w:i/>
                <w:iCs/>
                <w:sz w:val="16"/>
                <w:szCs w:val="16"/>
              </w:rPr>
              <w:t>C: cognitivo · P: procedimental · A: actitudinal · T: manejo de tecnología e IA</w:t>
            </w:r>
          </w:p>
        </w:tc>
        <w:tc>
          <w:tcPr>
            <w:tcW w:w="3461"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26DC414F"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Conocimientos circunstanciales</w:t>
            </w:r>
          </w:p>
        </w:tc>
      </w:tr>
      <w:tr w:rsidR="008C2334" w:rsidRPr="00E25F3C" w14:paraId="45070E51"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875FEB" w14:textId="77777777" w:rsidR="008C2334" w:rsidRPr="00E25F3C" w:rsidRDefault="00E645BA"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Tema 1. Las Organizaciones Públicas y Privadas y sus Modelos de Gestión</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77903C" w14:textId="77777777" w:rsidR="00E645BA" w:rsidRPr="00E25F3C" w:rsidRDefault="00E645BA" w:rsidP="006D0C60">
            <w:pPr>
              <w:pStyle w:val="Prrafodelista"/>
              <w:numPr>
                <w:ilvl w:val="0"/>
                <w:numId w:val="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Naturaleza, características y clasificación de las organizaciones.</w:t>
            </w:r>
            <w:r w:rsidR="007E6BC2" w:rsidRPr="00E25F3C">
              <w:rPr>
                <w:rFonts w:ascii="Times New Roman" w:hAnsi="Times New Roman" w:cs="Times New Roman"/>
                <w:sz w:val="21"/>
                <w:szCs w:val="21"/>
              </w:rPr>
              <w:t xml:space="preserve"> </w:t>
            </w:r>
            <w:r w:rsidR="00007989" w:rsidRPr="00E25F3C">
              <w:rPr>
                <w:rFonts w:ascii="Times New Roman" w:hAnsi="Times New Roman" w:cs="Times New Roman"/>
                <w:sz w:val="21"/>
                <w:szCs w:val="21"/>
              </w:rPr>
              <w:t>(C)</w:t>
            </w:r>
          </w:p>
          <w:p w14:paraId="63E55424" w14:textId="77777777" w:rsidR="00E645BA" w:rsidRPr="00E25F3C" w:rsidRDefault="00E645BA" w:rsidP="006D0C60">
            <w:pPr>
              <w:pStyle w:val="Prrafodelista"/>
              <w:numPr>
                <w:ilvl w:val="0"/>
                <w:numId w:val="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Régimen jurídico, económico, administrativo y financiero.</w:t>
            </w:r>
            <w:r w:rsidR="00007989" w:rsidRPr="00E25F3C">
              <w:rPr>
                <w:rFonts w:ascii="Times New Roman" w:hAnsi="Times New Roman" w:cs="Times New Roman"/>
                <w:sz w:val="21"/>
                <w:szCs w:val="21"/>
              </w:rPr>
              <w:t xml:space="preserve"> (C)</w:t>
            </w:r>
          </w:p>
          <w:p w14:paraId="6FD9DD24" w14:textId="77777777" w:rsidR="00E645BA" w:rsidRPr="00E25F3C" w:rsidRDefault="00E645BA" w:rsidP="006D0C60">
            <w:pPr>
              <w:pStyle w:val="Prrafodelista"/>
              <w:numPr>
                <w:ilvl w:val="0"/>
                <w:numId w:val="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Modelos de negocio y modelos de gestión institucional.</w:t>
            </w:r>
            <w:r w:rsidR="00007989" w:rsidRPr="00E25F3C">
              <w:rPr>
                <w:rFonts w:ascii="Times New Roman" w:hAnsi="Times New Roman" w:cs="Times New Roman"/>
                <w:sz w:val="21"/>
                <w:szCs w:val="21"/>
              </w:rPr>
              <w:t xml:space="preserve"> (C)</w:t>
            </w:r>
          </w:p>
          <w:p w14:paraId="140595C8" w14:textId="77777777" w:rsidR="00E645BA" w:rsidRPr="00E25F3C" w:rsidRDefault="00E645BA" w:rsidP="006D0C60">
            <w:pPr>
              <w:pStyle w:val="Prrafodelista"/>
              <w:numPr>
                <w:ilvl w:val="0"/>
                <w:numId w:val="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Misión, visión, objetivos y estrategias organizacionales.</w:t>
            </w:r>
            <w:r w:rsidR="00007989" w:rsidRPr="00E25F3C">
              <w:rPr>
                <w:rFonts w:ascii="Times New Roman" w:hAnsi="Times New Roman" w:cs="Times New Roman"/>
                <w:sz w:val="21"/>
                <w:szCs w:val="21"/>
              </w:rPr>
              <w:t xml:space="preserve"> (C)</w:t>
            </w:r>
          </w:p>
          <w:p w14:paraId="354FDC1E" w14:textId="77777777" w:rsidR="00E645BA" w:rsidRPr="00E25F3C" w:rsidRDefault="00E645BA" w:rsidP="006D0C60">
            <w:pPr>
              <w:pStyle w:val="Prrafodelista"/>
              <w:numPr>
                <w:ilvl w:val="0"/>
                <w:numId w:val="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Estructura organizacional, procesos, funciones, herramientas y cadena de valor.</w:t>
            </w:r>
            <w:r w:rsidR="00007989" w:rsidRPr="00E25F3C">
              <w:rPr>
                <w:rFonts w:ascii="Times New Roman" w:hAnsi="Times New Roman" w:cs="Times New Roman"/>
                <w:sz w:val="21"/>
                <w:szCs w:val="21"/>
              </w:rPr>
              <w:t xml:space="preserve"> (C, P)</w:t>
            </w:r>
          </w:p>
          <w:p w14:paraId="53BC4928" w14:textId="77777777" w:rsidR="00E645BA" w:rsidRPr="00E25F3C" w:rsidRDefault="00E645BA" w:rsidP="006D0C60">
            <w:pPr>
              <w:pStyle w:val="Prrafodelista"/>
              <w:numPr>
                <w:ilvl w:val="0"/>
                <w:numId w:val="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Análisis del entorno organizacional: FODA, PESTEL, CANVAS, fuerzas de Porter.</w:t>
            </w:r>
            <w:r w:rsidR="00007989" w:rsidRPr="00E25F3C">
              <w:rPr>
                <w:rFonts w:ascii="Times New Roman" w:hAnsi="Times New Roman" w:cs="Times New Roman"/>
                <w:sz w:val="21"/>
                <w:szCs w:val="21"/>
              </w:rPr>
              <w:t xml:space="preserve"> (C, P)</w:t>
            </w:r>
          </w:p>
          <w:p w14:paraId="794F70B3" w14:textId="77777777" w:rsidR="008C2334" w:rsidRPr="00E25F3C" w:rsidRDefault="00E645BA" w:rsidP="006D0C60">
            <w:pPr>
              <w:pStyle w:val="Prrafodelista"/>
              <w:numPr>
                <w:ilvl w:val="0"/>
                <w:numId w:val="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Gestión institucional, desempeño y generación de valor.</w:t>
            </w:r>
            <w:r w:rsidR="00007989" w:rsidRPr="00E25F3C">
              <w:rPr>
                <w:rFonts w:ascii="Times New Roman" w:hAnsi="Times New Roman" w:cs="Times New Roman"/>
                <w:sz w:val="21"/>
                <w:szCs w:val="21"/>
              </w:rPr>
              <w:t xml:space="preserve"> (C, A)</w:t>
            </w: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A375D0" w14:textId="7D6E2317" w:rsidR="00370B64" w:rsidRPr="00E25F3C" w:rsidRDefault="00370B64" w:rsidP="006D0C60">
            <w:pPr>
              <w:pStyle w:val="Prrafodelista"/>
              <w:numPr>
                <w:ilvl w:val="0"/>
                <w:numId w:val="2"/>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Teorías y escuelas de</w:t>
            </w:r>
            <w:r w:rsidR="002431F9" w:rsidRPr="00E25F3C">
              <w:rPr>
                <w:rFonts w:ascii="Times New Roman" w:hAnsi="Times New Roman" w:cs="Times New Roman"/>
                <w:sz w:val="21"/>
                <w:szCs w:val="21"/>
              </w:rPr>
              <w:t>l pensamiento organizacional</w:t>
            </w:r>
            <w:r w:rsidRPr="00E25F3C">
              <w:rPr>
                <w:rFonts w:ascii="Times New Roman" w:hAnsi="Times New Roman" w:cs="Times New Roman"/>
                <w:sz w:val="21"/>
                <w:szCs w:val="21"/>
              </w:rPr>
              <w:t>.</w:t>
            </w:r>
          </w:p>
          <w:p w14:paraId="54EBB741" w14:textId="3B943AC6" w:rsidR="00370B64" w:rsidRPr="00E25F3C" w:rsidRDefault="00370B64" w:rsidP="006D0C60">
            <w:pPr>
              <w:pStyle w:val="Prrafodelista"/>
              <w:numPr>
                <w:ilvl w:val="0"/>
                <w:numId w:val="2"/>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Nociones de pensamiento sistémico aplicado al</w:t>
            </w:r>
            <w:r w:rsidR="002431F9" w:rsidRPr="00E25F3C">
              <w:rPr>
                <w:rFonts w:ascii="Times New Roman" w:hAnsi="Times New Roman" w:cs="Times New Roman"/>
                <w:sz w:val="21"/>
                <w:szCs w:val="21"/>
              </w:rPr>
              <w:t xml:space="preserve"> funcionamiento </w:t>
            </w:r>
            <w:r w:rsidRPr="00E25F3C">
              <w:rPr>
                <w:rFonts w:ascii="Times New Roman" w:hAnsi="Times New Roman" w:cs="Times New Roman"/>
                <w:sz w:val="21"/>
                <w:szCs w:val="21"/>
              </w:rPr>
              <w:t>de las organizaciones.</w:t>
            </w:r>
          </w:p>
          <w:p w14:paraId="71E21AD7" w14:textId="3D8715D5" w:rsidR="00370B64" w:rsidRPr="00E25F3C" w:rsidRDefault="002431F9" w:rsidP="006D0C60">
            <w:pPr>
              <w:pStyle w:val="Prrafodelista"/>
              <w:numPr>
                <w:ilvl w:val="0"/>
                <w:numId w:val="2"/>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Nociones sobre las características y particularidades del tejido empresarial e institucional boliviano.</w:t>
            </w:r>
          </w:p>
          <w:p w14:paraId="0A2CAF55" w14:textId="77777777" w:rsidR="00370B64" w:rsidRPr="00E25F3C" w:rsidRDefault="00370B64" w:rsidP="006D0C60">
            <w:pPr>
              <w:pStyle w:val="Prrafodelista"/>
              <w:spacing w:after="40" w:line="252" w:lineRule="auto"/>
              <w:ind w:left="260"/>
              <w:jc w:val="both"/>
              <w:rPr>
                <w:rFonts w:ascii="Times New Roman" w:hAnsi="Times New Roman" w:cs="Times New Roman"/>
                <w:sz w:val="21"/>
                <w:szCs w:val="21"/>
              </w:rPr>
            </w:pPr>
          </w:p>
          <w:p w14:paraId="6F4F01DB" w14:textId="77777777" w:rsidR="008C2334" w:rsidRPr="00E25F3C" w:rsidRDefault="008C2334" w:rsidP="006D0C60">
            <w:pPr>
              <w:pStyle w:val="Prrafodelista"/>
              <w:spacing w:after="40" w:line="252" w:lineRule="auto"/>
              <w:ind w:left="260"/>
              <w:jc w:val="both"/>
              <w:rPr>
                <w:rFonts w:ascii="Times New Roman" w:hAnsi="Times New Roman" w:cs="Times New Roman"/>
                <w:sz w:val="21"/>
                <w:szCs w:val="21"/>
              </w:rPr>
            </w:pPr>
          </w:p>
        </w:tc>
      </w:tr>
      <w:tr w:rsidR="008C2334" w:rsidRPr="00E25F3C" w14:paraId="0D8C74E9"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BD18A9" w14:textId="77777777" w:rsidR="008C2334" w:rsidRPr="00E25F3C" w:rsidRDefault="00E645BA"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Tema 2. Gobierno Corporativo, Gobernabilidad y Gobernanza</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67E011" w14:textId="77777777" w:rsidR="00E645BA" w:rsidRPr="00E25F3C" w:rsidRDefault="00E645BA" w:rsidP="006D0C60">
            <w:pPr>
              <w:pStyle w:val="Prrafodelista"/>
              <w:numPr>
                <w:ilvl w:val="0"/>
                <w:numId w:val="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Conceptos y diferencias entre Gobierno Corporativo, Gobernabilidad y Gobernanza.</w:t>
            </w:r>
            <w:r w:rsidR="00007989" w:rsidRPr="00E25F3C">
              <w:rPr>
                <w:rFonts w:ascii="Times New Roman" w:hAnsi="Times New Roman" w:cs="Times New Roman"/>
                <w:sz w:val="21"/>
                <w:szCs w:val="21"/>
              </w:rPr>
              <w:t xml:space="preserve"> (C)</w:t>
            </w:r>
          </w:p>
          <w:p w14:paraId="430BA964" w14:textId="77777777" w:rsidR="00E645BA" w:rsidRPr="00E25F3C" w:rsidRDefault="00E645BA" w:rsidP="006D0C60">
            <w:pPr>
              <w:pStyle w:val="Prrafodelista"/>
              <w:numPr>
                <w:ilvl w:val="0"/>
                <w:numId w:val="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Principios y buenas prácticas de Gobierno Corporativo</w:t>
            </w:r>
            <w:r w:rsidR="00007989" w:rsidRPr="00E25F3C">
              <w:rPr>
                <w:rFonts w:ascii="Times New Roman" w:hAnsi="Times New Roman" w:cs="Times New Roman"/>
                <w:sz w:val="21"/>
                <w:szCs w:val="21"/>
              </w:rPr>
              <w:t>. (C, A)</w:t>
            </w:r>
          </w:p>
          <w:p w14:paraId="316E4A87" w14:textId="77777777" w:rsidR="00E645BA" w:rsidRPr="00E25F3C" w:rsidRDefault="00E645BA" w:rsidP="006D0C60">
            <w:pPr>
              <w:pStyle w:val="Prrafodelista"/>
              <w:numPr>
                <w:ilvl w:val="0"/>
                <w:numId w:val="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Estructura, órganos de gobierno y responsabilidades.</w:t>
            </w:r>
            <w:r w:rsidR="00007989" w:rsidRPr="00E25F3C">
              <w:rPr>
                <w:rFonts w:ascii="Times New Roman" w:hAnsi="Times New Roman" w:cs="Times New Roman"/>
                <w:sz w:val="21"/>
                <w:szCs w:val="21"/>
              </w:rPr>
              <w:t xml:space="preserve"> (C)</w:t>
            </w:r>
          </w:p>
          <w:p w14:paraId="6F2DF7C7" w14:textId="77777777" w:rsidR="00E645BA" w:rsidRPr="00E25F3C" w:rsidRDefault="00E645BA" w:rsidP="006D0C60">
            <w:pPr>
              <w:pStyle w:val="Prrafodelista"/>
              <w:numPr>
                <w:ilvl w:val="0"/>
                <w:numId w:val="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Dirección estratégica, supervisión y rendición de cuentas.</w:t>
            </w:r>
            <w:r w:rsidR="00007989" w:rsidRPr="00E25F3C">
              <w:rPr>
                <w:rFonts w:ascii="Times New Roman" w:hAnsi="Times New Roman" w:cs="Times New Roman"/>
                <w:sz w:val="21"/>
                <w:szCs w:val="21"/>
              </w:rPr>
              <w:t xml:space="preserve"> (C, A)</w:t>
            </w:r>
          </w:p>
          <w:p w14:paraId="51878C39" w14:textId="77777777" w:rsidR="00E645BA" w:rsidRPr="00E25F3C" w:rsidRDefault="00E645BA" w:rsidP="006D0C60">
            <w:pPr>
              <w:pStyle w:val="Prrafodelista"/>
              <w:numPr>
                <w:ilvl w:val="0"/>
                <w:numId w:val="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Comités de auditoría, riesgos y cumplimiento: funciones y supervisión.</w:t>
            </w:r>
            <w:r w:rsidR="00007989" w:rsidRPr="00E25F3C">
              <w:rPr>
                <w:rFonts w:ascii="Times New Roman" w:hAnsi="Times New Roman" w:cs="Times New Roman"/>
                <w:sz w:val="21"/>
                <w:szCs w:val="21"/>
              </w:rPr>
              <w:t xml:space="preserve"> (C, P)</w:t>
            </w:r>
          </w:p>
          <w:p w14:paraId="581B3528" w14:textId="77777777" w:rsidR="00E645BA" w:rsidRPr="00E25F3C" w:rsidRDefault="00C95BB7" w:rsidP="006D0C60">
            <w:pPr>
              <w:pStyle w:val="Prrafodelista"/>
              <w:numPr>
                <w:ilvl w:val="0"/>
                <w:numId w:val="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Aplicación del </w:t>
            </w:r>
            <w:r w:rsidR="00E645BA" w:rsidRPr="00E25F3C">
              <w:rPr>
                <w:rFonts w:ascii="Times New Roman" w:hAnsi="Times New Roman" w:cs="Times New Roman"/>
                <w:sz w:val="21"/>
                <w:szCs w:val="21"/>
              </w:rPr>
              <w:t>Modelo de las Tres Líneas y responsabilidades organizacionales.</w:t>
            </w:r>
            <w:r w:rsidR="003A72FB" w:rsidRPr="00E25F3C">
              <w:rPr>
                <w:rFonts w:ascii="Times New Roman" w:hAnsi="Times New Roman" w:cs="Times New Roman"/>
                <w:sz w:val="21"/>
                <w:szCs w:val="21"/>
              </w:rPr>
              <w:t xml:space="preserve"> (C, P)</w:t>
            </w:r>
          </w:p>
          <w:p w14:paraId="26D32031" w14:textId="77777777" w:rsidR="008C2334" w:rsidRPr="00E25F3C" w:rsidRDefault="00E645BA" w:rsidP="006D0C60">
            <w:pPr>
              <w:pStyle w:val="Prrafodelista"/>
              <w:numPr>
                <w:ilvl w:val="0"/>
                <w:numId w:val="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Gobierno Corporativo y su relación con el control interno y la gestión de riesgos.</w:t>
            </w:r>
            <w:r w:rsidR="00007989" w:rsidRPr="00E25F3C">
              <w:rPr>
                <w:rFonts w:ascii="Times New Roman" w:hAnsi="Times New Roman" w:cs="Times New Roman"/>
                <w:sz w:val="21"/>
                <w:szCs w:val="21"/>
              </w:rPr>
              <w:t xml:space="preserve"> (C, A)</w:t>
            </w: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ABE71D" w14:textId="77777777" w:rsidR="002431F9" w:rsidRPr="00E25F3C" w:rsidRDefault="002431F9" w:rsidP="006D0C60">
            <w:pPr>
              <w:pStyle w:val="Prrafodelista"/>
              <w:numPr>
                <w:ilvl w:val="0"/>
                <w:numId w:val="2"/>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Nociones sobre los efectos de la inflación, la volatilidad económica y la incertidumbre de los mercados en la gobernabilidad institucional.</w:t>
            </w:r>
          </w:p>
          <w:p w14:paraId="27373F84" w14:textId="6B490672" w:rsidR="008C2334" w:rsidRPr="00E25F3C" w:rsidRDefault="002431F9" w:rsidP="006D0C60">
            <w:pPr>
              <w:pStyle w:val="Prrafodelista"/>
              <w:numPr>
                <w:ilvl w:val="0"/>
                <w:numId w:val="2"/>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Nociones sobre las tendencias globales en estándares de divulgación de sostenibilidad y criterios ASG (Ambientales, Sociales y de Gobernanza).</w:t>
            </w:r>
          </w:p>
        </w:tc>
      </w:tr>
      <w:tr w:rsidR="008C2334" w:rsidRPr="00E25F3C" w14:paraId="6F57FE70"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06DCCD5" w14:textId="77777777" w:rsidR="008C2334" w:rsidRPr="00E25F3C" w:rsidRDefault="00EB264B">
            <w:pPr>
              <w:spacing w:after="40" w:line="252" w:lineRule="auto"/>
              <w:jc w:val="both"/>
              <w:rPr>
                <w:rFonts w:ascii="Times New Roman" w:hAnsi="Times New Roman" w:cs="Times New Roman"/>
                <w:sz w:val="21"/>
                <w:szCs w:val="21"/>
              </w:rPr>
            </w:pPr>
            <w:r w:rsidRPr="00E25F3C">
              <w:rPr>
                <w:rFonts w:ascii="Times New Roman" w:hAnsi="Times New Roman" w:cs="Times New Roman"/>
                <w:b/>
                <w:bCs/>
                <w:i/>
                <w:iCs/>
                <w:sz w:val="21"/>
                <w:szCs w:val="21"/>
              </w:rPr>
              <w:t xml:space="preserve">Elemento de competencia 2: </w:t>
            </w:r>
            <w:r w:rsidR="00E645BA" w:rsidRPr="00E25F3C">
              <w:rPr>
                <w:rFonts w:ascii="Times New Roman" w:hAnsi="Times New Roman" w:cs="Times New Roman"/>
                <w:sz w:val="21"/>
                <w:szCs w:val="21"/>
              </w:rPr>
              <w:t>Analiza y evalúa los sistemas de control interno de las organizaciones públicas y privadas, aplicando el Marco Integrado COSO y la normativa de control interno gubernamental, para identificar deficiencias y oportunidades de mejora.</w:t>
            </w:r>
          </w:p>
        </w:tc>
      </w:tr>
      <w:tr w:rsidR="008C2334" w:rsidRPr="00E25F3C" w14:paraId="7EB8CF52" w14:textId="77777777" w:rsidTr="00736DD3">
        <w:tc>
          <w:tcPr>
            <w:tcW w:w="2900" w:type="dxa"/>
            <w:gridSpan w:val="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DC90095"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Criterios de desempeño</w:t>
            </w:r>
          </w:p>
        </w:tc>
        <w:tc>
          <w:tcPr>
            <w:tcW w:w="3196"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3280B34"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desempeño</w:t>
            </w:r>
          </w:p>
        </w:tc>
        <w:tc>
          <w:tcPr>
            <w:tcW w:w="3827"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24290C5"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producto</w:t>
            </w:r>
          </w:p>
        </w:tc>
      </w:tr>
      <w:tr w:rsidR="008C2334" w:rsidRPr="00E25F3C" w14:paraId="330ED748"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F68370" w14:textId="77777777" w:rsidR="009B6A41" w:rsidRPr="00E25F3C" w:rsidRDefault="00CC49D8"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lastRenderedPageBreak/>
              <w:t xml:space="preserve">1. </w:t>
            </w:r>
            <w:r w:rsidR="009B6A41" w:rsidRPr="00E25F3C">
              <w:rPr>
                <w:rFonts w:ascii="Times New Roman" w:hAnsi="Times New Roman" w:cs="Times New Roman"/>
                <w:sz w:val="21"/>
                <w:szCs w:val="21"/>
              </w:rPr>
              <w:t xml:space="preserve">Analiza la estructura, </w:t>
            </w:r>
            <w:r w:rsidR="00B15726" w:rsidRPr="00E25F3C">
              <w:rPr>
                <w:rFonts w:ascii="Times New Roman" w:hAnsi="Times New Roman" w:cs="Times New Roman"/>
                <w:sz w:val="21"/>
                <w:szCs w:val="21"/>
              </w:rPr>
              <w:t xml:space="preserve">componentes y principios del Sistema de Control Interno, </w:t>
            </w:r>
            <w:r w:rsidR="009B6A41" w:rsidRPr="00E25F3C">
              <w:rPr>
                <w:rFonts w:ascii="Times New Roman" w:hAnsi="Times New Roman" w:cs="Times New Roman"/>
                <w:sz w:val="21"/>
                <w:szCs w:val="21"/>
              </w:rPr>
              <w:t xml:space="preserve">en organizaciones públicas y privadas, </w:t>
            </w:r>
            <w:r w:rsidR="00B15726" w:rsidRPr="00E25F3C">
              <w:rPr>
                <w:rFonts w:ascii="Times New Roman" w:hAnsi="Times New Roman" w:cs="Times New Roman"/>
                <w:sz w:val="21"/>
                <w:szCs w:val="21"/>
              </w:rPr>
              <w:t>aplicando el Marco Integrado COSO y otros modelos</w:t>
            </w:r>
            <w:r w:rsidR="009B6A41" w:rsidRPr="00E25F3C">
              <w:rPr>
                <w:rFonts w:ascii="Times New Roman" w:hAnsi="Times New Roman" w:cs="Times New Roman"/>
                <w:sz w:val="21"/>
                <w:szCs w:val="21"/>
              </w:rPr>
              <w:t xml:space="preserve"> de referencia.</w:t>
            </w:r>
          </w:p>
          <w:p w14:paraId="161D22E7" w14:textId="77777777" w:rsidR="009B6A41" w:rsidRPr="00E25F3C" w:rsidRDefault="009B6A41" w:rsidP="006D0C60">
            <w:pPr>
              <w:spacing w:after="40" w:line="252" w:lineRule="auto"/>
              <w:jc w:val="both"/>
              <w:rPr>
                <w:rFonts w:ascii="Times New Roman" w:hAnsi="Times New Roman" w:cs="Times New Roman"/>
                <w:sz w:val="21"/>
                <w:szCs w:val="21"/>
              </w:rPr>
            </w:pPr>
          </w:p>
          <w:p w14:paraId="76D0A8C5" w14:textId="77777777" w:rsidR="009B6A41" w:rsidRPr="00E25F3C" w:rsidRDefault="009B6A41" w:rsidP="006D0C60">
            <w:pPr>
              <w:spacing w:after="40" w:line="252" w:lineRule="auto"/>
              <w:jc w:val="both"/>
              <w:rPr>
                <w:rFonts w:ascii="Times New Roman" w:hAnsi="Times New Roman" w:cs="Times New Roman"/>
                <w:sz w:val="21"/>
                <w:szCs w:val="21"/>
              </w:rPr>
            </w:pPr>
          </w:p>
          <w:p w14:paraId="3DE777E4"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EF3613"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1.1 </w:t>
            </w:r>
            <w:r w:rsidR="00CC49D8" w:rsidRPr="00E25F3C">
              <w:rPr>
                <w:rFonts w:ascii="Times New Roman" w:hAnsi="Times New Roman" w:cs="Times New Roman"/>
                <w:sz w:val="21"/>
                <w:szCs w:val="21"/>
              </w:rPr>
              <w:t>Describe la estructura y los componentes del Marco Integrado de Control Interno COSO aplicables a una organización.</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FA6559"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5: </w:t>
            </w:r>
            <w:r w:rsidR="009B6A41" w:rsidRPr="00E25F3C">
              <w:rPr>
                <w:rFonts w:ascii="Times New Roman" w:hAnsi="Times New Roman" w:cs="Times New Roman"/>
                <w:bCs/>
                <w:sz w:val="21"/>
                <w:szCs w:val="21"/>
              </w:rPr>
              <w:t xml:space="preserve">Esquema de comprensión de </w:t>
            </w:r>
            <w:r w:rsidR="00CC49D8" w:rsidRPr="00E25F3C">
              <w:rPr>
                <w:rFonts w:ascii="Times New Roman" w:hAnsi="Times New Roman" w:cs="Times New Roman"/>
                <w:sz w:val="21"/>
                <w:szCs w:val="21"/>
              </w:rPr>
              <w:t>los componentes</w:t>
            </w:r>
            <w:r w:rsidR="009B6A41" w:rsidRPr="00E25F3C">
              <w:rPr>
                <w:rFonts w:ascii="Times New Roman" w:hAnsi="Times New Roman" w:cs="Times New Roman"/>
                <w:sz w:val="21"/>
                <w:szCs w:val="21"/>
              </w:rPr>
              <w:t>, subcomponentes</w:t>
            </w:r>
            <w:r w:rsidR="00CC49D8" w:rsidRPr="00E25F3C">
              <w:rPr>
                <w:rFonts w:ascii="Times New Roman" w:hAnsi="Times New Roman" w:cs="Times New Roman"/>
                <w:sz w:val="21"/>
                <w:szCs w:val="21"/>
              </w:rPr>
              <w:t xml:space="preserve"> y prin</w:t>
            </w:r>
            <w:r w:rsidR="009B6A41" w:rsidRPr="00E25F3C">
              <w:rPr>
                <w:rFonts w:ascii="Times New Roman" w:hAnsi="Times New Roman" w:cs="Times New Roman"/>
                <w:sz w:val="21"/>
                <w:szCs w:val="21"/>
              </w:rPr>
              <w:t>cipios del Marco Integrado COSO.</w:t>
            </w:r>
          </w:p>
        </w:tc>
      </w:tr>
      <w:tr w:rsidR="008C2334" w:rsidRPr="00E25F3C" w14:paraId="3CA3CAEA"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65B7BA"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463ADA"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1.2 </w:t>
            </w:r>
            <w:r w:rsidR="00CC49D8" w:rsidRPr="00E25F3C">
              <w:rPr>
                <w:rFonts w:ascii="Times New Roman" w:hAnsi="Times New Roman" w:cs="Times New Roman"/>
                <w:sz w:val="21"/>
                <w:szCs w:val="21"/>
              </w:rPr>
              <w:t>Aplica los principios de</w:t>
            </w:r>
            <w:r w:rsidR="009B6A41" w:rsidRPr="00E25F3C">
              <w:rPr>
                <w:rFonts w:ascii="Times New Roman" w:hAnsi="Times New Roman" w:cs="Times New Roman"/>
                <w:sz w:val="21"/>
                <w:szCs w:val="21"/>
              </w:rPr>
              <w:t xml:space="preserve">l Marco Integrado de Control Interno </w:t>
            </w:r>
            <w:r w:rsidR="00CC49D8" w:rsidRPr="00E25F3C">
              <w:rPr>
                <w:rFonts w:ascii="Times New Roman" w:hAnsi="Times New Roman" w:cs="Times New Roman"/>
                <w:sz w:val="21"/>
                <w:szCs w:val="21"/>
              </w:rPr>
              <w:t>COSO</w:t>
            </w:r>
            <w:r w:rsidR="009B6A41" w:rsidRPr="00E25F3C">
              <w:rPr>
                <w:rFonts w:ascii="Times New Roman" w:hAnsi="Times New Roman" w:cs="Times New Roman"/>
                <w:sz w:val="21"/>
                <w:szCs w:val="21"/>
              </w:rPr>
              <w:t>, en el diseño de controles generales y específicos, preventivos, detectivos y correctivos.</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4CA6B1" w14:textId="29D3C796"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6: </w:t>
            </w:r>
            <w:r w:rsidR="0000263C" w:rsidRPr="00E25F3C">
              <w:rPr>
                <w:rFonts w:ascii="Times New Roman" w:hAnsi="Times New Roman" w:cs="Times New Roman"/>
                <w:bCs/>
                <w:sz w:val="21"/>
                <w:szCs w:val="21"/>
              </w:rPr>
              <w:t>Cuadro</w:t>
            </w:r>
            <w:r w:rsidR="00E250AD" w:rsidRPr="00E25F3C">
              <w:rPr>
                <w:rFonts w:ascii="Times New Roman" w:hAnsi="Times New Roman" w:cs="Times New Roman"/>
                <w:bCs/>
                <w:sz w:val="21"/>
                <w:szCs w:val="21"/>
              </w:rPr>
              <w:t xml:space="preserve"> de diseño de controles internos, por procesos, riesgos y tipos de control.</w:t>
            </w:r>
          </w:p>
        </w:tc>
      </w:tr>
      <w:tr w:rsidR="008C2334" w:rsidRPr="00E25F3C" w14:paraId="3CE9624C"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AC3B16" w14:textId="77777777" w:rsidR="009B6A41"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 </w:t>
            </w:r>
            <w:r w:rsidR="009B6A41" w:rsidRPr="00E25F3C">
              <w:rPr>
                <w:rFonts w:ascii="Times New Roman" w:hAnsi="Times New Roman" w:cs="Times New Roman"/>
                <w:sz w:val="21"/>
                <w:szCs w:val="21"/>
              </w:rPr>
              <w:t>Evalúa el diseño, implementación y eficacia del Sistema de Control Interno en organizaciones públicas y privadas, mediante la aplicación de metodologías, técnicas e instrumentos.</w:t>
            </w:r>
          </w:p>
          <w:p w14:paraId="5463B127"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90103E"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2.1 </w:t>
            </w:r>
            <w:r w:rsidR="0004144B" w:rsidRPr="00E25F3C">
              <w:rPr>
                <w:rFonts w:ascii="Times New Roman" w:hAnsi="Times New Roman" w:cs="Times New Roman"/>
                <w:sz w:val="21"/>
                <w:szCs w:val="21"/>
              </w:rPr>
              <w:t>Explica los objetivos, alcance, principios y metodologías y técnicas de evaluación del control interno en las organizaciones</w:t>
            </w:r>
            <w:r w:rsidR="00763825" w:rsidRPr="00E25F3C">
              <w:rPr>
                <w:rFonts w:ascii="Times New Roman" w:hAnsi="Times New Roman" w:cs="Times New Roman"/>
                <w:sz w:val="21"/>
                <w:szCs w:val="21"/>
              </w:rPr>
              <w:t>.</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CBE3A8"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w:t>
            </w:r>
            <w:r w:rsidRPr="00D85F18">
              <w:rPr>
                <w:rFonts w:ascii="Times New Roman" w:hAnsi="Times New Roman" w:cs="Times New Roman"/>
                <w:bCs/>
                <w:sz w:val="21"/>
                <w:szCs w:val="21"/>
              </w:rPr>
              <w:t>7</w:t>
            </w:r>
            <w:r w:rsidRPr="00E25F3C">
              <w:rPr>
                <w:rFonts w:ascii="Times New Roman" w:hAnsi="Times New Roman" w:cs="Times New Roman"/>
                <w:b/>
                <w:bCs/>
                <w:sz w:val="21"/>
                <w:szCs w:val="21"/>
              </w:rPr>
              <w:t xml:space="preserve">: </w:t>
            </w:r>
            <w:r w:rsidR="0004144B" w:rsidRPr="00E25F3C">
              <w:rPr>
                <w:rFonts w:ascii="Times New Roman" w:hAnsi="Times New Roman" w:cs="Times New Roman"/>
                <w:sz w:val="21"/>
                <w:szCs w:val="21"/>
              </w:rPr>
              <w:t xml:space="preserve">Esquema de comprensión de objetivos, alcance, principios, </w:t>
            </w:r>
            <w:r w:rsidR="00763825" w:rsidRPr="00E25F3C">
              <w:rPr>
                <w:rFonts w:ascii="Times New Roman" w:hAnsi="Times New Roman" w:cs="Times New Roman"/>
                <w:sz w:val="21"/>
                <w:szCs w:val="21"/>
              </w:rPr>
              <w:t xml:space="preserve">técnicas y </w:t>
            </w:r>
            <w:r w:rsidR="0004144B" w:rsidRPr="00E25F3C">
              <w:rPr>
                <w:rFonts w:ascii="Times New Roman" w:hAnsi="Times New Roman" w:cs="Times New Roman"/>
                <w:sz w:val="21"/>
                <w:szCs w:val="21"/>
              </w:rPr>
              <w:t>metodologías de evaluación de control interno.</w:t>
            </w:r>
          </w:p>
        </w:tc>
      </w:tr>
      <w:tr w:rsidR="008C2334" w:rsidRPr="00E25F3C" w14:paraId="58C332F7"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6CD546" w14:textId="77777777" w:rsidR="008C2334" w:rsidRPr="00E25F3C" w:rsidRDefault="008C2334">
            <w:pPr>
              <w:spacing w:after="40" w:line="252" w:lineRule="auto"/>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3ECC33" w14:textId="77777777" w:rsidR="008C2334" w:rsidRPr="00E25F3C" w:rsidRDefault="00EB264B" w:rsidP="00763825">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 xml:space="preserve">2.2 </w:t>
            </w:r>
            <w:r w:rsidR="00763825" w:rsidRPr="00E25F3C">
              <w:rPr>
                <w:rFonts w:ascii="Times New Roman" w:hAnsi="Times New Roman" w:cs="Times New Roman"/>
                <w:sz w:val="21"/>
                <w:szCs w:val="21"/>
              </w:rPr>
              <w:t xml:space="preserve">Analiza </w:t>
            </w:r>
            <w:r w:rsidR="00CC49D8" w:rsidRPr="00E25F3C">
              <w:rPr>
                <w:rFonts w:ascii="Times New Roman" w:hAnsi="Times New Roman" w:cs="Times New Roman"/>
                <w:sz w:val="21"/>
                <w:szCs w:val="21"/>
              </w:rPr>
              <w:t>caso</w:t>
            </w:r>
            <w:r w:rsidR="00763825" w:rsidRPr="00E25F3C">
              <w:rPr>
                <w:rFonts w:ascii="Times New Roman" w:hAnsi="Times New Roman" w:cs="Times New Roman"/>
                <w:sz w:val="21"/>
                <w:szCs w:val="21"/>
              </w:rPr>
              <w:t>s</w:t>
            </w:r>
            <w:r w:rsidR="00CC49D8" w:rsidRPr="00E25F3C">
              <w:rPr>
                <w:rFonts w:ascii="Times New Roman" w:hAnsi="Times New Roman" w:cs="Times New Roman"/>
                <w:sz w:val="21"/>
                <w:szCs w:val="21"/>
              </w:rPr>
              <w:t xml:space="preserve"> práctico</w:t>
            </w:r>
            <w:r w:rsidR="00763825" w:rsidRPr="00E25F3C">
              <w:rPr>
                <w:rFonts w:ascii="Times New Roman" w:hAnsi="Times New Roman" w:cs="Times New Roman"/>
                <w:sz w:val="21"/>
                <w:szCs w:val="21"/>
              </w:rPr>
              <w:t>s</w:t>
            </w:r>
            <w:r w:rsidR="00CC49D8" w:rsidRPr="00E25F3C">
              <w:rPr>
                <w:rFonts w:ascii="Times New Roman" w:hAnsi="Times New Roman" w:cs="Times New Roman"/>
                <w:sz w:val="21"/>
                <w:szCs w:val="21"/>
              </w:rPr>
              <w:t xml:space="preserve"> </w:t>
            </w:r>
            <w:r w:rsidR="00763825" w:rsidRPr="00E25F3C">
              <w:rPr>
                <w:rFonts w:ascii="Times New Roman" w:hAnsi="Times New Roman" w:cs="Times New Roman"/>
                <w:sz w:val="21"/>
                <w:szCs w:val="21"/>
              </w:rPr>
              <w:t xml:space="preserve">sobre </w:t>
            </w:r>
            <w:r w:rsidR="00CC49D8" w:rsidRPr="00E25F3C">
              <w:rPr>
                <w:rFonts w:ascii="Times New Roman" w:hAnsi="Times New Roman" w:cs="Times New Roman"/>
                <w:sz w:val="21"/>
                <w:szCs w:val="21"/>
              </w:rPr>
              <w:t>deficiencias de control interno</w:t>
            </w:r>
            <w:r w:rsidR="00763825" w:rsidRPr="00E25F3C">
              <w:rPr>
                <w:rFonts w:ascii="Times New Roman" w:hAnsi="Times New Roman" w:cs="Times New Roman"/>
                <w:sz w:val="21"/>
                <w:szCs w:val="21"/>
              </w:rPr>
              <w:t>, formulando conclusiones y recomendaciones.</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2C9E56" w14:textId="77777777" w:rsidR="008C2334" w:rsidRPr="00E25F3C" w:rsidRDefault="00EB264B" w:rsidP="00763825">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 xml:space="preserve">Producto 8: </w:t>
            </w:r>
            <w:r w:rsidR="00763825" w:rsidRPr="00E25F3C">
              <w:rPr>
                <w:rFonts w:ascii="Times New Roman" w:hAnsi="Times New Roman" w:cs="Times New Roman"/>
                <w:bCs/>
                <w:sz w:val="21"/>
                <w:szCs w:val="21"/>
              </w:rPr>
              <w:t>Informe de evaluación del sistema de control interno, incluyendo deficiencias, conclusiones y recomendaciones.</w:t>
            </w:r>
          </w:p>
        </w:tc>
      </w:tr>
      <w:tr w:rsidR="008C2334" w:rsidRPr="00E25F3C" w14:paraId="7FEC4A2E"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38712E2"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Evidencias de conocimiento</w:t>
            </w:r>
          </w:p>
        </w:tc>
      </w:tr>
      <w:tr w:rsidR="008C2334" w:rsidRPr="00E25F3C" w14:paraId="6A467CA4" w14:textId="77777777" w:rsidTr="00736DD3">
        <w:tc>
          <w:tcPr>
            <w:tcW w:w="2096"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26E6BE00"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Unidad de aprendizaje</w:t>
            </w:r>
          </w:p>
        </w:tc>
        <w:tc>
          <w:tcPr>
            <w:tcW w:w="4366" w:type="dxa"/>
            <w:gridSpan w:val="11"/>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B94860D" w14:textId="77777777" w:rsidR="006D0C60" w:rsidRPr="00E25F3C" w:rsidRDefault="006D0C60" w:rsidP="006D0C60">
            <w:pPr>
              <w:spacing w:before="20" w:after="20"/>
              <w:jc w:val="center"/>
              <w:rPr>
                <w:rFonts w:ascii="Times New Roman" w:hAnsi="Times New Roman" w:cs="Times New Roman"/>
                <w:i/>
                <w:iCs/>
              </w:rPr>
            </w:pPr>
            <w:r w:rsidRPr="00E25F3C">
              <w:rPr>
                <w:rFonts w:ascii="Times New Roman" w:hAnsi="Times New Roman" w:cs="Times New Roman"/>
                <w:b/>
                <w:bCs/>
                <w:i/>
                <w:iCs/>
                <w:sz w:val="21"/>
                <w:szCs w:val="21"/>
              </w:rPr>
              <w:t>Contenidos</w:t>
            </w:r>
          </w:p>
          <w:p w14:paraId="79BC439C" w14:textId="5BE7661B" w:rsidR="008C2334" w:rsidRPr="00E25F3C" w:rsidRDefault="006D0C60" w:rsidP="006D0C60">
            <w:pPr>
              <w:spacing w:line="252" w:lineRule="auto"/>
              <w:jc w:val="center"/>
              <w:rPr>
                <w:rFonts w:ascii="Times New Roman" w:hAnsi="Times New Roman" w:cs="Times New Roman"/>
                <w:i/>
                <w:iCs/>
                <w:sz w:val="21"/>
                <w:szCs w:val="21"/>
              </w:rPr>
            </w:pPr>
            <w:r w:rsidRPr="00E25F3C">
              <w:rPr>
                <w:rFonts w:ascii="Times New Roman" w:hAnsi="Times New Roman" w:cs="Times New Roman"/>
                <w:i/>
                <w:iCs/>
                <w:sz w:val="16"/>
                <w:szCs w:val="16"/>
              </w:rPr>
              <w:t>C: cognitivo · P: procedimental · A: actitudinal · T: manejo de tecnología e IA</w:t>
            </w:r>
          </w:p>
        </w:tc>
        <w:tc>
          <w:tcPr>
            <w:tcW w:w="3461"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67AA631"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Conocimientos circunstanciales</w:t>
            </w:r>
          </w:p>
        </w:tc>
      </w:tr>
      <w:tr w:rsidR="008C2334" w:rsidRPr="00E25F3C" w14:paraId="44937D5D" w14:textId="77777777" w:rsidTr="00736DD3">
        <w:trPr>
          <w:cantSplit/>
          <w:trHeight w:val="1134"/>
        </w:trPr>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288D6D" w14:textId="77777777" w:rsidR="008C2334" w:rsidRPr="00E25F3C" w:rsidRDefault="00E645BA"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Tema 3. Fundamentos y Diseño del Sistema de Control Interno</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C64D04" w14:textId="77777777" w:rsidR="00E645BA" w:rsidRPr="00E25F3C" w:rsidRDefault="00E645BA" w:rsidP="00544C02">
            <w:pPr>
              <w:pStyle w:val="Prrafodelista"/>
              <w:numPr>
                <w:ilvl w:val="0"/>
                <w:numId w:val="6"/>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Naturaleza, evolución, objetivos e importancia del control interno.</w:t>
            </w:r>
            <w:r w:rsidR="00007989" w:rsidRPr="00E25F3C">
              <w:rPr>
                <w:rFonts w:ascii="Times New Roman" w:hAnsi="Times New Roman" w:cs="Times New Roman"/>
                <w:sz w:val="21"/>
                <w:szCs w:val="21"/>
              </w:rPr>
              <w:t xml:space="preserve"> (C)</w:t>
            </w:r>
          </w:p>
          <w:p w14:paraId="5D8551B1" w14:textId="77777777" w:rsidR="00E645BA" w:rsidRPr="00E25F3C" w:rsidRDefault="00E645BA" w:rsidP="00544C02">
            <w:pPr>
              <w:pStyle w:val="Prrafodelista"/>
              <w:numPr>
                <w:ilvl w:val="0"/>
                <w:numId w:val="6"/>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Teorías y modelos de control interno: COSO, COCO y otros.</w:t>
            </w:r>
            <w:r w:rsidR="00007989" w:rsidRPr="00E25F3C">
              <w:rPr>
                <w:rFonts w:ascii="Times New Roman" w:hAnsi="Times New Roman" w:cs="Times New Roman"/>
                <w:sz w:val="21"/>
                <w:szCs w:val="21"/>
              </w:rPr>
              <w:t xml:space="preserve"> (C)</w:t>
            </w:r>
          </w:p>
          <w:p w14:paraId="5E9BD8D4" w14:textId="77777777" w:rsidR="00E645BA" w:rsidRPr="00E25F3C" w:rsidRDefault="00E645BA" w:rsidP="00544C02">
            <w:pPr>
              <w:pStyle w:val="Prrafodelista"/>
              <w:numPr>
                <w:ilvl w:val="0"/>
                <w:numId w:val="6"/>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Marco Integrado y componentes de Control Interno COSO.</w:t>
            </w:r>
            <w:r w:rsidR="00007989" w:rsidRPr="00E25F3C">
              <w:rPr>
                <w:rFonts w:ascii="Times New Roman" w:hAnsi="Times New Roman" w:cs="Times New Roman"/>
                <w:sz w:val="21"/>
                <w:szCs w:val="21"/>
              </w:rPr>
              <w:t xml:space="preserve"> (C)</w:t>
            </w:r>
          </w:p>
          <w:p w14:paraId="1BDA1B94" w14:textId="77777777" w:rsidR="00E645BA" w:rsidRPr="00E25F3C" w:rsidRDefault="00E645BA" w:rsidP="00544C02">
            <w:pPr>
              <w:pStyle w:val="Prrafodelista"/>
              <w:numPr>
                <w:ilvl w:val="0"/>
                <w:numId w:val="6"/>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Componentes y principios del Sistema de Control Interno.</w:t>
            </w:r>
            <w:r w:rsidR="00007989" w:rsidRPr="00E25F3C">
              <w:rPr>
                <w:rFonts w:ascii="Times New Roman" w:hAnsi="Times New Roman" w:cs="Times New Roman"/>
                <w:sz w:val="21"/>
                <w:szCs w:val="21"/>
              </w:rPr>
              <w:t xml:space="preserve"> (C)</w:t>
            </w:r>
          </w:p>
          <w:p w14:paraId="1960B916" w14:textId="77777777" w:rsidR="00E645BA" w:rsidRPr="00E25F3C" w:rsidRDefault="00E645BA" w:rsidP="00544C02">
            <w:pPr>
              <w:pStyle w:val="Prrafodelista"/>
              <w:numPr>
                <w:ilvl w:val="0"/>
                <w:numId w:val="6"/>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Responsabilidades de la dirección y del personal.</w:t>
            </w:r>
            <w:r w:rsidR="00007989" w:rsidRPr="00E25F3C">
              <w:rPr>
                <w:rFonts w:ascii="Times New Roman" w:hAnsi="Times New Roman" w:cs="Times New Roman"/>
                <w:sz w:val="21"/>
                <w:szCs w:val="21"/>
              </w:rPr>
              <w:t xml:space="preserve"> (C, A)</w:t>
            </w:r>
          </w:p>
          <w:p w14:paraId="2EA93CF0" w14:textId="77777777" w:rsidR="00E645BA" w:rsidRPr="00E25F3C" w:rsidRDefault="00E645BA" w:rsidP="00544C02">
            <w:pPr>
              <w:pStyle w:val="Prrafodelista"/>
              <w:numPr>
                <w:ilvl w:val="0"/>
                <w:numId w:val="6"/>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Diseño de controles generales y específicos: preventivos, detectivos y correctivos.</w:t>
            </w:r>
            <w:r w:rsidR="00007989" w:rsidRPr="00E25F3C">
              <w:rPr>
                <w:rFonts w:ascii="Times New Roman" w:hAnsi="Times New Roman" w:cs="Times New Roman"/>
                <w:sz w:val="21"/>
                <w:szCs w:val="21"/>
              </w:rPr>
              <w:t xml:space="preserve"> (C, P)</w:t>
            </w:r>
          </w:p>
          <w:p w14:paraId="2D9382A7" w14:textId="77777777" w:rsidR="008C2334" w:rsidRPr="00E25F3C" w:rsidRDefault="00E645BA" w:rsidP="00544C02">
            <w:pPr>
              <w:pStyle w:val="Prrafodelista"/>
              <w:numPr>
                <w:ilvl w:val="0"/>
                <w:numId w:val="6"/>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Implementación del control interno en la organización y sus procesos.</w:t>
            </w:r>
            <w:r w:rsidR="00007989" w:rsidRPr="00E25F3C">
              <w:rPr>
                <w:rFonts w:ascii="Times New Roman" w:hAnsi="Times New Roman" w:cs="Times New Roman"/>
                <w:sz w:val="21"/>
                <w:szCs w:val="21"/>
              </w:rPr>
              <w:t xml:space="preserve"> (P)</w:t>
            </w: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574269" w14:textId="77777777" w:rsidR="008C2334" w:rsidRPr="008B3787" w:rsidRDefault="007F46BE" w:rsidP="008B3787">
            <w:pPr>
              <w:pStyle w:val="Prrafodelista"/>
              <w:numPr>
                <w:ilvl w:val="0"/>
                <w:numId w:val="28"/>
              </w:numPr>
              <w:spacing w:before="100" w:beforeAutospacing="1" w:after="100" w:afterAutospacing="1"/>
              <w:ind w:left="394"/>
              <w:jc w:val="both"/>
              <w:rPr>
                <w:rFonts w:ascii="Times New Roman" w:hAnsi="Times New Roman" w:cs="Times New Roman"/>
                <w:sz w:val="21"/>
                <w:szCs w:val="21"/>
              </w:rPr>
            </w:pPr>
            <w:r w:rsidRPr="008B3787">
              <w:rPr>
                <w:rFonts w:ascii="Times New Roman" w:hAnsi="Times New Roman" w:cs="Times New Roman"/>
                <w:sz w:val="21"/>
                <w:szCs w:val="21"/>
              </w:rPr>
              <w:t>Teorías del control organizacional y su evolución en el</w:t>
            </w:r>
            <w:r w:rsidR="006867FE" w:rsidRPr="008B3787">
              <w:rPr>
                <w:rFonts w:ascii="Times New Roman" w:hAnsi="Times New Roman" w:cs="Times New Roman"/>
                <w:sz w:val="21"/>
                <w:szCs w:val="21"/>
              </w:rPr>
              <w:t xml:space="preserve"> pensamiento administrativo.</w:t>
            </w:r>
          </w:p>
          <w:p w14:paraId="042D867C" w14:textId="77777777" w:rsidR="006867FE" w:rsidRPr="008B3787" w:rsidRDefault="006867FE" w:rsidP="008B3787">
            <w:pPr>
              <w:pStyle w:val="Prrafodelista"/>
              <w:numPr>
                <w:ilvl w:val="0"/>
                <w:numId w:val="28"/>
              </w:numPr>
              <w:spacing w:before="100" w:beforeAutospacing="1" w:after="100" w:afterAutospacing="1"/>
              <w:ind w:left="394"/>
              <w:jc w:val="both"/>
              <w:rPr>
                <w:rFonts w:ascii="Times New Roman" w:hAnsi="Times New Roman" w:cs="Times New Roman"/>
                <w:sz w:val="21"/>
                <w:szCs w:val="21"/>
              </w:rPr>
            </w:pPr>
            <w:r w:rsidRPr="008B3787">
              <w:rPr>
                <w:rFonts w:ascii="Times New Roman" w:hAnsi="Times New Roman" w:cs="Times New Roman"/>
                <w:sz w:val="21"/>
                <w:szCs w:val="21"/>
              </w:rPr>
              <w:t xml:space="preserve">Marco de Referencia y estándares internacionales de control interno, </w:t>
            </w:r>
            <w:r w:rsidR="00471FF5" w:rsidRPr="008B3787">
              <w:rPr>
                <w:rFonts w:ascii="Times New Roman" w:hAnsi="Times New Roman" w:cs="Times New Roman"/>
                <w:sz w:val="21"/>
                <w:szCs w:val="21"/>
              </w:rPr>
              <w:t>como COSO, COCO y otros, adopción en Bolivia.</w:t>
            </w:r>
          </w:p>
          <w:p w14:paraId="441068DB" w14:textId="37192B18" w:rsidR="00471FF5" w:rsidRPr="008B3787" w:rsidRDefault="00471FF5" w:rsidP="008B3787">
            <w:pPr>
              <w:pStyle w:val="Prrafodelista"/>
              <w:numPr>
                <w:ilvl w:val="0"/>
                <w:numId w:val="28"/>
              </w:numPr>
              <w:spacing w:before="100" w:beforeAutospacing="1" w:after="100" w:afterAutospacing="1"/>
              <w:ind w:left="394"/>
              <w:jc w:val="both"/>
              <w:rPr>
                <w:rFonts w:ascii="Times New Roman" w:hAnsi="Times New Roman" w:cs="Times New Roman"/>
                <w:sz w:val="21"/>
                <w:szCs w:val="21"/>
              </w:rPr>
            </w:pPr>
            <w:r>
              <w:rPr>
                <w:rFonts w:ascii="Times New Roman" w:hAnsi="Times New Roman" w:cs="Times New Roman"/>
                <w:sz w:val="21"/>
                <w:szCs w:val="21"/>
              </w:rPr>
              <w:t xml:space="preserve">Normas y requisitos de certificación profesional en </w:t>
            </w:r>
            <w:del w:id="9009" w:author="Comisión de revisión 4.5" w:date="2026-10-13T00:00:00Z">
              <w:r>
                <w:rPr>
                  <w:rFonts w:ascii="Times New Roman" w:hAnsi="Times New Roman" w:cs="Times New Roman"/>
                  <w:sz w:val="21"/>
                  <w:szCs w:val="21"/>
                </w:rPr>
                <w:delText xml:space="preserve">control interno y auditoria interna</w:delText>
              </w:r>
            </w:del>
            <w:ins w:id="9010" w:author="Comisión de revisión 4.5" w:date="2026-10-13T00:00:00Z">
              <w:r>
                <w:rPr>
                  <w:rFonts w:ascii="Times New Roman" w:hAnsi="Times New Roman" w:cs="Times New Roman"/>
                  <w:sz w:val="21"/>
                  <w:szCs w:val="21"/>
                </w:rPr>
                <w:t xml:space="preserve">control interno y auditoría interna</w:t>
              </w:r>
            </w:ins>
            <w:r>
              <w:rPr>
                <w:rFonts w:ascii="Times New Roman" w:hAnsi="Times New Roman" w:cs="Times New Roman"/>
                <w:sz w:val="21"/>
                <w:szCs w:val="21"/>
              </w:rPr>
              <w:t xml:space="preserve">.</w:t>
            </w:r>
          </w:p>
        </w:tc>
      </w:tr>
      <w:tr w:rsidR="008C2334" w:rsidRPr="00E25F3C" w14:paraId="65DE7325" w14:textId="77777777" w:rsidTr="00736DD3">
        <w:trPr>
          <w:cantSplit/>
          <w:trHeight w:val="1134"/>
        </w:trPr>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3D3086"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 xml:space="preserve">Tema 4: </w:t>
            </w:r>
            <w:r w:rsidR="00E645BA" w:rsidRPr="00E25F3C">
              <w:rPr>
                <w:rFonts w:ascii="Times New Roman" w:hAnsi="Times New Roman" w:cs="Times New Roman"/>
                <w:b/>
                <w:bCs/>
                <w:sz w:val="21"/>
                <w:szCs w:val="21"/>
              </w:rPr>
              <w:t>Evaluación del Control Interno en Organizaciones Públicas y Privadas</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7B796A" w14:textId="77777777" w:rsidR="00561C77" w:rsidRPr="00E25F3C" w:rsidRDefault="00561C77" w:rsidP="00544C02">
            <w:pPr>
              <w:pStyle w:val="Prrafodelista"/>
              <w:numPr>
                <w:ilvl w:val="0"/>
                <w:numId w:val="7"/>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Fundamentos, objetivos y alcance de la evaluación del control interno.</w:t>
            </w:r>
            <w:r w:rsidR="00007989" w:rsidRPr="00E25F3C">
              <w:rPr>
                <w:rFonts w:ascii="Times New Roman" w:hAnsi="Times New Roman" w:cs="Times New Roman"/>
                <w:sz w:val="21"/>
                <w:szCs w:val="21"/>
              </w:rPr>
              <w:t xml:space="preserve"> (C)</w:t>
            </w:r>
          </w:p>
          <w:p w14:paraId="7AEDD78F" w14:textId="77777777" w:rsidR="00561C77" w:rsidRPr="00E25F3C" w:rsidRDefault="00561C77" w:rsidP="00544C02">
            <w:pPr>
              <w:pStyle w:val="Prrafodelista"/>
              <w:numPr>
                <w:ilvl w:val="0"/>
                <w:numId w:val="7"/>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Principios y normas de control interno gubernamental en Bolivia.</w:t>
            </w:r>
            <w:r w:rsidR="00007989" w:rsidRPr="00E25F3C">
              <w:rPr>
                <w:rFonts w:ascii="Times New Roman" w:hAnsi="Times New Roman" w:cs="Times New Roman"/>
                <w:sz w:val="21"/>
                <w:szCs w:val="21"/>
              </w:rPr>
              <w:t xml:space="preserve"> (C)</w:t>
            </w:r>
          </w:p>
          <w:p w14:paraId="11737320" w14:textId="77777777" w:rsidR="00561C77" w:rsidRPr="00E25F3C" w:rsidRDefault="00561C77" w:rsidP="00544C02">
            <w:pPr>
              <w:pStyle w:val="Prrafodelista"/>
              <w:numPr>
                <w:ilvl w:val="0"/>
                <w:numId w:val="7"/>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Metodologías y técnicas de evaluación del control interno.</w:t>
            </w:r>
            <w:r w:rsidR="00007989" w:rsidRPr="00E25F3C">
              <w:rPr>
                <w:rFonts w:ascii="Times New Roman" w:hAnsi="Times New Roman" w:cs="Times New Roman"/>
                <w:sz w:val="21"/>
                <w:szCs w:val="21"/>
              </w:rPr>
              <w:t xml:space="preserve"> (C, P)</w:t>
            </w:r>
          </w:p>
          <w:p w14:paraId="151454F1" w14:textId="77777777" w:rsidR="00561C77" w:rsidRPr="00E25F3C" w:rsidRDefault="00561C77" w:rsidP="00544C02">
            <w:pPr>
              <w:pStyle w:val="Prrafodelista"/>
              <w:numPr>
                <w:ilvl w:val="0"/>
                <w:numId w:val="7"/>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Aplicación de cuestionarios, entrevistas, flujogramas y matrices de control.</w:t>
            </w:r>
            <w:r w:rsidR="00007989" w:rsidRPr="00E25F3C">
              <w:rPr>
                <w:rFonts w:ascii="Times New Roman" w:hAnsi="Times New Roman" w:cs="Times New Roman"/>
                <w:sz w:val="21"/>
                <w:szCs w:val="21"/>
              </w:rPr>
              <w:t xml:space="preserve"> (P, T)</w:t>
            </w:r>
          </w:p>
          <w:p w14:paraId="480B4B83" w14:textId="77777777" w:rsidR="00561C77" w:rsidRPr="00E25F3C" w:rsidRDefault="00561C77" w:rsidP="00544C02">
            <w:pPr>
              <w:pStyle w:val="Prrafodelista"/>
              <w:numPr>
                <w:ilvl w:val="0"/>
                <w:numId w:val="7"/>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Evaluación del diseño, implementación y eficacia de los controles.</w:t>
            </w:r>
            <w:r w:rsidR="00007989" w:rsidRPr="00E25F3C">
              <w:rPr>
                <w:rFonts w:ascii="Times New Roman" w:hAnsi="Times New Roman" w:cs="Times New Roman"/>
                <w:sz w:val="21"/>
                <w:szCs w:val="21"/>
              </w:rPr>
              <w:t xml:space="preserve"> (P)</w:t>
            </w:r>
          </w:p>
          <w:p w14:paraId="745CAFA3" w14:textId="77777777" w:rsidR="00561C77" w:rsidRPr="00E25F3C" w:rsidRDefault="00561C77" w:rsidP="00544C02">
            <w:pPr>
              <w:pStyle w:val="Prrafodelista"/>
              <w:numPr>
                <w:ilvl w:val="0"/>
                <w:numId w:val="7"/>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Identificación de deficiencias y valoración de su importancia.</w:t>
            </w:r>
            <w:r w:rsidR="00007989" w:rsidRPr="00E25F3C">
              <w:rPr>
                <w:rFonts w:ascii="Times New Roman" w:hAnsi="Times New Roman" w:cs="Times New Roman"/>
                <w:sz w:val="21"/>
                <w:szCs w:val="21"/>
              </w:rPr>
              <w:t xml:space="preserve"> (C, P)</w:t>
            </w:r>
          </w:p>
          <w:p w14:paraId="22CAF242" w14:textId="77777777" w:rsidR="008C2334" w:rsidRPr="00E25F3C" w:rsidRDefault="00561C77" w:rsidP="00544C02">
            <w:pPr>
              <w:pStyle w:val="Prrafodelista"/>
              <w:numPr>
                <w:ilvl w:val="0"/>
                <w:numId w:val="7"/>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Conclusiones, recomendaciones y mejora del control interno.</w:t>
            </w:r>
            <w:r w:rsidR="00007989" w:rsidRPr="00E25F3C">
              <w:rPr>
                <w:rFonts w:ascii="Times New Roman" w:hAnsi="Times New Roman" w:cs="Times New Roman"/>
                <w:sz w:val="21"/>
                <w:szCs w:val="21"/>
              </w:rPr>
              <w:t xml:space="preserve"> (C, P, A)</w:t>
            </w: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A70E0C" w14:textId="06CF46F3" w:rsidR="007F46BE" w:rsidRPr="00E25F3C" w:rsidRDefault="007F46BE" w:rsidP="008B3787">
            <w:pPr>
              <w:pStyle w:val="Prrafodelista"/>
              <w:numPr>
                <w:ilvl w:val="0"/>
                <w:numId w:val="29"/>
              </w:numPr>
              <w:spacing w:before="100" w:beforeAutospacing="1" w:after="100" w:afterAutospacing="1"/>
              <w:ind w:left="394"/>
              <w:jc w:val="both"/>
              <w:rPr>
                <w:rFonts w:ascii="Times New Roman" w:eastAsia="Times New Roman" w:hAnsi="Times New Roman" w:cs="Times New Roman"/>
                <w:sz w:val="21"/>
                <w:szCs w:val="21"/>
                <w:lang w:val="es-ES" w:eastAsia="en-US"/>
              </w:rPr>
            </w:pPr>
            <w:r w:rsidRPr="00E25F3C">
              <w:rPr>
                <w:rFonts w:ascii="Times New Roman" w:eastAsia="Times New Roman" w:hAnsi="Times New Roman" w:cs="Times New Roman"/>
                <w:sz w:val="21"/>
                <w:szCs w:val="21"/>
                <w:lang w:val="es-ES" w:eastAsia="en-US"/>
              </w:rPr>
              <w:t>Teorías y enfoques de evaluación del control interno.</w:t>
            </w:r>
          </w:p>
          <w:p w14:paraId="25782E9E" w14:textId="41DD2B70" w:rsidR="001E7D4C" w:rsidRPr="00E25F3C" w:rsidRDefault="007F46BE" w:rsidP="008B3787">
            <w:pPr>
              <w:pStyle w:val="Prrafodelista"/>
              <w:numPr>
                <w:ilvl w:val="0"/>
                <w:numId w:val="29"/>
              </w:numPr>
              <w:spacing w:before="100" w:beforeAutospacing="1" w:after="100" w:afterAutospacing="1"/>
              <w:ind w:left="394"/>
              <w:jc w:val="both"/>
              <w:rPr>
                <w:rFonts w:ascii="Times New Roman" w:eastAsia="Times New Roman" w:hAnsi="Times New Roman" w:cs="Times New Roman"/>
                <w:sz w:val="21"/>
                <w:szCs w:val="21"/>
                <w:lang w:val="es-ES" w:eastAsia="en-US"/>
              </w:rPr>
            </w:pPr>
            <w:r w:rsidRPr="00E25F3C">
              <w:rPr>
                <w:rFonts w:ascii="Times New Roman" w:eastAsia="Times New Roman" w:hAnsi="Times New Roman" w:cs="Times New Roman"/>
                <w:sz w:val="21"/>
                <w:szCs w:val="21"/>
                <w:lang w:val="es-ES" w:eastAsia="en-US"/>
              </w:rPr>
              <w:t xml:space="preserve">Normas y estándares nacionales e internacionales de evaluación de control interno y </w:t>
            </w:r>
            <w:r w:rsidR="001E7D4C" w:rsidRPr="00E25F3C">
              <w:rPr>
                <w:rFonts w:ascii="Times New Roman" w:eastAsia="Times New Roman" w:hAnsi="Times New Roman" w:cs="Times New Roman"/>
                <w:sz w:val="21"/>
                <w:szCs w:val="21"/>
                <w:lang w:val="es-ES" w:eastAsia="en-US"/>
              </w:rPr>
              <w:t xml:space="preserve">su relación con el </w:t>
            </w:r>
            <w:r w:rsidRPr="00E25F3C">
              <w:rPr>
                <w:rFonts w:ascii="Times New Roman" w:eastAsia="Times New Roman" w:hAnsi="Times New Roman" w:cs="Times New Roman"/>
                <w:sz w:val="21"/>
                <w:szCs w:val="21"/>
                <w:lang w:val="es-ES" w:eastAsia="en-US"/>
              </w:rPr>
              <w:t>ordenamiento jurídico boliviano.</w:t>
            </w:r>
          </w:p>
          <w:p w14:paraId="0365724C" w14:textId="7F82228C" w:rsidR="008C2334" w:rsidRPr="00E25F3C" w:rsidRDefault="007F46BE" w:rsidP="008B3787">
            <w:pPr>
              <w:pStyle w:val="Prrafodelista"/>
              <w:numPr>
                <w:ilvl w:val="0"/>
                <w:numId w:val="29"/>
              </w:numPr>
              <w:spacing w:before="100" w:beforeAutospacing="1" w:after="100" w:afterAutospacing="1"/>
              <w:ind w:left="394"/>
              <w:jc w:val="both"/>
              <w:rPr>
                <w:rFonts w:ascii="Times New Roman" w:eastAsia="Times New Roman" w:hAnsi="Times New Roman" w:cs="Times New Roman"/>
                <w:sz w:val="21"/>
                <w:szCs w:val="21"/>
                <w:lang w:val="es-ES" w:eastAsia="en-US"/>
              </w:rPr>
            </w:pPr>
            <w:r w:rsidRPr="00E25F3C">
              <w:rPr>
                <w:rFonts w:ascii="Times New Roman" w:eastAsia="Times New Roman" w:hAnsi="Times New Roman" w:cs="Times New Roman"/>
                <w:sz w:val="21"/>
                <w:szCs w:val="21"/>
                <w:lang w:val="es-ES" w:eastAsia="en-US"/>
              </w:rPr>
              <w:t>Metodologías de muestreo aplicadas a las pruebas de cumplimiento de controles.</w:t>
            </w:r>
          </w:p>
        </w:tc>
      </w:tr>
      <w:tr w:rsidR="008C2334" w:rsidRPr="00E25F3C" w14:paraId="3516357C"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1F452B9" w14:textId="43D8DBDC" w:rsidR="008C2334" w:rsidRPr="00E25F3C" w:rsidRDefault="00EB264B" w:rsidP="00D85F18">
            <w:pPr>
              <w:spacing w:after="40" w:line="252" w:lineRule="auto"/>
              <w:jc w:val="both"/>
              <w:rPr>
                <w:rFonts w:ascii="Times New Roman" w:hAnsi="Times New Roman" w:cs="Times New Roman"/>
                <w:sz w:val="21"/>
                <w:szCs w:val="21"/>
              </w:rPr>
            </w:pPr>
            <w:r w:rsidRPr="00E25F3C">
              <w:rPr>
                <w:rFonts w:ascii="Times New Roman" w:hAnsi="Times New Roman" w:cs="Times New Roman"/>
                <w:b/>
                <w:bCs/>
                <w:i/>
                <w:iCs/>
                <w:sz w:val="21"/>
                <w:szCs w:val="21"/>
              </w:rPr>
              <w:t xml:space="preserve">Elemento de competencia 3: </w:t>
            </w:r>
            <w:r w:rsidR="00561C77" w:rsidRPr="00E25F3C">
              <w:rPr>
                <w:rFonts w:ascii="Times New Roman" w:hAnsi="Times New Roman" w:cs="Times New Roman"/>
                <w:sz w:val="21"/>
                <w:szCs w:val="21"/>
              </w:rPr>
              <w:t xml:space="preserve">Identifica, analiza y valora los riesgos organizacionales, aplicando COSO-ERM </w:t>
            </w:r>
            <w:r w:rsidR="00D85F18">
              <w:rPr>
                <w:rFonts w:ascii="Times New Roman" w:hAnsi="Times New Roman" w:cs="Times New Roman"/>
                <w:sz w:val="21"/>
                <w:szCs w:val="21"/>
              </w:rPr>
              <w:t>e ISO 31000</w:t>
            </w:r>
            <w:r w:rsidR="00561C77" w:rsidRPr="00E25F3C">
              <w:rPr>
                <w:rFonts w:ascii="Times New Roman" w:hAnsi="Times New Roman" w:cs="Times New Roman"/>
                <w:sz w:val="21"/>
                <w:szCs w:val="21"/>
              </w:rPr>
              <w:t>, mediante matrices y mapas de riesgos, para comprender su administración y efectos sobre los objetivos institucionales.</w:t>
            </w:r>
          </w:p>
        </w:tc>
      </w:tr>
      <w:tr w:rsidR="008C2334" w:rsidRPr="00E25F3C" w14:paraId="12C9E6AB" w14:textId="77777777" w:rsidTr="00736DD3">
        <w:tc>
          <w:tcPr>
            <w:tcW w:w="2900" w:type="dxa"/>
            <w:gridSpan w:val="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00EAB51"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Criterios de desempeño</w:t>
            </w:r>
          </w:p>
        </w:tc>
        <w:tc>
          <w:tcPr>
            <w:tcW w:w="3196"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DCF1107"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desempeño</w:t>
            </w:r>
          </w:p>
        </w:tc>
        <w:tc>
          <w:tcPr>
            <w:tcW w:w="3827"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BCD01C6"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producto</w:t>
            </w:r>
          </w:p>
        </w:tc>
      </w:tr>
      <w:tr w:rsidR="008C2334" w:rsidRPr="00E25F3C" w14:paraId="60772884"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2EA83"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 </w:t>
            </w:r>
            <w:r w:rsidR="001A3369" w:rsidRPr="00E25F3C">
              <w:rPr>
                <w:rFonts w:ascii="Times New Roman" w:hAnsi="Times New Roman" w:cs="Times New Roman"/>
                <w:sz w:val="21"/>
                <w:szCs w:val="21"/>
              </w:rPr>
              <w:t>Analiza los fundamentos, principios y modelos de Gestión Integral de Riesgos, aplicando los marcos COSO-ERM e ISO 31000, para comprender su relación con los objetivos de la organización y la gestión estratégica.</w:t>
            </w: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0B8CDE" w14:textId="77777777" w:rsidR="001A3369"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1.1 </w:t>
            </w:r>
            <w:r w:rsidR="001A3369" w:rsidRPr="00E25F3C">
              <w:rPr>
                <w:rFonts w:ascii="Times New Roman" w:hAnsi="Times New Roman" w:cs="Times New Roman"/>
                <w:sz w:val="21"/>
                <w:szCs w:val="21"/>
              </w:rPr>
              <w:t>Describe los principios, componentes y procesos de Gestión Integral de Riesgos, considerando los marcos COSO-ERM e ISO 31000.</w:t>
            </w:r>
          </w:p>
          <w:p w14:paraId="3D27DBFE"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2F73B8"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9: </w:t>
            </w:r>
            <w:r w:rsidR="00FA7808" w:rsidRPr="00E25F3C">
              <w:rPr>
                <w:rFonts w:ascii="Times New Roman" w:hAnsi="Times New Roman" w:cs="Times New Roman"/>
                <w:sz w:val="21"/>
                <w:szCs w:val="21"/>
              </w:rPr>
              <w:t>Cuadro comparativo de las metodología</w:t>
            </w:r>
            <w:r w:rsidR="001A3369" w:rsidRPr="00E25F3C">
              <w:rPr>
                <w:rFonts w:ascii="Times New Roman" w:hAnsi="Times New Roman" w:cs="Times New Roman"/>
                <w:sz w:val="21"/>
                <w:szCs w:val="21"/>
              </w:rPr>
              <w:t>s y principios de COSO-ERM e ISO 31000.</w:t>
            </w:r>
          </w:p>
        </w:tc>
      </w:tr>
      <w:tr w:rsidR="008C2334" w:rsidRPr="00E25F3C" w14:paraId="221860F5"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5A4584"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29B291"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1.2 </w:t>
            </w:r>
            <w:r w:rsidR="001A3369" w:rsidRPr="00E25F3C">
              <w:rPr>
                <w:rFonts w:ascii="Times New Roman" w:hAnsi="Times New Roman" w:cs="Times New Roman"/>
                <w:sz w:val="21"/>
                <w:szCs w:val="21"/>
              </w:rPr>
              <w:t>Determina el apetito, tolerancia y capacidad de riesgo de una organización, considerando sus objetivos estratégicos y cultura.</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B447CE" w14:textId="77777777" w:rsidR="001A3369" w:rsidRPr="00E25F3C" w:rsidRDefault="00EB264B" w:rsidP="006D0C60">
            <w:pPr>
              <w:spacing w:after="40" w:line="252" w:lineRule="auto"/>
              <w:jc w:val="both"/>
              <w:rPr>
                <w:rFonts w:ascii="Times New Roman" w:hAnsi="Times New Roman" w:cs="Times New Roman"/>
                <w:bCs/>
                <w:sz w:val="21"/>
                <w:szCs w:val="21"/>
              </w:rPr>
            </w:pPr>
            <w:r w:rsidRPr="00E25F3C">
              <w:rPr>
                <w:rFonts w:ascii="Times New Roman" w:hAnsi="Times New Roman" w:cs="Times New Roman"/>
                <w:b/>
                <w:bCs/>
                <w:sz w:val="21"/>
                <w:szCs w:val="21"/>
              </w:rPr>
              <w:t xml:space="preserve">Producto 10: </w:t>
            </w:r>
            <w:r w:rsidR="001A3369" w:rsidRPr="00E25F3C">
              <w:rPr>
                <w:rFonts w:ascii="Times New Roman" w:hAnsi="Times New Roman" w:cs="Times New Roman"/>
                <w:bCs/>
                <w:sz w:val="21"/>
                <w:szCs w:val="21"/>
              </w:rPr>
              <w:t xml:space="preserve">Cuadro de </w:t>
            </w:r>
          </w:p>
          <w:p w14:paraId="31338F97" w14:textId="77777777" w:rsidR="008C2334" w:rsidRPr="00E25F3C" w:rsidRDefault="001A3369"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determinación del apetito, tolerancia y capacidad de riesgo organizacional.</w:t>
            </w:r>
            <w:r w:rsidR="00FA7808" w:rsidRPr="00E25F3C">
              <w:rPr>
                <w:rFonts w:ascii="Times New Roman" w:hAnsi="Times New Roman" w:cs="Times New Roman"/>
                <w:sz w:val="21"/>
                <w:szCs w:val="21"/>
              </w:rPr>
              <w:t xml:space="preserve"> </w:t>
            </w:r>
          </w:p>
        </w:tc>
      </w:tr>
      <w:tr w:rsidR="008C2334" w:rsidRPr="00E25F3C" w14:paraId="0B9BCCB4"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4C6D53" w14:textId="77777777" w:rsidR="00732F9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 </w:t>
            </w:r>
            <w:r w:rsidR="001A3369" w:rsidRPr="00E25F3C">
              <w:rPr>
                <w:rFonts w:ascii="Times New Roman" w:hAnsi="Times New Roman" w:cs="Times New Roman"/>
                <w:sz w:val="21"/>
                <w:szCs w:val="21"/>
              </w:rPr>
              <w:t>Identifica, analiza y evalúa los riesgos organizacionales, mediante la aplicación de métodos, técnicas, matrices y mapas de riesgos</w:t>
            </w:r>
            <w:r w:rsidR="00732F94" w:rsidRPr="00E25F3C">
              <w:rPr>
                <w:rFonts w:ascii="Times New Roman" w:hAnsi="Times New Roman" w:cs="Times New Roman"/>
                <w:sz w:val="21"/>
                <w:szCs w:val="21"/>
              </w:rPr>
              <w:t>, considerando las tecnologías emergentes aplicadas a la Gestión Integral de Riesgos</w:t>
            </w:r>
          </w:p>
          <w:p w14:paraId="3B0AC638"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632D9C"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2.1 </w:t>
            </w:r>
            <w:r w:rsidR="00D8515B" w:rsidRPr="00E25F3C">
              <w:rPr>
                <w:rFonts w:ascii="Times New Roman" w:hAnsi="Times New Roman" w:cs="Times New Roman"/>
                <w:sz w:val="21"/>
                <w:szCs w:val="21"/>
              </w:rPr>
              <w:t>Conoce</w:t>
            </w:r>
            <w:r w:rsidR="00732F94" w:rsidRPr="00E25F3C">
              <w:rPr>
                <w:rFonts w:ascii="Times New Roman" w:hAnsi="Times New Roman" w:cs="Times New Roman"/>
                <w:sz w:val="21"/>
                <w:szCs w:val="21"/>
              </w:rPr>
              <w:t>, clasifica y evalúa los riesgos estratégicos, operativos, financieros, de cumplimiento, fraude, corrupción y ciberseguridad.</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D9764A" w14:textId="3B887572"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11: </w:t>
            </w:r>
            <w:r w:rsidR="0000263C" w:rsidRPr="00E25F3C">
              <w:rPr>
                <w:rFonts w:ascii="Times New Roman" w:hAnsi="Times New Roman" w:cs="Times New Roman"/>
                <w:bCs/>
                <w:sz w:val="21"/>
                <w:szCs w:val="21"/>
              </w:rPr>
              <w:t>Esquema</w:t>
            </w:r>
            <w:r w:rsidR="00732F94" w:rsidRPr="00E25F3C">
              <w:rPr>
                <w:rFonts w:ascii="Times New Roman" w:hAnsi="Times New Roman" w:cs="Times New Roman"/>
                <w:bCs/>
                <w:sz w:val="21"/>
                <w:szCs w:val="21"/>
              </w:rPr>
              <w:t xml:space="preserve"> de riesgos, considerando probabilidad, impacto y valoración de riesgos.</w:t>
            </w:r>
            <w:r w:rsidR="00732F94" w:rsidRPr="00E25F3C">
              <w:rPr>
                <w:rFonts w:ascii="Times New Roman" w:hAnsi="Times New Roman" w:cs="Times New Roman"/>
                <w:sz w:val="21"/>
                <w:szCs w:val="21"/>
              </w:rPr>
              <w:t xml:space="preserve"> </w:t>
            </w:r>
          </w:p>
        </w:tc>
      </w:tr>
      <w:tr w:rsidR="008C2334" w:rsidRPr="00E25F3C" w14:paraId="3CEBF7BB"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08C45E" w14:textId="77777777" w:rsidR="008C2334" w:rsidRPr="00E25F3C" w:rsidRDefault="008C2334">
            <w:pPr>
              <w:spacing w:after="40" w:line="252" w:lineRule="auto"/>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624615" w14:textId="77777777" w:rsidR="008C2334" w:rsidRPr="00E25F3C" w:rsidRDefault="00EB264B" w:rsidP="00D8515B">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 xml:space="preserve">2.2 </w:t>
            </w:r>
            <w:r w:rsidR="00732F94" w:rsidRPr="00E25F3C">
              <w:rPr>
                <w:rFonts w:ascii="Times New Roman" w:hAnsi="Times New Roman" w:cs="Times New Roman"/>
                <w:sz w:val="21"/>
                <w:szCs w:val="21"/>
              </w:rPr>
              <w:t>Formula estrategias de tratamiento</w:t>
            </w:r>
            <w:r w:rsidR="00D8515B" w:rsidRPr="00E25F3C">
              <w:rPr>
                <w:rFonts w:ascii="Times New Roman" w:hAnsi="Times New Roman" w:cs="Times New Roman"/>
                <w:sz w:val="21"/>
                <w:szCs w:val="21"/>
              </w:rPr>
              <w:t xml:space="preserve"> y </w:t>
            </w:r>
            <w:r>
              <w:rPr>
                <w:rFonts w:ascii="Times New Roman" w:hAnsi="Times New Roman" w:cs="Times New Roman"/>
                <w:sz w:val="21"/>
                <w:szCs w:val="21"/>
              </w:rPr>
              <w:t xml:space="preserve">monitoreo de riesgos, aplicando </w:t>
            </w:r>
            <w:del w:id="9013" w:author="Comisión de revisión 4.5" w:date="2026-10-13T00:00:00Z">
              <w:r>
                <w:rPr>
                  <w:rFonts w:ascii="Times New Roman" w:hAnsi="Times New Roman" w:cs="Times New Roman"/>
                  <w:sz w:val="21"/>
                  <w:szCs w:val="21"/>
                </w:rPr>
                <w:delText xml:space="preserve">tecnologías</w:delText>
              </w:r>
              <w:r>
                <w:rPr>
                  <w:rFonts w:ascii="Times New Roman" w:hAnsi="Times New Roman" w:cs="Times New Roman"/>
                  <w:sz w:val="21"/>
                  <w:szCs w:val="21"/>
                </w:rPr>
                <w:delText xml:space="preserve">:</w:delText>
              </w:r>
              <w:r>
                <w:rPr>
                  <w:rFonts w:ascii="Times New Roman" w:hAnsi="Times New Roman" w:cs="Times New Roman"/>
                  <w:sz w:val="21"/>
                  <w:szCs w:val="21"/>
                </w:rPr>
                <w:delText xml:space="preserve"> inteligencia Artificial</w:delText>
              </w:r>
            </w:del>
            <w:ins w:id="9014" w:author="Comisión de revisión 4.5" w:date="2026-10-13T00:00:00Z">
              <w:r>
                <w:rPr>
                  <w:rFonts w:ascii="Times New Roman" w:hAnsi="Times New Roman" w:cs="Times New Roman"/>
                  <w:sz w:val="21"/>
                  <w:szCs w:val="21"/>
                </w:rPr>
                <w:t xml:space="preserve">tecnologías: inteligencia artificial</w:t>
              </w:r>
            </w:ins>
            <w:r>
              <w:rPr>
                <w:rFonts w:ascii="Times New Roman" w:hAnsi="Times New Roman" w:cs="Times New Roman"/>
                <w:sz w:val="21"/>
                <w:szCs w:val="21"/>
              </w:rPr>
              <w:t xml:space="preserve">, Big Data, Machine Learning, RPA y Blockchain.</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2757E3" w14:textId="77777777" w:rsidR="00732F94" w:rsidRPr="00E25F3C" w:rsidRDefault="00EB264B">
            <w:pPr>
              <w:spacing w:after="40" w:line="252" w:lineRule="auto"/>
              <w:rPr>
                <w:rFonts w:ascii="Times New Roman" w:hAnsi="Times New Roman" w:cs="Times New Roman"/>
                <w:bCs/>
                <w:sz w:val="21"/>
                <w:szCs w:val="21"/>
              </w:rPr>
            </w:pPr>
            <w:r w:rsidRPr="00E25F3C">
              <w:rPr>
                <w:rFonts w:ascii="Times New Roman" w:hAnsi="Times New Roman" w:cs="Times New Roman"/>
                <w:b/>
                <w:bCs/>
                <w:sz w:val="21"/>
                <w:szCs w:val="21"/>
              </w:rPr>
              <w:t xml:space="preserve">Producto 12: </w:t>
            </w:r>
            <w:r w:rsidR="00732F94" w:rsidRPr="00E25F3C">
              <w:rPr>
                <w:rFonts w:ascii="Times New Roman" w:hAnsi="Times New Roman" w:cs="Times New Roman"/>
                <w:bCs/>
                <w:sz w:val="21"/>
                <w:szCs w:val="21"/>
              </w:rPr>
              <w:t>Informe conteniendo un Plan de estrategias y monitoreo de gestión de riesgos.</w:t>
            </w:r>
          </w:p>
          <w:p w14:paraId="23638B83" w14:textId="77777777" w:rsidR="008C2334" w:rsidRPr="00E25F3C" w:rsidRDefault="008C2334">
            <w:pPr>
              <w:spacing w:after="40" w:line="252" w:lineRule="auto"/>
              <w:rPr>
                <w:rFonts w:ascii="Times New Roman" w:hAnsi="Times New Roman" w:cs="Times New Roman"/>
                <w:sz w:val="21"/>
                <w:szCs w:val="21"/>
              </w:rPr>
            </w:pPr>
          </w:p>
        </w:tc>
      </w:tr>
      <w:tr w:rsidR="008C2334" w:rsidRPr="00E25F3C" w14:paraId="5F2A7F2D"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38BA44A"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Evidencias de conocimiento</w:t>
            </w:r>
          </w:p>
        </w:tc>
      </w:tr>
      <w:tr w:rsidR="008C2334" w:rsidRPr="00E25F3C" w14:paraId="60A5C316" w14:textId="77777777" w:rsidTr="00736DD3">
        <w:tc>
          <w:tcPr>
            <w:tcW w:w="2096"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7C5DC872"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Unidad de aprendizaje</w:t>
            </w:r>
          </w:p>
        </w:tc>
        <w:tc>
          <w:tcPr>
            <w:tcW w:w="4366" w:type="dxa"/>
            <w:gridSpan w:val="11"/>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4DFBB38" w14:textId="77777777" w:rsidR="008C2334" w:rsidRPr="00E25F3C" w:rsidRDefault="00EB264B">
            <w:pPr>
              <w:spacing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Contenidos</w:t>
            </w:r>
          </w:p>
          <w:p w14:paraId="061E2C4A" w14:textId="77777777" w:rsidR="008C2334" w:rsidRPr="00E25F3C" w:rsidRDefault="00EB264B">
            <w:pPr>
              <w:spacing w:line="252" w:lineRule="auto"/>
              <w:jc w:val="center"/>
              <w:rPr>
                <w:rFonts w:ascii="Times New Roman" w:hAnsi="Times New Roman" w:cs="Times New Roman"/>
                <w:i/>
                <w:iCs/>
                <w:sz w:val="21"/>
                <w:szCs w:val="21"/>
              </w:rPr>
            </w:pPr>
            <w:r w:rsidRPr="00E25F3C">
              <w:rPr>
                <w:rFonts w:ascii="Times New Roman" w:hAnsi="Times New Roman" w:cs="Times New Roman"/>
                <w:i/>
                <w:iCs/>
                <w:sz w:val="21"/>
                <w:szCs w:val="21"/>
              </w:rPr>
              <w:t>C: cognitivo · P: procedimental · A: actitudinal · T: manejo de tecnología e IA</w:t>
            </w:r>
          </w:p>
        </w:tc>
        <w:tc>
          <w:tcPr>
            <w:tcW w:w="3461"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4E95B74C"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Conocimientos circunstanciales</w:t>
            </w:r>
          </w:p>
        </w:tc>
      </w:tr>
      <w:tr w:rsidR="008C2334" w:rsidRPr="00E25F3C" w14:paraId="40EF7316"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3A1316"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Tema 5: </w:t>
            </w:r>
            <w:r w:rsidR="00561C77" w:rsidRPr="00E25F3C">
              <w:rPr>
                <w:rFonts w:ascii="Times New Roman" w:hAnsi="Times New Roman" w:cs="Times New Roman"/>
                <w:b/>
                <w:bCs/>
                <w:sz w:val="21"/>
                <w:szCs w:val="21"/>
              </w:rPr>
              <w:t>Fundamentos y Modelos de Gestión Integral de Riesgos</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FB02A5" w14:textId="77777777" w:rsidR="00561C77" w:rsidRPr="00E25F3C" w:rsidRDefault="00561C77" w:rsidP="00544C02">
            <w:pPr>
              <w:pStyle w:val="Prrafodelista"/>
              <w:numPr>
                <w:ilvl w:val="0"/>
                <w:numId w:val="8"/>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Naturaleza, conceptos, características y clasificación de riesgos.</w:t>
            </w:r>
            <w:r w:rsidR="00007989" w:rsidRPr="00E25F3C">
              <w:rPr>
                <w:rFonts w:ascii="Times New Roman" w:hAnsi="Times New Roman" w:cs="Times New Roman"/>
                <w:sz w:val="21"/>
                <w:szCs w:val="21"/>
              </w:rPr>
              <w:t xml:space="preserve"> (C)</w:t>
            </w:r>
          </w:p>
          <w:p w14:paraId="70A12AA3" w14:textId="77777777" w:rsidR="00561C77" w:rsidRPr="00E25F3C" w:rsidRDefault="00561C77" w:rsidP="00544C02">
            <w:pPr>
              <w:pStyle w:val="Prrafodelista"/>
              <w:numPr>
                <w:ilvl w:val="0"/>
                <w:numId w:val="8"/>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Relación entre objetivos organizacionales, incertidumbre y riesgos.</w:t>
            </w:r>
            <w:r w:rsidR="00007989" w:rsidRPr="00E25F3C">
              <w:rPr>
                <w:rFonts w:ascii="Times New Roman" w:hAnsi="Times New Roman" w:cs="Times New Roman"/>
                <w:sz w:val="21"/>
                <w:szCs w:val="21"/>
              </w:rPr>
              <w:t xml:space="preserve"> (C)</w:t>
            </w:r>
          </w:p>
          <w:p w14:paraId="71ED9FFB" w14:textId="77777777" w:rsidR="00561C77" w:rsidRPr="00E25F3C" w:rsidRDefault="00561C77" w:rsidP="00544C02">
            <w:pPr>
              <w:pStyle w:val="Prrafodelista"/>
              <w:numPr>
                <w:ilvl w:val="0"/>
                <w:numId w:val="8"/>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lastRenderedPageBreak/>
              <w:t>Marco COSO-ERM: componentes y principios.</w:t>
            </w:r>
            <w:r w:rsidR="00007989" w:rsidRPr="00E25F3C">
              <w:rPr>
                <w:rFonts w:ascii="Times New Roman" w:hAnsi="Times New Roman" w:cs="Times New Roman"/>
                <w:sz w:val="21"/>
                <w:szCs w:val="21"/>
              </w:rPr>
              <w:t xml:space="preserve"> (C)</w:t>
            </w:r>
          </w:p>
          <w:p w14:paraId="441F4842" w14:textId="77777777" w:rsidR="00561C77" w:rsidRPr="00E25F3C" w:rsidRDefault="00193F75" w:rsidP="00544C02">
            <w:pPr>
              <w:pStyle w:val="Prrafodelista"/>
              <w:numPr>
                <w:ilvl w:val="0"/>
                <w:numId w:val="8"/>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Norma ISO 31000</w:t>
            </w:r>
            <w:r w:rsidR="00561C77" w:rsidRPr="00E25F3C">
              <w:rPr>
                <w:rFonts w:ascii="Times New Roman" w:hAnsi="Times New Roman" w:cs="Times New Roman"/>
                <w:sz w:val="21"/>
                <w:szCs w:val="21"/>
              </w:rPr>
              <w:t>: principios, marco de referencia y proceso.</w:t>
            </w:r>
            <w:r w:rsidR="00007989" w:rsidRPr="00E25F3C">
              <w:rPr>
                <w:rFonts w:ascii="Times New Roman" w:hAnsi="Times New Roman" w:cs="Times New Roman"/>
                <w:sz w:val="21"/>
                <w:szCs w:val="21"/>
              </w:rPr>
              <w:t xml:space="preserve"> (C)</w:t>
            </w:r>
          </w:p>
          <w:p w14:paraId="7F23F15A" w14:textId="77777777" w:rsidR="00561C77" w:rsidRPr="00E25F3C" w:rsidRDefault="00561C77" w:rsidP="00544C02">
            <w:pPr>
              <w:pStyle w:val="Prrafodelista"/>
              <w:numPr>
                <w:ilvl w:val="0"/>
                <w:numId w:val="8"/>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Gobierno, estructura y responsabilidades en la gestión integral de riesgos.</w:t>
            </w:r>
            <w:r w:rsidR="00007989" w:rsidRPr="00E25F3C">
              <w:rPr>
                <w:rFonts w:ascii="Times New Roman" w:hAnsi="Times New Roman" w:cs="Times New Roman"/>
                <w:sz w:val="21"/>
                <w:szCs w:val="21"/>
              </w:rPr>
              <w:t xml:space="preserve"> (C, A)</w:t>
            </w:r>
          </w:p>
          <w:p w14:paraId="20EF00AF" w14:textId="77777777" w:rsidR="00561C77" w:rsidRPr="00E25F3C" w:rsidRDefault="00561C77" w:rsidP="00544C02">
            <w:pPr>
              <w:pStyle w:val="Prrafodelista"/>
              <w:numPr>
                <w:ilvl w:val="0"/>
                <w:numId w:val="8"/>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Determinación del apetito, tolerancia y capacidad de riesgo.</w:t>
            </w:r>
            <w:r w:rsidR="00007989" w:rsidRPr="00E25F3C">
              <w:rPr>
                <w:rFonts w:ascii="Times New Roman" w:hAnsi="Times New Roman" w:cs="Times New Roman"/>
                <w:sz w:val="21"/>
                <w:szCs w:val="21"/>
              </w:rPr>
              <w:t xml:space="preserve"> (C, P)</w:t>
            </w:r>
          </w:p>
          <w:p w14:paraId="0BF9FE23" w14:textId="77777777" w:rsidR="008C2334" w:rsidRPr="00E25F3C" w:rsidRDefault="00561C77" w:rsidP="00544C02">
            <w:pPr>
              <w:pStyle w:val="Prrafodelista"/>
              <w:numPr>
                <w:ilvl w:val="0"/>
                <w:numId w:val="8"/>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Cultura de riesgos y su integración en la gestión estratégica.</w:t>
            </w:r>
            <w:r w:rsidR="00007989" w:rsidRPr="00E25F3C">
              <w:rPr>
                <w:rFonts w:ascii="Times New Roman" w:hAnsi="Times New Roman" w:cs="Times New Roman"/>
                <w:sz w:val="21"/>
                <w:szCs w:val="21"/>
              </w:rPr>
              <w:t xml:space="preserve"> (C, A)</w:t>
            </w: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7023B" w14:textId="6BBD3C80" w:rsidR="001E7D4C" w:rsidRPr="00E25F3C" w:rsidRDefault="00EC14AF" w:rsidP="00471FF5">
            <w:pPr>
              <w:pStyle w:val="NormalWeb"/>
              <w:numPr>
                <w:ilvl w:val="0"/>
                <w:numId w:val="24"/>
              </w:numPr>
              <w:ind w:left="346" w:hanging="142"/>
              <w:jc w:val="both"/>
              <w:rPr>
                <w:sz w:val="21"/>
                <w:szCs w:val="21"/>
                <w:lang w:val="es-ES"/>
              </w:rPr>
            </w:pPr>
            <w:r w:rsidRPr="00E25F3C">
              <w:rPr>
                <w:sz w:val="21"/>
                <w:szCs w:val="21"/>
                <w:lang w:val="es-ES"/>
              </w:rPr>
              <w:lastRenderedPageBreak/>
              <w:t>Teoría</w:t>
            </w:r>
            <w:r w:rsidR="001E7D4C" w:rsidRPr="00E25F3C">
              <w:rPr>
                <w:sz w:val="21"/>
                <w:szCs w:val="21"/>
                <w:lang w:val="es-ES"/>
              </w:rPr>
              <w:t xml:space="preserve"> de la decisión y su relación con el riesgo y la incertidumbre organizacional.</w:t>
            </w:r>
          </w:p>
          <w:p w14:paraId="021D6DAD" w14:textId="1875D8FF" w:rsidR="001E7D4C" w:rsidRPr="00E25F3C" w:rsidRDefault="00EC14AF" w:rsidP="00471FF5">
            <w:pPr>
              <w:pStyle w:val="NormalWeb"/>
              <w:numPr>
                <w:ilvl w:val="0"/>
                <w:numId w:val="24"/>
              </w:numPr>
              <w:ind w:left="346" w:hanging="142"/>
              <w:jc w:val="both"/>
              <w:rPr>
                <w:sz w:val="21"/>
                <w:szCs w:val="21"/>
                <w:lang w:val="es-ES"/>
              </w:rPr>
            </w:pPr>
            <w:r w:rsidRPr="00E25F3C">
              <w:rPr>
                <w:sz w:val="21"/>
                <w:szCs w:val="21"/>
                <w:lang w:val="es-ES"/>
              </w:rPr>
              <w:lastRenderedPageBreak/>
              <w:t>Teorías</w:t>
            </w:r>
            <w:r w:rsidR="001E7D4C" w:rsidRPr="00E25F3C">
              <w:rPr>
                <w:sz w:val="21"/>
                <w:szCs w:val="21"/>
                <w:lang w:val="es-ES"/>
              </w:rPr>
              <w:t xml:space="preserve"> y enfoques del comportamiento organizacional frente al riesgo y la incertidumbre.</w:t>
            </w:r>
          </w:p>
          <w:p w14:paraId="157B9428" w14:textId="7ACA0BB0" w:rsidR="008C2334" w:rsidRPr="00E25F3C" w:rsidRDefault="00EC14AF" w:rsidP="00471FF5">
            <w:pPr>
              <w:pStyle w:val="NormalWeb"/>
              <w:numPr>
                <w:ilvl w:val="0"/>
                <w:numId w:val="24"/>
              </w:numPr>
              <w:ind w:left="346" w:hanging="142"/>
              <w:jc w:val="both"/>
              <w:rPr>
                <w:sz w:val="21"/>
                <w:szCs w:val="21"/>
                <w:lang w:val="es-ES"/>
              </w:rPr>
            </w:pPr>
            <w:r w:rsidRPr="00E25F3C">
              <w:rPr>
                <w:sz w:val="21"/>
                <w:szCs w:val="21"/>
                <w:lang w:val="es-ES"/>
              </w:rPr>
              <w:t>Marcos</w:t>
            </w:r>
            <w:r>
              <w:rPr>
                <w:sz w:val="21"/>
                <w:szCs w:val="21"/>
                <w:lang w:val="es-ES"/>
              </w:rPr>
              <w:t xml:space="preserve"> de referencia y estándares internacionales de gestión de riesgos: </w:t>
            </w:r>
            <w:del w:id="9011" w:author="Comisión de revisión 4.5" w:date="2026-10-13T00:00:00Z">
              <w:r>
                <w:rPr>
                  <w:sz w:val="21"/>
                  <w:szCs w:val="21"/>
                  <w:lang w:val="es-ES"/>
                </w:rPr>
                <w:delText xml:space="preserve">COSO -ERM</w:delText>
              </w:r>
            </w:del>
            <w:ins w:id="9012" w:author="Comisión de revisión 4.5" w:date="2026-10-13T00:00:00Z">
              <w:r>
                <w:rPr>
                  <w:sz w:val="21"/>
                  <w:szCs w:val="21"/>
                  <w:lang w:val="es-ES"/>
                </w:rPr>
                <w:t xml:space="preserve">COSO-ERM</w:t>
              </w:r>
            </w:ins>
            <w:r>
              <w:rPr>
                <w:sz w:val="21"/>
                <w:szCs w:val="21"/>
                <w:lang w:val="es-ES"/>
              </w:rPr>
              <w:t xml:space="preserve">, ISO 31000 y otros. </w:t>
            </w:r>
          </w:p>
        </w:tc>
      </w:tr>
      <w:tr w:rsidR="008C2334" w:rsidRPr="00E25F3C" w14:paraId="1AC87111"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1EE171"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 xml:space="preserve">Tema 6: </w:t>
            </w:r>
            <w:r w:rsidR="00561C77" w:rsidRPr="00E25F3C">
              <w:rPr>
                <w:rFonts w:ascii="Times New Roman" w:hAnsi="Times New Roman" w:cs="Times New Roman"/>
                <w:b/>
                <w:bCs/>
                <w:sz w:val="21"/>
                <w:szCs w:val="21"/>
              </w:rPr>
              <w:t>Identificación, Análisis, Evaluación y Tratamiento de Riesgos</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BB8CB5" w14:textId="4DD7DADF" w:rsidR="00625A92" w:rsidRPr="00E25F3C" w:rsidRDefault="00625A92" w:rsidP="00544C02">
            <w:pPr>
              <w:pStyle w:val="Prrafodelista"/>
              <w:numPr>
                <w:ilvl w:val="0"/>
                <w:numId w:val="9"/>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Determinación y clasificación de riesgos estratégicos, operativos, financieros y de cumplimiento. (C, P)</w:t>
            </w:r>
          </w:p>
          <w:p w14:paraId="0A11E1BC" w14:textId="77777777" w:rsidR="00625A92" w:rsidRPr="00E25F3C" w:rsidRDefault="00625A92" w:rsidP="00544C02">
            <w:pPr>
              <w:pStyle w:val="Prrafodelista"/>
              <w:numPr>
                <w:ilvl w:val="0"/>
                <w:numId w:val="9"/>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Identificación de riesgos de fraude, corrupción, ciberseguridad y tecnologías de información. (C, P)</w:t>
            </w:r>
          </w:p>
          <w:p w14:paraId="6B0DA4F0" w14:textId="77777777" w:rsidR="00625A92" w:rsidRPr="00E25F3C" w:rsidRDefault="00625A92" w:rsidP="00544C02">
            <w:pPr>
              <w:pStyle w:val="Prrafodelista"/>
              <w:numPr>
                <w:ilvl w:val="0"/>
                <w:numId w:val="9"/>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Métodos, técnicas e instrumentos para la identificación de riesgos. (C, P)</w:t>
            </w:r>
          </w:p>
          <w:p w14:paraId="057D7B82" w14:textId="77777777" w:rsidR="00625A92" w:rsidRPr="00E25F3C" w:rsidRDefault="00625A92" w:rsidP="00544C02">
            <w:pPr>
              <w:pStyle w:val="Prrafodelista"/>
              <w:numPr>
                <w:ilvl w:val="0"/>
                <w:numId w:val="9"/>
              </w:numPr>
              <w:spacing w:after="40" w:line="252" w:lineRule="auto"/>
              <w:jc w:val="both"/>
              <w:rPr>
                <w:rFonts w:ascii="Times New Roman" w:hAnsi="Times New Roman" w:cs="Times New Roman"/>
                <w:sz w:val="21"/>
                <w:szCs w:val="21"/>
              </w:rPr>
            </w:pPr>
            <w:r>
              <w:rPr>
                <w:rFonts w:ascii="Times New Roman" w:hAnsi="Times New Roman" w:cs="Times New Roman"/>
                <w:sz w:val="21"/>
                <w:szCs w:val="21"/>
              </w:rPr>
              <w:t xml:space="preserve">Análisis de </w:t>
            </w:r>
            <w:del w:id="9015" w:author="Comisión de revisión 4.5" w:date="2026-10-13T00:00:00Z">
              <w:r>
                <w:rPr>
                  <w:rFonts w:ascii="Times New Roman" w:hAnsi="Times New Roman" w:cs="Times New Roman"/>
                  <w:sz w:val="21"/>
                  <w:szCs w:val="21"/>
                </w:rPr>
                <w:delText xml:space="preserve">riesgos: Probabilidad de ocurrencia</w:delText>
              </w:r>
            </w:del>
            <w:ins w:id="9016" w:author="Comisión de revisión 4.5" w:date="2026-10-13T00:00:00Z">
              <w:r>
                <w:rPr>
                  <w:rFonts w:ascii="Times New Roman" w:hAnsi="Times New Roman" w:cs="Times New Roman"/>
                  <w:sz w:val="21"/>
                  <w:szCs w:val="21"/>
                </w:rPr>
                <w:t xml:space="preserve">riesgos: probabilidad de ocurrencia</w:t>
              </w:r>
            </w:ins>
            <w:r>
              <w:rPr>
                <w:rFonts w:ascii="Times New Roman" w:hAnsi="Times New Roman" w:cs="Times New Roman"/>
                <w:sz w:val="21"/>
                <w:szCs w:val="21"/>
              </w:rPr>
              <w:t xml:space="preserve">, impacto y factores de riesgos. (C, P)</w:t>
            </w:r>
          </w:p>
          <w:p w14:paraId="39F7E87E" w14:textId="77777777" w:rsidR="00625A92" w:rsidRPr="00E25F3C" w:rsidRDefault="00625A92" w:rsidP="00544C02">
            <w:pPr>
              <w:pStyle w:val="Prrafodelista"/>
              <w:numPr>
                <w:ilvl w:val="0"/>
                <w:numId w:val="9"/>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Evaluación del riesgo inherente, de control y residual mediante matrices y mapas de riesgo. (P, T)</w:t>
            </w:r>
          </w:p>
          <w:p w14:paraId="769F0170" w14:textId="77777777" w:rsidR="00625A92" w:rsidRPr="00E25F3C" w:rsidRDefault="00625A92" w:rsidP="00544C02">
            <w:pPr>
              <w:pStyle w:val="Prrafodelista"/>
              <w:numPr>
                <w:ilvl w:val="0"/>
                <w:numId w:val="9"/>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Estrategias de tratamiento, respuesta y monitoreo de riesgos. (P, A)</w:t>
            </w:r>
          </w:p>
          <w:p w14:paraId="4D071375" w14:textId="77777777" w:rsidR="008C2334" w:rsidRPr="00E25F3C" w:rsidRDefault="00625A92" w:rsidP="00544C02">
            <w:pPr>
              <w:pStyle w:val="Prrafodelista"/>
              <w:numPr>
                <w:ilvl w:val="0"/>
                <w:numId w:val="9"/>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Tecnologías emergentes aplicadas a la gestión de riesgos</w:t>
            </w:r>
            <w:r w:rsidR="00193F75" w:rsidRPr="00E25F3C">
              <w:rPr>
                <w:rFonts w:ascii="Times New Roman" w:hAnsi="Times New Roman" w:cs="Times New Roman"/>
                <w:sz w:val="21"/>
                <w:szCs w:val="21"/>
              </w:rPr>
              <w:t xml:space="preserve"> y auditoría</w:t>
            </w:r>
            <w:r w:rsidRPr="00E25F3C">
              <w:rPr>
                <w:rFonts w:ascii="Times New Roman" w:hAnsi="Times New Roman" w:cs="Times New Roman"/>
                <w:sz w:val="21"/>
                <w:szCs w:val="21"/>
              </w:rPr>
              <w:t>: Inteligencia Artificial, Big Data, Machine Learning, RPA y Blockchain. (C, T)</w:t>
            </w: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1E3896" w14:textId="6D0130AB" w:rsidR="001E7D4C" w:rsidRPr="00E25F3C" w:rsidRDefault="00EC14AF" w:rsidP="00471FF5">
            <w:pPr>
              <w:pStyle w:val="NormalWeb"/>
              <w:numPr>
                <w:ilvl w:val="0"/>
                <w:numId w:val="24"/>
              </w:numPr>
              <w:ind w:left="346" w:hanging="142"/>
              <w:jc w:val="both"/>
              <w:rPr>
                <w:sz w:val="21"/>
                <w:szCs w:val="21"/>
                <w:lang w:val="es-ES"/>
              </w:rPr>
            </w:pPr>
            <w:r w:rsidRPr="00E25F3C">
              <w:rPr>
                <w:sz w:val="21"/>
                <w:szCs w:val="21"/>
                <w:lang w:val="es-ES"/>
              </w:rPr>
              <w:t>Nociones</w:t>
            </w:r>
            <w:r w:rsidR="001E7D4C" w:rsidRPr="00E25F3C">
              <w:rPr>
                <w:sz w:val="21"/>
                <w:szCs w:val="21"/>
                <w:lang w:val="es-ES"/>
              </w:rPr>
              <w:t xml:space="preserve"> de ciberseguridad, amenazas a la seguridad de la información y protección de datos en las organizaciones bolivianas.</w:t>
            </w:r>
          </w:p>
          <w:p w14:paraId="0C6DD22C" w14:textId="28C2A82E" w:rsidR="001E7D4C" w:rsidRPr="00E25F3C" w:rsidRDefault="001E7D4C" w:rsidP="00471FF5">
            <w:pPr>
              <w:pStyle w:val="NormalWeb"/>
              <w:numPr>
                <w:ilvl w:val="0"/>
                <w:numId w:val="24"/>
              </w:numPr>
              <w:ind w:left="346" w:hanging="142"/>
              <w:jc w:val="both"/>
              <w:rPr>
                <w:sz w:val="21"/>
                <w:szCs w:val="21"/>
                <w:lang w:val="es-ES"/>
              </w:rPr>
            </w:pPr>
            <w:r w:rsidRPr="00E25F3C">
              <w:rPr>
                <w:sz w:val="21"/>
                <w:szCs w:val="21"/>
                <w:lang w:val="es-ES"/>
              </w:rPr>
              <w:t>Indicadores clave de riesgo (KRI) y su aplicación en los tableros de control de gestión (dashboards).</w:t>
            </w:r>
          </w:p>
          <w:p w14:paraId="58DFBFA8" w14:textId="0B590C3A" w:rsidR="00625A92" w:rsidRPr="00E25F3C" w:rsidRDefault="001E7D4C" w:rsidP="00471FF5">
            <w:pPr>
              <w:pStyle w:val="NormalWeb"/>
              <w:numPr>
                <w:ilvl w:val="0"/>
                <w:numId w:val="24"/>
              </w:numPr>
              <w:ind w:left="346" w:hanging="142"/>
              <w:jc w:val="both"/>
              <w:rPr>
                <w:sz w:val="21"/>
                <w:szCs w:val="21"/>
                <w:lang w:val="es-ES"/>
              </w:rPr>
            </w:pPr>
            <w:r w:rsidRPr="00E25F3C">
              <w:rPr>
                <w:sz w:val="21"/>
                <w:szCs w:val="21"/>
                <w:lang w:val="es-ES"/>
              </w:rPr>
              <w:t>Metodologías y herrami</w:t>
            </w:r>
            <w:r w:rsidR="00544C02" w:rsidRPr="00E25F3C">
              <w:rPr>
                <w:sz w:val="21"/>
                <w:szCs w:val="21"/>
                <w:lang w:val="es-ES"/>
              </w:rPr>
              <w:t>e</w:t>
            </w:r>
            <w:r w:rsidRPr="00E25F3C">
              <w:rPr>
                <w:sz w:val="21"/>
                <w:szCs w:val="21"/>
                <w:lang w:val="es-ES"/>
              </w:rPr>
              <w:t>ntas tecnológicas para el monitoreo y la gest</w:t>
            </w:r>
            <w:r w:rsidR="00D7069B" w:rsidRPr="00E25F3C">
              <w:rPr>
                <w:sz w:val="21"/>
                <w:szCs w:val="21"/>
                <w:lang w:val="es-ES"/>
              </w:rPr>
              <w:t>ión de riesgos organizacionales: Inteligencia Artificial, Big Data, Machine Learning, RPA y Blockchain.</w:t>
            </w:r>
          </w:p>
        </w:tc>
      </w:tr>
      <w:tr w:rsidR="008C2334" w:rsidRPr="00E25F3C" w14:paraId="06220579"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6A65545" w14:textId="77777777" w:rsidR="008C2334" w:rsidRPr="00E25F3C" w:rsidRDefault="00EB264B">
            <w:pPr>
              <w:spacing w:after="40" w:line="252" w:lineRule="auto"/>
              <w:jc w:val="both"/>
              <w:rPr>
                <w:rFonts w:ascii="Times New Roman" w:hAnsi="Times New Roman" w:cs="Times New Roman"/>
                <w:sz w:val="21"/>
                <w:szCs w:val="21"/>
              </w:rPr>
            </w:pPr>
            <w:r w:rsidRPr="00E25F3C">
              <w:rPr>
                <w:rFonts w:ascii="Times New Roman" w:hAnsi="Times New Roman" w:cs="Times New Roman"/>
                <w:b/>
                <w:bCs/>
                <w:i/>
                <w:iCs/>
                <w:sz w:val="21"/>
                <w:szCs w:val="21"/>
              </w:rPr>
              <w:t xml:space="preserve">Elemento de competencia 4: </w:t>
            </w:r>
            <w:r w:rsidR="000D5E1F" w:rsidRPr="00E25F3C">
              <w:rPr>
                <w:rFonts w:ascii="Times New Roman" w:hAnsi="Times New Roman" w:cs="Times New Roman"/>
                <w:sz w:val="21"/>
                <w:szCs w:val="21"/>
                <w:lang w:val="es-ES"/>
              </w:rPr>
              <w:t>Analiza la naturaleza, propósito, organización, funciones y responsabilidades de las Unidades de Auditoría Interna, interpretando las normas nacionales e internacionales, para comprender su función independiente de evaluación del gobierno, control interno y gestión de riesgos.</w:t>
            </w:r>
          </w:p>
        </w:tc>
      </w:tr>
      <w:tr w:rsidR="008C2334" w:rsidRPr="00E25F3C" w14:paraId="7C0D9DD9" w14:textId="77777777" w:rsidTr="00736DD3">
        <w:tc>
          <w:tcPr>
            <w:tcW w:w="2900" w:type="dxa"/>
            <w:gridSpan w:val="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238986B"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Criterios de desempeño</w:t>
            </w:r>
          </w:p>
        </w:tc>
        <w:tc>
          <w:tcPr>
            <w:tcW w:w="3196"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03C3A2E"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desempeño</w:t>
            </w:r>
          </w:p>
        </w:tc>
        <w:tc>
          <w:tcPr>
            <w:tcW w:w="3827"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190D37A"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producto</w:t>
            </w:r>
          </w:p>
        </w:tc>
      </w:tr>
      <w:tr w:rsidR="008C2334" w:rsidRPr="00E25F3C" w14:paraId="461023F9"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6D8651" w14:textId="77777777" w:rsidR="006B5F6D"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1. Analiza la</w:t>
            </w:r>
            <w:r w:rsidR="006B5F6D" w:rsidRPr="00E25F3C">
              <w:rPr>
                <w:rFonts w:ascii="Times New Roman" w:hAnsi="Times New Roman" w:cs="Times New Roman"/>
                <w:sz w:val="21"/>
                <w:szCs w:val="21"/>
              </w:rPr>
              <w:t xml:space="preserve"> naturaleza,</w:t>
            </w:r>
            <w:r w:rsidRPr="00E25F3C">
              <w:rPr>
                <w:rFonts w:ascii="Times New Roman" w:hAnsi="Times New Roman" w:cs="Times New Roman"/>
                <w:sz w:val="21"/>
                <w:szCs w:val="21"/>
              </w:rPr>
              <w:t xml:space="preserve"> organización, </w:t>
            </w:r>
            <w:r w:rsidR="006B5F6D" w:rsidRPr="00E25F3C">
              <w:rPr>
                <w:rFonts w:ascii="Times New Roman" w:hAnsi="Times New Roman" w:cs="Times New Roman"/>
                <w:sz w:val="21"/>
                <w:szCs w:val="21"/>
              </w:rPr>
              <w:t xml:space="preserve">estructura, </w:t>
            </w:r>
            <w:r w:rsidRPr="00E25F3C">
              <w:rPr>
                <w:rFonts w:ascii="Times New Roman" w:hAnsi="Times New Roman" w:cs="Times New Roman"/>
                <w:sz w:val="21"/>
                <w:szCs w:val="21"/>
              </w:rPr>
              <w:t xml:space="preserve">dependencia y funciones de </w:t>
            </w:r>
            <w:r w:rsidR="006B5F6D" w:rsidRPr="00E25F3C">
              <w:rPr>
                <w:rFonts w:ascii="Times New Roman" w:hAnsi="Times New Roman" w:cs="Times New Roman"/>
                <w:sz w:val="21"/>
                <w:szCs w:val="21"/>
              </w:rPr>
              <w:t>las Unidades de Auditoría Interna, considerando los principios de independencia, objetividad, ética y competencia profesional.</w:t>
            </w:r>
          </w:p>
          <w:p w14:paraId="51C6AE43"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181C34"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1.1 </w:t>
            </w:r>
            <w:r w:rsidR="006B5F6D" w:rsidRPr="00E25F3C">
              <w:rPr>
                <w:rFonts w:ascii="Times New Roman" w:hAnsi="Times New Roman" w:cs="Times New Roman"/>
                <w:sz w:val="21"/>
                <w:szCs w:val="21"/>
              </w:rPr>
              <w:t>Describe la organización, estructura, dependencia, autoridad y responsabilidad de las Unidades de Auditoría Interna.</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FEC4E5" w14:textId="77777777" w:rsidR="006B5F6D" w:rsidRPr="00E25F3C" w:rsidRDefault="00EB264B" w:rsidP="006D0C60">
            <w:pPr>
              <w:spacing w:after="40" w:line="252" w:lineRule="auto"/>
              <w:jc w:val="both"/>
              <w:rPr>
                <w:rFonts w:ascii="Times New Roman" w:hAnsi="Times New Roman" w:cs="Times New Roman"/>
                <w:b/>
                <w:bCs/>
                <w:sz w:val="21"/>
                <w:szCs w:val="21"/>
              </w:rPr>
            </w:pPr>
            <w:r w:rsidRPr="00E25F3C">
              <w:rPr>
                <w:rFonts w:ascii="Times New Roman" w:hAnsi="Times New Roman" w:cs="Times New Roman"/>
                <w:b/>
                <w:bCs/>
                <w:sz w:val="21"/>
                <w:szCs w:val="21"/>
              </w:rPr>
              <w:t xml:space="preserve">Producto 13: </w:t>
            </w:r>
            <w:r w:rsidR="006B5F6D" w:rsidRPr="00E25F3C">
              <w:rPr>
                <w:rFonts w:ascii="Times New Roman" w:hAnsi="Times New Roman" w:cs="Times New Roman"/>
                <w:bCs/>
                <w:sz w:val="21"/>
                <w:szCs w:val="21"/>
              </w:rPr>
              <w:t>Esquema de comprensión de la naturaleza, estructura y responsabilidades de la UAI.</w:t>
            </w:r>
          </w:p>
          <w:p w14:paraId="01D43C0B" w14:textId="77777777" w:rsidR="008C2334" w:rsidRPr="00E25F3C" w:rsidRDefault="008C2334" w:rsidP="006D0C60">
            <w:pPr>
              <w:spacing w:after="40" w:line="252" w:lineRule="auto"/>
              <w:jc w:val="both"/>
              <w:rPr>
                <w:rFonts w:ascii="Times New Roman" w:hAnsi="Times New Roman" w:cs="Times New Roman"/>
                <w:sz w:val="21"/>
                <w:szCs w:val="21"/>
              </w:rPr>
            </w:pPr>
          </w:p>
        </w:tc>
      </w:tr>
      <w:tr w:rsidR="008C2334" w:rsidRPr="00E25F3C" w14:paraId="5016BE9C"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0E737"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F31F10"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1.2 </w:t>
            </w:r>
            <w:r w:rsidR="006B5F6D" w:rsidRPr="00E25F3C">
              <w:rPr>
                <w:rFonts w:ascii="Times New Roman" w:hAnsi="Times New Roman" w:cs="Times New Roman"/>
                <w:sz w:val="21"/>
                <w:szCs w:val="21"/>
              </w:rPr>
              <w:t>Comprende las funciones de aseguramiento de la Auditoría Interna, bajo principios de independencia, objetividad, ética y competencia profesional.</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FBB335"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14: </w:t>
            </w:r>
            <w:r w:rsidR="006B5F6D" w:rsidRPr="00E25F3C">
              <w:rPr>
                <w:rFonts w:ascii="Times New Roman" w:hAnsi="Times New Roman" w:cs="Times New Roman"/>
                <w:bCs/>
                <w:sz w:val="21"/>
                <w:szCs w:val="21"/>
              </w:rPr>
              <w:t xml:space="preserve">Esquema de comprensión sobre las </w:t>
            </w:r>
            <w:r w:rsidRPr="00E25F3C">
              <w:rPr>
                <w:rFonts w:ascii="Times New Roman" w:hAnsi="Times New Roman" w:cs="Times New Roman"/>
                <w:sz w:val="21"/>
                <w:szCs w:val="21"/>
              </w:rPr>
              <w:t>funciones de aseguramiento y asesoramiento de la Unidad de Auditoría Interna.</w:t>
            </w:r>
          </w:p>
        </w:tc>
      </w:tr>
      <w:tr w:rsidR="008C2334" w:rsidRPr="00E25F3C" w14:paraId="213A218D"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9B5605" w14:textId="77777777" w:rsidR="00713D0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 </w:t>
            </w:r>
            <w:r w:rsidR="00713D04" w:rsidRPr="00E25F3C">
              <w:rPr>
                <w:rFonts w:ascii="Times New Roman" w:hAnsi="Times New Roman" w:cs="Times New Roman"/>
                <w:sz w:val="21"/>
                <w:szCs w:val="21"/>
              </w:rPr>
              <w:t xml:space="preserve">Interpreta el marco normativo nacional e internacional de la Auditoría Interna: Normas Globales de Auditoría Interna y </w:t>
            </w:r>
            <w:r w:rsidR="00713D04" w:rsidRPr="00E25F3C">
              <w:rPr>
                <w:rFonts w:ascii="Times New Roman" w:hAnsi="Times New Roman" w:cs="Times New Roman"/>
                <w:sz w:val="21"/>
                <w:szCs w:val="21"/>
              </w:rPr>
              <w:lastRenderedPageBreak/>
              <w:t xml:space="preserve">Normas para el Ejercicio de la Auditoría Interna, respecto de la </w:t>
            </w:r>
            <w:r w:rsidRPr="00E25F3C">
              <w:rPr>
                <w:rFonts w:ascii="Times New Roman" w:hAnsi="Times New Roman" w:cs="Times New Roman"/>
                <w:sz w:val="21"/>
                <w:szCs w:val="21"/>
              </w:rPr>
              <w:t>independencia, la objetividad y la calidad de</w:t>
            </w:r>
            <w:r w:rsidR="00713D04" w:rsidRPr="00E25F3C">
              <w:rPr>
                <w:rFonts w:ascii="Times New Roman" w:hAnsi="Times New Roman" w:cs="Times New Roman"/>
                <w:sz w:val="21"/>
                <w:szCs w:val="21"/>
              </w:rPr>
              <w:t xml:space="preserve"> la </w:t>
            </w:r>
            <w:r w:rsidRPr="00E25F3C">
              <w:rPr>
                <w:rFonts w:ascii="Times New Roman" w:hAnsi="Times New Roman" w:cs="Times New Roman"/>
                <w:sz w:val="21"/>
                <w:szCs w:val="21"/>
              </w:rPr>
              <w:t>Auditoría Interna</w:t>
            </w:r>
            <w:r w:rsidR="00713D04" w:rsidRPr="00E25F3C">
              <w:rPr>
                <w:rFonts w:ascii="Times New Roman" w:hAnsi="Times New Roman" w:cs="Times New Roman"/>
                <w:sz w:val="21"/>
                <w:szCs w:val="21"/>
              </w:rPr>
              <w:t>.</w:t>
            </w:r>
          </w:p>
          <w:p w14:paraId="493FAE25"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08A15A"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lastRenderedPageBreak/>
              <w:t>2.1</w:t>
            </w:r>
            <w:r w:rsidR="00713D04" w:rsidRPr="00E25F3C">
              <w:rPr>
                <w:rFonts w:ascii="Times New Roman" w:hAnsi="Times New Roman" w:cs="Times New Roman"/>
                <w:sz w:val="21"/>
                <w:szCs w:val="21"/>
              </w:rPr>
              <w:t xml:space="preserve"> </w:t>
            </w:r>
            <w:r w:rsidR="00AC6D59" w:rsidRPr="00E25F3C">
              <w:rPr>
                <w:rFonts w:ascii="Times New Roman" w:hAnsi="Times New Roman" w:cs="Times New Roman"/>
                <w:sz w:val="21"/>
                <w:szCs w:val="21"/>
              </w:rPr>
              <w:t>Analiza y c</w:t>
            </w:r>
            <w:r w:rsidR="00713D04" w:rsidRPr="00E25F3C">
              <w:rPr>
                <w:rFonts w:ascii="Times New Roman" w:hAnsi="Times New Roman" w:cs="Times New Roman"/>
                <w:sz w:val="21"/>
                <w:szCs w:val="21"/>
              </w:rPr>
              <w:t xml:space="preserve">ompara </w:t>
            </w:r>
            <w:r w:rsidR="00E530E3" w:rsidRPr="00E25F3C">
              <w:rPr>
                <w:rFonts w:ascii="Times New Roman" w:hAnsi="Times New Roman" w:cs="Times New Roman"/>
                <w:sz w:val="21"/>
                <w:szCs w:val="21"/>
              </w:rPr>
              <w:t>los principios</w:t>
            </w:r>
            <w:r w:rsidR="00AC6D59" w:rsidRPr="00E25F3C">
              <w:rPr>
                <w:rFonts w:ascii="Times New Roman" w:hAnsi="Times New Roman" w:cs="Times New Roman"/>
                <w:sz w:val="21"/>
                <w:szCs w:val="21"/>
              </w:rPr>
              <w:t xml:space="preserve">, </w:t>
            </w:r>
            <w:r w:rsidR="00713D04" w:rsidRPr="00E25F3C">
              <w:rPr>
                <w:rFonts w:ascii="Times New Roman" w:hAnsi="Times New Roman" w:cs="Times New Roman"/>
                <w:sz w:val="21"/>
                <w:szCs w:val="21"/>
              </w:rPr>
              <w:t>Normas Globales de Auditoría Interna</w:t>
            </w:r>
            <w:r w:rsidR="00E530E3" w:rsidRPr="00E25F3C">
              <w:rPr>
                <w:rFonts w:ascii="Times New Roman" w:hAnsi="Times New Roman" w:cs="Times New Roman"/>
                <w:sz w:val="21"/>
                <w:szCs w:val="21"/>
              </w:rPr>
              <w:t xml:space="preserve"> y </w:t>
            </w:r>
            <w:r w:rsidR="00713D04" w:rsidRPr="00E25F3C">
              <w:rPr>
                <w:rFonts w:ascii="Times New Roman" w:hAnsi="Times New Roman" w:cs="Times New Roman"/>
                <w:sz w:val="21"/>
                <w:szCs w:val="21"/>
              </w:rPr>
              <w:t xml:space="preserve">Normas para el Ejercicio de </w:t>
            </w:r>
            <w:r w:rsidR="00E530E3" w:rsidRPr="00E25F3C">
              <w:rPr>
                <w:rFonts w:ascii="Times New Roman" w:hAnsi="Times New Roman" w:cs="Times New Roman"/>
                <w:sz w:val="21"/>
                <w:szCs w:val="21"/>
              </w:rPr>
              <w:t>l</w:t>
            </w:r>
            <w:r w:rsidR="00AC6D59" w:rsidRPr="00E25F3C">
              <w:rPr>
                <w:rFonts w:ascii="Times New Roman" w:hAnsi="Times New Roman" w:cs="Times New Roman"/>
                <w:sz w:val="21"/>
                <w:szCs w:val="21"/>
              </w:rPr>
              <w:t xml:space="preserve">a Auditoría Interna en </w:t>
            </w:r>
            <w:r w:rsidR="00AC6D59" w:rsidRPr="00E25F3C">
              <w:rPr>
                <w:rFonts w:ascii="Times New Roman" w:hAnsi="Times New Roman" w:cs="Times New Roman"/>
                <w:sz w:val="21"/>
                <w:szCs w:val="21"/>
              </w:rPr>
              <w:lastRenderedPageBreak/>
              <w:t xml:space="preserve">Bolivia, sobre </w:t>
            </w:r>
            <w:r w:rsidR="00E530E3" w:rsidRPr="00E25F3C">
              <w:rPr>
                <w:rFonts w:ascii="Times New Roman" w:hAnsi="Times New Roman" w:cs="Times New Roman"/>
                <w:sz w:val="21"/>
                <w:szCs w:val="21"/>
              </w:rPr>
              <w:t>independencia, la objetividad y la calidad</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22C05B"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 xml:space="preserve">Producto 15: </w:t>
            </w:r>
            <w:r w:rsidR="00E530E3" w:rsidRPr="00E25F3C">
              <w:rPr>
                <w:rFonts w:ascii="Times New Roman" w:hAnsi="Times New Roman" w:cs="Times New Roman"/>
                <w:bCs/>
                <w:sz w:val="21"/>
                <w:szCs w:val="21"/>
              </w:rPr>
              <w:t xml:space="preserve">Cuadro </w:t>
            </w:r>
            <w:r w:rsidR="00E530E3" w:rsidRPr="00E25F3C">
              <w:rPr>
                <w:rFonts w:ascii="Times New Roman" w:hAnsi="Times New Roman" w:cs="Times New Roman"/>
                <w:sz w:val="21"/>
                <w:szCs w:val="21"/>
              </w:rPr>
              <w:t xml:space="preserve">comparativo de las normas nacionales e internacionales de Auditoría Interna, sobre: </w:t>
            </w:r>
            <w:r w:rsidRPr="00E25F3C">
              <w:rPr>
                <w:rFonts w:ascii="Times New Roman" w:hAnsi="Times New Roman" w:cs="Times New Roman"/>
                <w:sz w:val="21"/>
                <w:szCs w:val="21"/>
              </w:rPr>
              <w:t>independencia, objetividad y ética del auditor interno.</w:t>
            </w:r>
          </w:p>
        </w:tc>
      </w:tr>
      <w:tr w:rsidR="008C2334" w:rsidRPr="00E25F3C" w14:paraId="2AE5E255"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25E46E" w14:textId="77777777" w:rsidR="008C2334" w:rsidRPr="00E25F3C" w:rsidRDefault="008C2334">
            <w:pPr>
              <w:spacing w:after="40" w:line="252" w:lineRule="auto"/>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B9315F"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2.2 </w:t>
            </w:r>
            <w:r w:rsidR="00AC6D59" w:rsidRPr="00E25F3C">
              <w:rPr>
                <w:rFonts w:ascii="Times New Roman" w:hAnsi="Times New Roman" w:cs="Times New Roman"/>
                <w:sz w:val="21"/>
                <w:szCs w:val="21"/>
              </w:rPr>
              <w:t>R</w:t>
            </w:r>
            <w:r w:rsidR="00713D04" w:rsidRPr="00E25F3C">
              <w:rPr>
                <w:rFonts w:ascii="Times New Roman" w:hAnsi="Times New Roman" w:cs="Times New Roman"/>
                <w:sz w:val="21"/>
                <w:szCs w:val="21"/>
              </w:rPr>
              <w:t xml:space="preserve">esuelve dilemas de independencia, objetividad y ética </w:t>
            </w:r>
            <w:r w:rsidR="00E530E3" w:rsidRPr="00E25F3C">
              <w:rPr>
                <w:rFonts w:ascii="Times New Roman" w:hAnsi="Times New Roman" w:cs="Times New Roman"/>
                <w:sz w:val="21"/>
                <w:szCs w:val="21"/>
              </w:rPr>
              <w:t>d</w:t>
            </w:r>
            <w:r w:rsidR="00713D04" w:rsidRPr="00E25F3C">
              <w:rPr>
                <w:rFonts w:ascii="Times New Roman" w:hAnsi="Times New Roman" w:cs="Times New Roman"/>
                <w:sz w:val="21"/>
                <w:szCs w:val="21"/>
              </w:rPr>
              <w:t xml:space="preserve">el </w:t>
            </w:r>
            <w:r w:rsidR="00E530E3" w:rsidRPr="00E25F3C">
              <w:rPr>
                <w:rFonts w:ascii="Times New Roman" w:hAnsi="Times New Roman" w:cs="Times New Roman"/>
                <w:sz w:val="21"/>
                <w:szCs w:val="21"/>
              </w:rPr>
              <w:t>A</w:t>
            </w:r>
            <w:r w:rsidR="00713D04" w:rsidRPr="00E25F3C">
              <w:rPr>
                <w:rFonts w:ascii="Times New Roman" w:hAnsi="Times New Roman" w:cs="Times New Roman"/>
                <w:sz w:val="21"/>
                <w:szCs w:val="21"/>
              </w:rPr>
              <w:t xml:space="preserve">uditor </w:t>
            </w:r>
            <w:r w:rsidR="00E530E3" w:rsidRPr="00E25F3C">
              <w:rPr>
                <w:rFonts w:ascii="Times New Roman" w:hAnsi="Times New Roman" w:cs="Times New Roman"/>
                <w:sz w:val="21"/>
                <w:szCs w:val="21"/>
              </w:rPr>
              <w:t>I</w:t>
            </w:r>
            <w:r w:rsidR="00713D04" w:rsidRPr="00E25F3C">
              <w:rPr>
                <w:rFonts w:ascii="Times New Roman" w:hAnsi="Times New Roman" w:cs="Times New Roman"/>
                <w:sz w:val="21"/>
                <w:szCs w:val="21"/>
              </w:rPr>
              <w:t xml:space="preserve">nterno, </w:t>
            </w:r>
            <w:r w:rsidR="00E530E3" w:rsidRPr="00E25F3C">
              <w:rPr>
                <w:rFonts w:ascii="Times New Roman" w:hAnsi="Times New Roman" w:cs="Times New Roman"/>
                <w:sz w:val="21"/>
                <w:szCs w:val="21"/>
              </w:rPr>
              <w:t xml:space="preserve">según </w:t>
            </w:r>
            <w:r w:rsidR="00713D04" w:rsidRPr="00E25F3C">
              <w:rPr>
                <w:rFonts w:ascii="Times New Roman" w:hAnsi="Times New Roman" w:cs="Times New Roman"/>
                <w:sz w:val="21"/>
                <w:szCs w:val="21"/>
              </w:rPr>
              <w:t xml:space="preserve">Normas Globales y Normas </w:t>
            </w:r>
            <w:r w:rsidR="00AC6D59" w:rsidRPr="00E25F3C">
              <w:rPr>
                <w:rFonts w:ascii="Times New Roman" w:hAnsi="Times New Roman" w:cs="Times New Roman"/>
                <w:sz w:val="21"/>
                <w:szCs w:val="21"/>
              </w:rPr>
              <w:t xml:space="preserve">de </w:t>
            </w:r>
            <w:r w:rsidR="00713D04" w:rsidRPr="00E25F3C">
              <w:rPr>
                <w:rFonts w:ascii="Times New Roman" w:hAnsi="Times New Roman" w:cs="Times New Roman"/>
                <w:sz w:val="21"/>
                <w:szCs w:val="21"/>
              </w:rPr>
              <w:t xml:space="preserve">Auditoría </w:t>
            </w:r>
            <w:r w:rsidR="00E530E3" w:rsidRPr="00E25F3C">
              <w:rPr>
                <w:rFonts w:ascii="Times New Roman" w:hAnsi="Times New Roman" w:cs="Times New Roman"/>
                <w:sz w:val="21"/>
                <w:szCs w:val="21"/>
              </w:rPr>
              <w:t xml:space="preserve">Interna </w:t>
            </w:r>
            <w:r w:rsidR="00713D04" w:rsidRPr="00E25F3C">
              <w:rPr>
                <w:rFonts w:ascii="Times New Roman" w:hAnsi="Times New Roman" w:cs="Times New Roman"/>
                <w:sz w:val="21"/>
                <w:szCs w:val="21"/>
              </w:rPr>
              <w:t>en Bolivia.</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A7C215" w14:textId="77777777" w:rsidR="00E530E3"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16: </w:t>
            </w:r>
            <w:r w:rsidR="00E530E3" w:rsidRPr="00E25F3C">
              <w:rPr>
                <w:rFonts w:ascii="Times New Roman" w:hAnsi="Times New Roman" w:cs="Times New Roman"/>
                <w:bCs/>
                <w:sz w:val="21"/>
                <w:szCs w:val="21"/>
              </w:rPr>
              <w:t xml:space="preserve">Informe sobre casos de dilemas sobre </w:t>
            </w:r>
            <w:r w:rsidR="00E530E3" w:rsidRPr="00E25F3C">
              <w:rPr>
                <w:rFonts w:ascii="Times New Roman" w:hAnsi="Times New Roman" w:cs="Times New Roman"/>
                <w:sz w:val="21"/>
                <w:szCs w:val="21"/>
              </w:rPr>
              <w:t xml:space="preserve">independencia, objetividad y ética del Auditor Interno. </w:t>
            </w:r>
          </w:p>
          <w:p w14:paraId="5BCD7EC9" w14:textId="77777777" w:rsidR="00E530E3" w:rsidRPr="00E25F3C" w:rsidRDefault="00E530E3" w:rsidP="006D0C60">
            <w:pPr>
              <w:spacing w:after="40" w:line="252" w:lineRule="auto"/>
              <w:jc w:val="both"/>
              <w:rPr>
                <w:rFonts w:ascii="Times New Roman" w:hAnsi="Times New Roman" w:cs="Times New Roman"/>
                <w:b/>
                <w:bCs/>
                <w:sz w:val="21"/>
                <w:szCs w:val="21"/>
              </w:rPr>
            </w:pPr>
          </w:p>
          <w:p w14:paraId="7585D915" w14:textId="77777777" w:rsidR="008C2334" w:rsidRPr="00E25F3C" w:rsidRDefault="008C2334" w:rsidP="006D0C60">
            <w:pPr>
              <w:spacing w:after="40" w:line="252" w:lineRule="auto"/>
              <w:jc w:val="both"/>
              <w:rPr>
                <w:rFonts w:ascii="Times New Roman" w:hAnsi="Times New Roman" w:cs="Times New Roman"/>
                <w:sz w:val="21"/>
                <w:szCs w:val="21"/>
              </w:rPr>
            </w:pPr>
          </w:p>
        </w:tc>
      </w:tr>
      <w:tr w:rsidR="008C2334" w:rsidRPr="00E25F3C" w14:paraId="408F7CDE"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0289957"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conocimiento</w:t>
            </w:r>
          </w:p>
        </w:tc>
      </w:tr>
      <w:tr w:rsidR="008C2334" w:rsidRPr="00E25F3C" w14:paraId="7DB279E4" w14:textId="77777777" w:rsidTr="00736DD3">
        <w:tc>
          <w:tcPr>
            <w:tcW w:w="2096"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5BB61774"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Unidad de aprendizaje</w:t>
            </w:r>
          </w:p>
        </w:tc>
        <w:tc>
          <w:tcPr>
            <w:tcW w:w="4366" w:type="dxa"/>
            <w:gridSpan w:val="11"/>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3AEAFEE" w14:textId="77777777" w:rsidR="008C2334" w:rsidRPr="00E25F3C" w:rsidRDefault="00EB264B">
            <w:pPr>
              <w:spacing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Contenidos</w:t>
            </w:r>
          </w:p>
          <w:p w14:paraId="0FA021CB" w14:textId="77777777" w:rsidR="008C2334" w:rsidRPr="00E25F3C" w:rsidRDefault="00EB264B">
            <w:pPr>
              <w:spacing w:line="252" w:lineRule="auto"/>
              <w:jc w:val="center"/>
              <w:rPr>
                <w:rFonts w:ascii="Times New Roman" w:hAnsi="Times New Roman" w:cs="Times New Roman"/>
                <w:i/>
                <w:iCs/>
                <w:sz w:val="16"/>
                <w:szCs w:val="16"/>
              </w:rPr>
            </w:pPr>
            <w:r w:rsidRPr="00E25F3C">
              <w:rPr>
                <w:rFonts w:ascii="Times New Roman" w:hAnsi="Times New Roman" w:cs="Times New Roman"/>
                <w:i/>
                <w:iCs/>
                <w:sz w:val="16"/>
                <w:szCs w:val="16"/>
              </w:rPr>
              <w:t>C: cognitivo · P: procedimental · A: actitudinal · T: manejo de tecnología e IA</w:t>
            </w:r>
          </w:p>
        </w:tc>
        <w:tc>
          <w:tcPr>
            <w:tcW w:w="3461"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0D3D249E"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Conocimientos circunstanciales</w:t>
            </w:r>
          </w:p>
        </w:tc>
      </w:tr>
      <w:tr w:rsidR="008C2334" w:rsidRPr="00E25F3C" w14:paraId="3A662F0D"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FB1E62" w14:textId="77777777" w:rsidR="00BE1B8E" w:rsidRPr="00E25F3C" w:rsidRDefault="00BE1B8E" w:rsidP="006D0C60">
            <w:pPr>
              <w:spacing w:after="40" w:line="252" w:lineRule="auto"/>
              <w:jc w:val="both"/>
              <w:rPr>
                <w:rFonts w:ascii="Times New Roman" w:hAnsi="Times New Roman" w:cs="Times New Roman"/>
                <w:b/>
                <w:bCs/>
                <w:sz w:val="21"/>
                <w:szCs w:val="21"/>
              </w:rPr>
            </w:pPr>
          </w:p>
          <w:p w14:paraId="36C96780" w14:textId="77777777" w:rsidR="008C2334" w:rsidRPr="00E25F3C" w:rsidRDefault="001F665C" w:rsidP="006D0C60">
            <w:pPr>
              <w:spacing w:after="40" w:line="252" w:lineRule="auto"/>
              <w:jc w:val="both"/>
              <w:rPr>
                <w:rFonts w:ascii="Times New Roman" w:hAnsi="Times New Roman" w:cs="Times New Roman"/>
                <w:b/>
                <w:sz w:val="21"/>
                <w:szCs w:val="21"/>
                <w:lang w:val="es-ES"/>
              </w:rPr>
            </w:pPr>
            <w:r w:rsidRPr="00E25F3C">
              <w:rPr>
                <w:rFonts w:ascii="Times New Roman" w:hAnsi="Times New Roman" w:cs="Times New Roman"/>
                <w:b/>
                <w:sz w:val="21"/>
                <w:szCs w:val="21"/>
              </w:rPr>
              <w:t>Tema 7. La Unidad de Auditoría Interna: Organización, Funciones y Marco Normativo</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94616E" w14:textId="77777777" w:rsidR="00BE1B8E" w:rsidRPr="00E25F3C" w:rsidRDefault="00BE1B8E" w:rsidP="006D0C60">
            <w:pPr>
              <w:pStyle w:val="Prrafodelista"/>
              <w:numPr>
                <w:ilvl w:val="0"/>
                <w:numId w:val="11"/>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Naturaleza, propósito y evolución de la Auditoría Interna. (C)</w:t>
            </w:r>
          </w:p>
          <w:p w14:paraId="426AA130" w14:textId="77777777" w:rsidR="00BE1B8E" w:rsidRPr="00E25F3C" w:rsidRDefault="00BE1B8E" w:rsidP="006D0C60">
            <w:pPr>
              <w:pStyle w:val="Prrafodelista"/>
              <w:numPr>
                <w:ilvl w:val="0"/>
                <w:numId w:val="11"/>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Organización, estructura, dependencia, autoridad y responsabilidades de la UAI. (C)</w:t>
            </w:r>
          </w:p>
          <w:p w14:paraId="0FB67B51" w14:textId="77777777" w:rsidR="00BE1B8E" w:rsidRPr="00E25F3C" w:rsidRDefault="00BE1B8E" w:rsidP="006D0C60">
            <w:pPr>
              <w:pStyle w:val="Prrafodelista"/>
              <w:numPr>
                <w:ilvl w:val="0"/>
                <w:numId w:val="11"/>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Independencia, objetividad, ética y competencia profesional. (C, A)</w:t>
            </w:r>
          </w:p>
          <w:p w14:paraId="66A593D6" w14:textId="77777777" w:rsidR="00BE1B8E" w:rsidRPr="00E25F3C" w:rsidRDefault="00BE1B8E" w:rsidP="006D0C60">
            <w:pPr>
              <w:pStyle w:val="Prrafodelista"/>
              <w:numPr>
                <w:ilvl w:val="0"/>
                <w:numId w:val="11"/>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Funciones de aseguramiento, asesoramiento y evaluación del gobierno, riesgos y controles. (C, P)</w:t>
            </w:r>
          </w:p>
          <w:p w14:paraId="79256888" w14:textId="77777777" w:rsidR="00BE1B8E" w:rsidRPr="00E25F3C" w:rsidRDefault="00BE1B8E" w:rsidP="006D0C60">
            <w:pPr>
              <w:pStyle w:val="Prrafodelista"/>
              <w:numPr>
                <w:ilvl w:val="0"/>
                <w:numId w:val="11"/>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Marco Internacional y Normas Globales de Auditoría Interna. (C)</w:t>
            </w:r>
          </w:p>
          <w:p w14:paraId="2B2829E9" w14:textId="77777777" w:rsidR="00BE1B8E" w:rsidRPr="00E25F3C" w:rsidRDefault="00BE1B8E" w:rsidP="006D0C60">
            <w:pPr>
              <w:pStyle w:val="Prrafodelista"/>
              <w:numPr>
                <w:ilvl w:val="0"/>
                <w:numId w:val="11"/>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Normas para el Ejercicio de la Auditoría Interna. (C)</w:t>
            </w:r>
          </w:p>
          <w:p w14:paraId="3EDC96E7" w14:textId="77777777" w:rsidR="00BE1B8E" w:rsidRPr="00E25F3C" w:rsidRDefault="00BE1B8E" w:rsidP="006D0C60">
            <w:pPr>
              <w:pStyle w:val="Prrafodelista"/>
              <w:numPr>
                <w:ilvl w:val="0"/>
                <w:numId w:val="11"/>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Políticas de evaluación de calidad y mejora continua de la Auditoría Interna. (C, P)</w:t>
            </w:r>
          </w:p>
          <w:p w14:paraId="2F95EBCB"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D7B1FF" w14:textId="2F50238F" w:rsidR="0039257D" w:rsidRPr="00E25F3C" w:rsidRDefault="0039257D" w:rsidP="008B3787">
            <w:pPr>
              <w:pStyle w:val="NormalWeb"/>
              <w:numPr>
                <w:ilvl w:val="0"/>
                <w:numId w:val="25"/>
              </w:numPr>
              <w:ind w:left="394"/>
              <w:jc w:val="both"/>
              <w:rPr>
                <w:sz w:val="21"/>
                <w:szCs w:val="21"/>
                <w:lang w:val="es-ES"/>
              </w:rPr>
            </w:pPr>
            <w:r w:rsidRPr="00E25F3C">
              <w:rPr>
                <w:sz w:val="21"/>
                <w:szCs w:val="21"/>
                <w:lang w:val="es-ES"/>
              </w:rPr>
              <w:t>Normativa de la ASFI y la APS sobre control interno, gestión de riesgos y la Auditoría Interna en entidades financieras y de seguros.</w:t>
            </w:r>
          </w:p>
          <w:p w14:paraId="35D4754E" w14:textId="65610E49" w:rsidR="0039257D" w:rsidRPr="00E25F3C" w:rsidRDefault="0039257D" w:rsidP="008B3787">
            <w:pPr>
              <w:pStyle w:val="NormalWeb"/>
              <w:numPr>
                <w:ilvl w:val="0"/>
                <w:numId w:val="25"/>
              </w:numPr>
              <w:ind w:left="394"/>
              <w:jc w:val="both"/>
              <w:rPr>
                <w:sz w:val="21"/>
                <w:szCs w:val="21"/>
                <w:lang w:val="es-ES"/>
              </w:rPr>
            </w:pPr>
            <w:r w:rsidRPr="00E25F3C">
              <w:rPr>
                <w:sz w:val="21"/>
                <w:szCs w:val="21"/>
                <w:lang w:val="es-ES"/>
              </w:rPr>
              <w:t>D.S 23215 de atribuciones de la Contraloría General del Estado como ente rector del control y la Auditoría Interna.</w:t>
            </w:r>
          </w:p>
          <w:p w14:paraId="27531C02" w14:textId="3F6D2F47" w:rsidR="008C2334" w:rsidRPr="00E25F3C" w:rsidRDefault="0039257D" w:rsidP="008B3787">
            <w:pPr>
              <w:pStyle w:val="NormalWeb"/>
              <w:numPr>
                <w:ilvl w:val="0"/>
                <w:numId w:val="25"/>
              </w:numPr>
              <w:ind w:left="394"/>
              <w:jc w:val="both"/>
              <w:rPr>
                <w:sz w:val="21"/>
                <w:szCs w:val="21"/>
                <w:lang w:val="es-BO"/>
              </w:rPr>
            </w:pPr>
            <w:r w:rsidRPr="00E25F3C">
              <w:rPr>
                <w:sz w:val="21"/>
                <w:szCs w:val="21"/>
                <w:lang w:val="es-ES"/>
              </w:rPr>
              <w:t>Ley N° 1178 y el Régimen de Responsabilidad por la Función Pública y la Auditoría Interna gubernamental.</w:t>
            </w:r>
          </w:p>
        </w:tc>
      </w:tr>
      <w:tr w:rsidR="008C2334" w:rsidRPr="00E25F3C" w14:paraId="7BEF5D8B"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D27D3A5" w14:textId="77777777" w:rsidR="008C2334" w:rsidRPr="00E25F3C" w:rsidRDefault="00EB264B">
            <w:pPr>
              <w:spacing w:after="40" w:line="252" w:lineRule="auto"/>
              <w:jc w:val="both"/>
              <w:rPr>
                <w:rFonts w:ascii="Times New Roman" w:hAnsi="Times New Roman" w:cs="Times New Roman"/>
                <w:sz w:val="21"/>
                <w:szCs w:val="21"/>
              </w:rPr>
            </w:pPr>
            <w:r w:rsidRPr="00E25F3C">
              <w:rPr>
                <w:rFonts w:ascii="Times New Roman" w:hAnsi="Times New Roman" w:cs="Times New Roman"/>
                <w:b/>
                <w:bCs/>
                <w:i/>
                <w:iCs/>
                <w:sz w:val="21"/>
                <w:szCs w:val="21"/>
              </w:rPr>
              <w:t>Elemento de competencia 5:</w:t>
            </w:r>
            <w:r w:rsidRPr="00E25F3C">
              <w:rPr>
                <w:rFonts w:ascii="Times New Roman" w:hAnsi="Times New Roman" w:cs="Times New Roman"/>
                <w:b/>
                <w:bCs/>
                <w:sz w:val="21"/>
                <w:szCs w:val="21"/>
              </w:rPr>
              <w:t xml:space="preserve"> </w:t>
            </w:r>
            <w:r w:rsidR="00BE1B8E" w:rsidRPr="00E25F3C">
              <w:rPr>
                <w:rFonts w:ascii="Times New Roman" w:hAnsi="Times New Roman" w:cs="Times New Roman"/>
                <w:sz w:val="21"/>
                <w:szCs w:val="21"/>
                <w:lang w:val="es-ES"/>
              </w:rPr>
              <w:t>Comprende y aplica los fundamentos de planificación estratégica y operativa de las Unidades de Auditoría Interna, mediante el conocimiento organizacional y la evaluación de riesgos, para formular propuestas básicas de planes estratégicos y programas operativos anuales.</w:t>
            </w:r>
          </w:p>
        </w:tc>
      </w:tr>
      <w:tr w:rsidR="008C2334" w:rsidRPr="00E25F3C" w14:paraId="0162D94A" w14:textId="77777777" w:rsidTr="00736DD3">
        <w:tc>
          <w:tcPr>
            <w:tcW w:w="2900" w:type="dxa"/>
            <w:gridSpan w:val="7"/>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8E4A066"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Criterios de desempeño</w:t>
            </w:r>
          </w:p>
        </w:tc>
        <w:tc>
          <w:tcPr>
            <w:tcW w:w="3196"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5EA291E"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desempeño</w:t>
            </w:r>
          </w:p>
        </w:tc>
        <w:tc>
          <w:tcPr>
            <w:tcW w:w="3827"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3384959"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producto</w:t>
            </w:r>
          </w:p>
        </w:tc>
      </w:tr>
      <w:tr w:rsidR="008C2334" w:rsidRPr="00E25F3C" w14:paraId="50DC37C3"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36AC52"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1. Formula el Plan Estratégico de una Unidad de Auditoría Interna a partir del conocimiento de la entidad y de la valoración de sus riesgos, definiendo objetivos, estrategias y prioridades.</w:t>
            </w: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7DA7B8"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1.1 </w:t>
            </w:r>
            <w:r>
              <w:rPr>
                <w:rFonts w:ascii="Times New Roman" w:hAnsi="Times New Roman" w:cs="Times New Roman"/>
                <w:sz w:val="21"/>
                <w:szCs w:val="21"/>
              </w:rPr>
              <w:t xml:space="preserve">Analiza la estructura, objetivos, procesos y operaciones de la organización </w:t>
            </w:r>
            <w:del w:id="9007" w:author="Comisión de revisión 4.5" w:date="2026-10-13T00:00:00Z">
              <w:r>
                <w:rPr>
                  <w:rFonts w:ascii="Times New Roman" w:hAnsi="Times New Roman" w:cs="Times New Roman"/>
                  <w:sz w:val="21"/>
                  <w:szCs w:val="21"/>
                </w:rPr>
                <w:delText xml:space="preserve">y valorando los riesgos, para</w:delText>
              </w:r>
            </w:del>
            <w:ins w:id="9008" w:author="Comisión de revisión 4.5" w:date="2026-10-13T00:00:00Z">
              <w:r>
                <w:rPr>
                  <w:rFonts w:ascii="Times New Roman" w:hAnsi="Times New Roman" w:cs="Times New Roman"/>
                  <w:sz w:val="21"/>
                  <w:szCs w:val="21"/>
                </w:rPr>
                <w:t xml:space="preserve">y valora los riesgos para</w:t>
              </w:r>
            </w:ins>
            <w:r>
              <w:rPr>
                <w:rFonts w:ascii="Times New Roman" w:hAnsi="Times New Roman" w:cs="Times New Roman"/>
                <w:sz w:val="21"/>
                <w:szCs w:val="21"/>
              </w:rPr>
              <w:t xml:space="preserve"> una adecuada cobertura de control interno, que oriente la planificación.</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9832A9"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17: </w:t>
            </w:r>
            <w:r w:rsidRPr="00E25F3C">
              <w:rPr>
                <w:rFonts w:ascii="Times New Roman" w:hAnsi="Times New Roman" w:cs="Times New Roman"/>
                <w:sz w:val="21"/>
                <w:szCs w:val="21"/>
              </w:rPr>
              <w:t>Informe de relevamiento</w:t>
            </w:r>
            <w:r w:rsidR="00AD6BE3" w:rsidRPr="00E25F3C">
              <w:rPr>
                <w:rFonts w:ascii="Times New Roman" w:hAnsi="Times New Roman" w:cs="Times New Roman"/>
                <w:sz w:val="21"/>
                <w:szCs w:val="21"/>
              </w:rPr>
              <w:t xml:space="preserve"> y valoración de riesgos</w:t>
            </w:r>
            <w:r w:rsidR="000443E7" w:rsidRPr="00E25F3C">
              <w:rPr>
                <w:rFonts w:ascii="Times New Roman" w:hAnsi="Times New Roman" w:cs="Times New Roman"/>
                <w:sz w:val="21"/>
                <w:szCs w:val="21"/>
              </w:rPr>
              <w:t xml:space="preserve">, para una adecuada </w:t>
            </w:r>
            <w:r w:rsidRPr="00E25F3C">
              <w:rPr>
                <w:rFonts w:ascii="Times New Roman" w:hAnsi="Times New Roman" w:cs="Times New Roman"/>
                <w:sz w:val="21"/>
                <w:szCs w:val="21"/>
              </w:rPr>
              <w:t>cobertura del control interno</w:t>
            </w:r>
            <w:r w:rsidR="000443E7" w:rsidRPr="00E25F3C">
              <w:rPr>
                <w:rFonts w:ascii="Times New Roman" w:hAnsi="Times New Roman" w:cs="Times New Roman"/>
                <w:sz w:val="21"/>
                <w:szCs w:val="21"/>
              </w:rPr>
              <w:t>.</w:t>
            </w:r>
            <w:r w:rsidRPr="00E25F3C">
              <w:rPr>
                <w:rFonts w:ascii="Times New Roman" w:hAnsi="Times New Roman" w:cs="Times New Roman"/>
                <w:sz w:val="21"/>
                <w:szCs w:val="21"/>
              </w:rPr>
              <w:t xml:space="preserve"> </w:t>
            </w:r>
          </w:p>
        </w:tc>
      </w:tr>
      <w:tr w:rsidR="008C2334" w:rsidRPr="00E25F3C" w14:paraId="10EF53B5"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5420CA"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A9CE7"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1.2 Formula</w:t>
            </w:r>
            <w:r w:rsidR="00AD6BE3" w:rsidRPr="00E25F3C">
              <w:rPr>
                <w:rFonts w:ascii="Times New Roman" w:hAnsi="Times New Roman" w:cs="Times New Roman"/>
                <w:sz w:val="21"/>
                <w:szCs w:val="21"/>
              </w:rPr>
              <w:t xml:space="preserve"> el Plan Estratégico de la Unidad de Auditoría Interna, considerando: </w:t>
            </w:r>
            <w:r w:rsidRPr="00E25F3C">
              <w:rPr>
                <w:rFonts w:ascii="Times New Roman" w:hAnsi="Times New Roman" w:cs="Times New Roman"/>
                <w:sz w:val="21"/>
                <w:szCs w:val="21"/>
              </w:rPr>
              <w:t xml:space="preserve">objetivos, estrategias, </w:t>
            </w:r>
            <w:r w:rsidR="00AD6BE3" w:rsidRPr="00E25F3C">
              <w:rPr>
                <w:rFonts w:ascii="Times New Roman" w:hAnsi="Times New Roman" w:cs="Times New Roman"/>
                <w:sz w:val="21"/>
                <w:szCs w:val="21"/>
              </w:rPr>
              <w:t>prioridades y la asignaci</w:t>
            </w:r>
            <w:r w:rsidR="000443E7" w:rsidRPr="00E25F3C">
              <w:rPr>
                <w:rFonts w:ascii="Times New Roman" w:hAnsi="Times New Roman" w:cs="Times New Roman"/>
                <w:sz w:val="21"/>
                <w:szCs w:val="21"/>
              </w:rPr>
              <w:t>ón de recursos.</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E23A9C" w14:textId="2BB31548"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18: </w:t>
            </w:r>
            <w:r w:rsidR="00630470" w:rsidRPr="00E25F3C">
              <w:rPr>
                <w:rFonts w:ascii="Times New Roman" w:hAnsi="Times New Roman" w:cs="Times New Roman"/>
                <w:sz w:val="21"/>
                <w:szCs w:val="21"/>
              </w:rPr>
              <w:t xml:space="preserve">Documento </w:t>
            </w:r>
            <w:r w:rsidR="0000263C" w:rsidRPr="00E25F3C">
              <w:rPr>
                <w:rFonts w:ascii="Times New Roman" w:hAnsi="Times New Roman" w:cs="Times New Roman"/>
                <w:sz w:val="21"/>
                <w:szCs w:val="21"/>
              </w:rPr>
              <w:t xml:space="preserve">del </w:t>
            </w:r>
            <w:r w:rsidRPr="00E25F3C">
              <w:rPr>
                <w:rFonts w:ascii="Times New Roman" w:hAnsi="Times New Roman" w:cs="Times New Roman"/>
                <w:sz w:val="21"/>
                <w:szCs w:val="21"/>
              </w:rPr>
              <w:t>Plan Estratégico de la Unidad de Auditoría Interna.</w:t>
            </w:r>
          </w:p>
        </w:tc>
      </w:tr>
      <w:tr w:rsidR="008C2334" w:rsidRPr="00E25F3C" w14:paraId="3179154D"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6B02D9"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lastRenderedPageBreak/>
              <w:t xml:space="preserve">2. Elabora el Programa Operativo Anual de </w:t>
            </w:r>
            <w:r w:rsidR="00B67ACA" w:rsidRPr="00E25F3C">
              <w:rPr>
                <w:rFonts w:ascii="Times New Roman" w:hAnsi="Times New Roman" w:cs="Times New Roman"/>
                <w:sz w:val="21"/>
                <w:szCs w:val="21"/>
              </w:rPr>
              <w:t xml:space="preserve">la </w:t>
            </w:r>
            <w:r w:rsidRPr="00E25F3C">
              <w:rPr>
                <w:rFonts w:ascii="Times New Roman" w:hAnsi="Times New Roman" w:cs="Times New Roman"/>
                <w:sz w:val="21"/>
                <w:szCs w:val="21"/>
              </w:rPr>
              <w:t>Unidad de Auditoría Interna,</w:t>
            </w:r>
            <w:r w:rsidR="00B67ACA" w:rsidRPr="00E25F3C">
              <w:rPr>
                <w:rFonts w:ascii="Times New Roman" w:hAnsi="Times New Roman" w:cs="Times New Roman"/>
                <w:sz w:val="21"/>
                <w:szCs w:val="21"/>
              </w:rPr>
              <w:t xml:space="preserve"> en consistencia con el Plan Estratégico y</w:t>
            </w:r>
            <w:r w:rsidRPr="00E25F3C">
              <w:rPr>
                <w:rFonts w:ascii="Times New Roman" w:hAnsi="Times New Roman" w:cs="Times New Roman"/>
                <w:sz w:val="21"/>
                <w:szCs w:val="21"/>
              </w:rPr>
              <w:t xml:space="preserve"> priorizando </w:t>
            </w:r>
            <w:r w:rsidR="00B67ACA" w:rsidRPr="00E25F3C">
              <w:rPr>
                <w:rFonts w:ascii="Times New Roman" w:hAnsi="Times New Roman" w:cs="Times New Roman"/>
                <w:sz w:val="21"/>
                <w:szCs w:val="21"/>
              </w:rPr>
              <w:t xml:space="preserve">los trabajos de auditoría, con criterios de objetividad y valoración del riesgo. </w:t>
            </w: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590C3C"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2.1 </w:t>
            </w:r>
            <w:r w:rsidR="00447B71" w:rsidRPr="00E25F3C">
              <w:rPr>
                <w:rFonts w:ascii="Times New Roman" w:hAnsi="Times New Roman" w:cs="Times New Roman"/>
                <w:sz w:val="21"/>
                <w:szCs w:val="21"/>
              </w:rPr>
              <w:t>Selecciona y p</w:t>
            </w:r>
            <w:r w:rsidRPr="00E25F3C">
              <w:rPr>
                <w:rFonts w:ascii="Times New Roman" w:hAnsi="Times New Roman" w:cs="Times New Roman"/>
                <w:sz w:val="21"/>
                <w:szCs w:val="21"/>
              </w:rPr>
              <w:t xml:space="preserve">rioriza </w:t>
            </w:r>
            <w:r w:rsidR="00447B71" w:rsidRPr="00E25F3C">
              <w:rPr>
                <w:rFonts w:ascii="Times New Roman" w:hAnsi="Times New Roman" w:cs="Times New Roman"/>
                <w:sz w:val="21"/>
                <w:szCs w:val="21"/>
              </w:rPr>
              <w:t xml:space="preserve">los trabajos de auditoría para su inclusión en el Programa Operativo Anual, </w:t>
            </w:r>
            <w:r w:rsidRPr="00E25F3C">
              <w:rPr>
                <w:rFonts w:ascii="Times New Roman" w:hAnsi="Times New Roman" w:cs="Times New Roman"/>
                <w:sz w:val="21"/>
                <w:szCs w:val="21"/>
              </w:rPr>
              <w:t>según el nivel de riesgo y la capacidad operativa de la unidad.</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3725A1" w14:textId="77777777" w:rsidR="00447B71"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19: </w:t>
            </w:r>
            <w:r w:rsidR="00447B71" w:rsidRPr="00E25F3C">
              <w:rPr>
                <w:rFonts w:ascii="Times New Roman" w:hAnsi="Times New Roman" w:cs="Times New Roman"/>
                <w:sz w:val="21"/>
                <w:szCs w:val="21"/>
              </w:rPr>
              <w:t>Cuadro de selección y priorización de trabajos de auditoría, bajo criterios de nivel de riesgo.</w:t>
            </w:r>
          </w:p>
          <w:p w14:paraId="51AB3E12" w14:textId="77777777" w:rsidR="008C2334" w:rsidRPr="00E25F3C" w:rsidRDefault="008C2334" w:rsidP="006D0C60">
            <w:pPr>
              <w:spacing w:after="40" w:line="252" w:lineRule="auto"/>
              <w:jc w:val="both"/>
              <w:rPr>
                <w:rFonts w:ascii="Times New Roman" w:hAnsi="Times New Roman" w:cs="Times New Roman"/>
                <w:sz w:val="21"/>
                <w:szCs w:val="21"/>
              </w:rPr>
            </w:pPr>
          </w:p>
        </w:tc>
      </w:tr>
      <w:tr w:rsidR="008C2334" w:rsidRPr="00E25F3C" w14:paraId="51B2265B"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32FFDF"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8EB9C4"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2.2 Elabora </w:t>
            </w:r>
            <w:r w:rsidR="00447B71" w:rsidRPr="00E25F3C">
              <w:rPr>
                <w:rFonts w:ascii="Times New Roman" w:hAnsi="Times New Roman" w:cs="Times New Roman"/>
                <w:sz w:val="21"/>
                <w:szCs w:val="21"/>
              </w:rPr>
              <w:t xml:space="preserve">el Programa Operativo Anual de Auditoría Interna, estableciendo objetivos, auditorías programadas, cronograma, recursos, </w:t>
            </w:r>
            <w:r w:rsidRPr="00E25F3C">
              <w:rPr>
                <w:rFonts w:ascii="Times New Roman" w:hAnsi="Times New Roman" w:cs="Times New Roman"/>
                <w:sz w:val="21"/>
                <w:szCs w:val="21"/>
              </w:rPr>
              <w:t xml:space="preserve">asignación de horas y </w:t>
            </w:r>
            <w:r w:rsidR="00447B71" w:rsidRPr="00E25F3C">
              <w:rPr>
                <w:rFonts w:ascii="Times New Roman" w:hAnsi="Times New Roman" w:cs="Times New Roman"/>
                <w:sz w:val="21"/>
                <w:szCs w:val="21"/>
              </w:rPr>
              <w:t>responsables.</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799768" w14:textId="187C225F"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20: </w:t>
            </w:r>
            <w:r w:rsidR="00630470" w:rsidRPr="00E25F3C">
              <w:rPr>
                <w:rFonts w:ascii="Times New Roman" w:hAnsi="Times New Roman" w:cs="Times New Roman"/>
                <w:sz w:val="21"/>
                <w:szCs w:val="21"/>
              </w:rPr>
              <w:t xml:space="preserve">Documento </w:t>
            </w:r>
            <w:r w:rsidR="0000263C" w:rsidRPr="00E25F3C">
              <w:rPr>
                <w:rFonts w:ascii="Times New Roman" w:hAnsi="Times New Roman" w:cs="Times New Roman"/>
                <w:sz w:val="21"/>
                <w:szCs w:val="21"/>
              </w:rPr>
              <w:t xml:space="preserve">del </w:t>
            </w:r>
            <w:r>
              <w:rPr>
                <w:rFonts w:ascii="Times New Roman" w:hAnsi="Times New Roman" w:cs="Times New Roman"/>
                <w:sz w:val="21"/>
                <w:szCs w:val="21"/>
              </w:rPr>
              <w:t xml:space="preserve">Programa Operativo Anual de la </w:t>
            </w:r>
            <w:del w:id="9003" w:author="Comisión de revisión 4.5" w:date="2026-10-13T00:00:00Z">
              <w:r>
                <w:rPr>
                  <w:rFonts w:ascii="Times New Roman" w:hAnsi="Times New Roman" w:cs="Times New Roman"/>
                  <w:sz w:val="21"/>
                  <w:szCs w:val="21"/>
                </w:rPr>
                <w:delText xml:space="preserve">Unidad de </w:delText>
              </w:r>
              <w:r>
                <w:rPr>
                  <w:rFonts w:ascii="Times New Roman" w:hAnsi="Times New Roman" w:cs="Times New Roman"/>
                  <w:sz w:val="21"/>
                  <w:szCs w:val="21"/>
                </w:rPr>
                <w:delText xml:space="preserve">Unidad de </w:delText>
              </w:r>
              <w:r>
                <w:rPr>
                  <w:rFonts w:ascii="Times New Roman" w:hAnsi="Times New Roman" w:cs="Times New Roman"/>
                  <w:sz w:val="21"/>
                  <w:szCs w:val="21"/>
                </w:rPr>
                <w:delText xml:space="preserve">Auditoría</w:delText>
              </w:r>
            </w:del>
            <w:ins w:id="9004" w:author="Comisión de revisión 4.5" w:date="2026-10-13T00:00:00Z">
              <w:r>
                <w:rPr>
                  <w:rFonts w:ascii="Times New Roman" w:hAnsi="Times New Roman" w:cs="Times New Roman"/>
                  <w:sz w:val="21"/>
                  <w:szCs w:val="21"/>
                </w:rPr>
                <w:t xml:space="preserve">Unidad de Auditoría</w:t>
              </w:r>
            </w:ins>
            <w:r>
              <w:rPr>
                <w:rFonts w:ascii="Times New Roman" w:hAnsi="Times New Roman" w:cs="Times New Roman"/>
                <w:sz w:val="21"/>
                <w:szCs w:val="21"/>
              </w:rPr>
              <w:t xml:space="preserve"> Interna</w:t>
            </w:r>
            <w:r w:rsidR="00447B71" w:rsidRPr="00E25F3C">
              <w:rPr>
                <w:rFonts w:ascii="Times New Roman" w:hAnsi="Times New Roman" w:cs="Times New Roman"/>
                <w:sz w:val="21"/>
                <w:szCs w:val="21"/>
              </w:rPr>
              <w:t>.</w:t>
            </w:r>
          </w:p>
        </w:tc>
      </w:tr>
      <w:tr w:rsidR="008C2334" w:rsidRPr="00E25F3C" w14:paraId="666953A1"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A764607"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conocimiento</w:t>
            </w:r>
          </w:p>
        </w:tc>
      </w:tr>
      <w:tr w:rsidR="008C2334" w:rsidRPr="00E25F3C" w14:paraId="5DBAD88E" w14:textId="77777777" w:rsidTr="00736DD3">
        <w:tc>
          <w:tcPr>
            <w:tcW w:w="2096"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71BA4690"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Unidad de aprendizaje</w:t>
            </w:r>
          </w:p>
        </w:tc>
        <w:tc>
          <w:tcPr>
            <w:tcW w:w="4366" w:type="dxa"/>
            <w:gridSpan w:val="11"/>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23204EA" w14:textId="77777777" w:rsidR="008C2334" w:rsidRPr="00E25F3C" w:rsidRDefault="00EB264B">
            <w:pPr>
              <w:spacing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Contenidos</w:t>
            </w:r>
          </w:p>
          <w:p w14:paraId="23F34F90" w14:textId="77777777" w:rsidR="008C2334" w:rsidRPr="00E25F3C" w:rsidRDefault="00EB264B">
            <w:pPr>
              <w:spacing w:line="252" w:lineRule="auto"/>
              <w:jc w:val="center"/>
              <w:rPr>
                <w:rFonts w:ascii="Times New Roman" w:hAnsi="Times New Roman" w:cs="Times New Roman"/>
                <w:i/>
                <w:iCs/>
                <w:sz w:val="16"/>
                <w:szCs w:val="16"/>
              </w:rPr>
            </w:pPr>
            <w:r w:rsidRPr="00E25F3C">
              <w:rPr>
                <w:rFonts w:ascii="Times New Roman" w:hAnsi="Times New Roman" w:cs="Times New Roman"/>
                <w:i/>
                <w:iCs/>
                <w:sz w:val="16"/>
                <w:szCs w:val="16"/>
              </w:rPr>
              <w:t>C: cognitivo · P: procedimental · A: actitudinal · T: manejo de tecnología e IA</w:t>
            </w:r>
          </w:p>
        </w:tc>
        <w:tc>
          <w:tcPr>
            <w:tcW w:w="3461"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484016E3"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Conocimientos circunstanciales</w:t>
            </w:r>
          </w:p>
        </w:tc>
      </w:tr>
      <w:tr w:rsidR="008C2334" w:rsidRPr="00E25F3C" w14:paraId="761E8A58"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2B479" w14:textId="77777777" w:rsidR="00BE1B8E" w:rsidRPr="00E25F3C" w:rsidRDefault="00BE1B8E" w:rsidP="006D0C60">
            <w:pPr>
              <w:spacing w:after="40" w:line="252" w:lineRule="auto"/>
              <w:jc w:val="both"/>
              <w:rPr>
                <w:rFonts w:ascii="Times New Roman" w:hAnsi="Times New Roman" w:cs="Times New Roman"/>
                <w:b/>
                <w:bCs/>
                <w:sz w:val="21"/>
                <w:szCs w:val="21"/>
              </w:rPr>
            </w:pPr>
            <w:r w:rsidRPr="00E25F3C">
              <w:rPr>
                <w:rFonts w:ascii="Times New Roman" w:hAnsi="Times New Roman" w:cs="Times New Roman"/>
                <w:b/>
                <w:bCs/>
                <w:sz w:val="21"/>
                <w:szCs w:val="21"/>
              </w:rPr>
              <w:t>Tema 8. Planificación Estratégica y Programación Operativa Anual de la Unidad de Auditoría Interna</w:t>
            </w:r>
          </w:p>
          <w:p w14:paraId="3CA26D95" w14:textId="77777777" w:rsidR="008C2334" w:rsidRPr="00E25F3C" w:rsidRDefault="008C2334" w:rsidP="006D0C60">
            <w:pPr>
              <w:spacing w:after="40" w:line="252" w:lineRule="auto"/>
              <w:jc w:val="both"/>
              <w:rPr>
                <w:rFonts w:ascii="Times New Roman" w:hAnsi="Times New Roman" w:cs="Times New Roman"/>
                <w:sz w:val="21"/>
                <w:szCs w:val="21"/>
                <w:lang w:val="es-ES"/>
              </w:rPr>
            </w:pP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52CEFC" w14:textId="77777777" w:rsidR="00BE1B8E" w:rsidRPr="00E25F3C" w:rsidRDefault="00BE1B8E" w:rsidP="006D0C60">
            <w:pPr>
              <w:pStyle w:val="Prrafodelista"/>
              <w:numPr>
                <w:ilvl w:val="0"/>
                <w:numId w:val="13"/>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Naturaleza, objetivos e importancia de la planificación de Auditoría Interna. (C)</w:t>
            </w:r>
          </w:p>
          <w:p w14:paraId="09DB7BEE" w14:textId="77777777" w:rsidR="00BE1B8E" w:rsidRPr="00E25F3C" w:rsidRDefault="00BE1B8E" w:rsidP="006D0C60">
            <w:pPr>
              <w:pStyle w:val="Prrafodelista"/>
              <w:numPr>
                <w:ilvl w:val="0"/>
                <w:numId w:val="13"/>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Conocimiento organizacional y relevamiento de información. (C, P)</w:t>
            </w:r>
          </w:p>
          <w:p w14:paraId="442E1FE5" w14:textId="77777777" w:rsidR="00BE1B8E" w:rsidRPr="00E25F3C" w:rsidRDefault="00BE1B8E" w:rsidP="006D0C60">
            <w:pPr>
              <w:pStyle w:val="Prrafodelista"/>
              <w:numPr>
                <w:ilvl w:val="0"/>
                <w:numId w:val="13"/>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Cobertura del control interno: institucional, unidades organizacionales, procesos, programas y operaciones. (C)</w:t>
            </w:r>
          </w:p>
          <w:p w14:paraId="388A6424" w14:textId="77777777" w:rsidR="00BE1B8E" w:rsidRPr="00E25F3C" w:rsidRDefault="00BE1B8E" w:rsidP="006D0C60">
            <w:pPr>
              <w:pStyle w:val="Prrafodelista"/>
              <w:numPr>
                <w:ilvl w:val="0"/>
                <w:numId w:val="13"/>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Identificación, análisis y valoración de riesgos para la planificación. (C, P)</w:t>
            </w:r>
          </w:p>
          <w:p w14:paraId="30308BA7" w14:textId="77777777" w:rsidR="00BE1B8E" w:rsidRPr="00E25F3C" w:rsidRDefault="00BE1B8E" w:rsidP="006D0C60">
            <w:pPr>
              <w:pStyle w:val="Prrafodelista"/>
              <w:numPr>
                <w:ilvl w:val="0"/>
                <w:numId w:val="13"/>
              </w:numPr>
              <w:spacing w:after="40" w:line="252" w:lineRule="auto"/>
              <w:jc w:val="both"/>
              <w:rPr>
                <w:rFonts w:ascii="Times New Roman" w:hAnsi="Times New Roman" w:cs="Times New Roman"/>
                <w:sz w:val="21"/>
                <w:szCs w:val="21"/>
              </w:rPr>
            </w:pPr>
            <w:r>
              <w:rPr>
                <w:rFonts w:ascii="Times New Roman" w:hAnsi="Times New Roman" w:cs="Times New Roman"/>
                <w:sz w:val="21"/>
                <w:szCs w:val="21"/>
              </w:rPr>
              <w:t xml:space="preserve">Definición de objetivos, estrategias, </w:t>
            </w:r>
            <w:del w:id="9025" w:author="Comisión de revisión 4.5" w:date="2026-10-13T00:00:00Z">
              <w:r>
                <w:rPr>
                  <w:rFonts w:ascii="Times New Roman" w:hAnsi="Times New Roman" w:cs="Times New Roman"/>
                  <w:sz w:val="21"/>
                  <w:szCs w:val="21"/>
                </w:rPr>
                <w:delText xml:space="preserve">prioridades, y asignación</w:delText>
              </w:r>
            </w:del>
            <w:ins w:id="9026" w:author="Comisión de revisión 4.5" w:date="2026-10-13T00:00:00Z">
              <w:r>
                <w:rPr>
                  <w:rFonts w:ascii="Times New Roman" w:hAnsi="Times New Roman" w:cs="Times New Roman"/>
                  <w:sz w:val="21"/>
                  <w:szCs w:val="21"/>
                </w:rPr>
                <w:t xml:space="preserve">prioridades y asignación</w:t>
              </w:r>
            </w:ins>
            <w:r>
              <w:rPr>
                <w:rFonts w:ascii="Times New Roman" w:hAnsi="Times New Roman" w:cs="Times New Roman"/>
                <w:sz w:val="21"/>
                <w:szCs w:val="21"/>
              </w:rPr>
              <w:t xml:space="preserve"> de recursos. (C, P, A)</w:t>
            </w:r>
          </w:p>
          <w:p w14:paraId="516A3F96" w14:textId="77777777" w:rsidR="00BE1B8E" w:rsidRPr="00E25F3C" w:rsidRDefault="00BE1B8E" w:rsidP="006D0C60">
            <w:pPr>
              <w:pStyle w:val="Prrafodelista"/>
              <w:numPr>
                <w:ilvl w:val="0"/>
                <w:numId w:val="13"/>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Formulación del Plan Estratégico de Auditoría Interna. (C, P)</w:t>
            </w:r>
          </w:p>
          <w:p w14:paraId="741646FD" w14:textId="77777777" w:rsidR="008C2334" w:rsidRPr="00E25F3C" w:rsidRDefault="00BE1B8E" w:rsidP="006D0C60">
            <w:pPr>
              <w:pStyle w:val="Prrafodelista"/>
              <w:numPr>
                <w:ilvl w:val="0"/>
                <w:numId w:val="13"/>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Elaboración, aprobación y seguimiento del Programa Operativo Anual de Auditoría Interna. (P, T)</w:t>
            </w: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C12413" w14:textId="77777777" w:rsidR="00471FF5" w:rsidRPr="00E25F3C" w:rsidRDefault="00C96C71" w:rsidP="006D0C60">
            <w:pPr>
              <w:pStyle w:val="NormalWeb"/>
              <w:numPr>
                <w:ilvl w:val="0"/>
                <w:numId w:val="26"/>
              </w:numPr>
              <w:ind w:left="204" w:hanging="204"/>
              <w:jc w:val="both"/>
              <w:rPr>
                <w:sz w:val="21"/>
                <w:szCs w:val="21"/>
                <w:lang w:val="es-ES"/>
              </w:rPr>
            </w:pPr>
            <w:r w:rsidRPr="00E25F3C">
              <w:rPr>
                <w:sz w:val="21"/>
                <w:szCs w:val="21"/>
                <w:lang w:val="es-ES"/>
              </w:rPr>
              <w:t xml:space="preserve">Normas sobre planes estratégicos </w:t>
            </w:r>
            <w:r w:rsidR="009950A8" w:rsidRPr="00E25F3C">
              <w:rPr>
                <w:sz w:val="21"/>
                <w:szCs w:val="21"/>
                <w:lang w:val="es-ES"/>
              </w:rPr>
              <w:t>y</w:t>
            </w:r>
            <w:r w:rsidRPr="00E25F3C">
              <w:rPr>
                <w:sz w:val="21"/>
                <w:szCs w:val="21"/>
                <w:lang w:val="es-ES"/>
              </w:rPr>
              <w:t xml:space="preserve"> operativos anuales</w:t>
            </w:r>
            <w:r w:rsidR="009950A8" w:rsidRPr="00E25F3C">
              <w:rPr>
                <w:sz w:val="21"/>
                <w:szCs w:val="21"/>
                <w:lang w:val="es-ES"/>
              </w:rPr>
              <w:t xml:space="preserve"> de las Unidades de Auditoría Inter</w:t>
            </w:r>
            <w:r w:rsidRPr="00E25F3C">
              <w:rPr>
                <w:sz w:val="21"/>
                <w:szCs w:val="21"/>
                <w:lang w:val="es-ES"/>
              </w:rPr>
              <w:t>na, de la Contraloría General del Estado.</w:t>
            </w:r>
          </w:p>
          <w:p w14:paraId="5097024A" w14:textId="77777777" w:rsidR="00471FF5" w:rsidRPr="00E25F3C" w:rsidRDefault="009950A8" w:rsidP="006D0C60">
            <w:pPr>
              <w:pStyle w:val="NormalWeb"/>
              <w:numPr>
                <w:ilvl w:val="0"/>
                <w:numId w:val="26"/>
              </w:numPr>
              <w:ind w:left="204" w:hanging="204"/>
              <w:jc w:val="both"/>
              <w:rPr>
                <w:sz w:val="21"/>
                <w:szCs w:val="21"/>
                <w:lang w:val="es-ES"/>
              </w:rPr>
            </w:pPr>
            <w:r w:rsidRPr="00E25F3C">
              <w:rPr>
                <w:sz w:val="21"/>
                <w:szCs w:val="21"/>
                <w:lang w:val="es-ES"/>
              </w:rPr>
              <w:t>Nociones sobre técnicas y herramientas de planificación y programación de actividades: estimación de tiempos, diagramas de Gantt y modelado de procesos (BPMN).</w:t>
            </w:r>
          </w:p>
          <w:p w14:paraId="3B70EC1B" w14:textId="253A81EC" w:rsidR="008C2334" w:rsidRPr="00E25F3C" w:rsidRDefault="009950A8" w:rsidP="006D0C60">
            <w:pPr>
              <w:pStyle w:val="NormalWeb"/>
              <w:numPr>
                <w:ilvl w:val="0"/>
                <w:numId w:val="26"/>
              </w:numPr>
              <w:ind w:left="204" w:hanging="204"/>
              <w:jc w:val="both"/>
              <w:rPr>
                <w:sz w:val="21"/>
                <w:szCs w:val="21"/>
                <w:lang w:val="es-ES"/>
              </w:rPr>
            </w:pPr>
            <w:r w:rsidRPr="00E25F3C">
              <w:rPr>
                <w:sz w:val="21"/>
                <w:szCs w:val="21"/>
                <w:lang w:val="es-ES"/>
              </w:rPr>
              <w:t>Métodos de cálculo de la capacidad operativa</w:t>
            </w:r>
            <w:r w:rsidR="00C96C71" w:rsidRPr="00E25F3C">
              <w:rPr>
                <w:sz w:val="21"/>
                <w:szCs w:val="21"/>
                <w:lang w:val="es-ES"/>
              </w:rPr>
              <w:t xml:space="preserve"> </w:t>
            </w:r>
            <w:r w:rsidRPr="00E25F3C">
              <w:rPr>
                <w:sz w:val="21"/>
                <w:szCs w:val="21"/>
                <w:lang w:val="es-ES"/>
              </w:rPr>
              <w:t>de las Unidades de Auditoría Interna</w:t>
            </w:r>
            <w:r w:rsidR="00C96C71" w:rsidRPr="00E25F3C">
              <w:rPr>
                <w:sz w:val="21"/>
                <w:szCs w:val="21"/>
                <w:lang w:val="es-ES"/>
              </w:rPr>
              <w:t>, considerando horas y recursos humanos</w:t>
            </w:r>
          </w:p>
        </w:tc>
      </w:tr>
      <w:tr w:rsidR="008C2334" w:rsidRPr="00E25F3C" w14:paraId="1288624B"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CAE3733" w14:textId="77777777" w:rsidR="008C2334" w:rsidRPr="00E25F3C" w:rsidRDefault="00EB264B" w:rsidP="00BE1B8E">
            <w:pPr>
              <w:pStyle w:val="NormalWeb"/>
              <w:jc w:val="both"/>
              <w:rPr>
                <w:sz w:val="21"/>
                <w:szCs w:val="21"/>
                <w:lang w:val="es-ES"/>
              </w:rPr>
            </w:pPr>
            <w:r w:rsidRPr="00E25F3C">
              <w:rPr>
                <w:b/>
                <w:bCs/>
                <w:i/>
                <w:iCs/>
                <w:sz w:val="21"/>
                <w:szCs w:val="21"/>
                <w:lang w:val="es-BO"/>
              </w:rPr>
              <w:t>Elemento de competencia 6</w:t>
            </w:r>
            <w:r w:rsidR="00BE1B8E" w:rsidRPr="00E25F3C">
              <w:rPr>
                <w:i/>
                <w:iCs/>
                <w:sz w:val="21"/>
                <w:szCs w:val="21"/>
                <w:lang w:val="es-ES"/>
              </w:rPr>
              <w:t>:</w:t>
            </w:r>
            <w:r w:rsidR="00BE1B8E" w:rsidRPr="00E25F3C">
              <w:rPr>
                <w:sz w:val="21"/>
                <w:szCs w:val="21"/>
                <w:lang w:val="es-ES"/>
              </w:rPr>
              <w:t xml:space="preserve"> Comprende la naturaleza, características y etapas del proceso de auditoría, mediante el estudio de sus fundamentos conceptuales y metodológicos, así como de los procedimientos de relevamiento, planificación, ejecución, comunicación de resultados y seguimiento, para adquirir las bases necesarias para su aplicación en la Auditoría Interna.</w:t>
            </w:r>
          </w:p>
        </w:tc>
      </w:tr>
      <w:tr w:rsidR="008C2334" w:rsidRPr="00E25F3C" w14:paraId="5BD118CA" w14:textId="77777777" w:rsidTr="00736DD3">
        <w:tc>
          <w:tcPr>
            <w:tcW w:w="2900" w:type="dxa"/>
            <w:gridSpan w:val="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52F84A8"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Criterios de desempeño</w:t>
            </w:r>
          </w:p>
        </w:tc>
        <w:tc>
          <w:tcPr>
            <w:tcW w:w="3196"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B00D75A"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desempeño</w:t>
            </w:r>
          </w:p>
        </w:tc>
        <w:tc>
          <w:tcPr>
            <w:tcW w:w="3827"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A528BFC"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producto</w:t>
            </w:r>
          </w:p>
        </w:tc>
      </w:tr>
      <w:tr w:rsidR="008C2334" w:rsidRPr="00E25F3C" w14:paraId="6A0A87F9"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0D9D7" w14:textId="77777777" w:rsidR="00A51C00"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 </w:t>
            </w:r>
            <w:r w:rsidR="00A51C00" w:rsidRPr="00E25F3C">
              <w:rPr>
                <w:rFonts w:ascii="Times New Roman" w:hAnsi="Times New Roman" w:cs="Times New Roman"/>
                <w:sz w:val="21"/>
                <w:szCs w:val="21"/>
              </w:rPr>
              <w:t xml:space="preserve">Analiza la </w:t>
            </w:r>
            <w:r w:rsidRPr="00E25F3C">
              <w:rPr>
                <w:rFonts w:ascii="Times New Roman" w:hAnsi="Times New Roman" w:cs="Times New Roman"/>
                <w:sz w:val="21"/>
                <w:szCs w:val="21"/>
              </w:rPr>
              <w:t>naturaleza y</w:t>
            </w:r>
            <w:r w:rsidR="00A51C00" w:rsidRPr="00E25F3C">
              <w:rPr>
                <w:rFonts w:ascii="Times New Roman" w:hAnsi="Times New Roman" w:cs="Times New Roman"/>
                <w:sz w:val="21"/>
                <w:szCs w:val="21"/>
              </w:rPr>
              <w:t xml:space="preserve"> </w:t>
            </w:r>
            <w:r w:rsidRPr="00E25F3C">
              <w:rPr>
                <w:rFonts w:ascii="Times New Roman" w:hAnsi="Times New Roman" w:cs="Times New Roman"/>
                <w:sz w:val="21"/>
                <w:szCs w:val="21"/>
              </w:rPr>
              <w:t>etapas del proceso de auditoría</w:t>
            </w:r>
            <w:r w:rsidR="00A51C00" w:rsidRPr="00E25F3C">
              <w:rPr>
                <w:rFonts w:ascii="Times New Roman" w:hAnsi="Times New Roman" w:cs="Times New Roman"/>
                <w:sz w:val="21"/>
                <w:szCs w:val="21"/>
              </w:rPr>
              <w:t>, consistente en la planificación y elaboración de programas de trabajo y su ejecución a través de la obtención de evidencia y la formulación de hallazgos.</w:t>
            </w:r>
          </w:p>
          <w:p w14:paraId="3EA212DA" w14:textId="77777777" w:rsidR="00A51C00" w:rsidRPr="00E25F3C" w:rsidRDefault="00A51C00" w:rsidP="006D0C60">
            <w:pPr>
              <w:spacing w:after="40" w:line="252" w:lineRule="auto"/>
              <w:jc w:val="both"/>
              <w:rPr>
                <w:rFonts w:ascii="Times New Roman" w:hAnsi="Times New Roman" w:cs="Times New Roman"/>
                <w:sz w:val="21"/>
                <w:szCs w:val="21"/>
              </w:rPr>
            </w:pPr>
          </w:p>
          <w:p w14:paraId="6ABA17E0"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32CEAF"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1.1 </w:t>
            </w:r>
            <w:r w:rsidR="00A51C00" w:rsidRPr="00E25F3C">
              <w:rPr>
                <w:rFonts w:ascii="Times New Roman" w:hAnsi="Times New Roman" w:cs="Times New Roman"/>
                <w:sz w:val="21"/>
                <w:szCs w:val="21"/>
              </w:rPr>
              <w:t>Realiza la planificación de la auditoría, identificando: objetivo, objeto, alcance, metodología y marco normativo, incluido el programa de trabajo.</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2FCF0A" w14:textId="6D3F52D4" w:rsidR="00A51C00" w:rsidRPr="00E25F3C" w:rsidRDefault="00EB264B" w:rsidP="006D0C60">
            <w:pPr>
              <w:spacing w:after="40" w:line="252" w:lineRule="auto"/>
              <w:jc w:val="both"/>
              <w:rPr>
                <w:rFonts w:ascii="Times New Roman" w:hAnsi="Times New Roman" w:cs="Times New Roman"/>
                <w:bCs/>
                <w:sz w:val="21"/>
                <w:szCs w:val="21"/>
              </w:rPr>
            </w:pPr>
            <w:r w:rsidRPr="00E25F3C">
              <w:rPr>
                <w:rFonts w:ascii="Times New Roman" w:hAnsi="Times New Roman" w:cs="Times New Roman"/>
                <w:b/>
                <w:bCs/>
                <w:sz w:val="21"/>
                <w:szCs w:val="21"/>
              </w:rPr>
              <w:t>Producto 21:</w:t>
            </w:r>
            <w:r w:rsidR="0000263C" w:rsidRPr="00E25F3C">
              <w:rPr>
                <w:rFonts w:ascii="Times New Roman" w:hAnsi="Times New Roman" w:cs="Times New Roman"/>
                <w:b/>
                <w:bCs/>
                <w:sz w:val="21"/>
                <w:szCs w:val="21"/>
              </w:rPr>
              <w:t xml:space="preserve"> </w:t>
            </w:r>
            <w:r w:rsidR="00630470" w:rsidRPr="00E25F3C">
              <w:rPr>
                <w:rFonts w:ascii="Times New Roman" w:hAnsi="Times New Roman" w:cs="Times New Roman"/>
                <w:sz w:val="21"/>
                <w:szCs w:val="21"/>
              </w:rPr>
              <w:t>Documento</w:t>
            </w:r>
            <w:r w:rsidRPr="00E25F3C">
              <w:rPr>
                <w:rFonts w:ascii="Times New Roman" w:hAnsi="Times New Roman" w:cs="Times New Roman"/>
                <w:b/>
                <w:bCs/>
                <w:sz w:val="21"/>
                <w:szCs w:val="21"/>
              </w:rPr>
              <w:t xml:space="preserve"> </w:t>
            </w:r>
            <w:r w:rsidR="00A51C00" w:rsidRPr="00E25F3C">
              <w:rPr>
                <w:rFonts w:ascii="Times New Roman" w:hAnsi="Times New Roman" w:cs="Times New Roman"/>
                <w:bCs/>
                <w:sz w:val="21"/>
                <w:szCs w:val="21"/>
              </w:rPr>
              <w:t xml:space="preserve">Memorándum </w:t>
            </w:r>
            <w:r w:rsidR="00C66CED" w:rsidRPr="00E25F3C">
              <w:rPr>
                <w:rFonts w:ascii="Times New Roman" w:hAnsi="Times New Roman" w:cs="Times New Roman"/>
                <w:bCs/>
                <w:sz w:val="21"/>
                <w:szCs w:val="21"/>
              </w:rPr>
              <w:t xml:space="preserve">de planificación y </w:t>
            </w:r>
            <w:r w:rsidR="00A51C00" w:rsidRPr="00E25F3C">
              <w:rPr>
                <w:rFonts w:ascii="Times New Roman" w:hAnsi="Times New Roman" w:cs="Times New Roman"/>
                <w:bCs/>
                <w:sz w:val="21"/>
                <w:szCs w:val="21"/>
              </w:rPr>
              <w:t>programas de trabajo.</w:t>
            </w:r>
          </w:p>
          <w:p w14:paraId="1D2686B5" w14:textId="77777777" w:rsidR="008C2334" w:rsidRPr="00E25F3C" w:rsidRDefault="008C2334" w:rsidP="006D0C60">
            <w:pPr>
              <w:spacing w:after="40" w:line="252" w:lineRule="auto"/>
              <w:jc w:val="both"/>
              <w:rPr>
                <w:rFonts w:ascii="Times New Roman" w:hAnsi="Times New Roman" w:cs="Times New Roman"/>
                <w:sz w:val="21"/>
                <w:szCs w:val="21"/>
              </w:rPr>
            </w:pPr>
          </w:p>
        </w:tc>
      </w:tr>
      <w:tr w:rsidR="008C2334" w:rsidRPr="00E25F3C" w14:paraId="050A7236"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0F3A78"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42CD5C"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1.2 </w:t>
            </w:r>
            <w:r w:rsidR="00330B39" w:rsidRPr="00E25F3C">
              <w:rPr>
                <w:rFonts w:ascii="Times New Roman" w:hAnsi="Times New Roman" w:cs="Times New Roman"/>
                <w:sz w:val="21"/>
                <w:szCs w:val="21"/>
              </w:rPr>
              <w:t xml:space="preserve">Aplica procedimientos y técnicas básicas de auditoría para obtener y documentar evidencias, identificando y formulando </w:t>
            </w:r>
            <w:r w:rsidR="00330B39" w:rsidRPr="00E25F3C">
              <w:rPr>
                <w:rFonts w:ascii="Times New Roman" w:hAnsi="Times New Roman" w:cs="Times New Roman"/>
                <w:sz w:val="21"/>
                <w:szCs w:val="21"/>
              </w:rPr>
              <w:lastRenderedPageBreak/>
              <w:t>hallazgos con sus respectivos atributos.</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CD0C01" w14:textId="4CB44938" w:rsidR="00330B39"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 xml:space="preserve">Producto 22: </w:t>
            </w:r>
            <w:r w:rsidR="00630470" w:rsidRPr="00E25F3C">
              <w:rPr>
                <w:rFonts w:ascii="Times New Roman" w:hAnsi="Times New Roman" w:cs="Times New Roman"/>
                <w:sz w:val="21"/>
                <w:szCs w:val="21"/>
              </w:rPr>
              <w:t xml:space="preserve">Documento </w:t>
            </w:r>
            <w:r w:rsidRPr="00E25F3C">
              <w:rPr>
                <w:rFonts w:ascii="Times New Roman" w:hAnsi="Times New Roman" w:cs="Times New Roman"/>
                <w:sz w:val="21"/>
                <w:szCs w:val="21"/>
              </w:rPr>
              <w:t>P</w:t>
            </w:r>
            <w:r w:rsidR="00330B39" w:rsidRPr="00E25F3C">
              <w:rPr>
                <w:rFonts w:ascii="Times New Roman" w:hAnsi="Times New Roman" w:cs="Times New Roman"/>
                <w:sz w:val="21"/>
                <w:szCs w:val="21"/>
              </w:rPr>
              <w:t>apeles de Trabajo y cédulas de hallazgos de auditoría.</w:t>
            </w:r>
          </w:p>
          <w:p w14:paraId="0E524414" w14:textId="77777777" w:rsidR="008C2334" w:rsidRPr="00E25F3C" w:rsidRDefault="008C2334" w:rsidP="006D0C60">
            <w:pPr>
              <w:spacing w:after="40" w:line="252" w:lineRule="auto"/>
              <w:jc w:val="both"/>
              <w:rPr>
                <w:rFonts w:ascii="Times New Roman" w:hAnsi="Times New Roman" w:cs="Times New Roman"/>
                <w:sz w:val="21"/>
                <w:szCs w:val="21"/>
              </w:rPr>
            </w:pPr>
          </w:p>
        </w:tc>
      </w:tr>
      <w:tr w:rsidR="008C2334" w:rsidRPr="00E25F3C" w14:paraId="7C06E8D6" w14:textId="77777777" w:rsidTr="00736DD3">
        <w:tc>
          <w:tcPr>
            <w:tcW w:w="2900" w:type="dxa"/>
            <w:gridSpan w:val="7"/>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CC24E8" w14:textId="77777777" w:rsidR="00B32C99"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lastRenderedPageBreak/>
              <w:t xml:space="preserve">2. </w:t>
            </w:r>
            <w:r w:rsidR="009028F9" w:rsidRPr="00E25F3C">
              <w:rPr>
                <w:rFonts w:ascii="Times New Roman" w:hAnsi="Times New Roman" w:cs="Times New Roman"/>
                <w:sz w:val="21"/>
                <w:szCs w:val="21"/>
              </w:rPr>
              <w:t xml:space="preserve">Elabora </w:t>
            </w:r>
            <w:r>
              <w:rPr>
                <w:rFonts w:ascii="Times New Roman" w:hAnsi="Times New Roman" w:cs="Times New Roman"/>
                <w:sz w:val="21"/>
                <w:szCs w:val="21"/>
              </w:rPr>
              <w:t xml:space="preserve">informes de auditoría, formulando conclusiones y </w:t>
            </w:r>
            <w:del w:id="9017" w:author="Comisión de revisión 4.5" w:date="2026-10-13T00:00:00Z">
              <w:r>
                <w:rPr>
                  <w:rFonts w:ascii="Times New Roman" w:hAnsi="Times New Roman" w:cs="Times New Roman"/>
                  <w:sz w:val="21"/>
                  <w:szCs w:val="21"/>
                </w:rPr>
                <w:delText xml:space="preserve">recomendaciones, sustentado en evidencias</w:delText>
              </w:r>
            </w:del>
            <w:ins w:id="9018" w:author="Comisión de revisión 4.5" w:date="2026-10-13T00:00:00Z">
              <w:r>
                <w:rPr>
                  <w:rFonts w:ascii="Times New Roman" w:hAnsi="Times New Roman" w:cs="Times New Roman"/>
                  <w:sz w:val="21"/>
                  <w:szCs w:val="21"/>
                </w:rPr>
                <w:t xml:space="preserve">recomendaciones, sustentados en evidencias</w:t>
              </w:r>
            </w:ins>
            <w:r>
              <w:rPr>
                <w:rFonts w:ascii="Times New Roman" w:hAnsi="Times New Roman" w:cs="Times New Roman"/>
                <w:sz w:val="21"/>
                <w:szCs w:val="21"/>
              </w:rPr>
              <w:t xml:space="preserve"> y papeles de trabajo, y realiza el seguimiento a las recomendaciones.</w:t>
            </w:r>
          </w:p>
          <w:p w14:paraId="3EB0C753" w14:textId="77777777" w:rsidR="00B32C99" w:rsidRPr="00E25F3C" w:rsidRDefault="00B32C99" w:rsidP="006D0C60">
            <w:pPr>
              <w:spacing w:after="40" w:line="252" w:lineRule="auto"/>
              <w:jc w:val="both"/>
              <w:rPr>
                <w:rFonts w:ascii="Times New Roman" w:hAnsi="Times New Roman" w:cs="Times New Roman"/>
                <w:sz w:val="21"/>
                <w:szCs w:val="21"/>
              </w:rPr>
            </w:pPr>
          </w:p>
          <w:p w14:paraId="1EDB9C7D"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0F1903"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2.1 </w:t>
            </w:r>
            <w:r w:rsidR="009028F9" w:rsidRPr="00E25F3C">
              <w:rPr>
                <w:rFonts w:ascii="Times New Roman" w:hAnsi="Times New Roman" w:cs="Times New Roman"/>
                <w:sz w:val="21"/>
                <w:szCs w:val="21"/>
              </w:rPr>
              <w:t xml:space="preserve">Emite </w:t>
            </w:r>
            <w:r w:rsidR="00B32C99" w:rsidRPr="00E25F3C">
              <w:rPr>
                <w:rFonts w:ascii="Times New Roman" w:hAnsi="Times New Roman" w:cs="Times New Roman"/>
                <w:sz w:val="21"/>
                <w:szCs w:val="21"/>
              </w:rPr>
              <w:t>informes de auditoría, formulando conclusiones y recomendaciones sustentadas en los hallazgos y evidencias obtenidas.</w:t>
            </w: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3F6B5E" w14:textId="77777777" w:rsidR="008C2334"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Producto 23: </w:t>
            </w:r>
            <w:r w:rsidRPr="00E25F3C">
              <w:rPr>
                <w:rFonts w:ascii="Times New Roman" w:hAnsi="Times New Roman" w:cs="Times New Roman"/>
                <w:sz w:val="21"/>
                <w:szCs w:val="21"/>
              </w:rPr>
              <w:t>Informe de auditoría con</w:t>
            </w:r>
            <w:r w:rsidR="00B32C99" w:rsidRPr="00E25F3C">
              <w:rPr>
                <w:rFonts w:ascii="Times New Roman" w:hAnsi="Times New Roman" w:cs="Times New Roman"/>
                <w:sz w:val="21"/>
                <w:szCs w:val="21"/>
              </w:rPr>
              <w:t xml:space="preserve"> conclusiones y recomendaciones.</w:t>
            </w:r>
          </w:p>
        </w:tc>
      </w:tr>
      <w:tr w:rsidR="008C2334" w:rsidRPr="00E25F3C" w14:paraId="5BB67B7B" w14:textId="77777777" w:rsidTr="00736DD3">
        <w:tc>
          <w:tcPr>
            <w:tcW w:w="2900" w:type="dxa"/>
            <w:gridSpan w:val="7"/>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1F44F7"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196"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A58EDF" w14:textId="77777777" w:rsidR="009028F9" w:rsidRPr="00E25F3C" w:rsidRDefault="00EB264B"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2.2 </w:t>
            </w:r>
            <w:r w:rsidR="009028F9" w:rsidRPr="00E25F3C">
              <w:rPr>
                <w:rFonts w:ascii="Times New Roman" w:hAnsi="Times New Roman" w:cs="Times New Roman"/>
                <w:sz w:val="21"/>
                <w:szCs w:val="21"/>
              </w:rPr>
              <w:t>Emite informes de seguimiento para evaluar el cumplimiento de las recomendaciones de auditoría, considerando planes de acción, responsables y plazos.</w:t>
            </w:r>
          </w:p>
          <w:p w14:paraId="7C66E45D" w14:textId="77777777" w:rsidR="008C2334" w:rsidRPr="00E25F3C" w:rsidRDefault="008C2334" w:rsidP="006D0C60">
            <w:pPr>
              <w:spacing w:after="40" w:line="252" w:lineRule="auto"/>
              <w:jc w:val="both"/>
              <w:rPr>
                <w:rFonts w:ascii="Times New Roman" w:hAnsi="Times New Roman" w:cs="Times New Roman"/>
                <w:sz w:val="21"/>
                <w:szCs w:val="21"/>
              </w:rPr>
            </w:pPr>
          </w:p>
        </w:tc>
        <w:tc>
          <w:tcPr>
            <w:tcW w:w="3827"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53BE72" w14:textId="77777777" w:rsidR="009028F9" w:rsidRPr="00E25F3C" w:rsidRDefault="00EB264B" w:rsidP="006D0C60">
            <w:pPr>
              <w:spacing w:after="40" w:line="252" w:lineRule="auto"/>
              <w:jc w:val="both"/>
              <w:rPr>
                <w:rFonts w:ascii="Times New Roman" w:hAnsi="Times New Roman" w:cs="Times New Roman"/>
                <w:b/>
                <w:bCs/>
                <w:sz w:val="21"/>
                <w:szCs w:val="21"/>
              </w:rPr>
            </w:pPr>
            <w:r w:rsidRPr="00E25F3C">
              <w:rPr>
                <w:rFonts w:ascii="Times New Roman" w:hAnsi="Times New Roman" w:cs="Times New Roman"/>
                <w:b/>
                <w:bCs/>
                <w:sz w:val="21"/>
                <w:szCs w:val="21"/>
              </w:rPr>
              <w:t xml:space="preserve">Producto 24: </w:t>
            </w:r>
            <w:del w:id="9019" w:author="Comisión de revisión 4.5" w:date="2026-10-13T00:00:00Z">
              <w:r>
                <w:rPr>
                  <w:rFonts w:ascii="Times New Roman" w:hAnsi="Times New Roman" w:cs="Times New Roman"/>
                  <w:bCs/>
                  <w:sz w:val="21"/>
                  <w:szCs w:val="21"/>
                </w:rPr>
                <w:delText xml:space="preserve">Informe de Seguimiento a cumplimiento</w:delText>
              </w:r>
            </w:del>
            <w:ins w:id="9020" w:author="Comisión de revisión 4.5" w:date="2026-10-13T00:00:00Z">
              <w:r>
                <w:rPr>
                  <w:rFonts w:ascii="Times New Roman" w:hAnsi="Times New Roman" w:cs="Times New Roman"/>
                  <w:bCs/>
                  <w:sz w:val="21"/>
                  <w:szCs w:val="21"/>
                </w:rPr>
                <w:t xml:space="preserve">Informe de seguimiento al cumplimiento</w:t>
              </w:r>
            </w:ins>
            <w:r>
              <w:rPr>
                <w:rFonts w:ascii="Times New Roman" w:hAnsi="Times New Roman" w:cs="Times New Roman"/>
                <w:bCs/>
                <w:sz w:val="21"/>
                <w:szCs w:val="21"/>
              </w:rPr>
              <w:t xml:space="preserve"> de recomendaciones.</w:t>
            </w:r>
            <w:r w:rsidR="009028F9" w:rsidRPr="00E25F3C">
              <w:rPr>
                <w:rFonts w:ascii="Times New Roman" w:hAnsi="Times New Roman" w:cs="Times New Roman"/>
                <w:b/>
                <w:bCs/>
                <w:sz w:val="21"/>
                <w:szCs w:val="21"/>
              </w:rPr>
              <w:t xml:space="preserve"> </w:t>
            </w:r>
          </w:p>
          <w:p w14:paraId="31BDDC3A" w14:textId="77777777" w:rsidR="008C2334" w:rsidRPr="00E25F3C" w:rsidRDefault="008C2334" w:rsidP="006D0C60">
            <w:pPr>
              <w:spacing w:after="40" w:line="252" w:lineRule="auto"/>
              <w:jc w:val="both"/>
              <w:rPr>
                <w:rFonts w:ascii="Times New Roman" w:hAnsi="Times New Roman" w:cs="Times New Roman"/>
                <w:sz w:val="21"/>
                <w:szCs w:val="21"/>
              </w:rPr>
            </w:pPr>
          </w:p>
        </w:tc>
      </w:tr>
      <w:tr w:rsidR="008C2334" w:rsidRPr="00E25F3C" w14:paraId="19802A26" w14:textId="77777777" w:rsidTr="00736DD3">
        <w:tc>
          <w:tcPr>
            <w:tcW w:w="9923" w:type="dxa"/>
            <w:gridSpan w:val="17"/>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2ABF26E"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Evidencias de conocimiento</w:t>
            </w:r>
          </w:p>
        </w:tc>
      </w:tr>
      <w:tr w:rsidR="008C2334" w:rsidRPr="00E25F3C" w14:paraId="4B5A3814" w14:textId="77777777" w:rsidTr="00736DD3">
        <w:tc>
          <w:tcPr>
            <w:tcW w:w="2096"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64DDB285"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Unidad de aprendizaje</w:t>
            </w:r>
          </w:p>
        </w:tc>
        <w:tc>
          <w:tcPr>
            <w:tcW w:w="4366" w:type="dxa"/>
            <w:gridSpan w:val="11"/>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8168A6F" w14:textId="77777777" w:rsidR="008C2334" w:rsidRPr="00E25F3C" w:rsidRDefault="00EB264B">
            <w:pPr>
              <w:spacing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Contenidos</w:t>
            </w:r>
          </w:p>
          <w:p w14:paraId="03C9904E" w14:textId="77777777" w:rsidR="008C2334" w:rsidRPr="00E25F3C" w:rsidRDefault="00EB264B">
            <w:pPr>
              <w:spacing w:line="252" w:lineRule="auto"/>
              <w:jc w:val="center"/>
              <w:rPr>
                <w:rFonts w:ascii="Times New Roman" w:hAnsi="Times New Roman" w:cs="Times New Roman"/>
                <w:i/>
                <w:iCs/>
                <w:sz w:val="16"/>
                <w:szCs w:val="16"/>
              </w:rPr>
            </w:pPr>
            <w:r w:rsidRPr="00E25F3C">
              <w:rPr>
                <w:rFonts w:ascii="Times New Roman" w:hAnsi="Times New Roman" w:cs="Times New Roman"/>
                <w:i/>
                <w:iCs/>
                <w:sz w:val="16"/>
                <w:szCs w:val="16"/>
              </w:rPr>
              <w:t>C: cognitivo · P: procedimental · A: actitudinal · T: manejo de tecnología e IA</w:t>
            </w:r>
          </w:p>
        </w:tc>
        <w:tc>
          <w:tcPr>
            <w:tcW w:w="3461"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66B1BADA" w14:textId="77777777" w:rsidR="008C2334" w:rsidRPr="00E25F3C" w:rsidRDefault="00EB264B">
            <w:pPr>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Conocimientos circunstanciales</w:t>
            </w:r>
          </w:p>
        </w:tc>
      </w:tr>
      <w:tr w:rsidR="008C2334" w:rsidRPr="00E25F3C" w14:paraId="0244A5F4"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262CE8" w14:textId="77777777" w:rsidR="008C2334" w:rsidRPr="00E25F3C" w:rsidRDefault="00BE1B8E"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Tema 9. Fundamentos de la auditoría, planificación y ejecución</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95B1B9" w14:textId="77777777" w:rsidR="00BE1B8E" w:rsidRPr="00E25F3C" w:rsidRDefault="00BE1B8E" w:rsidP="006D0C60">
            <w:pPr>
              <w:pStyle w:val="Prrafodelista"/>
              <w:numPr>
                <w:ilvl w:val="0"/>
                <w:numId w:val="1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Naturaleza, concepto, objetivos y finalidad de la auditoría. (C)</w:t>
            </w:r>
          </w:p>
          <w:p w14:paraId="47CFE032" w14:textId="77777777" w:rsidR="00BE1B8E" w:rsidRPr="00E25F3C" w:rsidRDefault="00BE1B8E" w:rsidP="006D0C60">
            <w:pPr>
              <w:pStyle w:val="Prrafodelista"/>
              <w:numPr>
                <w:ilvl w:val="0"/>
                <w:numId w:val="1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Evolución, características, principios y clasificación de la auditoría. (C)</w:t>
            </w:r>
          </w:p>
          <w:p w14:paraId="0CD8BDC7" w14:textId="77777777" w:rsidR="00BE1B8E" w:rsidRPr="00E25F3C" w:rsidRDefault="00BE1B8E" w:rsidP="006D0C60">
            <w:pPr>
              <w:pStyle w:val="Prrafodelista"/>
              <w:numPr>
                <w:ilvl w:val="0"/>
                <w:numId w:val="1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El proceso de auditoría: naturaleza, características y etapas. (C)</w:t>
            </w:r>
          </w:p>
          <w:p w14:paraId="71F52613" w14:textId="77777777" w:rsidR="00BE1B8E" w:rsidRPr="00E25F3C" w:rsidRDefault="00BE1B8E" w:rsidP="006D0C60">
            <w:pPr>
              <w:pStyle w:val="Prrafodelista"/>
              <w:numPr>
                <w:ilvl w:val="0"/>
                <w:numId w:val="1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Planificación de auditoría: objetivo, objeto, alcance, metodología e informes. (C, P)</w:t>
            </w:r>
          </w:p>
          <w:p w14:paraId="64C29C3D" w14:textId="77777777" w:rsidR="00BE1B8E" w:rsidRPr="00E25F3C" w:rsidRDefault="00BE1B8E" w:rsidP="006D0C60">
            <w:pPr>
              <w:pStyle w:val="Prrafodelista"/>
              <w:numPr>
                <w:ilvl w:val="0"/>
                <w:numId w:val="1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Programas de auditoría: procedimientos, técnicas y pruebas. (C, P)</w:t>
            </w:r>
          </w:p>
          <w:p w14:paraId="18F0BB63" w14:textId="77777777" w:rsidR="00BE1B8E" w:rsidRPr="00E25F3C" w:rsidRDefault="00BE1B8E" w:rsidP="006D0C60">
            <w:pPr>
              <w:pStyle w:val="Prrafodelista"/>
              <w:numPr>
                <w:ilvl w:val="0"/>
                <w:numId w:val="1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Ejecución de auditoría: obtención de evidencia y papeles de trabajo. (C, P, T)</w:t>
            </w:r>
          </w:p>
          <w:p w14:paraId="665175AB" w14:textId="77777777" w:rsidR="00BE1B8E" w:rsidRPr="00E25F3C" w:rsidRDefault="00BE1B8E" w:rsidP="006D0C60">
            <w:pPr>
              <w:pStyle w:val="Prrafodelista"/>
              <w:numPr>
                <w:ilvl w:val="0"/>
                <w:numId w:val="14"/>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Hallazgos de auditoría y sus atributos: condición, criterio, causa, efecto, recomendación y comentario. (C, P)</w:t>
            </w:r>
          </w:p>
          <w:p w14:paraId="5E1BFD82" w14:textId="77777777" w:rsidR="008C2334" w:rsidRPr="00E25F3C" w:rsidRDefault="008C2334" w:rsidP="006D0C60">
            <w:pPr>
              <w:spacing w:after="40" w:line="252" w:lineRule="auto"/>
              <w:ind w:left="60"/>
              <w:jc w:val="both"/>
              <w:rPr>
                <w:rFonts w:ascii="Times New Roman" w:hAnsi="Times New Roman" w:cs="Times New Roman"/>
                <w:sz w:val="21"/>
                <w:szCs w:val="21"/>
              </w:rPr>
            </w:pP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0C38B5" w14:textId="1A2CC475" w:rsidR="00437994" w:rsidRPr="00E25F3C" w:rsidRDefault="009931D2" w:rsidP="00E25F3C">
            <w:pPr>
              <w:pStyle w:val="NormalWeb"/>
              <w:numPr>
                <w:ilvl w:val="0"/>
                <w:numId w:val="27"/>
              </w:numPr>
              <w:ind w:left="346" w:hanging="284"/>
              <w:jc w:val="both"/>
              <w:rPr>
                <w:sz w:val="21"/>
                <w:szCs w:val="21"/>
                <w:lang w:val="es-ES"/>
              </w:rPr>
            </w:pPr>
            <w:r w:rsidRPr="00E25F3C">
              <w:rPr>
                <w:sz w:val="21"/>
                <w:szCs w:val="21"/>
                <w:lang w:val="es-ES"/>
              </w:rPr>
              <w:t>Nociones</w:t>
            </w:r>
            <w:r w:rsidR="00437994" w:rsidRPr="00E25F3C">
              <w:rPr>
                <w:sz w:val="21"/>
                <w:szCs w:val="21"/>
                <w:lang w:val="es-ES"/>
              </w:rPr>
              <w:t xml:space="preserve"> sobre </w:t>
            </w:r>
            <w:r w:rsidRPr="00E25F3C">
              <w:rPr>
                <w:sz w:val="21"/>
                <w:szCs w:val="21"/>
                <w:lang w:val="es-ES"/>
              </w:rPr>
              <w:t xml:space="preserve">auditoría: </w:t>
            </w:r>
            <w:r w:rsidR="00437994" w:rsidRPr="00E25F3C">
              <w:rPr>
                <w:sz w:val="21"/>
                <w:szCs w:val="21"/>
                <w:lang w:val="es-ES"/>
              </w:rPr>
              <w:t>técnicas</w:t>
            </w:r>
            <w:r w:rsidRPr="00E25F3C">
              <w:rPr>
                <w:sz w:val="21"/>
                <w:szCs w:val="21"/>
                <w:lang w:val="es-ES"/>
              </w:rPr>
              <w:t xml:space="preserve">, procedimientos, </w:t>
            </w:r>
            <w:r w:rsidR="00437994" w:rsidRPr="00E25F3C">
              <w:rPr>
                <w:sz w:val="21"/>
                <w:szCs w:val="21"/>
                <w:lang w:val="es-ES"/>
              </w:rPr>
              <w:t>referenciación</w:t>
            </w:r>
            <w:r w:rsidRPr="00E25F3C">
              <w:rPr>
                <w:sz w:val="21"/>
                <w:szCs w:val="21"/>
                <w:lang w:val="es-ES"/>
              </w:rPr>
              <w:t xml:space="preserve">, </w:t>
            </w:r>
            <w:r w:rsidR="00437994" w:rsidRPr="00E25F3C">
              <w:rPr>
                <w:sz w:val="21"/>
                <w:szCs w:val="21"/>
                <w:lang w:val="es-ES"/>
              </w:rPr>
              <w:t>marcas y papeles de trabajo.</w:t>
            </w:r>
          </w:p>
          <w:p w14:paraId="6AE84E12" w14:textId="4796042F" w:rsidR="00437994" w:rsidRPr="00E25F3C" w:rsidRDefault="00437994" w:rsidP="00E25F3C">
            <w:pPr>
              <w:pStyle w:val="NormalWeb"/>
              <w:numPr>
                <w:ilvl w:val="0"/>
                <w:numId w:val="27"/>
              </w:numPr>
              <w:ind w:left="346" w:hanging="284"/>
              <w:jc w:val="both"/>
              <w:rPr>
                <w:sz w:val="21"/>
                <w:szCs w:val="21"/>
                <w:lang w:val="es-ES"/>
              </w:rPr>
            </w:pPr>
            <w:r w:rsidRPr="00E25F3C">
              <w:rPr>
                <w:sz w:val="21"/>
                <w:szCs w:val="21"/>
                <w:lang w:val="es-ES"/>
              </w:rPr>
              <w:t>Normas y procedimientos de resguardo, archivo y confidencialidad de los papeles de trabajo y de la evidencia digital de auditoría.</w:t>
            </w:r>
          </w:p>
          <w:p w14:paraId="59ADF95F" w14:textId="568BDFDA" w:rsidR="008C2334" w:rsidRPr="00E25F3C" w:rsidRDefault="009931D2" w:rsidP="00E25F3C">
            <w:pPr>
              <w:pStyle w:val="NormalWeb"/>
              <w:numPr>
                <w:ilvl w:val="0"/>
                <w:numId w:val="27"/>
              </w:numPr>
              <w:ind w:left="346" w:hanging="284"/>
              <w:jc w:val="both"/>
              <w:rPr>
                <w:sz w:val="21"/>
                <w:szCs w:val="21"/>
                <w:lang w:val="es-ES"/>
              </w:rPr>
            </w:pPr>
            <w:r w:rsidRPr="00E25F3C">
              <w:rPr>
                <w:sz w:val="21"/>
                <w:szCs w:val="21"/>
                <w:lang w:val="es-ES"/>
              </w:rPr>
              <w:t xml:space="preserve">Métodos y </w:t>
            </w:r>
            <w:r w:rsidR="00437994" w:rsidRPr="00E25F3C">
              <w:rPr>
                <w:sz w:val="21"/>
                <w:szCs w:val="21"/>
                <w:lang w:val="es-ES"/>
              </w:rPr>
              <w:t>herramientas informáticas para la extracción, depuración y análisis de datos en auditoría</w:t>
            </w:r>
            <w:r w:rsidRPr="00E25F3C">
              <w:rPr>
                <w:sz w:val="21"/>
                <w:szCs w:val="21"/>
                <w:lang w:val="es-ES"/>
              </w:rPr>
              <w:t>.</w:t>
            </w:r>
          </w:p>
        </w:tc>
      </w:tr>
      <w:tr w:rsidR="008C2334" w:rsidRPr="00E25F3C" w14:paraId="68E0698E" w14:textId="77777777" w:rsidTr="00736DD3">
        <w:tc>
          <w:tcPr>
            <w:tcW w:w="2096"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9F3F75" w14:textId="77777777" w:rsidR="008C2334" w:rsidRPr="00E25F3C" w:rsidRDefault="00BE1B8E" w:rsidP="006D0C60">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Tema 10. Comunicación de resultados y seguimiento de recomendaciones</w:t>
            </w:r>
          </w:p>
        </w:tc>
        <w:tc>
          <w:tcPr>
            <w:tcW w:w="4366"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523FB9" w14:textId="77777777" w:rsidR="00BE1B8E" w:rsidRPr="00E25F3C" w:rsidRDefault="00BE1B8E" w:rsidP="006D0C60">
            <w:pPr>
              <w:pStyle w:val="Prrafodelista"/>
              <w:numPr>
                <w:ilvl w:val="0"/>
                <w:numId w:val="1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Naturaleza, objetivos y características de la comunicación de resultados. (C)</w:t>
            </w:r>
          </w:p>
          <w:p w14:paraId="14639359" w14:textId="77777777" w:rsidR="00BE1B8E" w:rsidRPr="00E25F3C" w:rsidRDefault="00BE1B8E" w:rsidP="006D0C60">
            <w:pPr>
              <w:pStyle w:val="Prrafodelista"/>
              <w:numPr>
                <w:ilvl w:val="0"/>
                <w:numId w:val="1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Informes de auditoría: naturaleza, tipos, estructura y contenido. (C, P)</w:t>
            </w:r>
          </w:p>
          <w:p w14:paraId="4B186977" w14:textId="77777777" w:rsidR="00BE1B8E" w:rsidRPr="00E25F3C" w:rsidRDefault="00BE1B8E" w:rsidP="006D0C60">
            <w:pPr>
              <w:pStyle w:val="Prrafodelista"/>
              <w:numPr>
                <w:ilvl w:val="0"/>
                <w:numId w:val="1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Formulación de conclusiones y recomendaciones de auditoría. (P, A)</w:t>
            </w:r>
          </w:p>
          <w:p w14:paraId="0292D38D" w14:textId="77777777" w:rsidR="00BE1B8E" w:rsidRPr="00E25F3C" w:rsidRDefault="00BE1B8E" w:rsidP="006D0C60">
            <w:pPr>
              <w:pStyle w:val="Prrafodelista"/>
              <w:numPr>
                <w:ilvl w:val="0"/>
                <w:numId w:val="1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Comunicación y presentación de resultados a las instancias. (P, A)</w:t>
            </w:r>
          </w:p>
          <w:p w14:paraId="55CA691D" w14:textId="77777777" w:rsidR="00BE1B8E" w:rsidRPr="00E25F3C" w:rsidRDefault="00BE1B8E" w:rsidP="006D0C60">
            <w:pPr>
              <w:pStyle w:val="Prrafodelista"/>
              <w:numPr>
                <w:ilvl w:val="0"/>
                <w:numId w:val="1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Planes de acción y responsabilidades para implementar recomendaciones. (C, P)</w:t>
            </w:r>
          </w:p>
          <w:p w14:paraId="512F73C6" w14:textId="77777777" w:rsidR="00BE1B8E" w:rsidRPr="00E25F3C" w:rsidRDefault="00BE1B8E" w:rsidP="006D0C60">
            <w:pPr>
              <w:pStyle w:val="Prrafodelista"/>
              <w:numPr>
                <w:ilvl w:val="0"/>
                <w:numId w:val="1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Seguimiento y evaluación del cumplimiento de recomendaciones. (C, P)</w:t>
            </w:r>
          </w:p>
          <w:p w14:paraId="2479558A" w14:textId="77777777" w:rsidR="00BE1B8E" w:rsidRPr="00E25F3C" w:rsidRDefault="00BE1B8E" w:rsidP="006D0C60">
            <w:pPr>
              <w:pStyle w:val="Prrafodelista"/>
              <w:numPr>
                <w:ilvl w:val="0"/>
                <w:numId w:val="15"/>
              </w:num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Aplicación de herramientas tecnológicas en el proceso de auditoría. (P, T)</w:t>
            </w:r>
          </w:p>
          <w:p w14:paraId="5DD3441B" w14:textId="77777777" w:rsidR="008C2334" w:rsidRPr="00E25F3C" w:rsidRDefault="008C2334" w:rsidP="006D0C60">
            <w:pPr>
              <w:pStyle w:val="Prrafodelista"/>
              <w:spacing w:after="40" w:line="252" w:lineRule="auto"/>
              <w:ind w:left="260"/>
              <w:jc w:val="both"/>
              <w:rPr>
                <w:rFonts w:ascii="Times New Roman" w:hAnsi="Times New Roman" w:cs="Times New Roman"/>
                <w:sz w:val="21"/>
                <w:szCs w:val="21"/>
              </w:rPr>
            </w:pPr>
          </w:p>
        </w:tc>
        <w:tc>
          <w:tcPr>
            <w:tcW w:w="3461"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AAD855" w14:textId="566E400F" w:rsidR="009931D2" w:rsidRPr="00E25F3C" w:rsidRDefault="009931D2" w:rsidP="00E25F3C">
            <w:pPr>
              <w:pStyle w:val="NormalWeb"/>
              <w:numPr>
                <w:ilvl w:val="0"/>
                <w:numId w:val="27"/>
              </w:numPr>
              <w:ind w:left="346" w:hanging="284"/>
              <w:jc w:val="both"/>
              <w:rPr>
                <w:sz w:val="21"/>
                <w:szCs w:val="21"/>
                <w:lang w:val="es-ES"/>
              </w:rPr>
            </w:pPr>
            <w:r w:rsidRPr="00E25F3C">
              <w:rPr>
                <w:sz w:val="21"/>
                <w:szCs w:val="21"/>
                <w:lang w:val="es-ES"/>
              </w:rPr>
              <w:lastRenderedPageBreak/>
              <w:t xml:space="preserve">Nociones sobre enfoques </w:t>
            </w:r>
            <w:r w:rsidR="001C377F" w:rsidRPr="00E25F3C">
              <w:rPr>
                <w:sz w:val="21"/>
                <w:szCs w:val="21"/>
                <w:lang w:val="es-ES"/>
              </w:rPr>
              <w:t xml:space="preserve">de </w:t>
            </w:r>
            <w:r w:rsidRPr="00E25F3C">
              <w:rPr>
                <w:sz w:val="21"/>
                <w:szCs w:val="21"/>
                <w:lang w:val="es-ES"/>
              </w:rPr>
              <w:t>comunicación de auditoría, presentación de resultados e indicadores de seguimiento de recomendaciones.</w:t>
            </w:r>
          </w:p>
          <w:p w14:paraId="7FAB476F" w14:textId="30DAA962" w:rsidR="008C2334" w:rsidRPr="00E25F3C" w:rsidRDefault="009931D2" w:rsidP="00E25F3C">
            <w:pPr>
              <w:pStyle w:val="NormalWeb"/>
              <w:numPr>
                <w:ilvl w:val="0"/>
                <w:numId w:val="27"/>
              </w:numPr>
              <w:ind w:left="346" w:hanging="284"/>
              <w:jc w:val="both"/>
              <w:rPr>
                <w:sz w:val="21"/>
                <w:szCs w:val="21"/>
                <w:lang w:val="es-BO"/>
              </w:rPr>
            </w:pPr>
            <w:r w:rsidRPr="00E25F3C">
              <w:rPr>
                <w:sz w:val="21"/>
                <w:szCs w:val="21"/>
                <w:lang w:val="es-ES"/>
              </w:rPr>
              <w:t>Normas nacionales e internacionales sobre comunicación de resultados, emisión de informes y seguimiento de recomendaciones de auditoría interna, y funciones del Comité de Auditoría.</w:t>
            </w:r>
          </w:p>
        </w:tc>
      </w:tr>
      <w:tr w:rsidR="00BD5FAE" w:rsidRPr="00E25F3C" w14:paraId="1834E646" w14:textId="77777777" w:rsidTr="00736DD3">
        <w:trPr>
          <w:trHeight w:val="213"/>
        </w:trPr>
        <w:tc>
          <w:tcPr>
            <w:tcW w:w="9923" w:type="dxa"/>
            <w:gridSpan w:val="17"/>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031F948" w14:textId="77777777" w:rsidR="00BD5FAE" w:rsidRPr="00E25F3C" w:rsidRDefault="00BD5FAE" w:rsidP="00BD5FAE">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lastRenderedPageBreak/>
              <w:t>Actividades</w:t>
            </w:r>
          </w:p>
        </w:tc>
      </w:tr>
      <w:tr w:rsidR="00736DD3" w:rsidRPr="00E25F3C" w14:paraId="37B8E5A3" w14:textId="77777777" w:rsidTr="00736DD3">
        <w:tc>
          <w:tcPr>
            <w:tcW w:w="1736"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2B7DD" w14:textId="77777777" w:rsidR="00BD5FAE" w:rsidRPr="00E25F3C" w:rsidRDefault="00BD5FAE" w:rsidP="00C856F9">
            <w:pPr>
              <w:spacing w:before="20" w:after="20"/>
              <w:jc w:val="center"/>
              <w:rPr>
                <w:rFonts w:ascii="Times New Roman" w:hAnsi="Times New Roman" w:cs="Times New Roman"/>
                <w:sz w:val="21"/>
                <w:szCs w:val="21"/>
              </w:rPr>
            </w:pPr>
            <w:r w:rsidRPr="00E25F3C">
              <w:rPr>
                <w:rFonts w:ascii="Times New Roman" w:hAnsi="Times New Roman" w:cs="Times New Roman"/>
                <w:b/>
                <w:bCs/>
                <w:i/>
                <w:iCs/>
                <w:sz w:val="21"/>
                <w:szCs w:val="21"/>
              </w:rPr>
              <w:t>En clase</w:t>
            </w:r>
          </w:p>
        </w:tc>
        <w:tc>
          <w:tcPr>
            <w:tcW w:w="1881"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04767B" w14:textId="77777777" w:rsidR="00BD5FAE" w:rsidRPr="00E25F3C" w:rsidRDefault="00BD5FAE" w:rsidP="00C856F9">
            <w:pPr>
              <w:spacing w:before="20" w:after="20"/>
              <w:jc w:val="center"/>
              <w:rPr>
                <w:rFonts w:ascii="Times New Roman" w:hAnsi="Times New Roman" w:cs="Times New Roman"/>
                <w:sz w:val="21"/>
                <w:szCs w:val="21"/>
              </w:rPr>
            </w:pPr>
            <w:r w:rsidRPr="00E25F3C">
              <w:rPr>
                <w:rFonts w:ascii="Times New Roman" w:hAnsi="Times New Roman" w:cs="Times New Roman"/>
                <w:b/>
                <w:bCs/>
                <w:i/>
                <w:iCs/>
                <w:sz w:val="21"/>
                <w:szCs w:val="21"/>
              </w:rPr>
              <w:t>Autónomas</w:t>
            </w:r>
          </w:p>
        </w:tc>
        <w:tc>
          <w:tcPr>
            <w:tcW w:w="2006"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20688" w14:textId="77777777" w:rsidR="00BD5FAE" w:rsidRPr="00E25F3C" w:rsidRDefault="00BD5FAE" w:rsidP="00C856F9">
            <w:pPr>
              <w:spacing w:before="20" w:after="20"/>
              <w:jc w:val="center"/>
              <w:rPr>
                <w:rFonts w:ascii="Times New Roman" w:hAnsi="Times New Roman" w:cs="Times New Roman"/>
                <w:sz w:val="21"/>
                <w:szCs w:val="21"/>
              </w:rPr>
            </w:pPr>
            <w:r w:rsidRPr="00E25F3C">
              <w:rPr>
                <w:rFonts w:ascii="Times New Roman" w:hAnsi="Times New Roman" w:cs="Times New Roman"/>
                <w:b/>
                <w:bCs/>
                <w:i/>
                <w:iCs/>
                <w:sz w:val="21"/>
                <w:szCs w:val="21"/>
              </w:rPr>
              <w:t>B-Learning</w:t>
            </w:r>
          </w:p>
        </w:tc>
        <w:tc>
          <w:tcPr>
            <w:tcW w:w="1741"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014B93" w14:textId="77777777" w:rsidR="00BD5FAE" w:rsidRPr="00E25F3C" w:rsidRDefault="00BD5FAE" w:rsidP="00C856F9">
            <w:pPr>
              <w:spacing w:before="20" w:after="20"/>
              <w:jc w:val="center"/>
              <w:rPr>
                <w:rFonts w:ascii="Times New Roman" w:hAnsi="Times New Roman" w:cs="Times New Roman"/>
                <w:sz w:val="21"/>
                <w:szCs w:val="21"/>
              </w:rPr>
            </w:pPr>
            <w:r w:rsidRPr="00E25F3C">
              <w:rPr>
                <w:rFonts w:ascii="Times New Roman" w:hAnsi="Times New Roman" w:cs="Times New Roman"/>
                <w:b/>
                <w:bCs/>
                <w:i/>
                <w:iCs/>
                <w:sz w:val="21"/>
                <w:szCs w:val="21"/>
              </w:rPr>
              <w:t>Taller</w:t>
            </w:r>
          </w:p>
        </w:tc>
        <w:tc>
          <w:tcPr>
            <w:tcW w:w="2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D1AC5" w14:textId="77777777" w:rsidR="00BD5FAE" w:rsidRPr="00E25F3C" w:rsidRDefault="00BD5FAE" w:rsidP="00C856F9">
            <w:pPr>
              <w:spacing w:before="20" w:after="20"/>
              <w:jc w:val="center"/>
              <w:rPr>
                <w:rFonts w:ascii="Times New Roman" w:hAnsi="Times New Roman" w:cs="Times New Roman"/>
                <w:sz w:val="21"/>
                <w:szCs w:val="21"/>
              </w:rPr>
            </w:pPr>
            <w:r w:rsidRPr="00E25F3C">
              <w:rPr>
                <w:rFonts w:ascii="Times New Roman" w:hAnsi="Times New Roman" w:cs="Times New Roman"/>
                <w:b/>
                <w:bCs/>
                <w:i/>
                <w:iCs/>
                <w:sz w:val="21"/>
                <w:szCs w:val="21"/>
              </w:rPr>
              <w:t>Investigación/Práctica</w:t>
            </w:r>
          </w:p>
        </w:tc>
      </w:tr>
      <w:tr w:rsidR="005B24C4" w:rsidRPr="00E25F3C" w14:paraId="099F3377" w14:textId="77777777" w:rsidTr="00736DD3">
        <w:tc>
          <w:tcPr>
            <w:tcW w:w="1736"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4921D"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Exposición dialogada con preguntas al inicio de cada tema, desde las organizaciones y el Gobierno Corporativo hasta la comunicación de resultados y el seguimiento de recomendaciones.</w:t>
            </w:r>
          </w:p>
          <w:p w14:paraId="1CE654A7"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Resolución guiada del diagnóstico organizacional con FODA, PESTEL, CANVAS y fuerzas de Porter, y de la distribución de funciones con el Modelo de las Tres Líneas.</w:t>
            </w:r>
          </w:p>
          <w:p w14:paraId="4B4A56B8"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Análisis de casos de fraude y de Gobierno Corporativo en entidades bolivianas.</w:t>
            </w:r>
          </w:p>
          <w:p w14:paraId="7DEDB8B1"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 xml:space="preserve">Resolución guiada de la evaluación del control interno con cuestionarios, flujogramas y matrices de control, y de la </w:t>
            </w:r>
            <w:r w:rsidRPr="00E25F3C">
              <w:rPr>
                <w:rFonts w:ascii="Times New Roman" w:hAnsi="Times New Roman" w:cs="Times New Roman"/>
                <w:sz w:val="21"/>
                <w:szCs w:val="21"/>
              </w:rPr>
              <w:lastRenderedPageBreak/>
              <w:t>construcción del mapa de riesgos con probabilidad e impacto.</w:t>
            </w:r>
          </w:p>
          <w:p w14:paraId="23D35510"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Resolución de dilemas éticos sobre independencia y objetividad, con las Normas Globales de Auditoría Interna y las Normas para el Ejercicio de la Auditoría Interna.</w:t>
            </w:r>
          </w:p>
          <w:p w14:paraId="7D731CE7"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Demostración de la selección y priorización de trabajos de auditoría y de la elaboración del Programa Operativo Anual de la Unidad de Auditoría Interna.</w:t>
            </w:r>
          </w:p>
          <w:p w14:paraId="4428BECE"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Demostración del desarrollo de un hallazgo con sus atributos: condición, criterio, causa, efecto y recomendación.</w:t>
            </w:r>
          </w:p>
          <w:p w14:paraId="6A2CCC76"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 xml:space="preserve">Resolución guiada de la redacción de conclusiones y recomendaciones, y del informe de seguimiento a su </w:t>
            </w:r>
            <w:r w:rsidRPr="00E25F3C">
              <w:rPr>
                <w:rFonts w:ascii="Times New Roman" w:hAnsi="Times New Roman" w:cs="Times New Roman"/>
                <w:sz w:val="21"/>
                <w:szCs w:val="21"/>
              </w:rPr>
              <w:lastRenderedPageBreak/>
              <w:t>cumplimiento.</w:t>
            </w:r>
          </w:p>
          <w:p w14:paraId="53ACACB9"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Preguntas de comprensión al cierre de cada tema y sustentación de productos con retroalimentación inmediata.</w:t>
            </w:r>
          </w:p>
        </w:tc>
        <w:tc>
          <w:tcPr>
            <w:tcW w:w="1881"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B1797"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lastRenderedPageBreak/>
              <w:t>Lectura de las teorías de la organización, de los Principios de Gobierno Corporativo del G20 y de la Organización para la Cooperación y el Desarrollo Económicos (OCDE) y de la normativa de la Autoridad de Supervisión del Sistema Financiero (ASFI) sobre gobierno corporativo.</w:t>
            </w:r>
          </w:p>
          <w:p w14:paraId="0174C24B"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Lectura del Marco Integrado de Control Interno COSO y de los Principios, Normas Generales y Básicas de Control Interno Gubernamental.</w:t>
            </w:r>
          </w:p>
          <w:p w14:paraId="774E60D4"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Lectura de COSO-ERM y de la Norma ISO 31000.</w:t>
            </w:r>
          </w:p>
          <w:p w14:paraId="14E59DF4"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 xml:space="preserve">Lectura de las Normas Globales de Auditoría Interna, de los Requisitos Temáticos, de la Ley N° 1178 y de las normas de la Contraloría </w:t>
            </w:r>
            <w:r w:rsidRPr="00E25F3C">
              <w:rPr>
                <w:rFonts w:ascii="Times New Roman" w:hAnsi="Times New Roman" w:cs="Times New Roman"/>
                <w:sz w:val="21"/>
                <w:szCs w:val="21"/>
              </w:rPr>
              <w:lastRenderedPageBreak/>
              <w:t>General del Estado (CGE).</w:t>
            </w:r>
          </w:p>
          <w:p w14:paraId="47E95F19"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Lectura en inglés técnico del Marco de Auditoría de Inteligencia Artificial (IA) del Instituto de Auditores Internos (IIA).</w:t>
            </w:r>
          </w:p>
          <w:p w14:paraId="5EF22A88"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Elaboración de esquemas y cuadros comparativos de cada tema como preparación de la clase.</w:t>
            </w:r>
          </w:p>
          <w:p w14:paraId="0B568531"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Desarrollo progresivo del caso integral de auditoría interna de una entidad, desde su análisis hasta el informe y el seguimiento.</w:t>
            </w:r>
          </w:p>
          <w:p w14:paraId="11405DDA"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Ejercicios de redacción de objetivos, alcance, hallazgos, conclusiones y recomendaciones de auditoría.</w:t>
            </w:r>
          </w:p>
        </w:tc>
        <w:tc>
          <w:tcPr>
            <w:tcW w:w="2006"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D3EBF"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lastRenderedPageBreak/>
              <w:t>Cuestionarios de comprensión con retroalimentación automática en la plataforma Moodle UMSA al cierre de cada tema.</w:t>
            </w:r>
          </w:p>
          <w:p w14:paraId="2D3D1B53"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Foros de consulta sobre gestión de riesgos, Gobierno Corporativo, cumplimiento y dilemas de independencia y ética.</w:t>
            </w:r>
          </w:p>
          <w:p w14:paraId="1C4E1566"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Videotutoriales de hoja de cálculo, Power BI y software de gestión de la auditoría.</w:t>
            </w:r>
          </w:p>
          <w:p w14:paraId="7A97A026"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Videos y lecturas previas sobre la normativa de la CGE para la clase invertida.</w:t>
            </w:r>
          </w:p>
          <w:p w14:paraId="25E7D78E"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Repositorio de normas, casos y plantillas de papeles de trabajo.</w:t>
            </w:r>
          </w:p>
          <w:p w14:paraId="4A451EE7"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Práctica guiada de IA generativa con registro de instrucciones y validación de sus resultados.</w:t>
            </w:r>
          </w:p>
          <w:p w14:paraId="58BF6639"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Autoevaluación y coevaluación con listas de cotejo.</w:t>
            </w:r>
          </w:p>
          <w:p w14:paraId="41C17E89"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Entrega en línea de los productos con la rúbrica visible.</w:t>
            </w:r>
          </w:p>
        </w:tc>
        <w:tc>
          <w:tcPr>
            <w:tcW w:w="1741"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021D7"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Análisis CANVAS, PESTEL y FODA de una entidad.</w:t>
            </w:r>
          </w:p>
          <w:p w14:paraId="66BF074D"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Elaboración en equipo del esquema de Gobierno Corporativo y de su evaluación con el Modelo de las Tres Líneas.</w:t>
            </w:r>
          </w:p>
          <w:p w14:paraId="4987F8C7"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Diseño de controles preventivos, detectivos y correctivos por proceso y por riesgo.</w:t>
            </w:r>
          </w:p>
          <w:p w14:paraId="005FC20A"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Determinación del apetito y la tolerancia al riesgo y construcción del mapa de calor en laboratorio.</w:t>
            </w:r>
          </w:p>
          <w:p w14:paraId="74A3A1A4"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Diseño del programa antifraude de una entidad.</w:t>
            </w:r>
          </w:p>
          <w:p w14:paraId="447D10A2"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Elaboración del universo auditable, del Plan Estratégico y del plan anual de la Unidad de Auditoría Interna.</w:t>
            </w:r>
          </w:p>
          <w:p w14:paraId="0CF3E90D"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Documentación de papeles de trabajo y cédulas de hallazgos de auditoría.</w:t>
            </w:r>
          </w:p>
          <w:p w14:paraId="0440552B"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lastRenderedPageBreak/>
              <w:t>Definición de reglas de monitoreo continuo y de una política de uso ético de la IA.</w:t>
            </w:r>
          </w:p>
          <w:p w14:paraId="33100400"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Simulación de reuniones con el comité de auditoría y de cierre con los auditados, con revisión cruzada de borradores entre equipos.</w:t>
            </w:r>
          </w:p>
        </w:tc>
        <w:tc>
          <w:tcPr>
            <w:tcW w:w="2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64261"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lastRenderedPageBreak/>
              <w:t>Análisis estratégico de un sector económico boliviano.</w:t>
            </w:r>
          </w:p>
          <w:p w14:paraId="3BDD3691"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Pr>
                <w:rFonts w:ascii="Times New Roman" w:hAnsi="Times New Roman" w:cs="Times New Roman"/>
                <w:sz w:val="21"/>
                <w:szCs w:val="21"/>
              </w:rPr>
              <w:t xml:space="preserve">Comparación de modelos de </w:t>
            </w:r>
            <w:del w:id="9023" w:author="Comisión de revisión 4.5" w:date="2026-10-13T00:00:00Z">
              <w:r>
                <w:rPr>
                  <w:rFonts w:ascii="Times New Roman" w:hAnsi="Times New Roman" w:cs="Times New Roman"/>
                  <w:sz w:val="21"/>
                  <w:szCs w:val="21"/>
                </w:rPr>
                <w:delText xml:space="preserve">control interno: COSO, y otros</w:delText>
              </w:r>
            </w:del>
            <w:ins w:id="9024" w:author="Comisión de revisión 4.5" w:date="2026-10-13T00:00:00Z">
              <w:r>
                <w:rPr>
                  <w:rFonts w:ascii="Times New Roman" w:hAnsi="Times New Roman" w:cs="Times New Roman"/>
                  <w:sz w:val="21"/>
                  <w:szCs w:val="21"/>
                </w:rPr>
                <w:t xml:space="preserve">control interno: COSO y otros</w:t>
              </w:r>
            </w:ins>
            <w:r>
              <w:rPr>
                <w:rFonts w:ascii="Times New Roman" w:hAnsi="Times New Roman" w:cs="Times New Roman"/>
                <w:sz w:val="21"/>
                <w:szCs w:val="21"/>
              </w:rPr>
              <w:t xml:space="preserve">.</w:t>
            </w:r>
          </w:p>
          <w:p w14:paraId="30831C6A"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Análisis del Gobierno Corporativo y de los comités de entidades financieras bolivianas.</w:t>
            </w:r>
          </w:p>
          <w:p w14:paraId="30E5C9C7"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Relevamiento de información y valoración de riesgos de una entidad real.</w:t>
            </w:r>
          </w:p>
          <w:p w14:paraId="7A7AA4C4"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Evaluación de la calidad de una Unidad de Auditoría Interna real.</w:t>
            </w:r>
          </w:p>
          <w:p w14:paraId="4E0FEC5D"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Revisión de informes de auditoría interna de entidades públicas o privadas.</w:t>
            </w:r>
          </w:p>
          <w:p w14:paraId="53EB7AAF"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Seguimiento al cumplimiento de las recomendaciones de un informe de auditoría interna real, con su plan de acción.</w:t>
            </w:r>
          </w:p>
          <w:p w14:paraId="0BCE6FAF" w14:textId="77777777" w:rsidR="00BD5FAE" w:rsidRPr="00E25F3C" w:rsidRDefault="00BD5FAE" w:rsidP="00EC14AF">
            <w:pPr>
              <w:pStyle w:val="Prrafodelista"/>
              <w:numPr>
                <w:ilvl w:val="0"/>
                <w:numId w:val="16"/>
              </w:numPr>
              <w:spacing w:before="20" w:after="20"/>
              <w:jc w:val="both"/>
              <w:rPr>
                <w:rFonts w:ascii="Times New Roman" w:hAnsi="Times New Roman" w:cs="Times New Roman"/>
                <w:sz w:val="21"/>
                <w:szCs w:val="21"/>
              </w:rPr>
            </w:pPr>
            <w:r w:rsidRPr="00E25F3C">
              <w:rPr>
                <w:rFonts w:ascii="Times New Roman" w:hAnsi="Times New Roman" w:cs="Times New Roman"/>
                <w:sz w:val="21"/>
                <w:szCs w:val="21"/>
              </w:rPr>
              <w:t>Extensión universitaria: socialización de un diagnóstico de control interno y de riesgos a una organización sin fines de lucro, con respeto a la confidencialidad de su información.</w:t>
            </w:r>
          </w:p>
        </w:tc>
      </w:tr>
      <w:tr w:rsidR="005B24C4" w:rsidRPr="00E25F3C" w14:paraId="6DBB916B" w14:textId="77777777" w:rsidTr="00736DD3">
        <w:tc>
          <w:tcPr>
            <w:tcW w:w="2350"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4144903A" w14:textId="77777777" w:rsidR="005B24C4" w:rsidRPr="00E25F3C" w:rsidRDefault="005B24C4"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i/>
                <w:iCs/>
                <w:sz w:val="21"/>
                <w:szCs w:val="21"/>
              </w:rPr>
              <w:lastRenderedPageBreak/>
              <w:t>Estrategias de aprendizaje y enseñanza</w:t>
            </w:r>
          </w:p>
        </w:tc>
        <w:tc>
          <w:tcPr>
            <w:tcW w:w="7573" w:type="dxa"/>
            <w:gridSpan w:val="1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5DC9D2"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Aprendizaje basado en problemas con casos de auditoría interna de entidades bolivianas.</w:t>
            </w:r>
          </w:p>
          <w:p w14:paraId="6F148BCD"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Método de casos: caso integral con entidades de los tres sectores (financieras y comerciales privadas, unidades de auditoría interna del sector público y organizaciones sin fines de lucro) que recorre el análisis de la entidad, el control interno, los riesgos, la planificación, el desarrollo y el informe.</w:t>
            </w:r>
          </w:p>
          <w:p w14:paraId="024423E6"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Resolución guiada de ejercicios en orden de dificultad creciente, desde la comprensión de los marcos hasta la elaboración de planes, memorándum e informes.</w:t>
            </w:r>
          </w:p>
          <w:p w14:paraId="0B21DBBD"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Aula invertida para los contenidos normativos de la CGE y de los marcos internacionales.</w:t>
            </w:r>
          </w:p>
          <w:p w14:paraId="2CF7A972"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Trabajo colaborativo en equipos de taller, con revisión cruzada de borradores.</w:t>
            </w:r>
          </w:p>
          <w:p w14:paraId="342C4556"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Simulación de reuniones con el comité de auditoría y de cierre con los auditados.</w:t>
            </w:r>
          </w:p>
          <w:p w14:paraId="216CB10C"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Análisis de dilemas éticos para formar la independencia, la objetividad y la confidencialidad del auditor.</w:t>
            </w:r>
          </w:p>
          <w:p w14:paraId="61D0EF6A"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Modelado docente del uso de la analítica de datos y de la IA, con reflexión ética sobre su empleo y verificación de sus resultados.</w:t>
            </w:r>
          </w:p>
          <w:p w14:paraId="277D93BB"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Transversalidad de la analítica de datos con Power BI y de la IA, desde la planificación hasta el seguimiento, en laboratorio y en todos los elementos de competencia.</w:t>
            </w:r>
          </w:p>
          <w:p w14:paraId="17994367"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Retroalimentación formativa continua sobre cada producto antes de su versión final.</w:t>
            </w:r>
          </w:p>
        </w:tc>
      </w:tr>
      <w:tr w:rsidR="005B24C4" w:rsidRPr="00E25F3C" w14:paraId="72638714" w14:textId="77777777" w:rsidTr="00736DD3">
        <w:tc>
          <w:tcPr>
            <w:tcW w:w="2350"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41DEDD64" w14:textId="77777777" w:rsidR="005B24C4" w:rsidRPr="00E25F3C" w:rsidRDefault="005B24C4"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i/>
                <w:iCs/>
                <w:sz w:val="21"/>
                <w:szCs w:val="21"/>
              </w:rPr>
              <w:t>Recursos para el aprendizaje</w:t>
            </w:r>
          </w:p>
        </w:tc>
        <w:tc>
          <w:tcPr>
            <w:tcW w:w="7573" w:type="dxa"/>
            <w:gridSpan w:val="1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E01C66"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Plataforma Moodle UMSA y laboratorio de cómputo de la Carrera.</w:t>
            </w:r>
          </w:p>
          <w:p w14:paraId="39AE2B14"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Normas Globales de Auditoría Interna, Requisitos Temáticos y Guías Globales del IIA.</w:t>
            </w:r>
          </w:p>
          <w:p w14:paraId="69B776AE"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Normas de Auditoría Gubernamental, Normas para el Ejercicio de la Auditoría Interna y Principios, Normas Generales y Básicas de Control Interno Gubernamental de la CGE; Ley N° 1178; Decreto Supremo N° 23215.</w:t>
            </w:r>
          </w:p>
          <w:p w14:paraId="3E50D7F0"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COSO, ISO 31000 y Modelo de las Tres Líneas del IIA.</w:t>
            </w:r>
          </w:p>
          <w:p w14:paraId="3E78ED27"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Principios de Gobierno Corporativo del G20 y de la OCDE 2023, y normativa de la ASFI y de la Autoridad de Fiscalización y Control de Pensiones y Seguros (APS) sobre gobierno corporativo, control interno y gestión de riesgos.</w:t>
            </w:r>
          </w:p>
          <w:p w14:paraId="402EB846"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Compendio de Normas de Contabilidad y Auditoría del CAUB y Código Internacional de Ética para Contadores Profesionales, en su edición vigente.</w:t>
            </w:r>
          </w:p>
          <w:p w14:paraId="5B603DBB"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Hoja de cálculo, Power BI y software de gestión de auditoría del laboratorio de cómputo.</w:t>
            </w:r>
          </w:p>
          <w:p w14:paraId="162D02C8"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Plantillas de programas, papeles de trabajo e informes de la cátedra; casos de entidades bolivianas.</w:t>
            </w:r>
          </w:p>
          <w:p w14:paraId="57D06FF2"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Marco de Auditoría de IA del IIA, guía de COSO sobre IA generativa y Recomendación de la UNESCO sobre la ética de la IA.</w:t>
            </w:r>
          </w:p>
        </w:tc>
      </w:tr>
      <w:tr w:rsidR="005B24C4" w:rsidRPr="00E25F3C" w14:paraId="2C604842" w14:textId="77777777" w:rsidTr="00736DD3">
        <w:trPr>
          <w:cantSplit/>
        </w:trPr>
        <w:tc>
          <w:tcPr>
            <w:tcW w:w="2444" w:type="dxa"/>
            <w:gridSpan w:val="6"/>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044A1920" w14:textId="77777777" w:rsidR="005B24C4" w:rsidRPr="00E25F3C" w:rsidRDefault="005B24C4"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i/>
                <w:iCs/>
                <w:sz w:val="21"/>
                <w:szCs w:val="21"/>
              </w:rPr>
              <w:lastRenderedPageBreak/>
              <w:t>Criterios de calificación</w:t>
            </w:r>
          </w:p>
        </w:tc>
        <w:tc>
          <w:tcPr>
            <w:tcW w:w="7479" w:type="dxa"/>
            <w:gridSpan w:val="11"/>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B29407"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Nota mínima de aprobación: 51/100.</w:t>
            </w:r>
          </w:p>
          <w:p w14:paraId="42E59B3F"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Cada producto se califica con su propia rúbrica de tres criterios, que corresponden al conocimiento, al procedimiento, la actitud y la tecnología.</w:t>
            </w:r>
          </w:p>
          <w:p w14:paraId="7D819D65"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Escala por criterio: Insuficiente 1 a 50, Suficiente 51 a 80 y Destacado 81 a 100. La nota del producto es el promedio de sus criterios.</w:t>
            </w:r>
          </w:p>
          <w:p w14:paraId="70801FE7"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El aporte de cada producto a la nota final es la nota del producto multiplicada por su ponderación y dividida entre 100.</w:t>
            </w:r>
          </w:p>
          <w:p w14:paraId="7E54D6A0"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La nota de cada elemento es la suma de los aportes de sus cuatro productos: elemento 1, 12 %; elemento 2, 13 %; elemento 3, 13 %; elemento 4, 10 %; elemento 5, 26 %, y elemento 6, 26 %.</w:t>
            </w:r>
          </w:p>
          <w:p w14:paraId="17BAC61E"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La ponderación de los productos se distribuye por tipo: esquemas 15 %, cuadros 15 %, informes 30 % y documentos 40 %, en partes iguales dentro de cada tipo y con un producto de ajuste cuando la división no es exacta.</w:t>
            </w:r>
          </w:p>
          <w:p w14:paraId="734F2877"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El control escrito de cada elemento verifica las evidencias de conocimiento y se integra al criterio de conocimiento de las rúbricas de ese elemento.</w:t>
            </w:r>
          </w:p>
          <w:p w14:paraId="3ED04694"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Cuando el reglamento de evaluación de la Carrera exija examen final, su nota se integra al criterio de conocimiento de las rúbricas de todos los elementos, sin alterar la ponderación de los productos.</w:t>
            </w:r>
          </w:p>
          <w:p w14:paraId="57308497"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En los productos de equipo, la coevaluación puede ajustar la nota individual hasta en 10 puntos.</w:t>
            </w:r>
          </w:p>
          <w:p w14:paraId="7B5B731D" w14:textId="77777777" w:rsidR="005B24C4" w:rsidRPr="00E25F3C" w:rsidRDefault="005B24C4"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sz w:val="21"/>
                <w:szCs w:val="21"/>
              </w:rPr>
              <w:t>Los productos que incluyen resultados de IA registran las instrucciones empleadas y la verificación de esos resultados; la responsabilidad profesional sobre lo entregado es de su autor.</w:t>
            </w:r>
          </w:p>
          <w:p w14:paraId="7E5C0CB4" w14:textId="77777777" w:rsidR="005B24C4" w:rsidRPr="00E25F3C" w:rsidRDefault="005B24C4" w:rsidP="00EC14AF">
            <w:pPr>
              <w:pStyle w:val="Prrafodelista"/>
              <w:numPr>
                <w:ilvl w:val="0"/>
                <w:numId w:val="20"/>
              </w:num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La evaluación es periódica, al finalizar cada tema, y se basa en las evidencias de conocimiento, de desempeño y de producto.</w:t>
            </w:r>
          </w:p>
        </w:tc>
      </w:tr>
    </w:tbl>
    <w:p w14:paraId="0574E75C" w14:textId="77777777" w:rsidR="008C2334" w:rsidRPr="00E25F3C" w:rsidRDefault="008C2334">
      <w:pPr>
        <w:spacing w:line="20" w:lineRule="exact"/>
        <w:rPr>
          <w:rFonts w:ascii="Times New Roman" w:hAnsi="Times New Roman" w:cs="Times New Roman"/>
          <w:sz w:val="21"/>
          <w:szCs w:val="21"/>
        </w:rPr>
      </w:pPr>
    </w:p>
    <w:tbl>
      <w:tblPr>
        <w:tblW w:w="99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44"/>
        <w:gridCol w:w="294"/>
        <w:gridCol w:w="2285"/>
        <w:gridCol w:w="2579"/>
        <w:gridCol w:w="11"/>
        <w:gridCol w:w="2615"/>
        <w:gridCol w:w="23"/>
      </w:tblGrid>
      <w:tr w:rsidR="00736DD3" w:rsidRPr="00E25F3C" w14:paraId="3BD0266A" w14:textId="77777777" w:rsidTr="00736DD3">
        <w:trPr>
          <w:cantSplit/>
        </w:trPr>
        <w:tc>
          <w:tcPr>
            <w:tcW w:w="24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vAlign w:val="center"/>
          </w:tcPr>
          <w:p w14:paraId="6EFC9648" w14:textId="77777777" w:rsidR="00736DD3" w:rsidRPr="00E25F3C" w:rsidRDefault="00736DD3"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i/>
                <w:iCs/>
                <w:sz w:val="21"/>
                <w:szCs w:val="21"/>
              </w:rPr>
              <w:t>Estrategias de evaluación</w:t>
            </w:r>
          </w:p>
        </w:tc>
        <w:tc>
          <w:tcPr>
            <w:tcW w:w="7513"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1E4762" w14:textId="77777777" w:rsidR="00736DD3" w:rsidRPr="00E25F3C" w:rsidRDefault="00736DD3"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b/>
                <w:bCs/>
                <w:sz w:val="21"/>
                <w:szCs w:val="21"/>
              </w:rPr>
              <w:t xml:space="preserve">Diagnóstica: </w:t>
            </w:r>
            <w:r w:rsidRPr="00E25F3C">
              <w:rPr>
                <w:rFonts w:ascii="Times New Roman" w:hAnsi="Times New Roman" w:cs="Times New Roman"/>
                <w:sz w:val="21"/>
                <w:szCs w:val="21"/>
              </w:rPr>
              <w:t>prueba inicial sobre contabilidad, costos, sistemas de información y normas de auditoría de las asignaturas precedentes; orienta la nivelación y no se califica.</w:t>
            </w:r>
          </w:p>
          <w:p w14:paraId="03A564EE" w14:textId="77777777" w:rsidR="00736DD3" w:rsidRPr="00E25F3C" w:rsidRDefault="00736DD3" w:rsidP="00EC14AF">
            <w:pPr>
              <w:pStyle w:val="Prrafodelista"/>
              <w:numPr>
                <w:ilvl w:val="0"/>
                <w:numId w:val="18"/>
              </w:numPr>
              <w:spacing w:before="10" w:after="10"/>
              <w:jc w:val="both"/>
              <w:rPr>
                <w:rFonts w:ascii="Times New Roman" w:hAnsi="Times New Roman" w:cs="Times New Roman"/>
              </w:rPr>
            </w:pPr>
            <w:r w:rsidRPr="00E25F3C">
              <w:rPr>
                <w:rFonts w:ascii="Times New Roman" w:hAnsi="Times New Roman" w:cs="Times New Roman"/>
                <w:b/>
                <w:bCs/>
                <w:sz w:val="21"/>
                <w:szCs w:val="21"/>
              </w:rPr>
              <w:t xml:space="preserve">Formativa: </w:t>
            </w:r>
            <w:r w:rsidRPr="00E25F3C">
              <w:rPr>
                <w:rFonts w:ascii="Times New Roman" w:hAnsi="Times New Roman" w:cs="Times New Roman"/>
                <w:sz w:val="21"/>
                <w:szCs w:val="21"/>
              </w:rPr>
              <w:t>preguntas de comprensión, cuestionarios en Moodle, revisión de borradores de cada producto y retroalimentación continua, con autoevaluación y coevaluación con listas de cotejo, y observación de la conducta profesional: integridad, objetividad, confidencialidad, trabajo en equipo y cumplimiento de plazos.</w:t>
            </w:r>
          </w:p>
          <w:p w14:paraId="7B1DA858" w14:textId="77777777" w:rsidR="00736DD3" w:rsidRPr="00E25F3C" w:rsidRDefault="00736DD3" w:rsidP="00EC14AF">
            <w:pPr>
              <w:pStyle w:val="Prrafodelista"/>
              <w:numPr>
                <w:ilvl w:val="0"/>
                <w:numId w:val="2"/>
              </w:num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 xml:space="preserve">Sumativa: </w:t>
            </w:r>
            <w:r w:rsidRPr="00E25F3C">
              <w:rPr>
                <w:rFonts w:ascii="Times New Roman" w:hAnsi="Times New Roman" w:cs="Times New Roman"/>
                <w:sz w:val="21"/>
                <w:szCs w:val="21"/>
              </w:rPr>
              <w:t>heteroevaluación de los 24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rsidR="00736DD3" w:rsidRPr="00E25F3C" w14:paraId="5B1D1C92" w14:textId="77777777" w:rsidTr="00736DD3">
        <w:trPr>
          <w:gridAfter w:val="1"/>
          <w:wAfter w:w="23" w:type="dxa"/>
        </w:trPr>
        <w:tc>
          <w:tcPr>
            <w:tcW w:w="9928" w:type="dxa"/>
            <w:gridSpan w:val="6"/>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84B482F" w14:textId="77777777" w:rsidR="00736DD3" w:rsidRPr="00E25F3C" w:rsidRDefault="00736DD3">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Niveles de logro y distribución de la calificación</w:t>
            </w:r>
          </w:p>
        </w:tc>
      </w:tr>
      <w:tr w:rsidR="00736DD3" w:rsidRPr="00E25F3C" w14:paraId="1FB114E7" w14:textId="77777777" w:rsidTr="00736DD3">
        <w:trPr>
          <w:gridAfter w:val="1"/>
          <w:wAfter w:w="23" w:type="dxa"/>
          <w:cantSplit/>
        </w:trPr>
        <w:tc>
          <w:tcPr>
            <w:tcW w:w="7313"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44B0352" w14:textId="77777777" w:rsidR="00736DD3" w:rsidRPr="00E25F3C" w:rsidRDefault="00736DD3"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w:t>
            </w:r>
            <w:r w:rsidRPr="00E25F3C">
              <w:rPr>
                <w:rFonts w:ascii="Times New Roman" w:hAnsi="Times New Roman" w:cs="Times New Roman"/>
                <w:i/>
                <w:iCs/>
                <w:sz w:val="21"/>
                <w:szCs w:val="21"/>
              </w:rPr>
              <w:t xml:space="preserve"> Cuadro comparativo de la estructura organizativa y la naturaleza jurídica de entidades públicas y privadas.</w:t>
            </w:r>
          </w:p>
        </w:tc>
        <w:tc>
          <w:tcPr>
            <w:tcW w:w="26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CCB560C" w14:textId="77777777" w:rsidR="00736DD3" w:rsidRPr="00E25F3C" w:rsidRDefault="00736DD3">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736DD3" w:rsidRPr="00E25F3C" w14:paraId="6FD14368" w14:textId="77777777" w:rsidTr="00736DD3">
        <w:trPr>
          <w:gridAfter w:val="1"/>
          <w:wAfter w:w="23" w:type="dxa"/>
          <w:cantSplit/>
        </w:trPr>
        <w:tc>
          <w:tcPr>
            <w:tcW w:w="7313" w:type="dxa"/>
            <w:gridSpan w:val="5"/>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C4D18EC" w14:textId="77777777" w:rsidR="00736DD3" w:rsidRPr="00E25F3C" w:rsidRDefault="00736DD3" w:rsidP="00E25F3C">
            <w:pPr>
              <w:keepNext/>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Elemento de competencia 1</w:t>
            </w:r>
          </w:p>
        </w:tc>
        <w:tc>
          <w:tcPr>
            <w:tcW w:w="26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4C1F499" w14:textId="77777777" w:rsidR="00736DD3" w:rsidRPr="00E25F3C" w:rsidRDefault="00736DD3">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12 %</w:t>
            </w:r>
          </w:p>
        </w:tc>
      </w:tr>
      <w:tr w:rsidR="00736DD3" w:rsidRPr="00E25F3C" w14:paraId="0A2C8D43"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49A3BFF" w14:textId="77777777" w:rsidR="00736DD3" w:rsidRPr="00E25F3C" w:rsidRDefault="00736DD3">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FC6F5D" w14:textId="77777777" w:rsidR="00736DD3" w:rsidRPr="00E25F3C" w:rsidRDefault="00736DD3">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4938CD" w14:textId="77777777" w:rsidR="00736DD3" w:rsidRPr="00E25F3C" w:rsidRDefault="00736DD3">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14C73E" w14:textId="77777777" w:rsidR="00736DD3" w:rsidRPr="00E25F3C" w:rsidRDefault="00736DD3">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736DD3" w:rsidRPr="00E25F3C" w14:paraId="0FD5B55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57F1940"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Naturaleza jurídica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F863EB"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el régimen jurídico de las entidades públicas y privadas.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1E2D01"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Distingue el régimen jurídico de cada tipo de entidad.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B131F1"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Relaciona el régimen jurídico con las obligaciones de rendición de cuentas.</w:t>
            </w:r>
          </w:p>
        </w:tc>
      </w:tr>
      <w:tr w:rsidR="00736DD3" w:rsidRPr="00E25F3C" w14:paraId="7959CFA0"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AF8F1E5"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Estructura organizativa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649EDC"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Omite componentes de la estructura organizativa.</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2F0808"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Compara los componentes de la estructura de cada entidad.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53F7E4" w14:textId="77777777" w:rsidR="00736DD3" w:rsidRPr="00E25F3C" w:rsidRDefault="00736DD3"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Analiza el efecto de la estructura en la dependencia y el control.</w:t>
            </w:r>
          </w:p>
        </w:tc>
      </w:tr>
      <w:tr w:rsidR="005B24C4" w:rsidRPr="00E25F3C" w14:paraId="06A9EE62"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B65D803" w14:textId="77777777" w:rsidR="005B24C4" w:rsidRPr="00E25F3C" w:rsidRDefault="005B24C4"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2:</w:t>
            </w:r>
            <w:r w:rsidRPr="00E25F3C">
              <w:rPr>
                <w:rFonts w:ascii="Times New Roman" w:hAnsi="Times New Roman" w:cs="Times New Roman"/>
                <w:i/>
                <w:iCs/>
                <w:sz w:val="21"/>
                <w:szCs w:val="21"/>
              </w:rPr>
              <w:t xml:space="preserve"> Informe de evaluación del modelo de gestión institucional, aplicando herramientas y técnicas de diagnóstico organizacional.</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D1CD87C" w14:textId="77777777" w:rsidR="005B24C4" w:rsidRPr="00E25F3C" w:rsidRDefault="005B24C4"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4 %</w:t>
            </w:r>
          </w:p>
        </w:tc>
      </w:tr>
      <w:tr w:rsidR="005B24C4" w:rsidRPr="00E25F3C" w14:paraId="63E17582"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8A3CA94" w14:textId="77777777" w:rsidR="005B24C4" w:rsidRPr="00E25F3C" w:rsidRDefault="005B24C4">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9F7C09" w14:textId="77777777" w:rsidR="005B24C4" w:rsidRPr="00E25F3C" w:rsidRDefault="005B24C4">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66512A" w14:textId="77777777" w:rsidR="005B24C4" w:rsidRPr="00E25F3C" w:rsidRDefault="005B24C4">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44A7AE" w14:textId="77777777" w:rsidR="005B24C4" w:rsidRPr="00E25F3C" w:rsidRDefault="005B24C4">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4666E9FC"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0BE7483" w14:textId="5CB1F71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Selección de herramientas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88A5C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Aplica herramientas que no corresponden al objetivo del diagnóstico.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4D65A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Selecciona el FODA, el PESTEL, el CANVAS o las fuerzas de Porter según el objetivo.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4118F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la elección de cada herramienta.</w:t>
            </w:r>
          </w:p>
        </w:tc>
      </w:tr>
      <w:tr w:rsidR="008C2334" w:rsidRPr="00E25F3C" w14:paraId="3C32FCCA"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52B3BF0" w14:textId="27B27AF8"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Diagnóstico organizacional</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A76CC3"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El diagnóstico es incompleto o carece de sustento.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04310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Completa el diagnóstico con factores internos y del entorno.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D8EE19"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Deriva estrategias del cruce de los factores.</w:t>
            </w:r>
          </w:p>
        </w:tc>
      </w:tr>
      <w:tr w:rsidR="008C2334" w:rsidRPr="00E25F3C" w14:paraId="1CB0D810"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FED97E9"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3:</w:t>
            </w:r>
            <w:r w:rsidRPr="00E25F3C">
              <w:rPr>
                <w:rFonts w:ascii="Times New Roman" w:hAnsi="Times New Roman" w:cs="Times New Roman"/>
                <w:i/>
                <w:iCs/>
                <w:sz w:val="21"/>
                <w:szCs w:val="21"/>
              </w:rPr>
              <w:t xml:space="preserve"> Esquema del modelo de Gobierno Corporativo, Gobernabilidad y Gobernanza de una organización.</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8E9CED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7B44FFE0"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75D9C01"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36A30F"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A6857"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21AF0A"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4FD3BDFF"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1192E23" w14:textId="4738C00D"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Conceptos diferenciados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0BAEA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gobierno corporativo, gobernabilidad y gobernanza.</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37665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Distingue los tres conceptos y sus alcances.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5E5AF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Ejemplifica cada concepto con una organización boliviana.</w:t>
            </w:r>
          </w:p>
        </w:tc>
      </w:tr>
      <w:tr w:rsidR="008C2334" w:rsidRPr="00E25F3C" w14:paraId="76A7CD4F"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92CBAE7" w14:textId="7891ED78"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Órganos y responsabilidades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0AEC8A"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identifica los órganos de gobierno.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211B97"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los órganos de gobierno y sus responsabilidades.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2C1ED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Relaciona los órganos con la rendición de cuentas.</w:t>
            </w:r>
          </w:p>
        </w:tc>
      </w:tr>
      <w:tr w:rsidR="008C2334" w:rsidRPr="00E25F3C" w14:paraId="7F72DC62"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E7C512D"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4:</w:t>
            </w:r>
            <w:r w:rsidRPr="00E25F3C">
              <w:rPr>
                <w:rFonts w:ascii="Times New Roman" w:hAnsi="Times New Roman" w:cs="Times New Roman"/>
                <w:i/>
                <w:iCs/>
                <w:sz w:val="21"/>
                <w:szCs w:val="21"/>
              </w:rPr>
              <w:t xml:space="preserve"> Informe de evaluación del Gobierno Corporativo, mediante la aplicación del Modelo de las Tres Líneas.</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243006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4 %</w:t>
            </w:r>
          </w:p>
        </w:tc>
      </w:tr>
      <w:tr w:rsidR="008C2334" w:rsidRPr="00E25F3C" w14:paraId="16E83A2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47D968E"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05C8A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EEE33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8F923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23A261B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60B56D6" w14:textId="199BF500"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Roles de las tres líneas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0F2ED3"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los roles de las tres líneas.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8441BF"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Asigna correctamente los roles de cada línea.</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DB283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Detecta superposiciones o vacíos de responsabilidad.</w:t>
            </w:r>
          </w:p>
        </w:tc>
      </w:tr>
      <w:tr w:rsidR="008C2334" w:rsidRPr="00E25F3C" w14:paraId="47DD7921"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78B182D" w14:textId="03C852AB"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Evaluación del gobierno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2B2B6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Evalúa sin aplicar los principios de gobierno corporativo.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2CB29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Evalúa el gobierno con los principios y las buenas prácticas.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CCDA3F"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Propone mejoras priorizadas.</w:t>
            </w:r>
          </w:p>
        </w:tc>
      </w:tr>
      <w:tr w:rsidR="008C2334" w:rsidRPr="00E25F3C" w14:paraId="7A4079B0"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67CC374" w14:textId="52ABC829"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Rendición de cuentas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62F229"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considera la rendición de cuentas.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F0F18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Verifica la rendición de cuentas de la dirección.</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6D96D7"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Sustenta con objetividad las debilidades halladas.</w:t>
            </w:r>
          </w:p>
        </w:tc>
      </w:tr>
      <w:tr w:rsidR="008C2334" w:rsidRPr="00E25F3C" w14:paraId="52D4EEFA"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6894F00" w14:textId="77777777" w:rsidR="008C2334" w:rsidRPr="00E25F3C" w:rsidRDefault="00EB264B" w:rsidP="00D8083D">
            <w:pPr>
              <w:keepNext/>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Elemento de competencia 2</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CA8626E"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13 %</w:t>
            </w:r>
          </w:p>
        </w:tc>
      </w:tr>
      <w:tr w:rsidR="008C2334" w:rsidRPr="00E25F3C" w14:paraId="6D5DA05F"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DE0BE9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5:</w:t>
            </w:r>
            <w:r w:rsidRPr="00E25F3C">
              <w:rPr>
                <w:rFonts w:ascii="Times New Roman" w:hAnsi="Times New Roman" w:cs="Times New Roman"/>
                <w:i/>
                <w:iCs/>
                <w:sz w:val="21"/>
                <w:szCs w:val="21"/>
              </w:rPr>
              <w:t xml:space="preserve"> Esquema de comprensión de los componentes, subcomponentes y principios del Marco Integrado COSO.</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1FBA109"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5591ACA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BDE4F01"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89A1D1"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11C190"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BAE11"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5B2259F0"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0993A6A" w14:textId="2B0F1EE1"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Componentes y principios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62D3BE"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Omite componentes o principios del marco.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61F4B1"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Presenta los cinco componentes con sus principios.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F50DE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Explica la relación entre componentes y principios.</w:t>
            </w:r>
          </w:p>
        </w:tc>
      </w:tr>
      <w:tr w:rsidR="008C2334" w:rsidRPr="00E25F3C" w14:paraId="295B43D8"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FE126ED" w14:textId="0D5A882B"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Aplicación al caso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9F2AA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ilustra los componentes.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348A0E"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Ilustra cada componente con un ejemplo de entidad.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A1342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la importancia de cada componente para los objetivos.</w:t>
            </w:r>
          </w:p>
        </w:tc>
      </w:tr>
      <w:tr w:rsidR="008C2334" w:rsidRPr="00E25F3C" w14:paraId="09609010"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D46705D" w14:textId="74B00715"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6:</w:t>
            </w:r>
            <w:r w:rsidRPr="00E25F3C">
              <w:rPr>
                <w:rFonts w:ascii="Times New Roman" w:hAnsi="Times New Roman" w:cs="Times New Roman"/>
                <w:i/>
                <w:iCs/>
                <w:sz w:val="21"/>
                <w:szCs w:val="21"/>
              </w:rPr>
              <w:t xml:space="preserve"> </w:t>
            </w:r>
            <w:r w:rsidR="0000263C" w:rsidRPr="00E25F3C">
              <w:rPr>
                <w:rFonts w:ascii="Times New Roman" w:hAnsi="Times New Roman" w:cs="Times New Roman"/>
                <w:i/>
                <w:iCs/>
                <w:sz w:val="21"/>
                <w:szCs w:val="21"/>
              </w:rPr>
              <w:t>Cuadro</w:t>
            </w:r>
            <w:r w:rsidRPr="00E25F3C">
              <w:rPr>
                <w:rFonts w:ascii="Times New Roman" w:hAnsi="Times New Roman" w:cs="Times New Roman"/>
                <w:i/>
                <w:iCs/>
                <w:sz w:val="21"/>
                <w:szCs w:val="21"/>
              </w:rPr>
              <w:t xml:space="preserve"> de diseño de controles internos, por procesos, riesgos y tipos de control.</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25170C9"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5 %</w:t>
            </w:r>
          </w:p>
        </w:tc>
      </w:tr>
      <w:tr w:rsidR="008C2334" w:rsidRPr="00E25F3C" w14:paraId="07E9932A"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8835C67"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7CBACB"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16D111"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5F526A" w14:textId="77777777" w:rsidR="008C2334" w:rsidRPr="00E25F3C" w:rsidRDefault="00EB264B">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0245112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6BF600A" w14:textId="11D7397E"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Vinculación riesgo-control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D438CD"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Los controles no responden a los riesgos.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93C9CA"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Vincula cada control con un riesgo del proceso.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B148D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la suficiencia del control frente al riesgo.</w:t>
            </w:r>
          </w:p>
        </w:tc>
      </w:tr>
      <w:tr w:rsidR="008C2334" w:rsidRPr="00E25F3C" w14:paraId="5F3EE9C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EAF572A" w14:textId="08C55C89"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Tipos de control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AFABDF"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los controles preventivos, detectivos y correctivos.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614AAD"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Clasifica correctamente los controles por tipo.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7A9F5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Equilibra los tipos de control según el costo y el riesgo.</w:t>
            </w:r>
          </w:p>
        </w:tc>
      </w:tr>
      <w:tr w:rsidR="008C2334" w:rsidRPr="00E25F3C" w14:paraId="13685B31"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366E47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7:</w:t>
            </w:r>
            <w:r w:rsidRPr="00E25F3C">
              <w:rPr>
                <w:rFonts w:ascii="Times New Roman" w:hAnsi="Times New Roman" w:cs="Times New Roman"/>
                <w:i/>
                <w:iCs/>
                <w:sz w:val="21"/>
                <w:szCs w:val="21"/>
              </w:rPr>
              <w:t xml:space="preserve"> Esquema de comprensión de objetivos, alcance, principios, técnicas y metodologías de evaluación de control interno.</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D57266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3F93CD4F"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57F155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62300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D84CD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08899C"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540688FD"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4382CEA" w14:textId="6392F2FB"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Objetivos y alcance</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1FCA7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Omite los objetivos o el alcance de la evaluación.</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A6758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Describe los objetivos, el alcance y los principios de la evaluación.</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F73DB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Relaciona el alcance con el nivel de riesgo.</w:t>
            </w:r>
          </w:p>
        </w:tc>
      </w:tr>
      <w:tr w:rsidR="008C2334" w:rsidRPr="00E25F3C" w14:paraId="3DCAD58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9C23C03" w14:textId="32A09052"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Técnicas y metodologías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84FA5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las técnicas de evaluación.</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8568E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Distingue los cuestionarios, los flujogramas y las matrices con su uso.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61259"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la técnica adecuada para cada tipo de proceso.</w:t>
            </w:r>
          </w:p>
        </w:tc>
      </w:tr>
      <w:tr w:rsidR="008C2334" w:rsidRPr="00E25F3C" w14:paraId="22A79879"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96E2C7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8:</w:t>
            </w:r>
            <w:r w:rsidRPr="00E25F3C">
              <w:rPr>
                <w:rFonts w:ascii="Times New Roman" w:hAnsi="Times New Roman" w:cs="Times New Roman"/>
                <w:i/>
                <w:iCs/>
                <w:sz w:val="21"/>
                <w:szCs w:val="21"/>
              </w:rPr>
              <w:t xml:space="preserve"> Informe de evaluación del sistema de control interno, incluyendo deficiencias, conclusiones y recomendaciones.</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2AC2F8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4 %</w:t>
            </w:r>
          </w:p>
        </w:tc>
      </w:tr>
      <w:tr w:rsidR="008C2334" w:rsidRPr="00E25F3C" w14:paraId="15E2CC8E"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291124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781B97"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C7673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CF906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0F274AB7"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8CE2BF8" w14:textId="3F61C4E1"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Evaluación de controles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798E67"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evalúa el diseño ni la eficacia de los controles.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58DFEE" w14:textId="5F835D3A" w:rsidR="008C2334" w:rsidRPr="00E25F3C" w:rsidRDefault="001401C9" w:rsidP="00D8083D">
            <w:pPr>
              <w:spacing w:after="40" w:line="252" w:lineRule="auto"/>
              <w:jc w:val="both"/>
              <w:rPr>
                <w:rFonts w:ascii="Times New Roman" w:hAnsi="Times New Roman" w:cs="Times New Roman"/>
                <w:sz w:val="21"/>
                <w:szCs w:val="21"/>
                <w:lang w:val="es-BO"/>
              </w:rPr>
            </w:pPr>
            <w:r w:rsidRPr="00E25F3C">
              <w:rPr>
                <w:rFonts w:ascii="Times New Roman" w:hAnsi="Times New Roman" w:cs="Times New Roman"/>
                <w:sz w:val="21"/>
                <w:szCs w:val="21"/>
              </w:rPr>
              <w:t>Eval</w:t>
            </w:r>
            <w:r w:rsidRPr="00E25F3C">
              <w:rPr>
                <w:rFonts w:ascii="Times New Roman" w:hAnsi="Times New Roman" w:cs="Times New Roman"/>
                <w:sz w:val="21"/>
                <w:szCs w:val="21"/>
                <w:lang w:val="es-BO"/>
              </w:rPr>
              <w:t>úa el diseño y eficacia con algunas dificultades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93977C" w14:textId="08D67D43" w:rsidR="008C2334" w:rsidRPr="00E25F3C" w:rsidRDefault="001401C9"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Evalúa el diseño, la implementación y la eficacia por componente.</w:t>
            </w:r>
          </w:p>
        </w:tc>
      </w:tr>
      <w:tr w:rsidR="008C2334" w:rsidRPr="00E25F3C" w14:paraId="36ACF022"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169F9B6" w14:textId="25378E26"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Deficiencias y causas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9DB3E8"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Describe las deficiencias sin causa ni efecto.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0B774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las deficiencias con su condición, causa y efecto.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EB371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Relaciona las deficiencias con los riesgos de la entidad.</w:t>
            </w:r>
          </w:p>
        </w:tc>
      </w:tr>
      <w:tr w:rsidR="008C2334" w:rsidRPr="00E25F3C" w14:paraId="52B1724B"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385081C" w14:textId="65F3D484"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Recomendaciones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94D477"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formula recomendaciones.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A7BF3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Formula recomendaciones coherentes con las deficiencias.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5F3643" w14:textId="70B13C7D"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Prioriza las recomendaciones con responsables</w:t>
            </w:r>
            <w:r w:rsidR="001401C9" w:rsidRPr="00E25F3C">
              <w:rPr>
                <w:rFonts w:ascii="Times New Roman" w:hAnsi="Times New Roman" w:cs="Times New Roman"/>
                <w:sz w:val="21"/>
                <w:szCs w:val="21"/>
              </w:rPr>
              <w:t>.</w:t>
            </w:r>
          </w:p>
        </w:tc>
      </w:tr>
      <w:tr w:rsidR="008C2334" w:rsidRPr="00E25F3C" w14:paraId="5A104B96"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C7A8BCC" w14:textId="77777777" w:rsidR="008C2334" w:rsidRPr="00E25F3C" w:rsidRDefault="00EB264B" w:rsidP="00D8083D">
            <w:pPr>
              <w:keepNext/>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Elemento de competencia 3</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452082D"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13 %</w:t>
            </w:r>
          </w:p>
        </w:tc>
      </w:tr>
      <w:tr w:rsidR="008C2334" w:rsidRPr="00E25F3C" w14:paraId="58F14E32"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E309DE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9:</w:t>
            </w:r>
            <w:r w:rsidRPr="00E25F3C">
              <w:rPr>
                <w:rFonts w:ascii="Times New Roman" w:hAnsi="Times New Roman" w:cs="Times New Roman"/>
                <w:i/>
                <w:iCs/>
                <w:sz w:val="21"/>
                <w:szCs w:val="21"/>
              </w:rPr>
              <w:t xml:space="preserve"> Cuadro comparativo de las metodologías y principios de COSO-ERM e ISO 31000.</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A264350"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1085BC8A"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C51B0D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FA691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9FA08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DD5153"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1602A720"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59EB65F" w14:textId="7B538258"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Marcos de referencia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C75C3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los componentes de ambos marcos.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296DA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Compara los principios y los componentes de ambos marcos.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60073F"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Explica las ventajas de cada marco.</w:t>
            </w:r>
          </w:p>
        </w:tc>
      </w:tr>
      <w:tr w:rsidR="008C2334" w:rsidRPr="00E25F3C" w14:paraId="572C4449"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ED222AE" w14:textId="7769E9A9"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 xml:space="preserve">Semejanzas y diferencias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8965E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señala diferencias.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17DA3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semejanzas y diferencias entre los marcos.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1A39E8"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el marco adecuado según el tipo de organización.</w:t>
            </w:r>
          </w:p>
        </w:tc>
      </w:tr>
      <w:tr w:rsidR="008C2334" w:rsidRPr="00E25F3C" w14:paraId="14820B10"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844778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10:</w:t>
            </w:r>
            <w:r w:rsidRPr="00E25F3C">
              <w:rPr>
                <w:rFonts w:ascii="Times New Roman" w:hAnsi="Times New Roman" w:cs="Times New Roman"/>
                <w:i/>
                <w:iCs/>
                <w:sz w:val="21"/>
                <w:szCs w:val="21"/>
              </w:rPr>
              <w:t xml:space="preserve"> Cuadro de determinación del apetito, tolerancia y capacidad de riesgo organizacional.</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5AACCDD"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75FD56D1"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BEF10F2"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69ED3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BEB7B0"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99D140"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0933EAA7"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2F89693" w14:textId="71E19A34"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Apetito y tolerancia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B5489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apetito, tolerancia y capacidad de riesgo.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AF864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Distingue el apetito, la tolerancia y la capacidad de riesgo.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BE2F93"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Alinea los límites con los objetivos estratégicos.</w:t>
            </w:r>
          </w:p>
        </w:tc>
      </w:tr>
      <w:tr w:rsidR="008C2334" w:rsidRPr="00E25F3C" w14:paraId="16D52662"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7BDD0C0" w14:textId="070CF9D0"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Determinación de límites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E258D"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define límites medibles.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F356D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Determina límites de exposición con indicadores.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57F81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Sustenta los límites con la cultura y la capacidad financiera de la organización.</w:t>
            </w:r>
          </w:p>
        </w:tc>
      </w:tr>
      <w:tr w:rsidR="008C2334" w:rsidRPr="00E25F3C" w14:paraId="4AE6C94B"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A2E2E89" w14:textId="0393AC66"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11:</w:t>
            </w:r>
            <w:r w:rsidRPr="00E25F3C">
              <w:rPr>
                <w:rFonts w:ascii="Times New Roman" w:hAnsi="Times New Roman" w:cs="Times New Roman"/>
                <w:i/>
                <w:iCs/>
                <w:sz w:val="21"/>
                <w:szCs w:val="21"/>
              </w:rPr>
              <w:t xml:space="preserve"> </w:t>
            </w:r>
            <w:r w:rsidR="0000263C" w:rsidRPr="00E25F3C">
              <w:rPr>
                <w:rFonts w:ascii="Times New Roman" w:hAnsi="Times New Roman" w:cs="Times New Roman"/>
                <w:i/>
                <w:iCs/>
                <w:sz w:val="21"/>
                <w:szCs w:val="21"/>
              </w:rPr>
              <w:t xml:space="preserve">Esquema </w:t>
            </w:r>
            <w:r w:rsidRPr="00E25F3C">
              <w:rPr>
                <w:rFonts w:ascii="Times New Roman" w:hAnsi="Times New Roman" w:cs="Times New Roman"/>
                <w:i/>
                <w:iCs/>
                <w:sz w:val="21"/>
                <w:szCs w:val="21"/>
              </w:rPr>
              <w:t>de riesgos, considerando probabilidad, impacto y valoración de riesgos.</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8BBE25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5 %</w:t>
            </w:r>
          </w:p>
        </w:tc>
      </w:tr>
      <w:tr w:rsidR="008C2334" w:rsidRPr="00E25F3C" w14:paraId="36CA68A9"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2C52A1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ECD17B"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2D31B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D88DF2"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3E0A7852"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E1DFCE1" w14:textId="00C78749"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Escalas de valoración</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7B0347"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Las escalas son ambiguas.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3995D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Define escalas de probabilidad e impacto.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35DA7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las escalas según el apetito al riesgo.</w:t>
            </w:r>
          </w:p>
        </w:tc>
      </w:tr>
      <w:tr w:rsidR="008C2334" w:rsidRPr="00E25F3C" w14:paraId="78822B7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2B6B602" w14:textId="60C4EE9A"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Valoración de riesgos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714ADD"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Valora sin distinguir el riesgo inherente del residual.</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1B57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Valora el riesgo inherente y el residual.</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AC2E89"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Mide la eficacia de los controles que reducen el riesgo.</w:t>
            </w:r>
          </w:p>
        </w:tc>
      </w:tr>
      <w:tr w:rsidR="008C2334" w:rsidRPr="00E25F3C" w14:paraId="78EA694A"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6DDEDC7"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12:</w:t>
            </w:r>
            <w:r w:rsidRPr="00E25F3C">
              <w:rPr>
                <w:rFonts w:ascii="Times New Roman" w:hAnsi="Times New Roman" w:cs="Times New Roman"/>
                <w:i/>
                <w:iCs/>
                <w:sz w:val="21"/>
                <w:szCs w:val="21"/>
              </w:rPr>
              <w:t xml:space="preserve"> Informe conteniendo un Plan de estrategias y monitoreo de gestión de riesgos.</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AF7A10E"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4 %</w:t>
            </w:r>
          </w:p>
        </w:tc>
      </w:tr>
      <w:tr w:rsidR="008C2334" w:rsidRPr="00E25F3C" w14:paraId="72F9A64B"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3D64437"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03CBAB"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A9493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6ACAF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4D44F1DD"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E6D8467" w14:textId="38FB4FF0"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Estrategias de tratamiento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7D58AD"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Las estrategias no responden a los riesgos priorizados.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BFEF6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Define estrategias de evitar, reducir, transferir o aceptar según el riesgo.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4FA3A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Evalúa el costo y el beneficio de cada estrategia.</w:t>
            </w:r>
          </w:p>
        </w:tc>
      </w:tr>
      <w:tr w:rsidR="008C2334" w:rsidRPr="00E25F3C" w14:paraId="0764F20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8FF82B9" w14:textId="7D214552"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Monitoreo de riesgos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46F27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prevé indicadores de monitoreo.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CF768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Define indicadores, responsables y frecuencia de monitoreo.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01CEB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Establece umbrales de alerta temprana.</w:t>
            </w:r>
          </w:p>
        </w:tc>
      </w:tr>
      <w:tr w:rsidR="008C2334" w:rsidRPr="00E25F3C" w14:paraId="3D57DB67"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D6324C3" w14:textId="77777777" w:rsidR="008C2334" w:rsidRPr="00E25F3C" w:rsidRDefault="00EB264B" w:rsidP="00D8083D">
            <w:pPr>
              <w:keepNext/>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Elemento de competencia 4</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F8646D2"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10 %</w:t>
            </w:r>
          </w:p>
        </w:tc>
      </w:tr>
      <w:tr w:rsidR="008C2334" w:rsidRPr="00E25F3C" w14:paraId="2EB2CE21"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E88D49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13:</w:t>
            </w:r>
            <w:r w:rsidRPr="00E25F3C">
              <w:rPr>
                <w:rFonts w:ascii="Times New Roman" w:hAnsi="Times New Roman" w:cs="Times New Roman"/>
                <w:i/>
                <w:iCs/>
                <w:sz w:val="21"/>
                <w:szCs w:val="21"/>
              </w:rPr>
              <w:t xml:space="preserve"> Esquema de comprensión de la naturaleza, estructura y responsabilidades de la UAI.</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25053FD"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4352323C"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C9A8AD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CC9B63"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7223E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D7D6A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7264838C"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35E0DC6" w14:textId="214E4C2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Naturaleza y estructura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4346F1"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la naturaleza de la Unidad con la de otras áreas.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052F2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Describe la naturaleza, la estructura y la dependencia de la Unidad.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EE5CA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Explica el efecto de la dependencia en la independencia.</w:t>
            </w:r>
          </w:p>
        </w:tc>
      </w:tr>
      <w:tr w:rsidR="008C2334" w:rsidRPr="00E25F3C" w14:paraId="2C564E49"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51783C1" w14:textId="0EAE14C2"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Responsabilidades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263A3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Omite las responsabilidades de la Unidad.</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930A52" w14:textId="64BEF8EF"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 xml:space="preserve">Identifica las responsabilidades </w:t>
            </w:r>
            <w:r w:rsidR="001401C9" w:rsidRPr="00E25F3C">
              <w:rPr>
                <w:rFonts w:ascii="Times New Roman" w:hAnsi="Times New Roman" w:cs="Times New Roman"/>
                <w:sz w:val="21"/>
                <w:szCs w:val="21"/>
              </w:rPr>
              <w:t>de la</w:t>
            </w:r>
            <w:r w:rsidRPr="00E25F3C">
              <w:rPr>
                <w:rFonts w:ascii="Times New Roman" w:hAnsi="Times New Roman" w:cs="Times New Roman"/>
                <w:sz w:val="21"/>
                <w:szCs w:val="21"/>
              </w:rPr>
              <w:t xml:space="preserve"> Unidad.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FFBF2F" w14:textId="1E6719EB" w:rsidR="008C2334" w:rsidRPr="00E25F3C" w:rsidRDefault="001401C9"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y relaciona las responsabilidades y la autoridad de la Unidad.</w:t>
            </w:r>
          </w:p>
        </w:tc>
      </w:tr>
      <w:tr w:rsidR="008C2334" w:rsidRPr="00E25F3C" w14:paraId="72401467"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60602B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lastRenderedPageBreak/>
              <w:t>Producto 14:</w:t>
            </w:r>
            <w:r w:rsidRPr="00E25F3C">
              <w:rPr>
                <w:rFonts w:ascii="Times New Roman" w:hAnsi="Times New Roman" w:cs="Times New Roman"/>
                <w:i/>
                <w:iCs/>
                <w:sz w:val="21"/>
                <w:szCs w:val="21"/>
              </w:rPr>
              <w:t xml:space="preserve"> Esquema de comprensión sobre las funciones de aseguramiento y asesoramiento de la Unidad de Auditoría Interna.</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FA1EE4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0A2DBB68"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F5BAD1B"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0C97B0"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23FB3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69B410"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16F0D3E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77B4659" w14:textId="27A9A92A"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Funciones de la Unidad</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46755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Confunde el aseguramiento con el asesoramiento.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03623"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Distingue las funciones de aseguramiento y de asesoramiento.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F9CB15" w14:textId="60F15B31"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Ejemplifica cada función con casos de entidades</w:t>
            </w:r>
            <w:r w:rsidR="001401C9" w:rsidRPr="00E25F3C">
              <w:rPr>
                <w:rFonts w:ascii="Times New Roman" w:hAnsi="Times New Roman" w:cs="Times New Roman"/>
                <w:sz w:val="21"/>
                <w:szCs w:val="21"/>
              </w:rPr>
              <w:t>.</w:t>
            </w:r>
          </w:p>
        </w:tc>
      </w:tr>
      <w:tr w:rsidR="008C2334" w:rsidRPr="00E25F3C" w14:paraId="3C8C00B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FFDEE5B" w14:textId="545EBADC"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Independencia y objetividad</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DDDB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considera la independencia en los servicios.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1EB7D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Explica el efecto de cada servicio en la independencia.</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7F026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Propone salvaguardas en los servicios de asesoramiento.</w:t>
            </w:r>
          </w:p>
        </w:tc>
      </w:tr>
      <w:tr w:rsidR="008C2334" w:rsidRPr="00E25F3C" w14:paraId="2CFE9EE3"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204111E"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15:</w:t>
            </w:r>
            <w:r w:rsidRPr="00E25F3C">
              <w:rPr>
                <w:rFonts w:ascii="Times New Roman" w:hAnsi="Times New Roman" w:cs="Times New Roman"/>
                <w:i/>
                <w:iCs/>
                <w:sz w:val="21"/>
                <w:szCs w:val="21"/>
              </w:rPr>
              <w:t xml:space="preserve"> Cuadro comparativo de las normas nacionales e internacionales de Auditoría Interna, sobre: independencia, objetividad y ética del auditor interno.</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111A54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5383A8BA"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F223B3D"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4765A9"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13B759"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6D9897"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1A494E08"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1924717" w14:textId="4FF86C7B"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Comparación</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BDED3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señala diferencias.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42F343"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semejanzas y diferencias entre las normas.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7B0A5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Explica las causas de las diferencias y su efecto en la práctica.</w:t>
            </w:r>
          </w:p>
        </w:tc>
      </w:tr>
      <w:tr w:rsidR="008C2334" w:rsidRPr="00E25F3C" w14:paraId="2F57BBF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9433DE2" w14:textId="424B5B7A"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Uso de fuentes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A9CAAF"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cita las fuentes.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D195A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Consulta las fuentes oficiales en línea.</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663DA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Referencia cada norma a su fuente oficial vigente.</w:t>
            </w:r>
          </w:p>
        </w:tc>
      </w:tr>
      <w:tr w:rsidR="008C2334" w:rsidRPr="00E25F3C" w14:paraId="22F0B947"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3D277C0"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16:</w:t>
            </w:r>
            <w:r w:rsidRPr="00E25F3C">
              <w:rPr>
                <w:rFonts w:ascii="Times New Roman" w:hAnsi="Times New Roman" w:cs="Times New Roman"/>
                <w:i/>
                <w:iCs/>
                <w:sz w:val="21"/>
                <w:szCs w:val="21"/>
              </w:rPr>
              <w:t xml:space="preserve"> Informe sobre casos de dilemas sobre independencia, objetividad y ética del Auditor Interno.</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C48E11B"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4 %</w:t>
            </w:r>
          </w:p>
        </w:tc>
      </w:tr>
      <w:tr w:rsidR="008C2334" w:rsidRPr="00E25F3C" w14:paraId="090B5E6F"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800A4ED"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C3BA3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CAB61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B7F3A9"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48C4540B"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432791C" w14:textId="2591B018"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Identificación del dilema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5CD4C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identifica el principio comprometido.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5C5217"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el principio comprometido en cada dilema.</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C6129A"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Distingue la independencia organizacional de la objetividad individual.</w:t>
            </w:r>
          </w:p>
        </w:tc>
      </w:tr>
      <w:tr w:rsidR="008C2334" w:rsidRPr="00E25F3C" w14:paraId="7D3836DD"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A190145" w14:textId="58D96C81"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Argumentación ética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52B37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fundamenta su decisión.</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BAEE28"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Fundamenta su decisión con la norma aplicable.</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4F7B4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Considera el efecto en la confianza de la organización.</w:t>
            </w:r>
          </w:p>
        </w:tc>
      </w:tr>
      <w:tr w:rsidR="008C2334" w:rsidRPr="00E25F3C" w14:paraId="12F1D182"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09DBCB6" w14:textId="77777777" w:rsidR="008C2334" w:rsidRPr="00E25F3C" w:rsidRDefault="00EB264B" w:rsidP="00D8083D">
            <w:pPr>
              <w:keepNext/>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Elemento de competencia 5</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E5D78D7"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26 %</w:t>
            </w:r>
          </w:p>
        </w:tc>
      </w:tr>
      <w:tr w:rsidR="008C2334" w:rsidRPr="00E25F3C" w14:paraId="27CC7248"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1FF3660"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17:</w:t>
            </w:r>
            <w:r w:rsidRPr="00E25F3C">
              <w:rPr>
                <w:rFonts w:ascii="Times New Roman" w:hAnsi="Times New Roman" w:cs="Times New Roman"/>
                <w:i/>
                <w:iCs/>
                <w:sz w:val="21"/>
                <w:szCs w:val="21"/>
              </w:rPr>
              <w:t xml:space="preserve"> Informe de relevamiento y valoración de riesgos, para una adecuada cobertura del control interno.</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6D5EC0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4 %</w:t>
            </w:r>
          </w:p>
        </w:tc>
      </w:tr>
      <w:tr w:rsidR="008C2334" w:rsidRPr="00E25F3C" w14:paraId="2D3677CC"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948EE4C"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EAD804"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6DD557"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9E33D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51633C2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D9EA0A8" w14:textId="16B7FCE0"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Relevamiento de información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86205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Reúne información incompleta de la entidad.</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92860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Reúne información de la estructura, los procesos y los objetivos de la entidad.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2B8391"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Contrasta la información con fuentes públicas y documentales.</w:t>
            </w:r>
          </w:p>
        </w:tc>
      </w:tr>
      <w:tr w:rsidR="008C2334" w:rsidRPr="00E25F3C" w14:paraId="6A86336F"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7075BEA" w14:textId="3F68FC5A"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Valoración de riesgos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5DFF3E"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riesgos sin valorarlos.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15C231"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Valora los riesgos según su probabilidad e impacto.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C7B561"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Prioriza los riesgos con criterios de la entidad.</w:t>
            </w:r>
          </w:p>
        </w:tc>
      </w:tr>
      <w:tr w:rsidR="008C2334" w:rsidRPr="00E25F3C" w14:paraId="11859F58"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9702A6D" w14:textId="0C9D9592"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Cobertura del control interno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18702A"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determina la cobertura del control interno.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93C99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Determina la cobertura del control interno por área o proceso.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A845A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Identifica las áreas sin cobertura que requieren auditoría.</w:t>
            </w:r>
          </w:p>
        </w:tc>
      </w:tr>
      <w:tr w:rsidR="008C2334" w:rsidRPr="00E25F3C" w14:paraId="1430598F"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4E3EADDD" w14:textId="5594AA7F"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lastRenderedPageBreak/>
              <w:t>Producto 18:</w:t>
            </w:r>
            <w:r w:rsidRPr="00E25F3C">
              <w:rPr>
                <w:rFonts w:ascii="Times New Roman" w:hAnsi="Times New Roman" w:cs="Times New Roman"/>
                <w:i/>
                <w:iCs/>
                <w:sz w:val="21"/>
                <w:szCs w:val="21"/>
              </w:rPr>
              <w:t xml:space="preserve"> </w:t>
            </w:r>
            <w:r w:rsidR="00630470" w:rsidRPr="00E25F3C">
              <w:rPr>
                <w:rFonts w:ascii="Times New Roman" w:hAnsi="Times New Roman" w:cs="Times New Roman"/>
                <w:i/>
                <w:iCs/>
                <w:sz w:val="21"/>
                <w:szCs w:val="21"/>
              </w:rPr>
              <w:t>Documento</w:t>
            </w:r>
            <w:r w:rsidR="0000263C" w:rsidRPr="00E25F3C">
              <w:rPr>
                <w:rFonts w:ascii="Times New Roman" w:hAnsi="Times New Roman" w:cs="Times New Roman"/>
                <w:i/>
                <w:iCs/>
                <w:sz w:val="21"/>
                <w:szCs w:val="21"/>
              </w:rPr>
              <w:t xml:space="preserve"> del</w:t>
            </w:r>
            <w:r w:rsidR="00630470" w:rsidRPr="00E25F3C">
              <w:rPr>
                <w:rFonts w:ascii="Times New Roman" w:hAnsi="Times New Roman" w:cs="Times New Roman"/>
                <w:i/>
                <w:iCs/>
                <w:sz w:val="21"/>
                <w:szCs w:val="21"/>
              </w:rPr>
              <w:t xml:space="preserve"> </w:t>
            </w:r>
            <w:r w:rsidRPr="00E25F3C">
              <w:rPr>
                <w:rFonts w:ascii="Times New Roman" w:hAnsi="Times New Roman" w:cs="Times New Roman"/>
                <w:i/>
                <w:iCs/>
                <w:sz w:val="21"/>
                <w:szCs w:val="21"/>
              </w:rPr>
              <w:t>Plan Estratégico de la Unidad de Auditoría Interna.</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5A0C84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10 %</w:t>
            </w:r>
          </w:p>
        </w:tc>
      </w:tr>
      <w:tr w:rsidR="008C2334" w:rsidRPr="00E25F3C" w14:paraId="1C83C20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DE88FE7"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E5594C"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FA44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6E38B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176031B2"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5B6EA00" w14:textId="47AE46C6"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Coherencia estratégica</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3BAD9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Los objetivos no responden a los de la entidad.</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80089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Alinea los objetivos de la Unidad con los de la entidad.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D5AD2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Vincula los objetivos con los riesgos prioritarios.</w:t>
            </w:r>
          </w:p>
        </w:tc>
      </w:tr>
      <w:tr w:rsidR="008C2334" w:rsidRPr="00E25F3C" w14:paraId="49069561"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05F378E" w14:textId="7980173E"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Estrategias y prioridades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E31DC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Define estrategias sin prioridades.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FA10F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Define estrategias y prioridades según el riesgo.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68C97D"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Establece indicadores de logro de cada objetivo.</w:t>
            </w:r>
          </w:p>
        </w:tc>
      </w:tr>
      <w:tr w:rsidR="008C2334" w:rsidRPr="00E25F3C" w14:paraId="1E016DD1"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DC74E7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19:</w:t>
            </w:r>
            <w:r w:rsidRPr="00E25F3C">
              <w:rPr>
                <w:rFonts w:ascii="Times New Roman" w:hAnsi="Times New Roman" w:cs="Times New Roman"/>
                <w:i/>
                <w:iCs/>
                <w:sz w:val="21"/>
                <w:szCs w:val="21"/>
              </w:rPr>
              <w:t xml:space="preserve"> Cuadro de selección y priorización de trabajos de auditoría, bajo criterios de nivel de riesgo.</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219ACA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5B33509D"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7DEBB0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B9B5A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7BF8F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0B792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2B9BB2BB"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AA87E83" w14:textId="35A27E43"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Criterios de priorización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0A3B83"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define criterios de selección.</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99D4D9"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Define criterios basados en el nivel de riesgo.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8774E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Pondera los criterios según su efecto en los objetivos de la entidad.</w:t>
            </w:r>
          </w:p>
        </w:tc>
      </w:tr>
      <w:tr w:rsidR="008C2334" w:rsidRPr="00E25F3C" w14:paraId="5545D0A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0F24855B" w14:textId="012A6DF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Selección de trabajos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1CAA3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Selecciona trabajos sin sustento.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BB7FC8"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Prioriza los trabajos según el riesgo y los recursos.</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222081"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con objetividad la exclusión de los trabajos de menor prioridad.</w:t>
            </w:r>
          </w:p>
        </w:tc>
      </w:tr>
      <w:tr w:rsidR="008C2334" w:rsidRPr="00E25F3C" w14:paraId="2E230A77"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2625DB2" w14:textId="469E5801"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20:</w:t>
            </w:r>
            <w:r w:rsidRPr="00E25F3C">
              <w:rPr>
                <w:rFonts w:ascii="Times New Roman" w:hAnsi="Times New Roman" w:cs="Times New Roman"/>
                <w:i/>
                <w:iCs/>
                <w:sz w:val="21"/>
                <w:szCs w:val="21"/>
              </w:rPr>
              <w:t xml:space="preserve"> </w:t>
            </w:r>
            <w:r w:rsidR="00630470" w:rsidRPr="00E25F3C">
              <w:rPr>
                <w:rFonts w:ascii="Times New Roman" w:hAnsi="Times New Roman" w:cs="Times New Roman"/>
                <w:i/>
                <w:iCs/>
                <w:sz w:val="21"/>
                <w:szCs w:val="21"/>
              </w:rPr>
              <w:t>Documento</w:t>
            </w:r>
            <w:r w:rsidR="0000263C" w:rsidRPr="00E25F3C">
              <w:rPr>
                <w:rFonts w:ascii="Times New Roman" w:hAnsi="Times New Roman" w:cs="Times New Roman"/>
                <w:i/>
                <w:iCs/>
                <w:sz w:val="21"/>
                <w:szCs w:val="21"/>
              </w:rPr>
              <w:t xml:space="preserve"> del</w:t>
            </w:r>
            <w:r w:rsidR="00630470" w:rsidRPr="00E25F3C">
              <w:rPr>
                <w:rFonts w:ascii="Times New Roman" w:hAnsi="Times New Roman" w:cs="Times New Roman"/>
                <w:i/>
                <w:iCs/>
                <w:sz w:val="21"/>
                <w:szCs w:val="21"/>
              </w:rPr>
              <w:t xml:space="preserve"> </w:t>
            </w:r>
            <w:r w:rsidRPr="00E25F3C">
              <w:rPr>
                <w:rFonts w:ascii="Times New Roman" w:hAnsi="Times New Roman" w:cs="Times New Roman"/>
                <w:i/>
                <w:iCs/>
                <w:sz w:val="21"/>
                <w:szCs w:val="21"/>
              </w:rPr>
              <w:t>Programa Operativo Anual de la Unidad de Auditoría Interna</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2B17D5C"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10 %</w:t>
            </w:r>
          </w:p>
        </w:tc>
      </w:tr>
      <w:tr w:rsidR="008C2334" w:rsidRPr="00E25F3C" w14:paraId="5FC33D47"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1553B1E"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C9B71B"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824C0C"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AC158B"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0D9E932C"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012A714" w14:textId="6526A2C0"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Consistencia con el plan</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A0A5BF"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No guarda relación con el Plan Estratégico.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03776A"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Es consistente con el Plan Estratégico y con la priorización.</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08EDFB"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Verifica la consistencia de cada trabajo con los objetivos del plan.</w:t>
            </w:r>
          </w:p>
        </w:tc>
      </w:tr>
      <w:tr w:rsidR="008C2334" w:rsidRPr="00E25F3C" w14:paraId="2440EFD7"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1D99653" w14:textId="163E8462"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Seguimiento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68AEF7"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No prevé el seguimiento.</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0D1824" w14:textId="21D1DA9B"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Construye el cronograma de ejecución</w:t>
            </w:r>
            <w:r w:rsidR="00EF5BD4" w:rsidRPr="00E25F3C">
              <w:rPr>
                <w:rFonts w:ascii="Times New Roman" w:hAnsi="Times New Roman" w:cs="Times New Roman"/>
                <w:sz w:val="21"/>
                <w:szCs w:val="21"/>
              </w:rPr>
              <w:t>.</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63F1D2" w14:textId="79F38865"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sz w:val="21"/>
                <w:szCs w:val="21"/>
              </w:rPr>
              <w:t>Incorpora indicadores de avance</w:t>
            </w:r>
            <w:r w:rsidR="00EF5BD4" w:rsidRPr="00E25F3C">
              <w:rPr>
                <w:rFonts w:ascii="Times New Roman" w:hAnsi="Times New Roman" w:cs="Times New Roman"/>
                <w:sz w:val="21"/>
                <w:szCs w:val="21"/>
              </w:rPr>
              <w:t>.</w:t>
            </w:r>
          </w:p>
        </w:tc>
      </w:tr>
      <w:tr w:rsidR="008C2334" w:rsidRPr="00E25F3C" w14:paraId="0D703C77"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A3DC9D1" w14:textId="77777777" w:rsidR="008C2334" w:rsidRPr="00E25F3C" w:rsidRDefault="00EB264B" w:rsidP="00D8083D">
            <w:pPr>
              <w:keepNext/>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Elemento de competencia 6</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F745866" w14:textId="77777777" w:rsidR="008C2334" w:rsidRPr="00E25F3C" w:rsidRDefault="00EB264B" w:rsidP="00D8083D">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26 %</w:t>
            </w:r>
          </w:p>
        </w:tc>
      </w:tr>
      <w:tr w:rsidR="008C2334" w:rsidRPr="00E25F3C" w14:paraId="5AAC04E9"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5CC5AED" w14:textId="085C5208"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21:</w:t>
            </w:r>
            <w:r w:rsidRPr="00E25F3C">
              <w:rPr>
                <w:rFonts w:ascii="Times New Roman" w:hAnsi="Times New Roman" w:cs="Times New Roman"/>
                <w:i/>
                <w:iCs/>
                <w:sz w:val="21"/>
                <w:szCs w:val="21"/>
              </w:rPr>
              <w:t xml:space="preserve"> </w:t>
            </w:r>
            <w:del w:id="9005" w:author="Comisión de revisión 4.5" w:date="2026-10-13T00:00:00Z">
              <w:r>
                <w:rPr>
                  <w:rFonts w:ascii="Times New Roman" w:hAnsi="Times New Roman" w:cs="Times New Roman"/>
                  <w:i/>
                  <w:iCs/>
                  <w:sz w:val="21"/>
                  <w:szCs w:val="21"/>
                </w:rPr>
                <w:delText xml:space="preserve">Documento</w:delText>
              </w:r>
              <w:r>
                <w:rPr>
                  <w:rFonts w:ascii="Times New Roman" w:hAnsi="Times New Roman" w:cs="Times New Roman"/>
                  <w:i/>
                  <w:iCs/>
                  <w:sz w:val="21"/>
                  <w:szCs w:val="21"/>
                </w:rPr>
                <w:delText xml:space="preserve"> ded</w:delText>
              </w:r>
              <w:r>
                <w:rPr>
                  <w:rFonts w:ascii="Times New Roman" w:hAnsi="Times New Roman" w:cs="Times New Roman"/>
                  <w:i/>
                  <w:iCs/>
                  <w:sz w:val="21"/>
                  <w:szCs w:val="21"/>
                </w:rPr>
                <w:delText xml:space="preserve"> </w:delText>
              </w:r>
              <w:r>
                <w:rPr>
                  <w:rFonts w:ascii="Times New Roman" w:hAnsi="Times New Roman" w:cs="Times New Roman"/>
                  <w:i/>
                  <w:iCs/>
                  <w:sz w:val="21"/>
                  <w:szCs w:val="21"/>
                </w:rPr>
                <w:delText xml:space="preserve">Memorándum</w:delText>
              </w:r>
            </w:del>
            <w:ins w:id="9006" w:author="Comisión de revisión 4.5" w:date="2026-10-13T00:00:00Z">
              <w:r>
                <w:rPr>
                  <w:rFonts w:ascii="Times New Roman" w:hAnsi="Times New Roman" w:cs="Times New Roman"/>
                  <w:i/>
                  <w:iCs/>
                  <w:sz w:val="21"/>
                  <w:szCs w:val="21"/>
                </w:rPr>
                <w:t xml:space="preserve">Documento de Memorándum</w:t>
              </w:r>
            </w:ins>
            <w:r>
              <w:rPr>
                <w:rFonts w:ascii="Times New Roman" w:hAnsi="Times New Roman" w:cs="Times New Roman"/>
                <w:i/>
                <w:iCs/>
                <w:sz w:val="21"/>
                <w:szCs w:val="21"/>
              </w:rPr>
              <w:t xml:space="preserve"> de planificación y programas de trabajo.</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BC90AB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10 %</w:t>
            </w:r>
          </w:p>
        </w:tc>
      </w:tr>
      <w:tr w:rsidR="008C2334" w:rsidRPr="00E25F3C" w14:paraId="2F6C0BDF"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14454BF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801D1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E8FDCE"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5DAAB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7679E6AF"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5F6B8F71" w14:textId="269A25B6"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Riesgo y materialidad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6AC79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No determina la materialidad.</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775753"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Valora el riesgo y determina la materialidad.</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5DEDD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Justifica la base y el porcentaje elegidos.</w:t>
            </w:r>
          </w:p>
        </w:tc>
      </w:tr>
      <w:tr w:rsidR="008C2334" w:rsidRPr="00E25F3C" w14:paraId="45DFA77B"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D93AD67" w14:textId="5AB61491"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Programas de trabajo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701C8F"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Los procedimientos no se vinculan con los objetivos.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04997B"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Diseña procedimientos coherentes con los objetivos y el riesgo.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80BD01"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Define las técnicas y la evidencia esperada de cada procedimiento.</w:t>
            </w:r>
          </w:p>
        </w:tc>
      </w:tr>
      <w:tr w:rsidR="008C2334" w:rsidRPr="00E25F3C" w14:paraId="09BCF4F5"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028E48A" w14:textId="62B4CCFB"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22:</w:t>
            </w:r>
            <w:r w:rsidRPr="00E25F3C">
              <w:rPr>
                <w:rFonts w:ascii="Times New Roman" w:hAnsi="Times New Roman" w:cs="Times New Roman"/>
                <w:i/>
                <w:iCs/>
                <w:sz w:val="21"/>
                <w:szCs w:val="21"/>
              </w:rPr>
              <w:t xml:space="preserve"> </w:t>
            </w:r>
            <w:r w:rsidR="00630470" w:rsidRPr="00E25F3C">
              <w:rPr>
                <w:rFonts w:ascii="Times New Roman" w:hAnsi="Times New Roman" w:cs="Times New Roman"/>
                <w:i/>
                <w:iCs/>
                <w:sz w:val="21"/>
                <w:szCs w:val="21"/>
              </w:rPr>
              <w:t xml:space="preserve">Documento </w:t>
            </w:r>
            <w:r w:rsidR="0000263C" w:rsidRPr="00E25F3C">
              <w:rPr>
                <w:rFonts w:ascii="Times New Roman" w:hAnsi="Times New Roman" w:cs="Times New Roman"/>
                <w:i/>
                <w:iCs/>
                <w:sz w:val="21"/>
                <w:szCs w:val="21"/>
              </w:rPr>
              <w:t xml:space="preserve">de </w:t>
            </w:r>
            <w:r w:rsidRPr="00E25F3C">
              <w:rPr>
                <w:rFonts w:ascii="Times New Roman" w:hAnsi="Times New Roman" w:cs="Times New Roman"/>
                <w:i/>
                <w:iCs/>
                <w:sz w:val="21"/>
                <w:szCs w:val="21"/>
              </w:rPr>
              <w:t>Papeles de Trabajo y cédulas de hallazgos de auditoría.</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BD4473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10 %</w:t>
            </w:r>
          </w:p>
        </w:tc>
      </w:tr>
      <w:tr w:rsidR="008C2334" w:rsidRPr="00E25F3C" w14:paraId="05337FC7"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10E04A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5C74D"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4B8AC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179171"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0ED55FD3"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9676AA8" w14:textId="0431EA54"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Evidencia de auditoría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73A8A5"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La evidencia es insuficiente o no pertinente.</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196DEC"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La evidencia es suficiente y competente.</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9AE879"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Evalúa la importancia de la evidencia para cada hallazgo.</w:t>
            </w:r>
          </w:p>
        </w:tc>
      </w:tr>
      <w:tr w:rsidR="008C2334" w:rsidRPr="00E25F3C" w14:paraId="5CA347F2"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AC9CA6A" w14:textId="31B9F7E0"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lastRenderedPageBreak/>
              <w:t xml:space="preserve">Atributos del hallazgo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671728"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Los atributos están incompletos.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F01A6A"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Formula la condición, el criterio, la causa, el efecto y la recomendación.</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32604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Respalda cada hallazgo con evidencia verificable.</w:t>
            </w:r>
          </w:p>
        </w:tc>
      </w:tr>
      <w:tr w:rsidR="008C2334" w:rsidRPr="00E25F3C" w14:paraId="144E9064"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F0C00CD"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23:</w:t>
            </w:r>
            <w:r w:rsidRPr="00E25F3C">
              <w:rPr>
                <w:rFonts w:ascii="Times New Roman" w:hAnsi="Times New Roman" w:cs="Times New Roman"/>
                <w:i/>
                <w:iCs/>
                <w:sz w:val="21"/>
                <w:szCs w:val="21"/>
              </w:rPr>
              <w:t xml:space="preserve"> Informe de auditoría con conclusiones y recomendaciones.</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A87BC46"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4 %</w:t>
            </w:r>
          </w:p>
        </w:tc>
      </w:tr>
      <w:tr w:rsidR="008C2334" w:rsidRPr="00E25F3C" w14:paraId="234BEB76"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506005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47729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0460DA"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045C0B"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034B2398"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294E310" w14:textId="5186894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 xml:space="preserve">Sustento de conclusiones </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D7A472"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Las conclusiones carecen de evidencia.</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CC75C4"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Sustenta las conclusiones en evidencia y papeles de trabajo.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CEBD90"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Relaciona cada conclusión con el criterio de auditoría incumplido.</w:t>
            </w:r>
          </w:p>
        </w:tc>
      </w:tr>
      <w:tr w:rsidR="008C2334" w:rsidRPr="00E25F3C" w14:paraId="63236703"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4A12F5E" w14:textId="5B3BEC2C"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b/>
                <w:bCs/>
                <w:sz w:val="21"/>
                <w:szCs w:val="21"/>
              </w:rPr>
              <w:t>Recomendaciones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32F58"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Las recomendaciones no atienden la causa.</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5C4007"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Formula recomendaciones viables dirigidas a la causa.</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110616" w14:textId="77777777" w:rsidR="008C2334" w:rsidRPr="00E25F3C" w:rsidRDefault="00EB264B" w:rsidP="00D8083D">
            <w:pPr>
              <w:spacing w:after="40" w:line="252" w:lineRule="auto"/>
              <w:jc w:val="both"/>
              <w:rPr>
                <w:rFonts w:ascii="Times New Roman" w:hAnsi="Times New Roman" w:cs="Times New Roman"/>
                <w:sz w:val="21"/>
                <w:szCs w:val="21"/>
              </w:rPr>
            </w:pPr>
            <w:r w:rsidRPr="00E25F3C">
              <w:rPr>
                <w:rFonts w:ascii="Times New Roman" w:hAnsi="Times New Roman" w:cs="Times New Roman"/>
                <w:sz w:val="21"/>
                <w:szCs w:val="21"/>
              </w:rPr>
              <w:t>Prioriza las recomendaciones según el riesgo y el costo.</w:t>
            </w:r>
          </w:p>
        </w:tc>
      </w:tr>
      <w:tr w:rsidR="008C2334" w:rsidRPr="00E25F3C" w14:paraId="2E00AE8D" w14:textId="77777777" w:rsidTr="00736DD3">
        <w:trPr>
          <w:gridAfter w:val="1"/>
          <w:wAfter w:w="23" w:type="dxa"/>
          <w:cantSplit/>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3532B27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Producto 24:</w:t>
            </w:r>
            <w:r>
              <w:rPr>
                <w:rFonts w:ascii="Times New Roman" w:hAnsi="Times New Roman" w:cs="Times New Roman"/>
                <w:i/>
                <w:iCs/>
                <w:sz w:val="21"/>
                <w:szCs w:val="21"/>
              </w:rPr>
              <w:t xml:space="preserve"> </w:t>
            </w:r>
            <w:del w:id="9021" w:author="Comisión de revisión 4.5" w:date="2026-10-13T00:00:00Z">
              <w:r>
                <w:rPr>
                  <w:rFonts w:ascii="Times New Roman" w:hAnsi="Times New Roman" w:cs="Times New Roman"/>
                  <w:i/>
                  <w:iCs/>
                  <w:sz w:val="21"/>
                  <w:szCs w:val="21"/>
                </w:rPr>
                <w:delText xml:space="preserve">Informe de Seguimiento a cumplimiento</w:delText>
              </w:r>
            </w:del>
            <w:ins w:id="9022" w:author="Comisión de revisión 4.5" w:date="2026-10-13T00:00:00Z">
              <w:r>
                <w:rPr>
                  <w:rFonts w:ascii="Times New Roman" w:hAnsi="Times New Roman" w:cs="Times New Roman"/>
                  <w:i/>
                  <w:iCs/>
                  <w:sz w:val="21"/>
                  <w:szCs w:val="21"/>
                </w:rPr>
                <w:t xml:space="preserve">Informe de seguimiento al cumplimiento</w:t>
              </w:r>
            </w:ins>
            <w:r>
              <w:rPr>
                <w:rFonts w:ascii="Times New Roman" w:hAnsi="Times New Roman" w:cs="Times New Roman"/>
                <w:i/>
                <w:iCs/>
                <w:sz w:val="21"/>
                <w:szCs w:val="21"/>
              </w:rPr>
              <w:t xml:space="preserve"> de recomendaciones.</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4F67558"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2 %</w:t>
            </w:r>
          </w:p>
        </w:tc>
      </w:tr>
      <w:tr w:rsidR="008C2334" w:rsidRPr="00E25F3C" w14:paraId="0498D8AB"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6B351B2E"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Criterio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60AA3F"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Insuficiente (0–50)</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701A83"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Suficiente (51–80)</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B5F585" w14:textId="77777777" w:rsidR="008C2334" w:rsidRPr="00E25F3C" w:rsidRDefault="00EB264B" w:rsidP="00D8083D">
            <w:pPr>
              <w:keepNext/>
              <w:spacing w:after="40" w:line="252" w:lineRule="auto"/>
              <w:jc w:val="center"/>
              <w:rPr>
                <w:rFonts w:ascii="Times New Roman" w:hAnsi="Times New Roman" w:cs="Times New Roman"/>
                <w:i/>
                <w:iCs/>
                <w:sz w:val="21"/>
                <w:szCs w:val="21"/>
              </w:rPr>
            </w:pPr>
            <w:r w:rsidRPr="00E25F3C">
              <w:rPr>
                <w:rFonts w:ascii="Times New Roman" w:hAnsi="Times New Roman" w:cs="Times New Roman"/>
                <w:b/>
                <w:bCs/>
                <w:i/>
                <w:iCs/>
                <w:sz w:val="21"/>
                <w:szCs w:val="21"/>
              </w:rPr>
              <w:t>Destacado (81–100)</w:t>
            </w:r>
          </w:p>
        </w:tc>
      </w:tr>
      <w:tr w:rsidR="008C2334" w:rsidRPr="00E25F3C" w14:paraId="3E67A8AB"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76BCDA6E" w14:textId="2834648A"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Evaluación del cumplimiento</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14A4A6" w14:textId="77777777"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No verifica el cumplimiento de las recomendaciones.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FD435B" w14:textId="77777777"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Verifica el estado de cada recomendación con evidencia.</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0DC5BD" w14:textId="77777777"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Evalúa la eficacia de las acciones implementadas.</w:t>
            </w:r>
          </w:p>
        </w:tc>
      </w:tr>
      <w:tr w:rsidR="008C2334" w:rsidRPr="00E25F3C" w14:paraId="0083BC85" w14:textId="77777777" w:rsidTr="00736DD3">
        <w:trPr>
          <w:gridAfter w:val="1"/>
          <w:wAfter w:w="23" w:type="dxa"/>
          <w:cantSplit/>
        </w:trPr>
        <w:tc>
          <w:tcPr>
            <w:tcW w:w="2144" w:type="dxa"/>
            <w:tcBorders>
              <w:top w:val="single" w:sz="4" w:space="0" w:color="000000"/>
              <w:left w:val="single" w:sz="4" w:space="0" w:color="000000"/>
              <w:bottom w:val="single" w:sz="4" w:space="0" w:color="000000"/>
              <w:right w:val="single" w:sz="4" w:space="0" w:color="000000"/>
            </w:tcBorders>
            <w:shd w:val="clear" w:color="auto" w:fill="auto"/>
            <w:tcMar>
              <w:top w:w="60" w:type="dxa"/>
              <w:left w:w="90" w:type="dxa"/>
              <w:bottom w:w="60" w:type="dxa"/>
              <w:right w:w="90" w:type="dxa"/>
            </w:tcMar>
          </w:tcPr>
          <w:p w14:paraId="29BE8D20" w14:textId="420B30E7"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Planes de acción y plazos</w:t>
            </w:r>
          </w:p>
        </w:tc>
        <w:tc>
          <w:tcPr>
            <w:tcW w:w="2579"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38D8C6" w14:textId="77777777"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Omite los responsables o los plazos.</w:t>
            </w:r>
          </w:p>
        </w:tc>
        <w:tc>
          <w:tcPr>
            <w:tcW w:w="25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E0D6BB" w14:textId="77777777"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Relaciona cada recomendación con su plan de acción, responsable y plazo.</w:t>
            </w:r>
          </w:p>
        </w:tc>
        <w:tc>
          <w:tcPr>
            <w:tcW w:w="2626"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9AA39F" w14:textId="77777777" w:rsidR="008C2334" w:rsidRPr="00E25F3C" w:rsidRDefault="00EB264B" w:rsidP="00D8083D">
            <w:pPr>
              <w:spacing w:after="40" w:line="252" w:lineRule="auto"/>
              <w:rPr>
                <w:rFonts w:ascii="Times New Roman" w:hAnsi="Times New Roman" w:cs="Times New Roman"/>
                <w:sz w:val="21"/>
                <w:szCs w:val="21"/>
              </w:rPr>
            </w:pPr>
            <w:r w:rsidRPr="00E25F3C">
              <w:rPr>
                <w:rFonts w:ascii="Times New Roman" w:hAnsi="Times New Roman" w:cs="Times New Roman"/>
                <w:sz w:val="21"/>
                <w:szCs w:val="21"/>
              </w:rPr>
              <w:t>Propone acciones ante los incumplimientos y las demoras.</w:t>
            </w:r>
          </w:p>
        </w:tc>
      </w:tr>
      <w:tr w:rsidR="008C2334" w:rsidRPr="00E25F3C" w14:paraId="21CB7198" w14:textId="77777777" w:rsidTr="00736DD3">
        <w:trPr>
          <w:gridAfter w:val="1"/>
          <w:wAfter w:w="23" w:type="dxa"/>
        </w:trPr>
        <w:tc>
          <w:tcPr>
            <w:tcW w:w="7302"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8E3DECE" w14:textId="77777777" w:rsidR="008C2334" w:rsidRPr="00E25F3C" w:rsidRDefault="00EB264B">
            <w:pPr>
              <w:spacing w:after="40" w:line="252" w:lineRule="auto"/>
              <w:jc w:val="right"/>
              <w:rPr>
                <w:rFonts w:ascii="Times New Roman" w:hAnsi="Times New Roman" w:cs="Times New Roman"/>
                <w:sz w:val="21"/>
                <w:szCs w:val="21"/>
              </w:rPr>
            </w:pPr>
            <w:r w:rsidRPr="00E25F3C">
              <w:rPr>
                <w:rFonts w:ascii="Times New Roman" w:hAnsi="Times New Roman" w:cs="Times New Roman"/>
                <w:b/>
                <w:bCs/>
                <w:sz w:val="21"/>
                <w:szCs w:val="21"/>
              </w:rPr>
              <w:t>TOTAL</w:t>
            </w:r>
          </w:p>
        </w:tc>
        <w:tc>
          <w:tcPr>
            <w:tcW w:w="2626"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8E77049" w14:textId="77777777" w:rsidR="008C2334" w:rsidRPr="00E25F3C" w:rsidRDefault="00EB264B">
            <w:pPr>
              <w:spacing w:after="40" w:line="252" w:lineRule="auto"/>
              <w:jc w:val="center"/>
              <w:rPr>
                <w:rFonts w:ascii="Times New Roman" w:hAnsi="Times New Roman" w:cs="Times New Roman"/>
                <w:sz w:val="21"/>
                <w:szCs w:val="21"/>
              </w:rPr>
            </w:pPr>
            <w:r w:rsidRPr="00E25F3C">
              <w:rPr>
                <w:rFonts w:ascii="Times New Roman" w:hAnsi="Times New Roman" w:cs="Times New Roman"/>
                <w:b/>
                <w:bCs/>
                <w:sz w:val="21"/>
                <w:szCs w:val="21"/>
              </w:rPr>
              <w:t>100 %</w:t>
            </w:r>
          </w:p>
        </w:tc>
      </w:tr>
    </w:tbl>
    <w:p w14:paraId="14D19C3A" w14:textId="77777777" w:rsidR="008C2334" w:rsidRPr="00E25F3C" w:rsidRDefault="008C2334">
      <w:pPr>
        <w:spacing w:line="20" w:lineRule="exact"/>
        <w:rPr>
          <w:rFonts w:ascii="Times New Roman" w:hAnsi="Times New Roman" w:cs="Times New Roman"/>
          <w:sz w:val="21"/>
          <w:szCs w:val="21"/>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18"/>
      </w:tblGrid>
      <w:tr w:rsidR="008C2334" w:rsidRPr="00E25F3C" w14:paraId="1EB1D7AD" w14:textId="77777777" w:rsidTr="00736DD3">
        <w:tc>
          <w:tcPr>
            <w:tcW w:w="99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86325E7" w14:textId="77777777" w:rsidR="008C2334" w:rsidRPr="00E25F3C" w:rsidRDefault="00EB264B">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t>Bibliografía básica</w:t>
            </w:r>
          </w:p>
        </w:tc>
      </w:tr>
      <w:tr w:rsidR="008C2334" w:rsidRPr="00E25F3C" w14:paraId="5278C9A9" w14:textId="77777777" w:rsidTr="00736DD3">
        <w:tc>
          <w:tcPr>
            <w:tcW w:w="991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ABC9A3"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Asamblea Legislativa Plurinacional de Bolivia. (2013). Ley N° 393 de Servicios Financieros, de 21 de agosto de 2013. Gaceta Oficial de Bolivia.</w:t>
            </w:r>
          </w:p>
          <w:p w14:paraId="04633820"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Autoridad de Supervisión del Sistema Financiero. Recopilación de Normas para Servicios Financieros: Reglamento de Gobierno Corporativo y Directrices Básicas para la Gestión Integral de Riesgos. La Paz: ASFI.</w:t>
            </w:r>
          </w:p>
          <w:p w14:paraId="6D6CE928"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Colegio de Auditores o Contadores Públicos de Bolivia – Consejo Técnico Nacional de Auditoría y Contabilidad. (2023). Compendio de Normas de Contabilidad y Auditoría. Santa Cruz: CAUB–CTNAC.</w:t>
            </w:r>
          </w:p>
          <w:p w14:paraId="063992F4"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lang w:val="en-US"/>
              </w:rPr>
              <w:t xml:space="preserve">Committee of Sponsoring Organizations of the Treadway Commission. </w:t>
            </w:r>
            <w:r w:rsidRPr="00E25F3C">
              <w:rPr>
                <w:rFonts w:ascii="Times New Roman" w:hAnsi="Times New Roman" w:cs="Times New Roman"/>
                <w:sz w:val="21"/>
                <w:szCs w:val="21"/>
              </w:rPr>
              <w:t>(2013). Control Interno – Marco Integrado. Traducción del Instituto de Auditores Internos de España y PwC.</w:t>
            </w:r>
          </w:p>
          <w:p w14:paraId="69C75203"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lang w:val="en-US"/>
              </w:rPr>
              <w:t xml:space="preserve">Committee of Sponsoring Organizations of the Treadway Commission. </w:t>
            </w:r>
            <w:r w:rsidRPr="00E25F3C">
              <w:rPr>
                <w:rFonts w:ascii="Times New Roman" w:hAnsi="Times New Roman" w:cs="Times New Roman"/>
                <w:sz w:val="21"/>
                <w:szCs w:val="21"/>
              </w:rPr>
              <w:t>(2017). Gestión del Riesgo Empresarial: Integrando Estrategia y Desempeño. Traducción del Instituto de Auditores Internos de España y PwC.</w:t>
            </w:r>
          </w:p>
          <w:p w14:paraId="1EA21FD9"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Contraloría General del Estado. (2012). Normas de Auditoría Gubernamental, incluidas las Normas para el Ejercicio de la Auditoría Interna. La Paz: CGE.</w:t>
            </w:r>
          </w:p>
          <w:p w14:paraId="4CAC8ABE"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Contraloría General de la República. (2000). Principios, Normas Generales y Básicas de Control Interno Gubernamental. La Paz.</w:t>
            </w:r>
          </w:p>
          <w:p w14:paraId="12537CBC"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Decreto Ley N° 14379, Código de Comercio, de 25 de febrero de 1977.</w:t>
            </w:r>
          </w:p>
          <w:p w14:paraId="40B140AB" w14:textId="36D16CB2" w:rsidR="00751DD4" w:rsidRPr="00E25F3C" w:rsidRDefault="00751DD4" w:rsidP="00751DD4">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Decreto Supremo N° 23215, Reglamento para el Ejercicio de las Atribuciones de la Contraloría General de la República, de 1992. Gaceta Oficial de Bolivia.</w:t>
            </w:r>
          </w:p>
          <w:p w14:paraId="27E4E661" w14:textId="0DFD123C"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Instituto de Auditores Internos. (2020). Modelo de las Tres Líneas del IIA. Lake Mary: The IIA.</w:t>
            </w:r>
          </w:p>
          <w:p w14:paraId="1366E5EB"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Instituto de Auditores Internos. (2024). Normas Globales de Auditoría Interna. Lake Mary: The IIA.</w:t>
            </w:r>
          </w:p>
          <w:p w14:paraId="6D8F1134"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rPr>
              <w:t xml:space="preserve">Instituto de Auditores Internos. (2025). Requisitos Temáticos: Ciberseguridad (febrero), Terceros (septiembre) y Comportamiento Organizacional (diciembre). </w:t>
            </w:r>
            <w:r w:rsidRPr="00E25F3C">
              <w:rPr>
                <w:rFonts w:ascii="Times New Roman" w:hAnsi="Times New Roman" w:cs="Times New Roman"/>
                <w:sz w:val="21"/>
                <w:szCs w:val="21"/>
                <w:lang w:val="en-US"/>
              </w:rPr>
              <w:t>Lake Mary: The IIA.</w:t>
            </w:r>
          </w:p>
          <w:p w14:paraId="2493F7DF"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lang w:val="en-US"/>
              </w:rPr>
              <w:lastRenderedPageBreak/>
              <w:t xml:space="preserve">International Ethics Standards Board for Accountants. (2025). 2025 Handbook of the International Code of Ethics for Professional Accountants (including International Independence Standards). </w:t>
            </w:r>
            <w:r w:rsidRPr="00E25F3C">
              <w:rPr>
                <w:rFonts w:ascii="Times New Roman" w:hAnsi="Times New Roman" w:cs="Times New Roman"/>
                <w:sz w:val="21"/>
                <w:szCs w:val="21"/>
              </w:rPr>
              <w:t>Nueva York: IFAC.</w:t>
            </w:r>
          </w:p>
          <w:p w14:paraId="5B98E2C7"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Ley N° 004 de Lucha contra la Corrupción, Enriquecimiento Ilícito e Investigación de Fortunas «Marcelo Quiroga Santa Cruz», de 31 de marzo de 2010. Gaceta Oficial de Bolivia.</w:t>
            </w:r>
          </w:p>
          <w:p w14:paraId="70DFFC2F" w14:textId="34D4F679" w:rsidR="00751DD4" w:rsidRPr="00E25F3C" w:rsidRDefault="00751DD4" w:rsidP="00751DD4">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Ley N° 777 del Sistema de Planificación Integral del Estado, de 2016. Gaceta Oficial de Bolivia.</w:t>
            </w:r>
          </w:p>
          <w:p w14:paraId="1340D20C"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Ley N° 1178 de Administración y Control Gubernamentales, de 20 de julio de 1990. Gaceta Oficial de Bolivia.</w:t>
            </w:r>
          </w:p>
          <w:p w14:paraId="38C6E376"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OCDE. (2023). Principios de Gobierno Corporativo del G20 y de la OCDE 2023. París: Publicaciones de la OCDE.</w:t>
            </w:r>
          </w:p>
          <w:p w14:paraId="4110FC2F"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Organización Internacional de Entidades Fiscalizadoras Superiores. (2019). Marco de Pronunciamientos Profesionales de la INTOSAI (IFPP) y normas ISSAI. Viena: INTOSAI.</w:t>
            </w:r>
          </w:p>
          <w:p w14:paraId="43A77A81"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Organización Internacional de Normalización. (2018). ISO 31000:2018, Gestión del riesgo – Directrices. Ginebra: ISO.</w:t>
            </w:r>
          </w:p>
          <w:p w14:paraId="27AF5A20" w14:textId="23349D3A" w:rsidR="009A6D49" w:rsidRPr="00E25F3C" w:rsidRDefault="00EB264B" w:rsidP="00751DD4">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Sistema de la Universidad Boliviana. (2024). Conclusiones y recomendaciones de la III-XIII Reunión Sectorial de Carreras de Contaduría Pública. Trinidad: SUB.</w:t>
            </w:r>
          </w:p>
          <w:p w14:paraId="0D2152F9" w14:textId="77777777" w:rsidR="009A6D49" w:rsidRPr="00E25F3C" w:rsidRDefault="009A6D49">
            <w:pPr>
              <w:spacing w:after="60" w:line="252" w:lineRule="auto"/>
              <w:ind w:left="360" w:hanging="360"/>
              <w:rPr>
                <w:rFonts w:ascii="Times New Roman" w:hAnsi="Times New Roman" w:cs="Times New Roman"/>
                <w:sz w:val="21"/>
                <w:szCs w:val="21"/>
              </w:rPr>
            </w:pPr>
          </w:p>
        </w:tc>
      </w:tr>
      <w:tr w:rsidR="008C2334" w:rsidRPr="00E25F3C" w14:paraId="095B1CC3" w14:textId="77777777" w:rsidTr="00736DD3">
        <w:tc>
          <w:tcPr>
            <w:tcW w:w="99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EDD42DD" w14:textId="77777777" w:rsidR="008C2334" w:rsidRPr="00E25F3C" w:rsidRDefault="00EB264B">
            <w:pPr>
              <w:spacing w:after="40" w:line="252" w:lineRule="auto"/>
              <w:rPr>
                <w:rFonts w:ascii="Times New Roman" w:hAnsi="Times New Roman" w:cs="Times New Roman"/>
                <w:sz w:val="21"/>
                <w:szCs w:val="21"/>
              </w:rPr>
            </w:pPr>
            <w:r w:rsidRPr="00E25F3C">
              <w:rPr>
                <w:rFonts w:ascii="Times New Roman" w:hAnsi="Times New Roman" w:cs="Times New Roman"/>
                <w:b/>
                <w:bCs/>
                <w:sz w:val="21"/>
                <w:szCs w:val="21"/>
              </w:rPr>
              <w:lastRenderedPageBreak/>
              <w:t>Bibliografía complementaria</w:t>
            </w:r>
          </w:p>
        </w:tc>
      </w:tr>
      <w:tr w:rsidR="008C2334" w:rsidRPr="008B3787" w14:paraId="0ED7A359" w14:textId="77777777" w:rsidTr="00736DD3">
        <w:tc>
          <w:tcPr>
            <w:tcW w:w="991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6B1DB7"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Association of Certified Fraud Examiners. (2024). Occupational Fraud 2024: A Report to the Nations. Austin: ACFE.</w:t>
            </w:r>
          </w:p>
          <w:p w14:paraId="335FA3CA"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lang w:val="en-US"/>
              </w:rPr>
              <w:t xml:space="preserve">Biggs, J., Tang, C. y Kennedy, G. (2022). Teaching for Quality Learning at University (5.ª ed.). </w:t>
            </w:r>
            <w:r w:rsidRPr="00E25F3C">
              <w:rPr>
                <w:rFonts w:ascii="Times New Roman" w:hAnsi="Times New Roman" w:cs="Times New Roman"/>
                <w:sz w:val="21"/>
                <w:szCs w:val="21"/>
              </w:rPr>
              <w:t>Londres: Open University Press – McGraw-Hill.</w:t>
            </w:r>
          </w:p>
          <w:p w14:paraId="771B3999"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rPr>
              <w:t xml:space="preserve">CAF – Banco de Desarrollo de América Latina. (2013). Lineamientos para un Código Latinoamericano de Gobierno Corporativo. </w:t>
            </w:r>
            <w:r w:rsidRPr="00E25F3C">
              <w:rPr>
                <w:rFonts w:ascii="Times New Roman" w:hAnsi="Times New Roman" w:cs="Times New Roman"/>
                <w:sz w:val="21"/>
                <w:szCs w:val="21"/>
                <w:lang w:val="en-US"/>
              </w:rPr>
              <w:t>Caracas: CAF.</w:t>
            </w:r>
          </w:p>
          <w:p w14:paraId="6A7D8BC7"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Committee of Sponsoring Organizations of the Treadway Commission. (2023). Achieving Effective Internal Control over Sustainability Reporting (ICSR). COSO.</w:t>
            </w:r>
          </w:p>
          <w:p w14:paraId="6D685264"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Committee of Sponsoring Organizations of the Treadway Commission. (2026). Achieving Effective Internal Control over Generative AI. COSO.</w:t>
            </w:r>
          </w:p>
          <w:p w14:paraId="562DC541"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lang w:val="en-US"/>
              </w:rPr>
              <w:t xml:space="preserve">Estupiñán Gaitán, R. (2015). </w:t>
            </w:r>
            <w:r w:rsidRPr="00E25F3C">
              <w:rPr>
                <w:rFonts w:ascii="Times New Roman" w:hAnsi="Times New Roman" w:cs="Times New Roman"/>
                <w:sz w:val="21"/>
                <w:szCs w:val="21"/>
              </w:rPr>
              <w:t>Administración de riesgos E.R.M. y la auditoría interna. Bogotá: ECOE Ediciones.</w:t>
            </w:r>
          </w:p>
          <w:p w14:paraId="34F5436D"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rPr>
              <w:t xml:space="preserve">Grupo de Acción Financiera Internacional. (2023). Guidance on Beneficial Ownership of Legal Persons (Recomendación 24). </w:t>
            </w:r>
            <w:r w:rsidRPr="00E25F3C">
              <w:rPr>
                <w:rFonts w:ascii="Times New Roman" w:hAnsi="Times New Roman" w:cs="Times New Roman"/>
                <w:sz w:val="21"/>
                <w:szCs w:val="21"/>
                <w:lang w:val="en-US"/>
              </w:rPr>
              <w:t>París: GAFI.</w:t>
            </w:r>
          </w:p>
          <w:p w14:paraId="40288D41"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Instituto de Auditores Internos. (2024). The IIA's Artificial Intelligence Auditing Framework. Lake Mary: The IIA.</w:t>
            </w:r>
          </w:p>
          <w:p w14:paraId="6EBFDC97"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lang w:val="en-US"/>
              </w:rPr>
              <w:t xml:space="preserve">International Auditing and Assurance Standards Board. (2025). Handbook of International Quality Management, Auditing, Review, Other Assurance, and Related Services Pronouncements, 2025 Edition. </w:t>
            </w:r>
            <w:r w:rsidRPr="00E25F3C">
              <w:rPr>
                <w:rFonts w:ascii="Times New Roman" w:hAnsi="Times New Roman" w:cs="Times New Roman"/>
                <w:sz w:val="21"/>
                <w:szCs w:val="21"/>
              </w:rPr>
              <w:t>Nueva York: IFAC.</w:t>
            </w:r>
          </w:p>
          <w:p w14:paraId="517E6EDC"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rPr>
              <w:t xml:space="preserve">International Auditing and Assurance Standards Board. (2025). NIA 240 (Revisada), Responsabilidades del auditor con respecto al fraude en una auditoría de estados financieros. </w:t>
            </w:r>
            <w:r w:rsidRPr="00E25F3C">
              <w:rPr>
                <w:rFonts w:ascii="Times New Roman" w:hAnsi="Times New Roman" w:cs="Times New Roman"/>
                <w:sz w:val="21"/>
                <w:szCs w:val="21"/>
                <w:lang w:val="en-US"/>
              </w:rPr>
              <w:t>Nueva York: IFAC.</w:t>
            </w:r>
          </w:p>
          <w:p w14:paraId="7A6FDE3C"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International Auditing and Assurance Standards Board. (2024). ISSA 5000, General Requirements for Sustainability Assurance Engagements. Nueva York: IFAC.</w:t>
            </w:r>
          </w:p>
          <w:p w14:paraId="30ADAEB7"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International Federation of Accountants – International Accounting Education Standards Board. (2019). Handbook of International Education Pronouncements, 2019 Edition (IES 2, 3, 4 y 6, revisadas). Nueva York: IFAC.</w:t>
            </w:r>
          </w:p>
          <w:p w14:paraId="12147355"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lang w:val="en-US"/>
              </w:rPr>
              <w:t xml:space="preserve">ISACA. (2018). COBIT 2019 Framework: Introduction and Methodology. </w:t>
            </w:r>
            <w:r w:rsidRPr="00E25F3C">
              <w:rPr>
                <w:rFonts w:ascii="Times New Roman" w:hAnsi="Times New Roman" w:cs="Times New Roman"/>
                <w:sz w:val="21"/>
                <w:szCs w:val="21"/>
              </w:rPr>
              <w:t>Schaumburg: ISACA.</w:t>
            </w:r>
          </w:p>
          <w:p w14:paraId="359936FB"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Méndez Jiménez, A., Cubillos Benavides, M. y León López, D. E. (2022). Guía de auditoría interna basada en riesgos para entidades públicas (versión 4). Bogotá: Departamento Administrativo de la Función Pública.</w:t>
            </w:r>
          </w:p>
          <w:p w14:paraId="51DF1060"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National Institute of Standards and Technology. (2023). Artificial Intelligence Risk Management Framework (AI RMF 1.0). Gaithersburg: NIST.</w:t>
            </w:r>
          </w:p>
          <w:p w14:paraId="758420DE"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Organización Internacional de Normalización. (2021). ISO 37301:2021, Sistemas de gestión del compliance. Ginebra: ISO.</w:t>
            </w:r>
          </w:p>
          <w:p w14:paraId="68EDD75D"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lastRenderedPageBreak/>
              <w:t>Organización Internacional de Normalización. (2025). ISO 37001:2025, Sistemas de gestión antisoborno. Ginebra: ISO.</w:t>
            </w:r>
          </w:p>
          <w:p w14:paraId="076BE839"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Organización Internacional de Normalización y Comisión Electrotécnica Internacional. (2022). ISO/IEC 27001:2022, Seguridad de la información, ciberseguridad y protección de la privacidad – Sistemas de gestión de la seguridad de la información – Requisitos. Ginebra: ISO.</w:t>
            </w:r>
          </w:p>
          <w:p w14:paraId="51B89997"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Organización Internacional de Normalización y Comisión Electrotécnica Internacional. (2023). ISO/IEC 42001:2023, Sistema de gestión de la inteligencia artificial. Ginebra: ISO.</w:t>
            </w:r>
          </w:p>
          <w:p w14:paraId="31E90940"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Tapia Iturriaga, C. K., Rueda de León Contreras, R. S. y Silva Villavicencio, R. A. (2017). Auditoría interna: perspectivas de vanguardia. México: Instituto Mexicano de Contadores Públicos.</w:t>
            </w:r>
          </w:p>
          <w:p w14:paraId="5414BC75" w14:textId="77777777" w:rsidR="008C2334" w:rsidRPr="00E25F3C" w:rsidRDefault="00EB264B">
            <w:pPr>
              <w:spacing w:after="60" w:line="252" w:lineRule="auto"/>
              <w:ind w:left="360" w:hanging="360"/>
              <w:rPr>
                <w:rFonts w:ascii="Times New Roman" w:hAnsi="Times New Roman" w:cs="Times New Roman"/>
                <w:sz w:val="21"/>
                <w:szCs w:val="21"/>
              </w:rPr>
            </w:pPr>
            <w:r w:rsidRPr="00E25F3C">
              <w:rPr>
                <w:rFonts w:ascii="Times New Roman" w:hAnsi="Times New Roman" w:cs="Times New Roman"/>
                <w:sz w:val="21"/>
                <w:szCs w:val="21"/>
              </w:rPr>
              <w:t>Tobón, S. (2013). Formación integral y competencias: pensamiento complejo, currículo, didáctica y evaluación (4.ª ed.). Bogotá: ECOE Ediciones.</w:t>
            </w:r>
          </w:p>
          <w:p w14:paraId="3A8EB709"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rPr>
              <w:t xml:space="preserve">UNESCO. (2021). Recomendación sobre la ética de la inteligencia artificial. </w:t>
            </w:r>
            <w:r w:rsidRPr="00E25F3C">
              <w:rPr>
                <w:rFonts w:ascii="Times New Roman" w:hAnsi="Times New Roman" w:cs="Times New Roman"/>
                <w:sz w:val="21"/>
                <w:szCs w:val="21"/>
                <w:lang w:val="en-US"/>
              </w:rPr>
              <w:t>París: UNESCO.</w:t>
            </w:r>
          </w:p>
          <w:p w14:paraId="1010A8A4"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World Economic Forum. (2025). The Future of Jobs Report 2025. Ginebra: WEF.</w:t>
            </w:r>
          </w:p>
          <w:p w14:paraId="6A226348" w14:textId="77777777" w:rsidR="008C2334" w:rsidRPr="00E25F3C" w:rsidRDefault="00EB264B">
            <w:pPr>
              <w:spacing w:after="60" w:line="252" w:lineRule="auto"/>
              <w:ind w:left="360" w:hanging="360"/>
              <w:rPr>
                <w:rFonts w:ascii="Times New Roman" w:hAnsi="Times New Roman" w:cs="Times New Roman"/>
                <w:sz w:val="21"/>
                <w:szCs w:val="21"/>
                <w:lang w:val="en-US"/>
              </w:rPr>
            </w:pPr>
            <w:r w:rsidRPr="00E25F3C">
              <w:rPr>
                <w:rFonts w:ascii="Times New Roman" w:hAnsi="Times New Roman" w:cs="Times New Roman"/>
                <w:sz w:val="21"/>
                <w:szCs w:val="21"/>
                <w:lang w:val="en-US"/>
              </w:rPr>
              <w:t xml:space="preserve">Sitios web: www.theiia.org · www.coso.org · www.contraloria.gob.bo · www.asfi.gob.bo · www.oecd.org · www.iso.org · www.iaasb.org · </w:t>
            </w:r>
            <w:hyperlink r:id="rId8" w:history="1">
              <w:r w:rsidR="0037274F" w:rsidRPr="00E25F3C">
                <w:rPr>
                  <w:rStyle w:val="Hipervnculo"/>
                  <w:rFonts w:ascii="Times New Roman" w:hAnsi="Times New Roman" w:cs="Times New Roman"/>
                  <w:sz w:val="21"/>
                  <w:szCs w:val="21"/>
                  <w:lang w:val="en-US"/>
                </w:rPr>
                <w:t>www.ethicsboard.org</w:t>
              </w:r>
            </w:hyperlink>
          </w:p>
          <w:p w14:paraId="4447BAD7" w14:textId="77777777" w:rsidR="0037274F" w:rsidRPr="00E25F3C" w:rsidRDefault="0037274F" w:rsidP="00C82850">
            <w:pPr>
              <w:spacing w:after="60" w:line="252" w:lineRule="auto"/>
              <w:ind w:left="360" w:hanging="360"/>
              <w:rPr>
                <w:rFonts w:ascii="Times New Roman" w:hAnsi="Times New Roman" w:cs="Times New Roman"/>
                <w:sz w:val="21"/>
                <w:szCs w:val="21"/>
                <w:lang w:val="en-US"/>
              </w:rPr>
            </w:pPr>
          </w:p>
        </w:tc>
      </w:tr>
    </w:tbl>
    <w:p w14:paraId="01A24DA0" w14:textId="77777777" w:rsidR="008C2334" w:rsidRPr="00E25F3C" w:rsidRDefault="008C2334">
      <w:pPr>
        <w:spacing w:line="20" w:lineRule="exact"/>
        <w:rPr>
          <w:rFonts w:ascii="Times New Roman" w:hAnsi="Times New Roman" w:cs="Times New Roman"/>
          <w:sz w:val="21"/>
          <w:szCs w:val="21"/>
          <w:lang w:val="en-US"/>
        </w:rPr>
      </w:pPr>
    </w:p>
    <w:p w14:paraId="4A88A0C2" w14:textId="77777777" w:rsidR="00EA1058" w:rsidRPr="00E25F3C" w:rsidRDefault="00EA1058">
      <w:pPr>
        <w:rPr>
          <w:rFonts w:ascii="Times New Roman" w:hAnsi="Times New Roman" w:cs="Times New Roman"/>
          <w:sz w:val="21"/>
          <w:szCs w:val="21"/>
          <w:lang w:val="en-US"/>
        </w:rPr>
      </w:pPr>
    </w:p>
    <w:sectPr w:rsidR="00EA1058" w:rsidRPr="00E25F3C">
      <w:footerReference w:type="default" r:id="rId9"/>
      <w:pgSz w:w="12240" w:h="15840"/>
      <w:pgMar w:top="1134" w:right="1140" w:bottom="1134" w:left="11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50EBFA" w14:textId="77777777" w:rsidR="003334B9" w:rsidRDefault="003334B9">
      <w:r>
        <w:separator/>
      </w:r>
    </w:p>
  </w:endnote>
  <w:endnote w:type="continuationSeparator" w:id="0">
    <w:p w14:paraId="076342EF" w14:textId="77777777" w:rsidR="003334B9" w:rsidRDefault="00333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295A6" w14:textId="6C5ADF14" w:rsidR="001E7D4C" w:rsidRDefault="001E7D4C">
    <w:pPr>
      <w:jc w:val="right"/>
    </w:pPr>
    <w:r>
      <w:rPr>
        <w:sz w:val="18"/>
        <w:szCs w:val="18"/>
      </w:rPr>
      <w:t xml:space="preserve">CPA-408 · Página </w:t>
    </w:r>
    <w:r>
      <w:rPr>
        <w:sz w:val="18"/>
        <w:szCs w:val="18"/>
      </w:rPr>
      <w:fldChar w:fldCharType="begin"/>
    </w:r>
    <w:r>
      <w:rPr>
        <w:sz w:val="18"/>
        <w:szCs w:val="18"/>
      </w:rPr>
      <w:instrText>PAGE</w:instrText>
    </w:r>
    <w:r>
      <w:rPr>
        <w:sz w:val="18"/>
        <w:szCs w:val="18"/>
      </w:rPr>
      <w:fldChar w:fldCharType="separate"/>
    </w:r>
    <w:r w:rsidR="00A26FE8">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A26FE8">
      <w:rPr>
        <w:noProof/>
        <w:sz w:val="18"/>
        <w:szCs w:val="18"/>
      </w:rPr>
      <w:t>20</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412853" w14:textId="77777777" w:rsidR="003334B9" w:rsidRDefault="003334B9">
      <w:r>
        <w:separator/>
      </w:r>
    </w:p>
  </w:footnote>
  <w:footnote w:type="continuationSeparator" w:id="0">
    <w:p w14:paraId="4FEE0C28" w14:textId="77777777" w:rsidR="003334B9" w:rsidRDefault="003334B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51FEF"/>
    <w:multiLevelType w:val="hybridMultilevel"/>
    <w:tmpl w:val="41BC22B6"/>
    <w:lvl w:ilvl="0" w:tplc="1B807DF4">
      <w:start w:val="1"/>
      <w:numFmt w:val="decimal"/>
      <w:lvlText w:val="%1."/>
      <w:lvlJc w:val="left"/>
      <w:pPr>
        <w:ind w:left="620" w:hanging="360"/>
      </w:pPr>
      <w:rPr>
        <w:rFonts w:hint="default"/>
      </w:rPr>
    </w:lvl>
    <w:lvl w:ilvl="1" w:tplc="2A56AF7A">
      <w:numFmt w:val="bullet"/>
      <w:lvlText w:val=""/>
      <w:lvlJc w:val="left"/>
      <w:pPr>
        <w:ind w:left="1415" w:hanging="435"/>
      </w:pPr>
      <w:rPr>
        <w:rFonts w:ascii="Times New Roman" w:eastAsia="Times New Roman" w:hAnsi="Times New Roman" w:cs="Times New Roman" w:hint="default"/>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1" w15:restartNumberingAfterBreak="0">
    <w:nsid w:val="0398145C"/>
    <w:multiLevelType w:val="hybridMultilevel"/>
    <w:tmpl w:val="7D744AD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8FB3A76"/>
    <w:multiLevelType w:val="hybridMultilevel"/>
    <w:tmpl w:val="05EA36B6"/>
    <w:lvl w:ilvl="0" w:tplc="3D2C424A">
      <w:start w:val="1"/>
      <w:numFmt w:val="bullet"/>
      <w:lvlText w:val="•"/>
      <w:lvlJc w:val="left"/>
      <w:pPr>
        <w:ind w:left="1080" w:hanging="360"/>
      </w:p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2F16B66"/>
    <w:multiLevelType w:val="hybridMultilevel"/>
    <w:tmpl w:val="73FAA422"/>
    <w:lvl w:ilvl="0" w:tplc="A192CA18">
      <w:start w:val="1"/>
      <w:numFmt w:val="decimal"/>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4" w15:restartNumberingAfterBreak="0">
    <w:nsid w:val="16BA0840"/>
    <w:multiLevelType w:val="hybridMultilevel"/>
    <w:tmpl w:val="4590F764"/>
    <w:lvl w:ilvl="0" w:tplc="400A0001">
      <w:start w:val="1"/>
      <w:numFmt w:val="bullet"/>
      <w:lvlText w:val=""/>
      <w:lvlJc w:val="left"/>
      <w:pPr>
        <w:ind w:left="260" w:hanging="2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70769C"/>
    <w:multiLevelType w:val="hybridMultilevel"/>
    <w:tmpl w:val="77A4469A"/>
    <w:lvl w:ilvl="0" w:tplc="0A887D0A">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6" w15:restartNumberingAfterBreak="0">
    <w:nsid w:val="25F9001B"/>
    <w:multiLevelType w:val="hybridMultilevel"/>
    <w:tmpl w:val="DC809424"/>
    <w:lvl w:ilvl="0" w:tplc="C5F60346">
      <w:start w:val="1"/>
      <w:numFmt w:val="decimal"/>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7" w15:restartNumberingAfterBreak="0">
    <w:nsid w:val="29D640C5"/>
    <w:multiLevelType w:val="hybridMultilevel"/>
    <w:tmpl w:val="1B26C210"/>
    <w:lvl w:ilvl="0" w:tplc="7FEA9A96">
      <w:start w:val="1"/>
      <w:numFmt w:val="bullet"/>
      <w:lvlText w:val="●"/>
      <w:lvlJc w:val="left"/>
      <w:pPr>
        <w:ind w:left="720" w:hanging="360"/>
      </w:pPr>
    </w:lvl>
    <w:lvl w:ilvl="1" w:tplc="1334F3C6">
      <w:start w:val="1"/>
      <w:numFmt w:val="bullet"/>
      <w:lvlText w:val="○"/>
      <w:lvlJc w:val="left"/>
      <w:pPr>
        <w:ind w:left="1440" w:hanging="360"/>
      </w:pPr>
    </w:lvl>
    <w:lvl w:ilvl="2" w:tplc="B70CDCC0">
      <w:start w:val="1"/>
      <w:numFmt w:val="bullet"/>
      <w:lvlText w:val="■"/>
      <w:lvlJc w:val="left"/>
      <w:pPr>
        <w:ind w:left="2160" w:hanging="360"/>
      </w:pPr>
    </w:lvl>
    <w:lvl w:ilvl="3" w:tplc="3A72AD4A">
      <w:start w:val="1"/>
      <w:numFmt w:val="bullet"/>
      <w:lvlText w:val="●"/>
      <w:lvlJc w:val="left"/>
      <w:pPr>
        <w:ind w:left="2880" w:hanging="360"/>
      </w:pPr>
    </w:lvl>
    <w:lvl w:ilvl="4" w:tplc="96D02782">
      <w:start w:val="1"/>
      <w:numFmt w:val="bullet"/>
      <w:lvlText w:val="○"/>
      <w:lvlJc w:val="left"/>
      <w:pPr>
        <w:ind w:left="3600" w:hanging="360"/>
      </w:pPr>
    </w:lvl>
    <w:lvl w:ilvl="5" w:tplc="197E652E">
      <w:start w:val="1"/>
      <w:numFmt w:val="bullet"/>
      <w:lvlText w:val="■"/>
      <w:lvlJc w:val="left"/>
      <w:pPr>
        <w:ind w:left="4320" w:hanging="360"/>
      </w:pPr>
    </w:lvl>
    <w:lvl w:ilvl="6" w:tplc="11287900">
      <w:start w:val="1"/>
      <w:numFmt w:val="bullet"/>
      <w:lvlText w:val="●"/>
      <w:lvlJc w:val="left"/>
      <w:pPr>
        <w:ind w:left="5040" w:hanging="360"/>
      </w:pPr>
    </w:lvl>
    <w:lvl w:ilvl="7" w:tplc="8D1E4A82">
      <w:start w:val="1"/>
      <w:numFmt w:val="bullet"/>
      <w:lvlText w:val="●"/>
      <w:lvlJc w:val="left"/>
      <w:pPr>
        <w:ind w:left="5760" w:hanging="360"/>
      </w:pPr>
    </w:lvl>
    <w:lvl w:ilvl="8" w:tplc="E5602A60">
      <w:start w:val="1"/>
      <w:numFmt w:val="bullet"/>
      <w:lvlText w:val="●"/>
      <w:lvlJc w:val="left"/>
      <w:pPr>
        <w:ind w:left="6480" w:hanging="360"/>
      </w:pPr>
    </w:lvl>
  </w:abstractNum>
  <w:abstractNum w:abstractNumId="8" w15:restartNumberingAfterBreak="0">
    <w:nsid w:val="2D5021D7"/>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9" w15:restartNumberingAfterBreak="0">
    <w:nsid w:val="2DE60E38"/>
    <w:multiLevelType w:val="hybridMultilevel"/>
    <w:tmpl w:val="DE1EBC0E"/>
    <w:lvl w:ilvl="0" w:tplc="86F61C90">
      <w:start w:val="1"/>
      <w:numFmt w:val="bullet"/>
      <w:lvlText w:val="•"/>
      <w:lvlJc w:val="left"/>
      <w:pPr>
        <w:ind w:left="260" w:hanging="220"/>
      </w:pPr>
    </w:lvl>
    <w:lvl w:ilvl="1" w:tplc="03DA2E64">
      <w:numFmt w:val="decimal"/>
      <w:lvlText w:val=""/>
      <w:lvlJc w:val="left"/>
    </w:lvl>
    <w:lvl w:ilvl="2" w:tplc="267E19AC">
      <w:numFmt w:val="decimal"/>
      <w:lvlText w:val=""/>
      <w:lvlJc w:val="left"/>
    </w:lvl>
    <w:lvl w:ilvl="3" w:tplc="19B22DF6">
      <w:numFmt w:val="decimal"/>
      <w:lvlText w:val=""/>
      <w:lvlJc w:val="left"/>
    </w:lvl>
    <w:lvl w:ilvl="4" w:tplc="97784960">
      <w:numFmt w:val="decimal"/>
      <w:lvlText w:val=""/>
      <w:lvlJc w:val="left"/>
    </w:lvl>
    <w:lvl w:ilvl="5" w:tplc="60B09724">
      <w:numFmt w:val="decimal"/>
      <w:lvlText w:val=""/>
      <w:lvlJc w:val="left"/>
    </w:lvl>
    <w:lvl w:ilvl="6" w:tplc="B6F09726">
      <w:numFmt w:val="decimal"/>
      <w:lvlText w:val=""/>
      <w:lvlJc w:val="left"/>
    </w:lvl>
    <w:lvl w:ilvl="7" w:tplc="19AEA126">
      <w:numFmt w:val="decimal"/>
      <w:lvlText w:val=""/>
      <w:lvlJc w:val="left"/>
    </w:lvl>
    <w:lvl w:ilvl="8" w:tplc="C3366FA0">
      <w:numFmt w:val="decimal"/>
      <w:lvlText w:val=""/>
      <w:lvlJc w:val="left"/>
    </w:lvl>
  </w:abstractNum>
  <w:abstractNum w:abstractNumId="10" w15:restartNumberingAfterBreak="0">
    <w:nsid w:val="3AD07562"/>
    <w:multiLevelType w:val="hybridMultilevel"/>
    <w:tmpl w:val="1F80FB7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AE23B79"/>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12" w15:restartNumberingAfterBreak="0">
    <w:nsid w:val="3FE74DE8"/>
    <w:multiLevelType w:val="hybridMultilevel"/>
    <w:tmpl w:val="39D620E4"/>
    <w:lvl w:ilvl="0" w:tplc="6F42D112">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13" w15:restartNumberingAfterBreak="0">
    <w:nsid w:val="4C192085"/>
    <w:multiLevelType w:val="hybridMultilevel"/>
    <w:tmpl w:val="7444AD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4DDE7D19"/>
    <w:multiLevelType w:val="hybridMultilevel"/>
    <w:tmpl w:val="E7BCA17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56BB7D97"/>
    <w:multiLevelType w:val="hybridMultilevel"/>
    <w:tmpl w:val="E0DE5100"/>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5C0D2A30"/>
    <w:multiLevelType w:val="hybridMultilevel"/>
    <w:tmpl w:val="5DC24E88"/>
    <w:lvl w:ilvl="0" w:tplc="3D2C424A">
      <w:start w:val="1"/>
      <w:numFmt w:val="bullet"/>
      <w:lvlText w:val="•"/>
      <w:lvlJc w:val="left"/>
      <w:pPr>
        <w:ind w:left="260" w:hanging="200"/>
      </w:pPr>
    </w:lvl>
    <w:lvl w:ilvl="1" w:tplc="6944B4E6">
      <w:numFmt w:val="decimal"/>
      <w:lvlText w:val=""/>
      <w:lvlJc w:val="left"/>
    </w:lvl>
    <w:lvl w:ilvl="2" w:tplc="73282688">
      <w:numFmt w:val="decimal"/>
      <w:lvlText w:val=""/>
      <w:lvlJc w:val="left"/>
    </w:lvl>
    <w:lvl w:ilvl="3" w:tplc="76DC77FA">
      <w:numFmt w:val="decimal"/>
      <w:lvlText w:val=""/>
      <w:lvlJc w:val="left"/>
    </w:lvl>
    <w:lvl w:ilvl="4" w:tplc="0E309660">
      <w:numFmt w:val="decimal"/>
      <w:lvlText w:val=""/>
      <w:lvlJc w:val="left"/>
    </w:lvl>
    <w:lvl w:ilvl="5" w:tplc="473C359A">
      <w:numFmt w:val="decimal"/>
      <w:lvlText w:val=""/>
      <w:lvlJc w:val="left"/>
    </w:lvl>
    <w:lvl w:ilvl="6" w:tplc="E3F82926">
      <w:numFmt w:val="decimal"/>
      <w:lvlText w:val=""/>
      <w:lvlJc w:val="left"/>
    </w:lvl>
    <w:lvl w:ilvl="7" w:tplc="F2880402">
      <w:numFmt w:val="decimal"/>
      <w:lvlText w:val=""/>
      <w:lvlJc w:val="left"/>
    </w:lvl>
    <w:lvl w:ilvl="8" w:tplc="32F40C5E">
      <w:numFmt w:val="decimal"/>
      <w:lvlText w:val=""/>
      <w:lvlJc w:val="left"/>
    </w:lvl>
  </w:abstractNum>
  <w:abstractNum w:abstractNumId="17" w15:restartNumberingAfterBreak="0">
    <w:nsid w:val="5CA9131A"/>
    <w:multiLevelType w:val="hybridMultilevel"/>
    <w:tmpl w:val="1618E402"/>
    <w:lvl w:ilvl="0" w:tplc="0409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60CB108E"/>
    <w:multiLevelType w:val="multilevel"/>
    <w:tmpl w:val="ACCA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50525"/>
    <w:multiLevelType w:val="hybridMultilevel"/>
    <w:tmpl w:val="11ECE5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68AA0DA0"/>
    <w:multiLevelType w:val="hybridMultilevel"/>
    <w:tmpl w:val="B4E41EDE"/>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1" w15:restartNumberingAfterBreak="0">
    <w:nsid w:val="6A797AC8"/>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22" w15:restartNumberingAfterBreak="0">
    <w:nsid w:val="71B336C0"/>
    <w:multiLevelType w:val="hybridMultilevel"/>
    <w:tmpl w:val="3F0E5598"/>
    <w:lvl w:ilvl="0" w:tplc="257A367C">
      <w:start w:val="1"/>
      <w:numFmt w:val="decimal"/>
      <w:lvlText w:val="%1."/>
      <w:lvlJc w:val="left"/>
      <w:pPr>
        <w:ind w:left="400" w:hanging="380"/>
      </w:pPr>
    </w:lvl>
    <w:lvl w:ilvl="1" w:tplc="AE1AB3FE">
      <w:numFmt w:val="decimal"/>
      <w:lvlText w:val=""/>
      <w:lvlJc w:val="left"/>
    </w:lvl>
    <w:lvl w:ilvl="2" w:tplc="87F403D8">
      <w:numFmt w:val="decimal"/>
      <w:lvlText w:val=""/>
      <w:lvlJc w:val="left"/>
    </w:lvl>
    <w:lvl w:ilvl="3" w:tplc="E306DACE">
      <w:numFmt w:val="decimal"/>
      <w:lvlText w:val=""/>
      <w:lvlJc w:val="left"/>
    </w:lvl>
    <w:lvl w:ilvl="4" w:tplc="B180F9FE">
      <w:numFmt w:val="decimal"/>
      <w:lvlText w:val=""/>
      <w:lvlJc w:val="left"/>
    </w:lvl>
    <w:lvl w:ilvl="5" w:tplc="14404E06">
      <w:numFmt w:val="decimal"/>
      <w:lvlText w:val=""/>
      <w:lvlJc w:val="left"/>
    </w:lvl>
    <w:lvl w:ilvl="6" w:tplc="CE5AF8F2">
      <w:numFmt w:val="decimal"/>
      <w:lvlText w:val=""/>
      <w:lvlJc w:val="left"/>
    </w:lvl>
    <w:lvl w:ilvl="7" w:tplc="20B88E86">
      <w:numFmt w:val="decimal"/>
      <w:lvlText w:val=""/>
      <w:lvlJc w:val="left"/>
    </w:lvl>
    <w:lvl w:ilvl="8" w:tplc="361678CE">
      <w:numFmt w:val="decimal"/>
      <w:lvlText w:val=""/>
      <w:lvlJc w:val="left"/>
    </w:lvl>
  </w:abstractNum>
  <w:abstractNum w:abstractNumId="23" w15:restartNumberingAfterBreak="0">
    <w:nsid w:val="75231919"/>
    <w:multiLevelType w:val="hybridMultilevel"/>
    <w:tmpl w:val="D374C4DA"/>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24" w15:restartNumberingAfterBreak="0">
    <w:nsid w:val="75F33095"/>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25" w15:restartNumberingAfterBreak="0">
    <w:nsid w:val="76893B1D"/>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lvl>
    <w:lvl w:ilvl="8" w:tplc="0C0A001B" w:tentative="1">
      <w:start w:val="1"/>
      <w:numFmt w:val="lowerRoman"/>
      <w:lvlText w:val="%9."/>
      <w:lvlJc w:val="right"/>
      <w:pPr>
        <w:ind w:left="6380" w:hanging="180"/>
      </w:pPr>
    </w:lvl>
  </w:abstractNum>
  <w:abstractNum w:abstractNumId="26" w15:restartNumberingAfterBreak="0">
    <w:nsid w:val="7A9C132D"/>
    <w:multiLevelType w:val="hybridMultilevel"/>
    <w:tmpl w:val="BE20873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16"/>
    <w:lvlOverride w:ilvl="0">
      <w:startOverride w:val="1"/>
    </w:lvlOverride>
  </w:num>
  <w:num w:numId="3">
    <w:abstractNumId w:val="16"/>
  </w:num>
  <w:num w:numId="4">
    <w:abstractNumId w:val="6"/>
  </w:num>
  <w:num w:numId="5">
    <w:abstractNumId w:val="3"/>
  </w:num>
  <w:num w:numId="6">
    <w:abstractNumId w:val="0"/>
  </w:num>
  <w:num w:numId="7">
    <w:abstractNumId w:val="5"/>
  </w:num>
  <w:num w:numId="8">
    <w:abstractNumId w:val="12"/>
  </w:num>
  <w:num w:numId="9">
    <w:abstractNumId w:val="11"/>
  </w:num>
  <w:num w:numId="10">
    <w:abstractNumId w:val="18"/>
  </w:num>
  <w:num w:numId="11">
    <w:abstractNumId w:val="24"/>
  </w:num>
  <w:num w:numId="12">
    <w:abstractNumId w:val="25"/>
  </w:num>
  <w:num w:numId="13">
    <w:abstractNumId w:val="23"/>
  </w:num>
  <w:num w:numId="14">
    <w:abstractNumId w:val="8"/>
  </w:num>
  <w:num w:numId="15">
    <w:abstractNumId w:val="21"/>
  </w:num>
  <w:num w:numId="16">
    <w:abstractNumId w:val="15"/>
  </w:num>
  <w:num w:numId="17">
    <w:abstractNumId w:val="22"/>
    <w:lvlOverride w:ilvl="0">
      <w:startOverride w:val="1"/>
    </w:lvlOverride>
  </w:num>
  <w:num w:numId="18">
    <w:abstractNumId w:val="9"/>
  </w:num>
  <w:num w:numId="19">
    <w:abstractNumId w:val="9"/>
  </w:num>
  <w:num w:numId="20">
    <w:abstractNumId w:val="4"/>
  </w:num>
  <w:num w:numId="21">
    <w:abstractNumId w:val="14"/>
  </w:num>
  <w:num w:numId="22">
    <w:abstractNumId w:val="19"/>
  </w:num>
  <w:num w:numId="23">
    <w:abstractNumId w:val="2"/>
  </w:num>
  <w:num w:numId="24">
    <w:abstractNumId w:val="10"/>
  </w:num>
  <w:num w:numId="25">
    <w:abstractNumId w:val="1"/>
  </w:num>
  <w:num w:numId="26">
    <w:abstractNumId w:val="26"/>
  </w:num>
  <w:num w:numId="27">
    <w:abstractNumId w:val="13"/>
  </w:num>
  <w:num w:numId="28">
    <w:abstractNumId w:val="2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334"/>
    <w:rsid w:val="0000263C"/>
    <w:rsid w:val="00007989"/>
    <w:rsid w:val="0004144B"/>
    <w:rsid w:val="000443E7"/>
    <w:rsid w:val="00046156"/>
    <w:rsid w:val="00063D56"/>
    <w:rsid w:val="000823A3"/>
    <w:rsid w:val="000865F2"/>
    <w:rsid w:val="000D5E1F"/>
    <w:rsid w:val="001059A0"/>
    <w:rsid w:val="001401C9"/>
    <w:rsid w:val="00193F75"/>
    <w:rsid w:val="001A09CF"/>
    <w:rsid w:val="001A3369"/>
    <w:rsid w:val="001C377F"/>
    <w:rsid w:val="001C59D6"/>
    <w:rsid w:val="001D243A"/>
    <w:rsid w:val="001D7922"/>
    <w:rsid w:val="001E161E"/>
    <w:rsid w:val="001E7D4C"/>
    <w:rsid w:val="001F665C"/>
    <w:rsid w:val="00204859"/>
    <w:rsid w:val="00223886"/>
    <w:rsid w:val="002431F9"/>
    <w:rsid w:val="00270A79"/>
    <w:rsid w:val="00291E3C"/>
    <w:rsid w:val="00330B39"/>
    <w:rsid w:val="00332C51"/>
    <w:rsid w:val="003334B9"/>
    <w:rsid w:val="00346B70"/>
    <w:rsid w:val="00370B64"/>
    <w:rsid w:val="0037274F"/>
    <w:rsid w:val="00374612"/>
    <w:rsid w:val="0039257D"/>
    <w:rsid w:val="003A72FB"/>
    <w:rsid w:val="00403253"/>
    <w:rsid w:val="004216D8"/>
    <w:rsid w:val="00437994"/>
    <w:rsid w:val="00442B77"/>
    <w:rsid w:val="00447B71"/>
    <w:rsid w:val="00471FF5"/>
    <w:rsid w:val="004C6091"/>
    <w:rsid w:val="005215E5"/>
    <w:rsid w:val="00544C02"/>
    <w:rsid w:val="00561C77"/>
    <w:rsid w:val="00564C09"/>
    <w:rsid w:val="00577A2E"/>
    <w:rsid w:val="00591A19"/>
    <w:rsid w:val="005B24C4"/>
    <w:rsid w:val="005D4EE4"/>
    <w:rsid w:val="005F0958"/>
    <w:rsid w:val="00625A92"/>
    <w:rsid w:val="00630470"/>
    <w:rsid w:val="00662666"/>
    <w:rsid w:val="00662938"/>
    <w:rsid w:val="006663ED"/>
    <w:rsid w:val="00674A87"/>
    <w:rsid w:val="0067641C"/>
    <w:rsid w:val="006867FE"/>
    <w:rsid w:val="006A4696"/>
    <w:rsid w:val="006B5F6D"/>
    <w:rsid w:val="006C1D0C"/>
    <w:rsid w:val="006D0C60"/>
    <w:rsid w:val="00702BC5"/>
    <w:rsid w:val="00713D04"/>
    <w:rsid w:val="00732F94"/>
    <w:rsid w:val="00736DD3"/>
    <w:rsid w:val="0073771E"/>
    <w:rsid w:val="00747CCA"/>
    <w:rsid w:val="00751DD4"/>
    <w:rsid w:val="00763825"/>
    <w:rsid w:val="007A21A7"/>
    <w:rsid w:val="007C40A5"/>
    <w:rsid w:val="007E6BC2"/>
    <w:rsid w:val="007F46BE"/>
    <w:rsid w:val="00802FBF"/>
    <w:rsid w:val="008B3787"/>
    <w:rsid w:val="008C2334"/>
    <w:rsid w:val="008D2F6F"/>
    <w:rsid w:val="008F56C0"/>
    <w:rsid w:val="009028F9"/>
    <w:rsid w:val="00904834"/>
    <w:rsid w:val="009931D2"/>
    <w:rsid w:val="009950A8"/>
    <w:rsid w:val="009A6D49"/>
    <w:rsid w:val="009B6A41"/>
    <w:rsid w:val="009E72C0"/>
    <w:rsid w:val="00A26FE8"/>
    <w:rsid w:val="00A3492E"/>
    <w:rsid w:val="00A41685"/>
    <w:rsid w:val="00A51C00"/>
    <w:rsid w:val="00A54120"/>
    <w:rsid w:val="00A75479"/>
    <w:rsid w:val="00AA0087"/>
    <w:rsid w:val="00AA5D9F"/>
    <w:rsid w:val="00AA6904"/>
    <w:rsid w:val="00AB7C3A"/>
    <w:rsid w:val="00AC0A65"/>
    <w:rsid w:val="00AC6D59"/>
    <w:rsid w:val="00AD6BE3"/>
    <w:rsid w:val="00B00FE5"/>
    <w:rsid w:val="00B12F18"/>
    <w:rsid w:val="00B15726"/>
    <w:rsid w:val="00B32C99"/>
    <w:rsid w:val="00B342DE"/>
    <w:rsid w:val="00B42B65"/>
    <w:rsid w:val="00B53889"/>
    <w:rsid w:val="00B67ACA"/>
    <w:rsid w:val="00B7057E"/>
    <w:rsid w:val="00B71D1F"/>
    <w:rsid w:val="00BD5276"/>
    <w:rsid w:val="00BD5FAE"/>
    <w:rsid w:val="00BE0ABB"/>
    <w:rsid w:val="00BE1B8E"/>
    <w:rsid w:val="00BE51F1"/>
    <w:rsid w:val="00BF1436"/>
    <w:rsid w:val="00C05665"/>
    <w:rsid w:val="00C66CED"/>
    <w:rsid w:val="00C82850"/>
    <w:rsid w:val="00C95BB7"/>
    <w:rsid w:val="00C96C71"/>
    <w:rsid w:val="00CB620F"/>
    <w:rsid w:val="00CC49D8"/>
    <w:rsid w:val="00D03BB6"/>
    <w:rsid w:val="00D23198"/>
    <w:rsid w:val="00D234CF"/>
    <w:rsid w:val="00D23C76"/>
    <w:rsid w:val="00D4678B"/>
    <w:rsid w:val="00D47776"/>
    <w:rsid w:val="00D7069B"/>
    <w:rsid w:val="00D8083D"/>
    <w:rsid w:val="00D8515B"/>
    <w:rsid w:val="00D85F18"/>
    <w:rsid w:val="00DF4EA5"/>
    <w:rsid w:val="00E06A15"/>
    <w:rsid w:val="00E250AD"/>
    <w:rsid w:val="00E25F3C"/>
    <w:rsid w:val="00E2659B"/>
    <w:rsid w:val="00E40CE1"/>
    <w:rsid w:val="00E530E3"/>
    <w:rsid w:val="00E63F6E"/>
    <w:rsid w:val="00E645BA"/>
    <w:rsid w:val="00E81C4B"/>
    <w:rsid w:val="00EA1058"/>
    <w:rsid w:val="00EB264B"/>
    <w:rsid w:val="00EC14AF"/>
    <w:rsid w:val="00EE54A8"/>
    <w:rsid w:val="00EF5BD4"/>
    <w:rsid w:val="00F15AB3"/>
    <w:rsid w:val="00F94A2D"/>
    <w:rsid w:val="00F95ABF"/>
    <w:rsid w:val="00FA7808"/>
    <w:rsid w:val="00FC23A6"/>
    <w:rsid w:val="00FF191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873B"/>
  <w15:docId w15:val="{C424937D-3C38-444A-A0BB-35C6B168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s-BO"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Mencinsinresolver1">
    <w:name w:val="Mención sin resolver1"/>
    <w:basedOn w:val="Fuentedeprrafopredeter"/>
    <w:uiPriority w:val="99"/>
    <w:semiHidden/>
    <w:unhideWhenUsed/>
    <w:rsid w:val="0037274F"/>
    <w:rPr>
      <w:color w:val="605E5C"/>
      <w:shd w:val="clear" w:color="auto" w:fill="E1DFDD"/>
    </w:rPr>
  </w:style>
  <w:style w:type="paragraph" w:styleId="NormalWeb">
    <w:name w:val="Normal (Web)"/>
    <w:basedOn w:val="Normal"/>
    <w:uiPriority w:val="99"/>
    <w:unhideWhenUsed/>
    <w:rsid w:val="00D23198"/>
    <w:pPr>
      <w:spacing w:before="100" w:beforeAutospacing="1" w:after="100" w:afterAutospacing="1"/>
    </w:pPr>
    <w:rPr>
      <w:rFonts w:ascii="Times New Roman" w:eastAsia="Times New Roman" w:hAnsi="Times New Roman" w:cs="Times New Roman"/>
      <w:lang w:val="en-US" w:eastAsia="en-US"/>
    </w:rPr>
  </w:style>
  <w:style w:type="character" w:styleId="Textoennegrita">
    <w:name w:val="Strong"/>
    <w:basedOn w:val="Fuentedeprrafopredeter"/>
    <w:uiPriority w:val="22"/>
    <w:qFormat/>
    <w:rsid w:val="00D23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03420">
      <w:bodyDiv w:val="1"/>
      <w:marLeft w:val="0"/>
      <w:marRight w:val="0"/>
      <w:marTop w:val="0"/>
      <w:marBottom w:val="0"/>
      <w:divBdr>
        <w:top w:val="none" w:sz="0" w:space="0" w:color="auto"/>
        <w:left w:val="none" w:sz="0" w:space="0" w:color="auto"/>
        <w:bottom w:val="none" w:sz="0" w:space="0" w:color="auto"/>
        <w:right w:val="none" w:sz="0" w:space="0" w:color="auto"/>
      </w:divBdr>
    </w:div>
    <w:div w:id="516434248">
      <w:bodyDiv w:val="1"/>
      <w:marLeft w:val="0"/>
      <w:marRight w:val="0"/>
      <w:marTop w:val="0"/>
      <w:marBottom w:val="0"/>
      <w:divBdr>
        <w:top w:val="none" w:sz="0" w:space="0" w:color="auto"/>
        <w:left w:val="none" w:sz="0" w:space="0" w:color="auto"/>
        <w:bottom w:val="none" w:sz="0" w:space="0" w:color="auto"/>
        <w:right w:val="none" w:sz="0" w:space="0" w:color="auto"/>
      </w:divBdr>
    </w:div>
    <w:div w:id="538589406">
      <w:bodyDiv w:val="1"/>
      <w:marLeft w:val="0"/>
      <w:marRight w:val="0"/>
      <w:marTop w:val="0"/>
      <w:marBottom w:val="0"/>
      <w:divBdr>
        <w:top w:val="none" w:sz="0" w:space="0" w:color="auto"/>
        <w:left w:val="none" w:sz="0" w:space="0" w:color="auto"/>
        <w:bottom w:val="none" w:sz="0" w:space="0" w:color="auto"/>
        <w:right w:val="none" w:sz="0" w:space="0" w:color="auto"/>
      </w:divBdr>
    </w:div>
    <w:div w:id="549650517">
      <w:bodyDiv w:val="1"/>
      <w:marLeft w:val="0"/>
      <w:marRight w:val="0"/>
      <w:marTop w:val="0"/>
      <w:marBottom w:val="0"/>
      <w:divBdr>
        <w:top w:val="none" w:sz="0" w:space="0" w:color="auto"/>
        <w:left w:val="none" w:sz="0" w:space="0" w:color="auto"/>
        <w:bottom w:val="none" w:sz="0" w:space="0" w:color="auto"/>
        <w:right w:val="none" w:sz="0" w:space="0" w:color="auto"/>
      </w:divBdr>
    </w:div>
    <w:div w:id="749624088">
      <w:bodyDiv w:val="1"/>
      <w:marLeft w:val="0"/>
      <w:marRight w:val="0"/>
      <w:marTop w:val="0"/>
      <w:marBottom w:val="0"/>
      <w:divBdr>
        <w:top w:val="none" w:sz="0" w:space="0" w:color="auto"/>
        <w:left w:val="none" w:sz="0" w:space="0" w:color="auto"/>
        <w:bottom w:val="none" w:sz="0" w:space="0" w:color="auto"/>
        <w:right w:val="none" w:sz="0" w:space="0" w:color="auto"/>
      </w:divBdr>
    </w:div>
    <w:div w:id="1180777847">
      <w:bodyDiv w:val="1"/>
      <w:marLeft w:val="0"/>
      <w:marRight w:val="0"/>
      <w:marTop w:val="0"/>
      <w:marBottom w:val="0"/>
      <w:divBdr>
        <w:top w:val="none" w:sz="0" w:space="0" w:color="auto"/>
        <w:left w:val="none" w:sz="0" w:space="0" w:color="auto"/>
        <w:bottom w:val="none" w:sz="0" w:space="0" w:color="auto"/>
        <w:right w:val="none" w:sz="0" w:space="0" w:color="auto"/>
      </w:divBdr>
    </w:div>
    <w:div w:id="1213804415">
      <w:bodyDiv w:val="1"/>
      <w:marLeft w:val="0"/>
      <w:marRight w:val="0"/>
      <w:marTop w:val="0"/>
      <w:marBottom w:val="0"/>
      <w:divBdr>
        <w:top w:val="none" w:sz="0" w:space="0" w:color="auto"/>
        <w:left w:val="none" w:sz="0" w:space="0" w:color="auto"/>
        <w:bottom w:val="none" w:sz="0" w:space="0" w:color="auto"/>
        <w:right w:val="none" w:sz="0" w:space="0" w:color="auto"/>
      </w:divBdr>
    </w:div>
    <w:div w:id="1423264156">
      <w:bodyDiv w:val="1"/>
      <w:marLeft w:val="0"/>
      <w:marRight w:val="0"/>
      <w:marTop w:val="0"/>
      <w:marBottom w:val="0"/>
      <w:divBdr>
        <w:top w:val="none" w:sz="0" w:space="0" w:color="auto"/>
        <w:left w:val="none" w:sz="0" w:space="0" w:color="auto"/>
        <w:bottom w:val="none" w:sz="0" w:space="0" w:color="auto"/>
        <w:right w:val="none" w:sz="0" w:space="0" w:color="auto"/>
      </w:divBdr>
    </w:div>
    <w:div w:id="1456563580">
      <w:bodyDiv w:val="1"/>
      <w:marLeft w:val="0"/>
      <w:marRight w:val="0"/>
      <w:marTop w:val="0"/>
      <w:marBottom w:val="0"/>
      <w:divBdr>
        <w:top w:val="none" w:sz="0" w:space="0" w:color="auto"/>
        <w:left w:val="none" w:sz="0" w:space="0" w:color="auto"/>
        <w:bottom w:val="none" w:sz="0" w:space="0" w:color="auto"/>
        <w:right w:val="none" w:sz="0" w:space="0" w:color="auto"/>
      </w:divBdr>
    </w:div>
    <w:div w:id="1462764615">
      <w:bodyDiv w:val="1"/>
      <w:marLeft w:val="0"/>
      <w:marRight w:val="0"/>
      <w:marTop w:val="0"/>
      <w:marBottom w:val="0"/>
      <w:divBdr>
        <w:top w:val="none" w:sz="0" w:space="0" w:color="auto"/>
        <w:left w:val="none" w:sz="0" w:space="0" w:color="auto"/>
        <w:bottom w:val="none" w:sz="0" w:space="0" w:color="auto"/>
        <w:right w:val="none" w:sz="0" w:space="0" w:color="auto"/>
      </w:divBdr>
    </w:div>
    <w:div w:id="1527671084">
      <w:bodyDiv w:val="1"/>
      <w:marLeft w:val="0"/>
      <w:marRight w:val="0"/>
      <w:marTop w:val="0"/>
      <w:marBottom w:val="0"/>
      <w:divBdr>
        <w:top w:val="none" w:sz="0" w:space="0" w:color="auto"/>
        <w:left w:val="none" w:sz="0" w:space="0" w:color="auto"/>
        <w:bottom w:val="none" w:sz="0" w:space="0" w:color="auto"/>
        <w:right w:val="none" w:sz="0" w:space="0" w:color="auto"/>
      </w:divBdr>
    </w:div>
    <w:div w:id="1614750162">
      <w:bodyDiv w:val="1"/>
      <w:marLeft w:val="0"/>
      <w:marRight w:val="0"/>
      <w:marTop w:val="0"/>
      <w:marBottom w:val="0"/>
      <w:divBdr>
        <w:top w:val="none" w:sz="0" w:space="0" w:color="auto"/>
        <w:left w:val="none" w:sz="0" w:space="0" w:color="auto"/>
        <w:bottom w:val="none" w:sz="0" w:space="0" w:color="auto"/>
        <w:right w:val="none" w:sz="0" w:space="0" w:color="auto"/>
      </w:divBdr>
    </w:div>
    <w:div w:id="1635599584">
      <w:bodyDiv w:val="1"/>
      <w:marLeft w:val="0"/>
      <w:marRight w:val="0"/>
      <w:marTop w:val="0"/>
      <w:marBottom w:val="0"/>
      <w:divBdr>
        <w:top w:val="none" w:sz="0" w:space="0" w:color="auto"/>
        <w:left w:val="none" w:sz="0" w:space="0" w:color="auto"/>
        <w:bottom w:val="none" w:sz="0" w:space="0" w:color="auto"/>
        <w:right w:val="none" w:sz="0" w:space="0" w:color="auto"/>
      </w:divBdr>
    </w:div>
    <w:div w:id="1667047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ethicsboard.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F7A1E-EF5B-4585-A5C3-F4A9C352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7774</Words>
  <Characters>44317</Characters>
  <Application>Microsoft Office Word</Application>
  <DocSecurity>0</DocSecurity>
  <Lines>369</Lines>
  <Paragraphs>103</Paragraphs>
  <ScaleCrop>false</ScaleCrop>
  <HeadingPairs>
    <vt:vector size="2" baseType="variant">
      <vt:variant>
        <vt:lpstr>Título</vt:lpstr>
      </vt:variant>
      <vt:variant>
        <vt:i4>1</vt:i4>
      </vt:variant>
    </vt:vector>
  </HeadingPairs>
  <TitlesOfParts>
    <vt:vector size="1" baseType="lpstr">
      <vt:lpstr>Plan de asignatura CPA-408 por competencias</vt:lpstr>
    </vt:vector>
  </TitlesOfParts>
  <Company/>
  <LinksUpToDate>false</LinksUpToDate>
  <CharactersWithSpaces>51988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asignatura CPA-408 por competencias</dc:title>
  <dc:creator>Melisa Canaviri Mamani</dc:creator>
  <cp:lastModifiedBy>Computech Bolivia</cp:lastModifiedBy>
  <cp:revision>2</cp:revision>
  <dcterms:created xsi:type="dcterms:W3CDTF">2026-10-12T19:51:00Z</dcterms:created>
  <dcterms:modified xsi:type="dcterms:W3CDTF">2026-10-12T19:51:00Z</dcterms:modified>
</cp:coreProperties>
</file>
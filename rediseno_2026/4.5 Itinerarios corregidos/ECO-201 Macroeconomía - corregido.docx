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155EF" w14:textId="77777777" w:rsidR="0019747B" w:rsidRPr="00344869" w:rsidRDefault="009C5C82">
      <w:pPr>
        <w:spacing w:after="60"/>
      </w:pPr>
      <w:r w:rsidRPr="00344869">
        <w:rPr>
          <w:i/>
          <w:iCs/>
        </w:rPr>
        <w:t>Nivel: Licenciatura en Contaduría Pública</w:t>
      </w:r>
    </w:p>
    <w:p w14:paraId="077155F0" w14:textId="77777777" w:rsidR="0019747B" w:rsidRPr="00344869" w:rsidRDefault="009C5C82">
      <w:pPr>
        <w:spacing w:after="60"/>
        <w:jc w:val="center"/>
      </w:pPr>
      <w:r w:rsidRPr="00344869">
        <w:rPr>
          <w:b/>
          <w:bCs/>
        </w:rPr>
        <w:t>SEGUNDO AÑO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5"/>
        <w:gridCol w:w="415"/>
        <w:gridCol w:w="415"/>
        <w:gridCol w:w="415"/>
        <w:gridCol w:w="830"/>
        <w:gridCol w:w="415"/>
        <w:gridCol w:w="415"/>
        <w:gridCol w:w="830"/>
        <w:gridCol w:w="830"/>
        <w:gridCol w:w="415"/>
        <w:gridCol w:w="415"/>
        <w:gridCol w:w="415"/>
        <w:gridCol w:w="415"/>
        <w:gridCol w:w="415"/>
        <w:gridCol w:w="415"/>
        <w:gridCol w:w="1660"/>
      </w:tblGrid>
      <w:tr w:rsidR="0019747B" w:rsidRPr="00344869" w14:paraId="077155F5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5F1" w14:textId="77777777" w:rsidR="0019747B" w:rsidRPr="00344869" w:rsidRDefault="009C5C82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Asignatura</w:t>
            </w:r>
          </w:p>
        </w:tc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5F2" w14:textId="77777777" w:rsidR="0019747B" w:rsidRPr="00344869" w:rsidRDefault="009C5C82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Sigla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5F3" w14:textId="77777777" w:rsidR="0019747B" w:rsidRPr="00344869" w:rsidRDefault="009C5C82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Nivel/Área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5F4" w14:textId="77777777" w:rsidR="0019747B" w:rsidRPr="00344869" w:rsidRDefault="009C5C82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Prerrequisito</w:t>
            </w:r>
          </w:p>
        </w:tc>
      </w:tr>
      <w:tr w:rsidR="0019747B" w:rsidRPr="00344869" w14:paraId="077155FA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5F6" w14:textId="77777777" w:rsidR="0019747B" w:rsidRPr="00344869" w:rsidRDefault="009C5C82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Macroeconomía</w:t>
            </w:r>
          </w:p>
        </w:tc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5F7" w14:textId="77777777" w:rsidR="0019747B" w:rsidRPr="00344869" w:rsidRDefault="009C5C82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ECO-201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5F8" w14:textId="77777777" w:rsidR="0019747B" w:rsidRPr="00344869" w:rsidRDefault="009C5C82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Economía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5F9" w14:textId="77777777" w:rsidR="0019747B" w:rsidRPr="00344869" w:rsidRDefault="009C5C82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ECO-101</w:t>
            </w:r>
          </w:p>
        </w:tc>
      </w:tr>
      <w:tr w:rsidR="0019747B" w:rsidRPr="00344869" w14:paraId="077155FD" w14:textId="77777777">
        <w:tc>
          <w:tcPr>
            <w:tcW w:w="747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5FB" w14:textId="77777777" w:rsidR="0019747B" w:rsidRPr="00344869" w:rsidRDefault="009C5C82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Carga Horaria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5FC" w14:textId="77777777" w:rsidR="0019747B" w:rsidRPr="00344869" w:rsidRDefault="009C5C82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Créditos</w:t>
            </w:r>
          </w:p>
        </w:tc>
      </w:tr>
      <w:tr w:rsidR="0019747B" w:rsidRPr="00344869" w14:paraId="07715605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5FE" w14:textId="77777777" w:rsidR="0019747B" w:rsidRPr="00344869" w:rsidRDefault="009C5C82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HP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5FF" w14:textId="77777777" w:rsidR="0019747B" w:rsidRPr="00344869" w:rsidRDefault="009C5C82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HAA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00" w14:textId="77777777" w:rsidR="0019747B" w:rsidRPr="00344869" w:rsidRDefault="009C5C82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HTG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01" w14:textId="77777777" w:rsidR="0019747B" w:rsidRPr="00344869" w:rsidRDefault="009C5C82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HIP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02" w14:textId="77777777" w:rsidR="0019747B" w:rsidRPr="00344869" w:rsidRDefault="009C5C82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HE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03" w14:textId="77777777" w:rsidR="0019747B" w:rsidRPr="00344869" w:rsidRDefault="009C5C82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249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04" w14:textId="77777777" w:rsidR="0019747B" w:rsidRPr="00344869" w:rsidRDefault="0019747B">
            <w:pPr>
              <w:spacing w:before="20" w:after="20"/>
              <w:jc w:val="center"/>
            </w:pPr>
          </w:p>
        </w:tc>
      </w:tr>
      <w:tr w:rsidR="001B3477" w:rsidRPr="00344869" w14:paraId="0771560D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06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sz w:val="21"/>
                <w:szCs w:val="21"/>
              </w:rPr>
              <w:t>160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07" w14:textId="5E43294A" w:rsidR="001B3477" w:rsidRPr="00344869" w:rsidRDefault="001B3477" w:rsidP="001B3477">
            <w:pPr>
              <w:spacing w:before="20" w:after="20"/>
            </w:pPr>
            <w:r w:rsidRPr="00344869">
              <w:t>16 hs.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08" w14:textId="21B9DBE4" w:rsidR="001B3477" w:rsidRPr="00344869" w:rsidRDefault="001B3477" w:rsidP="001B3477">
            <w:pPr>
              <w:spacing w:before="20" w:after="20"/>
              <w:jc w:val="center"/>
            </w:pPr>
            <w:r w:rsidRPr="00344869">
              <w:t xml:space="preserve">16 </w:t>
            </w:r>
            <w:r w:rsidR="000F1D3E">
              <w:t>h</w:t>
            </w:r>
            <w:r w:rsidRPr="00344869">
              <w:t>s.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09" w14:textId="5EC8E3F8" w:rsidR="001B3477" w:rsidRPr="00344869" w:rsidRDefault="001B3477" w:rsidP="001B3477">
            <w:pPr>
              <w:spacing w:before="20" w:after="20"/>
              <w:jc w:val="center"/>
            </w:pPr>
            <w:r w:rsidRPr="00344869">
              <w:t>32 hr.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0A" w14:textId="7CEEE19F" w:rsidR="001B3477" w:rsidRPr="00344869" w:rsidRDefault="001B3477" w:rsidP="001B3477">
            <w:pPr>
              <w:spacing w:before="20" w:after="20"/>
              <w:jc w:val="center"/>
            </w:pPr>
            <w:r w:rsidRPr="00344869">
              <w:t>16 hr.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0B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sz w:val="21"/>
                <w:szCs w:val="21"/>
              </w:rPr>
              <w:t>240</w:t>
            </w:r>
          </w:p>
        </w:tc>
        <w:tc>
          <w:tcPr>
            <w:tcW w:w="249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60C" w14:textId="77777777" w:rsidR="001B3477" w:rsidRPr="00344869" w:rsidRDefault="001B3477" w:rsidP="001B3477"/>
        </w:tc>
      </w:tr>
      <w:tr w:rsidR="001B3477" w:rsidRPr="00344869" w14:paraId="0771560F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0E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Unidad de Competencia</w:t>
            </w:r>
          </w:p>
        </w:tc>
      </w:tr>
      <w:tr w:rsidR="001B3477" w:rsidRPr="00344869" w14:paraId="07715611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10" w14:textId="19640E30" w:rsidR="001B3477" w:rsidRPr="00344869" w:rsidRDefault="001B3477" w:rsidP="001B3477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Analiza el comportamiento de la economía boliviana en base a agregados macroeconómicos, del sector real, monetario y externo a través del modelo de equilibrio general, IS-LM y Mundell-Fleming, </w:t>
            </w:r>
            <w:del w:id="9021" w:author="Comisión de revisión 4.5" w:date="2026-10-13T00:00:00Z">
              <w:r>
                <w:rPr>
                  <w:sz w:val="21"/>
                  <w:szCs w:val="21"/>
                </w:rPr>
                <w:delText xml:space="preserve">evaluando los efectos política fiscal</w:delText>
              </w:r>
            </w:del>
            <w:ins w:id="9022" w:author="Comisión de revisión 4.5" w:date="2026-10-13T00:00:00Z">
              <w:r>
                <w:rPr>
                  <w:sz w:val="21"/>
                  <w:szCs w:val="21"/>
                </w:rPr>
                <w:t xml:space="preserve">evaluando los efectos de la política fiscal</w:t>
              </w:r>
            </w:ins>
            <w:r>
              <w:rPr>
                <w:sz w:val="21"/>
                <w:szCs w:val="21"/>
              </w:rPr>
              <w:t xml:space="preserve">, monetaria y externa con uso de estadísticas oficiales y hojas de cálculo, rigor cuantitativo, sentido crítico y ética en el manejo de la información.</w:t>
            </w:r>
          </w:p>
        </w:tc>
      </w:tr>
      <w:tr w:rsidR="001B3477" w:rsidRPr="00344869" w14:paraId="07715613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12" w14:textId="77777777" w:rsidR="001B3477" w:rsidRPr="00344869" w:rsidRDefault="001B3477" w:rsidP="001B3477">
            <w:pPr>
              <w:spacing w:before="20" w:after="20"/>
              <w:jc w:val="both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1: </w:t>
            </w:r>
            <w:r w:rsidRPr="00344869">
              <w:rPr>
                <w:sz w:val="21"/>
                <w:szCs w:val="21"/>
              </w:rPr>
              <w:t>Calcula los agregados macroeconómicos de una economía, deduciendo las funciones de consumo, ahorro e inversión y determinando el equilibrio macroeconómico en una economía cerrada.</w:t>
            </w:r>
          </w:p>
        </w:tc>
      </w:tr>
      <w:tr w:rsidR="001B3477" w:rsidRPr="00344869" w14:paraId="07715617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14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15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16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1B3477" w:rsidRPr="00344869" w14:paraId="0771561B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18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1. Calcula los agregados macroeconómicos de una economía con la tabla de deducción, los números índice y el deflactor implícito, valorando la fiabilidad de la fuente estadística.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19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1.1 Calcula en aula los agregados macroeconómicos de una economía con la tabla de deducción y datos reales.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1A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b/>
                <w:bCs/>
                <w:sz w:val="21"/>
                <w:szCs w:val="21"/>
              </w:rPr>
              <w:t xml:space="preserve">Producto 1: </w:t>
            </w:r>
            <w:r w:rsidRPr="00344869">
              <w:rPr>
                <w:sz w:val="21"/>
                <w:szCs w:val="21"/>
              </w:rPr>
              <w:t>Cuadro de agregados macroeconómicos con el PIB a precio constante y el deflactor implícito.</w:t>
            </w:r>
          </w:p>
        </w:tc>
      </w:tr>
      <w:tr w:rsidR="001B3477" w:rsidRPr="00344869" w14:paraId="0771561F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61C" w14:textId="77777777" w:rsidR="001B3477" w:rsidRPr="00344869" w:rsidRDefault="001B3477" w:rsidP="001B3477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1D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1.2 Examina en equipo una serie estadística oficial del PIB, identificando su fuente, su metodología y su año base.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1E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b/>
                <w:bCs/>
                <w:sz w:val="21"/>
                <w:szCs w:val="21"/>
              </w:rPr>
              <w:t xml:space="preserve">Producto 2: </w:t>
            </w:r>
            <w:r w:rsidRPr="00344869">
              <w:rPr>
                <w:sz w:val="21"/>
                <w:szCs w:val="21"/>
              </w:rPr>
              <w:t>Ficha de evaluación de una serie estadística oficial.</w:t>
            </w:r>
          </w:p>
        </w:tc>
      </w:tr>
      <w:tr w:rsidR="001B3477" w:rsidRPr="00344869" w14:paraId="07715623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20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2. Deduce las funciones de consumo, ahorro e inversión de una economía, determinando el equilibrio macroeconómico en una economía cerrada.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21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2.1 Deduce en aula la función consumo y la función ahorro con sus propensiones media y marginal.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22" w14:textId="518FC88A" w:rsidR="001B3477" w:rsidRPr="00344869" w:rsidRDefault="001B3477" w:rsidP="001B3477">
            <w:pPr>
              <w:spacing w:before="20" w:after="20"/>
            </w:pPr>
            <w:r w:rsidRPr="00344869">
              <w:rPr>
                <w:b/>
                <w:bCs/>
                <w:sz w:val="21"/>
                <w:szCs w:val="21"/>
              </w:rPr>
              <w:t xml:space="preserve">Producto 3: </w:t>
            </w:r>
            <w:r w:rsidRPr="00344869">
              <w:rPr>
                <w:sz w:val="21"/>
                <w:szCs w:val="21"/>
              </w:rPr>
              <w:t>Práctic</w:t>
            </w:r>
            <w:r w:rsidR="004B3BE7" w:rsidRPr="00344869">
              <w:rPr>
                <w:sz w:val="21"/>
                <w:szCs w:val="21"/>
              </w:rPr>
              <w:t>a</w:t>
            </w:r>
            <w:r w:rsidRPr="00344869">
              <w:rPr>
                <w:sz w:val="21"/>
                <w:szCs w:val="21"/>
              </w:rPr>
              <w:t xml:space="preserve"> de las funciones de consumo y de ahorro </w:t>
            </w:r>
            <w:r w:rsidR="004B3BE7" w:rsidRPr="00344869">
              <w:rPr>
                <w:sz w:val="21"/>
                <w:szCs w:val="21"/>
              </w:rPr>
              <w:t>y las</w:t>
            </w:r>
            <w:r w:rsidRPr="00344869">
              <w:rPr>
                <w:sz w:val="21"/>
                <w:szCs w:val="21"/>
              </w:rPr>
              <w:t xml:space="preserve"> propensione</w:t>
            </w:r>
            <w:r w:rsidR="004B3BE7" w:rsidRPr="00344869">
              <w:rPr>
                <w:sz w:val="21"/>
                <w:szCs w:val="21"/>
              </w:rPr>
              <w:t>s media y marginal.</w:t>
            </w:r>
          </w:p>
        </w:tc>
      </w:tr>
      <w:tr w:rsidR="001B3477" w:rsidRPr="00344869" w14:paraId="07715627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624" w14:textId="77777777" w:rsidR="001B3477" w:rsidRPr="00344869" w:rsidRDefault="001B3477" w:rsidP="001B3477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25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2.2 Resuelve en equipo un caso de inversión con el valor actual neto y la tasa interna de retorno, y determina el equilibrio entre ahorro e inversión.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26" w14:textId="441D5F5D" w:rsidR="001B3477" w:rsidRPr="00344869" w:rsidRDefault="001B3477" w:rsidP="001B3477">
            <w:pPr>
              <w:spacing w:before="20" w:after="20"/>
            </w:pPr>
            <w:r w:rsidRPr="00344869">
              <w:rPr>
                <w:b/>
                <w:bCs/>
                <w:sz w:val="21"/>
                <w:szCs w:val="21"/>
              </w:rPr>
              <w:t xml:space="preserve">Producto 4: </w:t>
            </w:r>
            <w:r w:rsidRPr="00344869">
              <w:rPr>
                <w:sz w:val="21"/>
                <w:szCs w:val="21"/>
              </w:rPr>
              <w:t>Práctic</w:t>
            </w:r>
            <w:r w:rsidR="004B3BE7" w:rsidRPr="00344869">
              <w:rPr>
                <w:sz w:val="21"/>
                <w:szCs w:val="21"/>
              </w:rPr>
              <w:t>a</w:t>
            </w:r>
            <w:r w:rsidRPr="00344869">
              <w:rPr>
                <w:sz w:val="21"/>
                <w:szCs w:val="21"/>
              </w:rPr>
              <w:t xml:space="preserve"> de la función de inversión con el equilibrio macroeconómico resultante.</w:t>
            </w:r>
          </w:p>
        </w:tc>
      </w:tr>
      <w:tr w:rsidR="001B3477" w:rsidRPr="00344869" w14:paraId="07715629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28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1B3477" w:rsidRPr="00344869" w14:paraId="0771562E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2A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2B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0771562C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2D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1B3477" w:rsidRPr="00344869" w14:paraId="07715642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2F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Tema 1: Deducción de Agregados Macroeconómicos</w:t>
            </w:r>
          </w:p>
          <w:p w14:paraId="07715630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Tema 2: Funciones de Consumo y de Ahorro</w:t>
            </w:r>
          </w:p>
          <w:p w14:paraId="07715631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Tema 3: Función Inversión</w:t>
            </w:r>
          </w:p>
          <w:p w14:paraId="07715632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Tema 4: El Modelo de Equilibrio Macroeconómico en una Economía Cerrada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33" w14:textId="77777777" w:rsidR="001B3477" w:rsidRPr="00344869" w:rsidRDefault="001B3477" w:rsidP="001B3477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344869">
              <w:rPr>
                <w:sz w:val="21"/>
                <w:szCs w:val="21"/>
              </w:rPr>
              <w:t>Significado de macroeconomía; la contabilidad social y el cuadro de insumo producto. (C)</w:t>
            </w:r>
          </w:p>
          <w:p w14:paraId="07715634" w14:textId="2549A4FC" w:rsidR="001B3477" w:rsidRPr="00344869" w:rsidRDefault="001B3477" w:rsidP="001B3477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344869">
              <w:rPr>
                <w:sz w:val="21"/>
                <w:szCs w:val="21"/>
              </w:rPr>
              <w:t>Sistema de Cuentas Nacionales y relación de la contabilidad social con la contabilidad financiera de las entidades. (C)</w:t>
            </w:r>
          </w:p>
          <w:p w14:paraId="07715635" w14:textId="77777777" w:rsidR="001B3477" w:rsidRPr="00344869" w:rsidRDefault="001B3477" w:rsidP="001B3477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344869">
              <w:rPr>
                <w:sz w:val="21"/>
                <w:szCs w:val="21"/>
              </w:rPr>
              <w:t>Tabla de deducción de agregados macroeconómicos; los números índice. (C)</w:t>
            </w:r>
          </w:p>
          <w:p w14:paraId="07715636" w14:textId="77777777" w:rsidR="001B3477" w:rsidRPr="00344869" w:rsidRDefault="001B3477" w:rsidP="001B3477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344869">
              <w:rPr>
                <w:sz w:val="21"/>
                <w:szCs w:val="21"/>
              </w:rPr>
              <w:t>El Producto Interno Bruto a precio constante del año base y el deflactor implícito; valor presente y valor futuro. (C)</w:t>
            </w:r>
          </w:p>
          <w:p w14:paraId="07715637" w14:textId="3A76AABA" w:rsidR="001B3477" w:rsidRPr="00344869" w:rsidRDefault="001B3477" w:rsidP="001B3477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344869">
              <w:rPr>
                <w:sz w:val="21"/>
                <w:szCs w:val="21"/>
              </w:rPr>
              <w:lastRenderedPageBreak/>
              <w:t>Cambio del año base de las cuentas nacionales de Bolivia y su efecto en la estructura productiva y en el producto a precio constante. (C)</w:t>
            </w:r>
          </w:p>
          <w:p w14:paraId="07715638" w14:textId="77777777" w:rsidR="001B3477" w:rsidRPr="00344869" w:rsidRDefault="001B3477" w:rsidP="001B3477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344869">
              <w:rPr>
                <w:sz w:val="21"/>
                <w:szCs w:val="21"/>
              </w:rPr>
              <w:t>Significado de consumo; la función consumo y las propensiones media y marginal a consumir. (C)</w:t>
            </w:r>
          </w:p>
          <w:p w14:paraId="07715639" w14:textId="77777777" w:rsidR="001B3477" w:rsidRPr="00344869" w:rsidRDefault="001B3477" w:rsidP="001B3477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344869">
              <w:rPr>
                <w:sz w:val="21"/>
                <w:szCs w:val="21"/>
              </w:rPr>
              <w:t>Significado de ahorro; la función ahorro y las propensiones media y marginal a ahorrar; consumo intertemporal en base a expectativas futuras. (C)</w:t>
            </w:r>
          </w:p>
          <w:p w14:paraId="0771563A" w14:textId="77777777" w:rsidR="001B3477" w:rsidRPr="00344869" w:rsidRDefault="001B3477" w:rsidP="001B3477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344869">
              <w:rPr>
                <w:sz w:val="21"/>
                <w:szCs w:val="21"/>
              </w:rPr>
              <w:t>Significado de inversión y la decisión de invertir; el cuadro de origen y uso de fondos. (C)</w:t>
            </w:r>
          </w:p>
          <w:p w14:paraId="0771563B" w14:textId="77777777" w:rsidR="001B3477" w:rsidRPr="00344869" w:rsidRDefault="001B3477" w:rsidP="001B3477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344869">
              <w:rPr>
                <w:sz w:val="21"/>
                <w:szCs w:val="21"/>
              </w:rPr>
              <w:t>El valor actual neto, la tasa interna de retorno y la función de inversión. (C)</w:t>
            </w:r>
          </w:p>
          <w:p w14:paraId="0771563C" w14:textId="77777777" w:rsidR="001B3477" w:rsidRPr="00344869" w:rsidRDefault="001B3477" w:rsidP="001B3477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344869">
              <w:rPr>
                <w:sz w:val="21"/>
                <w:szCs w:val="21"/>
              </w:rPr>
              <w:t>Evaluación de un proyecto de inversión con hoja de cálculo y sensibilidad ante cambios de la tasa de descuento y del tipo de cambio. (P, T)</w:t>
            </w:r>
          </w:p>
          <w:p w14:paraId="0771563D" w14:textId="77777777" w:rsidR="001B3477" w:rsidRPr="00344869" w:rsidRDefault="001B3477" w:rsidP="001B3477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344869">
              <w:rPr>
                <w:sz w:val="21"/>
                <w:szCs w:val="21"/>
              </w:rPr>
              <w:t>El equilibrio macroeconómico en una economía cerrada por igualdad de oferta a demanda agregada y por igualdad de ahorro a inversión. (C)</w:t>
            </w:r>
          </w:p>
          <w:p w14:paraId="0771563E" w14:textId="77777777" w:rsidR="001B3477" w:rsidRPr="00344869" w:rsidRDefault="001B3477" w:rsidP="001B3477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344869">
              <w:rPr>
                <w:sz w:val="21"/>
                <w:szCs w:val="21"/>
              </w:rPr>
              <w:t>La situación de desequilibrio macroeconómico: el caso de exceso de oferta. (C)</w:t>
            </w:r>
          </w:p>
          <w:p w14:paraId="0771563F" w14:textId="77777777" w:rsidR="001B3477" w:rsidRPr="00344869" w:rsidRDefault="001B3477" w:rsidP="001B3477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344869">
              <w:rPr>
                <w:sz w:val="21"/>
                <w:szCs w:val="21"/>
              </w:rPr>
              <w:t>Uso ético y transparente de las estadísticas oficiales: fuente, metodología y límites de las cifras. (P, A)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40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44869">
              <w:rPr>
                <w:sz w:val="21"/>
                <w:szCs w:val="21"/>
              </w:rPr>
              <w:lastRenderedPageBreak/>
              <w:t>Nociones de la composición sectorial del Producto Interno Bruto boliviano.</w:t>
            </w:r>
          </w:p>
          <w:p w14:paraId="07715641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44869">
              <w:rPr>
                <w:sz w:val="21"/>
                <w:szCs w:val="21"/>
              </w:rPr>
              <w:t>Nociones de la organización de las publicaciones estadísticas del Instituto Nacional de Estadística.</w:t>
            </w:r>
          </w:p>
        </w:tc>
      </w:tr>
      <w:tr w:rsidR="001B3477" w:rsidRPr="00344869" w14:paraId="07715644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43" w14:textId="77777777" w:rsidR="001B3477" w:rsidRPr="00344869" w:rsidRDefault="001B3477" w:rsidP="001B3477">
            <w:pPr>
              <w:spacing w:before="20" w:after="20"/>
              <w:jc w:val="both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2: </w:t>
            </w:r>
            <w:r w:rsidRPr="00344869">
              <w:rPr>
                <w:sz w:val="21"/>
                <w:szCs w:val="21"/>
              </w:rPr>
              <w:t>Determina la oferta y la demanda de dinero de una economía, aplicando la teoría monetaria y estableciendo el equilibrio en el mercado del dinero.</w:t>
            </w:r>
          </w:p>
        </w:tc>
      </w:tr>
      <w:tr w:rsidR="001B3477" w:rsidRPr="00344869" w14:paraId="07715648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45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46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47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1B3477" w:rsidRPr="00344869" w14:paraId="0771564C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49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1. Calcula los agregados monetarios, la base monetaria y el multiplicador monetario de una economía boliviana, describiendo las funciones del dinero.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4A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1.1 Calcula en aula los agregados monetarios de la economía boliviana con datos del Banco Central de Bolivia.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4B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b/>
                <w:bCs/>
                <w:sz w:val="21"/>
                <w:szCs w:val="21"/>
              </w:rPr>
              <w:t xml:space="preserve">Producto 5: </w:t>
            </w:r>
            <w:r w:rsidRPr="00344869">
              <w:rPr>
                <w:sz w:val="21"/>
                <w:szCs w:val="21"/>
              </w:rPr>
              <w:t>Cuadro de agregados monetarios de la economía boliviana.</w:t>
            </w:r>
          </w:p>
        </w:tc>
      </w:tr>
      <w:tr w:rsidR="001B3477" w:rsidRPr="00344869" w14:paraId="07715650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64D" w14:textId="77777777" w:rsidR="001B3477" w:rsidRPr="00344869" w:rsidRDefault="001B3477" w:rsidP="001B3477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4E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1.2 Determina en equipo la base monetaria y el multiplicador con distintos niveles de encaje legal.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4F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b/>
                <w:bCs/>
                <w:sz w:val="21"/>
                <w:szCs w:val="21"/>
              </w:rPr>
              <w:t xml:space="preserve">Producto 6: </w:t>
            </w:r>
            <w:r w:rsidRPr="00344869">
              <w:rPr>
                <w:sz w:val="21"/>
                <w:szCs w:val="21"/>
              </w:rPr>
              <w:t>Cálculo del multiplicador de la base monetaria con escenarios de encaje legal.</w:t>
            </w:r>
          </w:p>
        </w:tc>
      </w:tr>
      <w:tr w:rsidR="001B3477" w:rsidRPr="00344869" w14:paraId="07715654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51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2. Determina el equilibrio en el mercado del dinero con la oferta y la demanda de dinero, deduciendo la curva LM y el efecto de la política monetaria.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52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2.1 Deduce en aula la demanda de dinero para transacciones y para especulación.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53" w14:textId="5E55CDF1" w:rsidR="001B3477" w:rsidRPr="00344869" w:rsidRDefault="001B3477" w:rsidP="001B3477">
            <w:pPr>
              <w:spacing w:before="20" w:after="20"/>
            </w:pPr>
            <w:r w:rsidRPr="00344869">
              <w:rPr>
                <w:b/>
                <w:bCs/>
                <w:sz w:val="21"/>
                <w:szCs w:val="21"/>
              </w:rPr>
              <w:t xml:space="preserve">Producto 7: </w:t>
            </w:r>
            <w:r w:rsidRPr="00344869">
              <w:rPr>
                <w:sz w:val="21"/>
                <w:szCs w:val="21"/>
              </w:rPr>
              <w:t>Práctic</w:t>
            </w:r>
            <w:r w:rsidR="004B3BE7" w:rsidRPr="00344869">
              <w:rPr>
                <w:sz w:val="21"/>
                <w:szCs w:val="21"/>
              </w:rPr>
              <w:t>a</w:t>
            </w:r>
            <w:r w:rsidRPr="00344869">
              <w:rPr>
                <w:sz w:val="21"/>
                <w:szCs w:val="21"/>
              </w:rPr>
              <w:t xml:space="preserve"> de la función de demanda de dinero.</w:t>
            </w:r>
          </w:p>
        </w:tc>
      </w:tr>
      <w:tr w:rsidR="001B3477" w:rsidRPr="00344869" w14:paraId="07715658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655" w14:textId="77777777" w:rsidR="001B3477" w:rsidRPr="00344869" w:rsidRDefault="001B3477" w:rsidP="001B3477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56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2.2 Deduce en equipo la curva LM de una economía con datos hipotéticos y la desplaza ante una medida de política monetaria.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57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b/>
                <w:bCs/>
                <w:sz w:val="21"/>
                <w:szCs w:val="21"/>
              </w:rPr>
              <w:t xml:space="preserve">Producto 8: </w:t>
            </w:r>
            <w:r w:rsidRPr="00344869">
              <w:rPr>
                <w:sz w:val="21"/>
                <w:szCs w:val="21"/>
              </w:rPr>
              <w:t>Gráfico de la curva LM con su deducción y su desplazamiento.</w:t>
            </w:r>
          </w:p>
        </w:tc>
      </w:tr>
      <w:tr w:rsidR="001B3477" w:rsidRPr="00344869" w14:paraId="0771565A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59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1B3477" w:rsidRPr="00344869" w14:paraId="0771565F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5B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5C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0771565D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i/>
                <w:iCs/>
                <w:sz w:val="16"/>
                <w:szCs w:val="16"/>
              </w:rPr>
              <w:lastRenderedPageBreak/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5E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lastRenderedPageBreak/>
              <w:t>Conocimientos circunstanciales</w:t>
            </w:r>
          </w:p>
        </w:tc>
      </w:tr>
      <w:tr w:rsidR="001B3477" w:rsidRPr="00344869" w14:paraId="07715676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60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Tema 5: Consideraciones Generales sobre el Dinero</w:t>
            </w:r>
          </w:p>
          <w:p w14:paraId="07715661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Tema 6: Agregados Monetarios y Capital Institucional Financiero en Bolivia</w:t>
            </w:r>
          </w:p>
          <w:p w14:paraId="07715662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Tema 7: La Oferta Monetaria</w:t>
            </w:r>
          </w:p>
          <w:p w14:paraId="07715663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Tema 8: Demanda de Dinero</w:t>
            </w:r>
          </w:p>
          <w:p w14:paraId="07715664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Tema 9: Equilibrio en el Mercado del Dinero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65" w14:textId="77777777" w:rsidR="001B3477" w:rsidRPr="00344869" w:rsidRDefault="001B3477" w:rsidP="001B3477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344869">
              <w:rPr>
                <w:sz w:val="21"/>
                <w:szCs w:val="21"/>
              </w:rPr>
              <w:t>Significado del dinero y sus propiedades; funciones y formas históricas del dinero; operaciones de conversión. (C)</w:t>
            </w:r>
          </w:p>
          <w:p w14:paraId="07715666" w14:textId="77777777" w:rsidR="001B3477" w:rsidRPr="00344869" w:rsidRDefault="001B3477" w:rsidP="001B3477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344869">
              <w:rPr>
                <w:sz w:val="21"/>
                <w:szCs w:val="21"/>
              </w:rPr>
              <w:t>Agregados monetarios y evolución del capital institucional financiero en Bolivia; el proceso y la intermediación financiera. (C)</w:t>
            </w:r>
          </w:p>
          <w:p w14:paraId="07715667" w14:textId="77777777" w:rsidR="001B3477" w:rsidRPr="00344869" w:rsidRDefault="001B3477" w:rsidP="001B3477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344869">
              <w:rPr>
                <w:sz w:val="21"/>
                <w:szCs w:val="21"/>
              </w:rPr>
              <w:t>Operaciones de creación y de neutralización de dinero. (C)</w:t>
            </w:r>
          </w:p>
          <w:p w14:paraId="07715668" w14:textId="77777777" w:rsidR="001B3477" w:rsidRPr="00344869" w:rsidRDefault="001B3477" w:rsidP="001B3477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344869">
              <w:rPr>
                <w:sz w:val="21"/>
                <w:szCs w:val="21"/>
              </w:rPr>
              <w:t>La oferta monetaria: jerarquización del sistema bancario, el encaje legal y las reservas bancarias. (C)</w:t>
            </w:r>
          </w:p>
          <w:p w14:paraId="0771566A" w14:textId="77777777" w:rsidR="001B3477" w:rsidRPr="00344869" w:rsidRDefault="001B3477" w:rsidP="001B3477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344869">
              <w:rPr>
                <w:sz w:val="21"/>
                <w:szCs w:val="21"/>
              </w:rPr>
              <w:t>La base monetaria, sus determinantes y los factores de su expansión y contracción; los coeficientes monetarios. (C)</w:t>
            </w:r>
          </w:p>
          <w:p w14:paraId="0771566B" w14:textId="77777777" w:rsidR="001B3477" w:rsidRPr="00344869" w:rsidRDefault="001B3477" w:rsidP="001B3477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344869">
              <w:rPr>
                <w:sz w:val="21"/>
                <w:szCs w:val="21"/>
              </w:rPr>
              <w:t>El multiplicador de la base monetaria y el proceso de multiplicación de la base. (C)</w:t>
            </w:r>
          </w:p>
          <w:p w14:paraId="0771566C" w14:textId="20EF93D8" w:rsidR="001B3477" w:rsidRPr="00344869" w:rsidRDefault="001B3477" w:rsidP="001B3477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344869">
              <w:rPr>
                <w:sz w:val="21"/>
                <w:szCs w:val="21"/>
              </w:rPr>
              <w:t>Régimen cambiario y dinero: efecto de las operaciones de cambio sobre la base monetaria y las reservas internacionales; régimen de tipo de cambio flexible</w:t>
            </w:r>
            <w:r w:rsidR="004B3BE7" w:rsidRPr="00344869">
              <w:rPr>
                <w:sz w:val="21"/>
                <w:szCs w:val="21"/>
              </w:rPr>
              <w:t>.</w:t>
            </w:r>
            <w:r w:rsidRPr="00344869">
              <w:rPr>
                <w:sz w:val="21"/>
                <w:szCs w:val="21"/>
              </w:rPr>
              <w:t xml:space="preserve"> (C)</w:t>
            </w:r>
          </w:p>
          <w:p w14:paraId="0771566D" w14:textId="77777777" w:rsidR="001B3477" w:rsidRPr="00344869" w:rsidRDefault="001B3477" w:rsidP="001B3477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344869">
              <w:rPr>
                <w:sz w:val="21"/>
                <w:szCs w:val="21"/>
              </w:rPr>
              <w:t>La demanda de dinero: velocidad de circulación, el mercado de capitales y los mercados financieros, la riqueza financiera. (C)</w:t>
            </w:r>
          </w:p>
          <w:p w14:paraId="0771566E" w14:textId="77777777" w:rsidR="001B3477" w:rsidRPr="00344869" w:rsidRDefault="001B3477" w:rsidP="001B3477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344869">
              <w:rPr>
                <w:sz w:val="21"/>
                <w:szCs w:val="21"/>
              </w:rPr>
              <w:t>La demanda de dinero para transacciones y para especulación; la función de demanda de dinero. (C)</w:t>
            </w:r>
          </w:p>
          <w:p w14:paraId="0771566F" w14:textId="77777777" w:rsidR="001B3477" w:rsidRPr="00344869" w:rsidRDefault="001B3477" w:rsidP="001B3477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344869">
              <w:rPr>
                <w:sz w:val="21"/>
                <w:szCs w:val="21"/>
              </w:rPr>
              <w:t>Tasas de interés, riesgo de tasa y riesgo cambiario de las empresas ante la política monetaria. (C)</w:t>
            </w:r>
          </w:p>
          <w:p w14:paraId="07715670" w14:textId="77777777" w:rsidR="001B3477" w:rsidRPr="00344869" w:rsidRDefault="001B3477" w:rsidP="001B3477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344869">
              <w:rPr>
                <w:sz w:val="21"/>
                <w:szCs w:val="21"/>
              </w:rPr>
              <w:t>Deducción de la situación de equilibrio en el mercado del dinero con oferta monetaria constante; desplazamiento del equilibrio por cambio del ingreso nacional. (C)</w:t>
            </w:r>
          </w:p>
          <w:p w14:paraId="07715672" w14:textId="66496801" w:rsidR="001B3477" w:rsidRPr="00344869" w:rsidRDefault="001B3477" w:rsidP="004B3BE7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344869">
              <w:rPr>
                <w:sz w:val="21"/>
                <w:szCs w:val="21"/>
              </w:rPr>
              <w:t>La curva LM, curva ingreso interés de equilibrio en el mercado del dinero: significado y desplazamiento; instrumentos de política monetaria para desplazar el equilibrio en el mercado del dinero. (C)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73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44869">
              <w:rPr>
                <w:sz w:val="21"/>
                <w:szCs w:val="21"/>
              </w:rPr>
              <w:t>Nociones de historia monetaria de Bolivia y de los cambios de signo monetario.</w:t>
            </w:r>
          </w:p>
          <w:p w14:paraId="07715674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44869">
              <w:rPr>
                <w:sz w:val="21"/>
                <w:szCs w:val="21"/>
              </w:rPr>
              <w:t>Nociones del funcionamiento del mercado cambiario y de las casas de cambio.</w:t>
            </w:r>
          </w:p>
          <w:p w14:paraId="07715675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44869">
              <w:rPr>
                <w:sz w:val="21"/>
                <w:szCs w:val="21"/>
              </w:rPr>
              <w:t>Nociones del grado de bolivianización de los depósitos y créditos del sistema financiero.</w:t>
            </w:r>
          </w:p>
        </w:tc>
      </w:tr>
      <w:tr w:rsidR="001B3477" w:rsidRPr="00344869" w14:paraId="07715678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77" w14:textId="77777777" w:rsidR="001B3477" w:rsidRPr="00344869" w:rsidRDefault="001B3477" w:rsidP="001B3477">
            <w:pPr>
              <w:spacing w:before="20" w:after="20"/>
              <w:jc w:val="both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3: </w:t>
            </w:r>
            <w:r w:rsidRPr="00344869">
              <w:rPr>
                <w:sz w:val="21"/>
                <w:szCs w:val="21"/>
              </w:rPr>
              <w:t>Deduce el equilibrio general en el mercado de bienes y del dinero, construyendo las curvas IS y LM de una economía.</w:t>
            </w:r>
          </w:p>
        </w:tc>
      </w:tr>
      <w:tr w:rsidR="001B3477" w:rsidRPr="00344869" w14:paraId="0771567C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79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7A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7B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1B3477" w:rsidRPr="00344869" w14:paraId="07715680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7D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1. Deduce la curva IS de una economía a partir de las funciones compuestas de ahorro e inversión, determinando su desplazamiento ante cambios en sus determinantes.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7E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1.1 Deduce en aula la curva IS de una economía con datos hipotéticos.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7F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b/>
                <w:bCs/>
                <w:sz w:val="21"/>
                <w:szCs w:val="21"/>
              </w:rPr>
              <w:t xml:space="preserve">Producto 9: </w:t>
            </w:r>
            <w:r w:rsidRPr="00344869">
              <w:rPr>
                <w:sz w:val="21"/>
                <w:szCs w:val="21"/>
              </w:rPr>
              <w:t>Gráfico de la curva IS con su deducción y su desplazamiento.</w:t>
            </w:r>
          </w:p>
        </w:tc>
      </w:tr>
      <w:tr w:rsidR="001B3477" w:rsidRPr="00344869" w14:paraId="07715684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681" w14:textId="77777777" w:rsidR="001B3477" w:rsidRPr="00344869" w:rsidRDefault="001B3477" w:rsidP="001B3477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82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1.2 Construye en el laboratorio de cómputo las curvas IS y LM en hoja de cálculo con escenarios de política fiscal y monetaria.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83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b/>
                <w:bCs/>
                <w:sz w:val="21"/>
                <w:szCs w:val="21"/>
              </w:rPr>
              <w:t xml:space="preserve">Producto 10: </w:t>
            </w:r>
            <w:r w:rsidRPr="00344869">
              <w:rPr>
                <w:sz w:val="21"/>
                <w:szCs w:val="21"/>
              </w:rPr>
              <w:t>Hoja de cálculo de las curvas IS y LM con escenarios de política.</w:t>
            </w:r>
          </w:p>
        </w:tc>
      </w:tr>
      <w:tr w:rsidR="001B3477" w:rsidRPr="00344869" w14:paraId="07715688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85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2. Determina el equilibrio general en el mercado de bienes y del dinero, analizando con sentido crítico los límites del modelo IS-LM.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86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2.1 Resuelve en equipo el equilibrio general IS-LM de un caso de la economía boliviana.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87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b/>
                <w:bCs/>
                <w:sz w:val="21"/>
                <w:szCs w:val="21"/>
              </w:rPr>
              <w:t xml:space="preserve">Producto 11: </w:t>
            </w:r>
            <w:r w:rsidRPr="00344869">
              <w:rPr>
                <w:sz w:val="21"/>
                <w:szCs w:val="21"/>
              </w:rPr>
              <w:t>Práctico de determinación del equilibrio general en el mercado de bienes y del dinero.</w:t>
            </w:r>
          </w:p>
        </w:tc>
      </w:tr>
      <w:tr w:rsidR="001B3477" w:rsidRPr="00344869" w14:paraId="0771568C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689" w14:textId="77777777" w:rsidR="001B3477" w:rsidRPr="00344869" w:rsidRDefault="001B3477" w:rsidP="001B3477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8A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2.2 Debate ante el curso los supuestos del modelo IS-LM y su capacidad para explicar la economía boliviana.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8B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b/>
                <w:bCs/>
                <w:sz w:val="21"/>
                <w:szCs w:val="21"/>
              </w:rPr>
              <w:t xml:space="preserve">Producto 12: </w:t>
            </w:r>
            <w:r w:rsidRPr="00344869">
              <w:rPr>
                <w:sz w:val="21"/>
                <w:szCs w:val="21"/>
              </w:rPr>
              <w:t>Ensayo crítico sobre los límites del modelo IS-LM.</w:t>
            </w:r>
          </w:p>
        </w:tc>
      </w:tr>
      <w:tr w:rsidR="001B3477" w:rsidRPr="00344869" w14:paraId="0771568E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8D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1B3477" w:rsidRPr="00344869" w14:paraId="07715693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8F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90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07715691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92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1B3477" w:rsidRPr="00344869" w14:paraId="0771569C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94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Tema 10: Equilibrio General en el Mercado de Bienes y del Dinero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95" w14:textId="77777777" w:rsidR="001B3477" w:rsidRPr="00344869" w:rsidRDefault="001B3477" w:rsidP="001B3477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344869">
              <w:rPr>
                <w:sz w:val="21"/>
                <w:szCs w:val="21"/>
              </w:rPr>
              <w:t>Significado de una situación compleja de equilibrio macroeconómico; las funciones compuestas de ahorro e inversión. (C)</w:t>
            </w:r>
          </w:p>
          <w:p w14:paraId="07715696" w14:textId="77777777" w:rsidR="001B3477" w:rsidRPr="00344869" w:rsidRDefault="001B3477" w:rsidP="001B3477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344869">
              <w:rPr>
                <w:sz w:val="21"/>
                <w:szCs w:val="21"/>
              </w:rPr>
              <w:t>La curva IS, curva interés ingreso de equilibrio en el mercado de bienes: significado, deducción y desplazamiento. (C)</w:t>
            </w:r>
          </w:p>
          <w:p w14:paraId="07715697" w14:textId="77777777" w:rsidR="001B3477" w:rsidRPr="00344869" w:rsidRDefault="001B3477" w:rsidP="001B3477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344869">
              <w:rPr>
                <w:sz w:val="21"/>
                <w:szCs w:val="21"/>
              </w:rPr>
              <w:t>Expresión de la curva LM en términos de la curva IS. (C)</w:t>
            </w:r>
          </w:p>
          <w:p w14:paraId="07715698" w14:textId="77777777" w:rsidR="001B3477" w:rsidRPr="00344869" w:rsidRDefault="001B3477" w:rsidP="001B3477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344869">
              <w:rPr>
                <w:sz w:val="21"/>
                <w:szCs w:val="21"/>
              </w:rPr>
              <w:t>Determinación del equilibrio general en el mercado de bienes y del dinero por igualdad de las curvas IS y LM. (P)</w:t>
            </w:r>
          </w:p>
          <w:p w14:paraId="07715699" w14:textId="77777777" w:rsidR="001B3477" w:rsidRPr="00344869" w:rsidRDefault="001B3477" w:rsidP="001B3477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344869">
              <w:rPr>
                <w:sz w:val="21"/>
                <w:szCs w:val="21"/>
              </w:rPr>
              <w:t>Construcción de las curvas IS y LM con hoja de cálculo y análisis de escenarios de política fiscal y monetaria. (P, T)</w:t>
            </w:r>
          </w:p>
          <w:p w14:paraId="0771569A" w14:textId="77777777" w:rsidR="001B3477" w:rsidRPr="00344869" w:rsidRDefault="001B3477" w:rsidP="001B3477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344869">
              <w:rPr>
                <w:sz w:val="21"/>
                <w:szCs w:val="21"/>
              </w:rPr>
              <w:t>Límites del modelo IS-LM para explicar la economía boliviana: análisis crítico de sus supuestos. (C)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9B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44869">
              <w:rPr>
                <w:sz w:val="21"/>
                <w:szCs w:val="21"/>
              </w:rPr>
              <w:t>Nociones de las escuelas del pensamiento económico keynesiano y monetarista.</w:t>
            </w:r>
          </w:p>
        </w:tc>
      </w:tr>
      <w:tr w:rsidR="001B3477" w:rsidRPr="00344869" w14:paraId="0771569E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9D" w14:textId="77777777" w:rsidR="001B3477" w:rsidRPr="00344869" w:rsidRDefault="001B3477" w:rsidP="001B3477">
            <w:pPr>
              <w:spacing w:before="20" w:after="20"/>
              <w:jc w:val="both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4: </w:t>
            </w:r>
            <w:r w:rsidRPr="00344869">
              <w:rPr>
                <w:sz w:val="21"/>
                <w:szCs w:val="21"/>
              </w:rPr>
              <w:t>Analiza la balanza de pagos y la balanza comercial de una economía abierta, determinando las causas de la inflación y el desempleo.</w:t>
            </w:r>
          </w:p>
        </w:tc>
      </w:tr>
      <w:tr w:rsidR="001B3477" w:rsidRPr="00344869" w14:paraId="077156A2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9F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A0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A1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1B3477" w:rsidRPr="00344869" w14:paraId="077156A6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A3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1. Interpreta la balanza de pagos y la balanza comercial de una economía abierta, determinando las causas de sus desequilibrios y sus efectos sobre la actividad y el empleo.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A4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1.1 Interpreta en aula la balanza de pagos de Bolivia de un periodo reciente con el registro en partida doble.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A5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b/>
                <w:bCs/>
                <w:sz w:val="21"/>
                <w:szCs w:val="21"/>
              </w:rPr>
              <w:t xml:space="preserve">Producto 13: </w:t>
            </w:r>
            <w:r w:rsidRPr="00344869">
              <w:rPr>
                <w:sz w:val="21"/>
                <w:szCs w:val="21"/>
              </w:rPr>
              <w:t>Informe de interpretación de la balanza de pagos con sus componentes.</w:t>
            </w:r>
          </w:p>
        </w:tc>
      </w:tr>
      <w:tr w:rsidR="001B3477" w:rsidRPr="00344869" w14:paraId="077156AA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6A7" w14:textId="77777777" w:rsidR="001B3477" w:rsidRPr="00344869" w:rsidRDefault="001B3477" w:rsidP="001B3477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A8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1.2 Analiza en equipo un caso de desequilibrio de la balanza comercial con el modelo de equilibrio macroeconómico abierto por subsistemas.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A9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b/>
                <w:bCs/>
                <w:sz w:val="21"/>
                <w:szCs w:val="21"/>
              </w:rPr>
              <w:t xml:space="preserve">Producto 14: </w:t>
            </w:r>
            <w:r w:rsidRPr="00344869">
              <w:rPr>
                <w:sz w:val="21"/>
                <w:szCs w:val="21"/>
              </w:rPr>
              <w:t>Cuadro de equilibrio macroeconómico abierto por subsistemas.</w:t>
            </w:r>
          </w:p>
        </w:tc>
      </w:tr>
      <w:tr w:rsidR="001B3477" w:rsidRPr="00344869" w14:paraId="077156AE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AB" w14:textId="79E8743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 xml:space="preserve">2. </w:t>
            </w:r>
            <w:del w:id="9023" w:author="Comisión de revisión 4.5" w:date="2026-10-13T00:00:00Z">
              <w:r>
                <w:rPr>
                  <w:sz w:val="21"/>
                  <w:szCs w:val="21"/>
                </w:rPr>
                <w:delText xml:space="preserve">El  modelo  Mundell-Fleming.</w:delText>
              </w:r>
            </w:del>
            <w:ins w:id="9024" w:author="Comisión de revisión 4.5" w:date="2026-10-13T00:00:00Z">
              <w:r>
                <w:rPr>
                  <w:sz w:val="21"/>
                  <w:szCs w:val="21"/>
                </w:rPr>
                <w:t xml:space="preserve">El modelo Mundell-Fleming.</w:t>
              </w:r>
            </w:ins>
            <w:r>
              <w:rPr>
                <w:sz w:val="21"/>
                <w:szCs w:val="21"/>
              </w:rPr>
              <w:t xml:space="preserve"> </w:t>
            </w:r>
            <w:r w:rsidRPr="00344869">
              <w:rPr>
                <w:sz w:val="21"/>
                <w:szCs w:val="21"/>
              </w:rPr>
              <w:t>Calcula el multiplicador de la producción y la tasa de inflación, diferenciando sus causas y evaluando su efecto en la información financiera de las empresas.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AC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2.1 Calcula en aula el multiplicador simple y el multiplicador ampliado de la producción de un caso.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AD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b/>
                <w:bCs/>
                <w:sz w:val="21"/>
                <w:szCs w:val="21"/>
              </w:rPr>
              <w:t xml:space="preserve">Producto 15: </w:t>
            </w:r>
            <w:r w:rsidRPr="00344869">
              <w:rPr>
                <w:sz w:val="21"/>
                <w:szCs w:val="21"/>
              </w:rPr>
              <w:t>Práctico de cálculo del multiplicador simple y ampliado de la producción.</w:t>
            </w:r>
          </w:p>
        </w:tc>
      </w:tr>
      <w:tr w:rsidR="001B3477" w:rsidRPr="00344869" w14:paraId="077156B2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6AF" w14:textId="77777777" w:rsidR="001B3477" w:rsidRPr="00344869" w:rsidRDefault="001B3477" w:rsidP="001B3477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B0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2.2 Explica ante el curso el tipo de inflación de un caso y su efecto en los estados financieros de una empresa.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B1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b/>
                <w:bCs/>
                <w:sz w:val="21"/>
                <w:szCs w:val="21"/>
              </w:rPr>
              <w:t xml:space="preserve">Producto 16: </w:t>
            </w:r>
            <w:r w:rsidRPr="00344869">
              <w:rPr>
                <w:sz w:val="21"/>
                <w:szCs w:val="21"/>
              </w:rPr>
              <w:t>Informe del análisis de la inflación y de sus efectos en la empresa.</w:t>
            </w:r>
          </w:p>
        </w:tc>
      </w:tr>
      <w:tr w:rsidR="001B3477" w:rsidRPr="00344869" w14:paraId="077156B4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B3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1B3477" w:rsidRPr="00344869" w14:paraId="077156B9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B5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B6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077156B7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B8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1B3477" w:rsidRPr="00344869" w14:paraId="077156CF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BA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Tema 11: La Balanza de Pagos</w:t>
            </w:r>
          </w:p>
          <w:p w14:paraId="077156BB" w14:textId="77777777" w:rsidR="001B3477" w:rsidRPr="00344869" w:rsidRDefault="001B3477" w:rsidP="001B3477">
            <w:pPr>
              <w:spacing w:before="20" w:after="20"/>
            </w:pPr>
            <w:r>
              <w:rPr>
                <w:sz w:val="21"/>
                <w:szCs w:val="21"/>
              </w:rPr>
              <w:t xml:space="preserve">Tema 12: La Balanza Comercial y el Modelo de </w:t>
            </w:r>
            <w:del w:id="9025" w:author="Comisión de revisión 4.5" w:date="2026-10-13T00:00:00Z">
              <w:r>
                <w:rPr>
                  <w:sz w:val="21"/>
                  <w:szCs w:val="21"/>
                </w:rPr>
                <w:delText xml:space="preserve">Equilibrio Macro Económico Abierto</w:delText>
              </w:r>
            </w:del>
            <w:ins w:id="9026" w:author="Comisión de revisión 4.5" w:date="2026-10-13T00:00:00Z">
              <w:r>
                <w:rPr>
                  <w:sz w:val="21"/>
                  <w:szCs w:val="21"/>
                </w:rPr>
                <w:t xml:space="preserve">Equilibrio Macroeconómico Abierto</w:t>
              </w:r>
            </w:ins>
          </w:p>
          <w:p w14:paraId="077156BC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Tema 13: Teoría de Inflación y Desempleo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BD" w14:textId="77777777" w:rsidR="001B3477" w:rsidRPr="00344869" w:rsidRDefault="001B3477" w:rsidP="001B3477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344869">
              <w:rPr>
                <w:sz w:val="21"/>
                <w:szCs w:val="21"/>
              </w:rPr>
              <w:t>La balanza de pagos: significación, interpretación con el registro en partida doble y sus componentes. (C, P)</w:t>
            </w:r>
          </w:p>
          <w:p w14:paraId="077156BE" w14:textId="77777777" w:rsidR="001B3477" w:rsidRPr="00344869" w:rsidRDefault="001B3477" w:rsidP="001B3477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344869">
              <w:rPr>
                <w:sz w:val="21"/>
                <w:szCs w:val="21"/>
              </w:rPr>
              <w:t>Cuentas de la balanza de pagos y operaciones con dichas cuentas. (C)</w:t>
            </w:r>
          </w:p>
          <w:p w14:paraId="077156BF" w14:textId="77777777" w:rsidR="001B3477" w:rsidRPr="00344869" w:rsidRDefault="001B3477" w:rsidP="001B3477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344869">
              <w:rPr>
                <w:sz w:val="21"/>
                <w:szCs w:val="21"/>
              </w:rPr>
              <w:t>Balanza de pagos de Bolivia de 2025: cuenta corriente, cuenta financiera y variación de las reservas internacionales. (C)</w:t>
            </w:r>
          </w:p>
          <w:p w14:paraId="077156C0" w14:textId="77777777" w:rsidR="001B3477" w:rsidRPr="00344869" w:rsidRDefault="001B3477" w:rsidP="001B3477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344869">
              <w:rPr>
                <w:sz w:val="21"/>
                <w:szCs w:val="21"/>
              </w:rPr>
              <w:t>La balanza comercial: significado e incorporación a la ecuación de equilibrio macroeconómico abierto. (C)</w:t>
            </w:r>
          </w:p>
          <w:p w14:paraId="077156C1" w14:textId="77777777" w:rsidR="001B3477" w:rsidRPr="00344869" w:rsidRDefault="001B3477" w:rsidP="001B3477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344869">
              <w:rPr>
                <w:sz w:val="21"/>
                <w:szCs w:val="21"/>
              </w:rPr>
              <w:t>La ecuación de equilibrio macroeconómico abierto por subsistemas; situaciones de equilibrio y desequilibrio por subsistemas, con el caso de desequilibrios fiscales y política fiscal. (C)</w:t>
            </w:r>
          </w:p>
          <w:p w14:paraId="077156C2" w14:textId="77777777" w:rsidR="001B3477" w:rsidRPr="00344869" w:rsidRDefault="001B3477" w:rsidP="001B3477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344869">
              <w:rPr>
                <w:sz w:val="21"/>
                <w:szCs w:val="21"/>
              </w:rPr>
              <w:t>Causas de déficit y de excedente de la balanza comercial; efectos del desequilibrio de la balanza comercial sobre el nivel de actividad y de empleo; instrumentos de política económica. (C)</w:t>
            </w:r>
          </w:p>
          <w:p w14:paraId="077156C3" w14:textId="77777777" w:rsidR="001B3477" w:rsidRPr="00344869" w:rsidRDefault="001B3477" w:rsidP="001B3477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344869">
              <w:rPr>
                <w:sz w:val="21"/>
                <w:szCs w:val="21"/>
              </w:rPr>
              <w:t>Régimen de tipo de cambio flexible y su efecto sobre la balanza comercial, la inflación y los costos de importación. (C)</w:t>
            </w:r>
          </w:p>
          <w:p w14:paraId="077156C4" w14:textId="77777777" w:rsidR="001B3477" w:rsidRPr="00344869" w:rsidRDefault="001B3477" w:rsidP="001B3477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344869">
              <w:rPr>
                <w:sz w:val="21"/>
                <w:szCs w:val="21"/>
              </w:rPr>
              <w:t>Significación de los gastos autónomos en consumo e inversión; el multiplicador simple de producción y el multiplicador ampliado. (C)</w:t>
            </w:r>
          </w:p>
          <w:p w14:paraId="077156C5" w14:textId="77777777" w:rsidR="001B3477" w:rsidRPr="00344869" w:rsidRDefault="001B3477" w:rsidP="001B3477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344869">
              <w:rPr>
                <w:sz w:val="21"/>
                <w:szCs w:val="21"/>
              </w:rPr>
              <w:t>Introducción a los modelos de crecimiento económico; oferta y demanda global en la ecuación de equilibrio macroeconómico. (C)</w:t>
            </w:r>
          </w:p>
          <w:p w14:paraId="077156C6" w14:textId="77777777" w:rsidR="001B3477" w:rsidRPr="00344869" w:rsidRDefault="001B3477" w:rsidP="001B3477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344869">
              <w:rPr>
                <w:sz w:val="21"/>
                <w:szCs w:val="21"/>
              </w:rPr>
              <w:t>Inflación por demanda, inflación por oferta e inflación combinada. (C)</w:t>
            </w:r>
          </w:p>
          <w:p w14:paraId="077156C7" w14:textId="77777777" w:rsidR="001B3477" w:rsidRPr="00344869" w:rsidRDefault="001B3477" w:rsidP="001B3477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344869">
              <w:rPr>
                <w:sz w:val="21"/>
                <w:szCs w:val="21"/>
              </w:rPr>
              <w:t>Inflación reciente en Bolivia: factores de costos, de tipo de cambio y de subvención a los combustibles. (C)</w:t>
            </w:r>
          </w:p>
          <w:p w14:paraId="077156C8" w14:textId="77777777" w:rsidR="001B3477" w:rsidRPr="00344869" w:rsidRDefault="001B3477" w:rsidP="001B3477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344869">
              <w:rPr>
                <w:sz w:val="21"/>
                <w:szCs w:val="21"/>
              </w:rPr>
              <w:t>Efecto de la inflación en la información financiera: Norma de Contabilidad N° 3, NIC 29 y criterios de una economía hiperinflacionaria. (C)</w:t>
            </w:r>
          </w:p>
          <w:p w14:paraId="077156C9" w14:textId="77777777" w:rsidR="001B3477" w:rsidRPr="00344869" w:rsidRDefault="001B3477" w:rsidP="001B3477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344869">
              <w:rPr>
                <w:sz w:val="21"/>
                <w:szCs w:val="21"/>
              </w:rPr>
              <w:t>Riesgos cambiario y de inflación de las empresas y medidas de gestión. (C)</w:t>
            </w:r>
          </w:p>
          <w:p w14:paraId="077156CA" w14:textId="77777777" w:rsidR="001B3477" w:rsidRPr="00344869" w:rsidRDefault="001B3477" w:rsidP="001B3477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344869">
              <w:rPr>
                <w:sz w:val="21"/>
                <w:szCs w:val="21"/>
              </w:rPr>
              <w:t>La tasa de inflación y la tasa de desempleo. (C)</w:t>
            </w:r>
          </w:p>
          <w:p w14:paraId="077156CB" w14:textId="77777777" w:rsidR="001B3477" w:rsidRPr="00344869" w:rsidRDefault="001B3477" w:rsidP="001B3477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344869">
              <w:rPr>
                <w:sz w:val="21"/>
                <w:szCs w:val="21"/>
              </w:rPr>
              <w:t>Crecimiento económico sostenible, pobreza y equidad social, y su relación con los Objetivos de Desarrollo Sostenible. (C)</w:t>
            </w:r>
          </w:p>
          <w:p w14:paraId="077156CC" w14:textId="77777777" w:rsidR="001B3477" w:rsidRPr="00344869" w:rsidRDefault="001B3477" w:rsidP="001B3477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344869">
              <w:rPr>
                <w:sz w:val="21"/>
                <w:szCs w:val="21"/>
                <w:lang w:val="en-US"/>
              </w:rPr>
              <w:t xml:space="preserve">Terminología macroeconómica en inglés: gross domestic product, consumer price index, balance of payments y unemployment rate. </w:t>
            </w:r>
            <w:r w:rsidRPr="00344869">
              <w:rPr>
                <w:sz w:val="21"/>
                <w:szCs w:val="21"/>
              </w:rPr>
              <w:t>(C)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CD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44869">
              <w:rPr>
                <w:sz w:val="21"/>
                <w:szCs w:val="21"/>
              </w:rPr>
              <w:t>Nociones de la estructura de las exportaciones e importaciones bolivianas por producto y destino.</w:t>
            </w:r>
          </w:p>
          <w:p w14:paraId="077156CE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44869">
              <w:rPr>
                <w:sz w:val="21"/>
                <w:szCs w:val="21"/>
              </w:rPr>
              <w:t>Nociones de la medición del empleo y del desempleo en las encuestas de hogares.</w:t>
            </w:r>
          </w:p>
        </w:tc>
      </w:tr>
      <w:tr w:rsidR="001B3477" w:rsidRPr="00344869" w14:paraId="077156D1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D0" w14:textId="77777777" w:rsidR="001B3477" w:rsidRPr="00344869" w:rsidRDefault="001B3477" w:rsidP="001B3477">
            <w:pPr>
              <w:spacing w:before="20" w:after="20"/>
              <w:jc w:val="both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5: </w:t>
            </w:r>
            <w:r w:rsidRPr="00344869">
              <w:rPr>
                <w:sz w:val="21"/>
                <w:szCs w:val="21"/>
              </w:rPr>
              <w:t>Analiza la política fiscal del Estado en el marco del régimen autonómico boliviano, determinando la estructura de los ingresos y gastos del sector público, la distribución de recursos y competencias entre el nivel central, las gobernaciones y los municipios, y la sostenibilidad del déficit y de la deuda pública, para diseñar estrategias de planificación tributaria y de gestión financiera, y evaluar el efecto de la normativa fiscal subnacional sobre la salud financiera de las entidades públicas.</w:t>
            </w:r>
          </w:p>
        </w:tc>
      </w:tr>
      <w:tr w:rsidR="001B3477" w:rsidRPr="00344869" w14:paraId="077156D5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D2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D3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D4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1B3477" w:rsidRPr="00344869" w14:paraId="077156D9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D6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1. Analiza la política fiscal del Estado y las cuentas del sector público no financiero, calculando el multiplicador del gasto y de los impuestos y la sostenibilidad del déficit.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D7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1.1 Calcula en aula el efecto multiplicador de una medida de política fiscal y su impacto sobre el resultado fiscal.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D8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b/>
                <w:bCs/>
                <w:sz w:val="21"/>
                <w:szCs w:val="21"/>
              </w:rPr>
              <w:t xml:space="preserve">Producto 17: </w:t>
            </w:r>
            <w:r w:rsidRPr="00344869">
              <w:rPr>
                <w:sz w:val="21"/>
                <w:szCs w:val="21"/>
              </w:rPr>
              <w:t>Práctico del multiplicador del gasto público, de los impuestos y del presupuesto equilibrado.</w:t>
            </w:r>
          </w:p>
        </w:tc>
      </w:tr>
      <w:tr w:rsidR="001B3477" w:rsidRPr="00344869" w14:paraId="077156DD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6DA" w14:textId="77777777" w:rsidR="001B3477" w:rsidRPr="00344869" w:rsidRDefault="001B3477" w:rsidP="001B3477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DB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1.2 Elabora en el laboratorio de cómputo el cuadro de las cuentas fiscales del sector público no financiero con datos oficiales.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DC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b/>
                <w:bCs/>
                <w:sz w:val="21"/>
                <w:szCs w:val="21"/>
              </w:rPr>
              <w:t xml:space="preserve">Producto 18: </w:t>
            </w:r>
            <w:r w:rsidRPr="00344869">
              <w:rPr>
                <w:sz w:val="21"/>
                <w:szCs w:val="21"/>
              </w:rPr>
              <w:t>Cuadro de las cuentas fiscales con el resultado primario y el resultado global.</w:t>
            </w:r>
          </w:p>
        </w:tc>
      </w:tr>
      <w:tr w:rsidR="001B3477" w:rsidRPr="00344869" w14:paraId="077156E1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DE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2. Evalúa la salud financiera de una entidad territorial autónoma y la planificación tributaria de una empresa en el marco del régimen autonómico, distinguiendo la planificación lícita de la elusión y la evasión.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DF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2.1 Calcula en equipo los indicadores de autonomía financiera, dependencia de transferencias, ejecución presupuestaria y endeudamiento de una gobernación o un municipio.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E0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b/>
                <w:bCs/>
                <w:sz w:val="21"/>
                <w:szCs w:val="21"/>
              </w:rPr>
              <w:t xml:space="preserve">Producto 19: </w:t>
            </w:r>
            <w:r w:rsidRPr="00344869">
              <w:rPr>
                <w:sz w:val="21"/>
                <w:szCs w:val="21"/>
              </w:rPr>
              <w:t>Informe de diagnóstico de la salud financiera de una entidad territorial autónoma.</w:t>
            </w:r>
          </w:p>
        </w:tc>
      </w:tr>
      <w:tr w:rsidR="001B3477" w:rsidRPr="00344869" w14:paraId="077156E5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6E2" w14:textId="77777777" w:rsidR="001B3477" w:rsidRPr="00344869" w:rsidRDefault="001B3477" w:rsidP="001B3477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E3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2.2 Sustenta ante el curso una propuesta de planificación tributaria de una empresa que opera en varios municipios.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E4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b/>
                <w:bCs/>
                <w:sz w:val="21"/>
                <w:szCs w:val="21"/>
              </w:rPr>
              <w:t xml:space="preserve">Producto 20: </w:t>
            </w:r>
            <w:r w:rsidRPr="00344869">
              <w:rPr>
                <w:sz w:val="21"/>
                <w:szCs w:val="21"/>
              </w:rPr>
              <w:t>Propuesta de planificación tributaria ante los impuestos de dominio nacional, departamental y municipal.</w:t>
            </w:r>
          </w:p>
        </w:tc>
      </w:tr>
      <w:tr w:rsidR="001B3477" w:rsidRPr="00344869" w14:paraId="077156E7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E6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1B3477" w:rsidRPr="00344869" w14:paraId="077156EC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E8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E9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077156EA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EB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1B3477" w:rsidRPr="00344869" w14:paraId="077156FE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ED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Tema 14: Política Fiscal y Finanzas Públicas</w:t>
            </w:r>
          </w:p>
          <w:p w14:paraId="077156EE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Tema 15: Federalismo Fiscal y Régimen Autonómico en Bolivia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EF" w14:textId="77777777" w:rsidR="001B3477" w:rsidRPr="00344869" w:rsidRDefault="001B3477" w:rsidP="001B3477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344869">
              <w:rPr>
                <w:sz w:val="21"/>
                <w:szCs w:val="21"/>
              </w:rPr>
              <w:t>Significado y objetivos de la política fiscal: asignación, distribución y estabilización; política fiscal expansiva y contractiva. (C, P)</w:t>
            </w:r>
          </w:p>
          <w:p w14:paraId="077156F0" w14:textId="77777777" w:rsidR="001B3477" w:rsidRPr="00344869" w:rsidRDefault="001B3477" w:rsidP="001B3477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344869">
              <w:rPr>
                <w:sz w:val="21"/>
                <w:szCs w:val="21"/>
              </w:rPr>
              <w:t>Los ingresos públicos: tributarios, no tributarios y por la explotación de recursos naturales; estructura del sistema tributario boliviano. (C)</w:t>
            </w:r>
          </w:p>
          <w:p w14:paraId="077156F1" w14:textId="77777777" w:rsidR="001B3477" w:rsidRPr="00344869" w:rsidRDefault="001B3477" w:rsidP="001B3477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344869">
              <w:rPr>
                <w:sz w:val="21"/>
                <w:szCs w:val="21"/>
              </w:rPr>
              <w:t>El gasto público corriente y de capital; el Presupuesto General del Estado, su formulación y su ejecución. (P)</w:t>
            </w:r>
          </w:p>
          <w:p w14:paraId="077156F2" w14:textId="77777777" w:rsidR="001B3477" w:rsidRPr="00344869" w:rsidRDefault="001B3477" w:rsidP="001B3477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344869">
              <w:rPr>
                <w:sz w:val="21"/>
                <w:szCs w:val="21"/>
              </w:rPr>
              <w:t>El multiplicador del gasto público, de los impuestos y del presupuesto equilibrado; los estabilizadores automáticos. (C)</w:t>
            </w:r>
          </w:p>
          <w:p w14:paraId="077156F3" w14:textId="77777777" w:rsidR="001B3477" w:rsidRPr="00344869" w:rsidRDefault="001B3477" w:rsidP="001B3477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344869">
              <w:rPr>
                <w:sz w:val="21"/>
                <w:szCs w:val="21"/>
              </w:rPr>
              <w:t>Resultado fiscal primario y global del sector público no financiero, financiamiento del déficit, deuda pública y sostenibilidad fiscal. (C)</w:t>
            </w:r>
          </w:p>
          <w:p w14:paraId="077156F4" w14:textId="77777777" w:rsidR="001B3477" w:rsidRPr="00344869" w:rsidRDefault="001B3477" w:rsidP="001B3477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344869">
              <w:rPr>
                <w:sz w:val="21"/>
                <w:szCs w:val="21"/>
              </w:rPr>
              <w:t>Efecto expulsión (crowding out) y coordinación de la política fiscal con la política monetaria en el modelo IS-LM. (C)</w:t>
            </w:r>
          </w:p>
          <w:p w14:paraId="077156F5" w14:textId="77777777" w:rsidR="001B3477" w:rsidRPr="00344869" w:rsidRDefault="001B3477" w:rsidP="001B3477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344869">
              <w:rPr>
                <w:sz w:val="21"/>
                <w:szCs w:val="21"/>
              </w:rPr>
              <w:t>Federalismo fiscal y descentralización: correspondencia fiscal, desequilibrios vertical y horizontal, y transferencias intergubernamentales. (C)</w:t>
            </w:r>
          </w:p>
          <w:p w14:paraId="077156F6" w14:textId="77777777" w:rsidR="001B3477" w:rsidRPr="00344869" w:rsidRDefault="001B3477" w:rsidP="001B3477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344869">
              <w:rPr>
                <w:sz w:val="21"/>
                <w:szCs w:val="21"/>
              </w:rPr>
              <w:t>Organización territorial del Estado y distribución de competencias privativas, exclusivas, concurrentes y compartidas entre el nivel central, las gobernaciones y los municipios. (C)</w:t>
            </w:r>
          </w:p>
          <w:p w14:paraId="077156F7" w14:textId="77777777" w:rsidR="001B3477" w:rsidRPr="00344869" w:rsidRDefault="001B3477" w:rsidP="001B3477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344869">
              <w:rPr>
                <w:sz w:val="21"/>
                <w:szCs w:val="21"/>
              </w:rPr>
              <w:t>Fuentes de financiamiento de las entidades territoriales autónomas: coparticipación tributaria, Impuesto Directo a los Hidrocarburos, regalías, transferencias e ingresos propios. (C)</w:t>
            </w:r>
          </w:p>
          <w:p w14:paraId="077156F8" w14:textId="77777777" w:rsidR="001B3477" w:rsidRPr="00344869" w:rsidRDefault="001B3477" w:rsidP="001B3477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344869">
              <w:rPr>
                <w:sz w:val="21"/>
                <w:szCs w:val="21"/>
              </w:rPr>
              <w:t>Impuestos de dominio nacional, departamental y municipal, y sus implicaciones en la planificación tributaria y la gestión financiera de las empresas. (C)</w:t>
            </w:r>
          </w:p>
          <w:p w14:paraId="077156F9" w14:textId="77777777" w:rsidR="001B3477" w:rsidRPr="00344869" w:rsidRDefault="001B3477" w:rsidP="001B3477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344869">
              <w:rPr>
                <w:sz w:val="21"/>
                <w:szCs w:val="21"/>
              </w:rPr>
              <w:t>Indicadores de salud financiera de las entidades públicas: autonomía financiera, dependencia de transferencias, ejecución presupuestaria, solvencia y límites de endeudamiento. (P)</w:t>
            </w:r>
          </w:p>
          <w:p w14:paraId="077156FA" w14:textId="77777777" w:rsidR="001B3477" w:rsidRPr="00344869" w:rsidRDefault="001B3477" w:rsidP="001B3477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344869">
              <w:rPr>
                <w:sz w:val="21"/>
                <w:szCs w:val="21"/>
              </w:rPr>
              <w:t>Pacto fiscal: criterios de distribución de recursos (población, capacidad y esfuerzo fiscal, necesidades básicas insatisfechas) y correspondencia entre recursos y competencias. (C)</w:t>
            </w:r>
          </w:p>
          <w:p w14:paraId="077156FB" w14:textId="77777777" w:rsidR="001B3477" w:rsidRPr="00344869" w:rsidRDefault="001B3477" w:rsidP="001B3477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344869">
              <w:rPr>
                <w:sz w:val="21"/>
                <w:szCs w:val="21"/>
              </w:rPr>
              <w:t>Responsabilidad, transparencia y rendición de cuentas en la gestión fiscal; ética del contador público frente a la planificación tributaria, la elusión y la evasión. (C, A)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FC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44869">
              <w:rPr>
                <w:sz w:val="21"/>
                <w:szCs w:val="21"/>
              </w:rPr>
              <w:t>Nociones de historia de la descentralización y de la participación popular en Bolivia.</w:t>
            </w:r>
          </w:p>
          <w:p w14:paraId="077156FD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44869">
              <w:rPr>
                <w:sz w:val="21"/>
                <w:szCs w:val="21"/>
              </w:rPr>
              <w:t>Nociones de la medición de la pobreza y de las necesidades básicas insatisfechas.</w:t>
            </w:r>
          </w:p>
        </w:tc>
      </w:tr>
      <w:tr w:rsidR="001B3477" w:rsidRPr="00344869" w14:paraId="07715700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6FF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Actividades</w:t>
            </w:r>
          </w:p>
        </w:tc>
      </w:tr>
      <w:tr w:rsidR="001B3477" w:rsidRPr="00344869" w14:paraId="07715706" w14:textId="77777777"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01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En clase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02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Autónomas</w:t>
            </w:r>
          </w:p>
        </w:tc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03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B-Learning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04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Taller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05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Investigación/Práctica</w:t>
            </w:r>
          </w:p>
        </w:tc>
      </w:tr>
      <w:tr w:rsidR="001B3477" w:rsidRPr="00344869" w14:paraId="0771571C" w14:textId="77777777"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07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sz w:val="21"/>
                <w:szCs w:val="21"/>
              </w:rPr>
              <w:t>Exposición dialogada de los agregados macroeconómicos, monetarios y fiscales.</w:t>
            </w:r>
          </w:p>
          <w:p w14:paraId="07715708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sz w:val="21"/>
                <w:szCs w:val="21"/>
              </w:rPr>
              <w:t>Resolución guiada de ejercicios de consumo, ahorro, inversión y multiplicadores.</w:t>
            </w:r>
          </w:p>
          <w:p w14:paraId="07715709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sz w:val="21"/>
                <w:szCs w:val="21"/>
              </w:rPr>
              <w:t>Demostración en la pizarra de la deducción de las curvas IS y LM y de su desplazamiento.</w:t>
            </w:r>
          </w:p>
          <w:p w14:paraId="0771570A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sz w:val="21"/>
                <w:szCs w:val="21"/>
              </w:rPr>
              <w:t>Lectura comentada de reportes del Banco Central de Bolivia y del Instituto Nacional de Estadística.</w:t>
            </w:r>
          </w:p>
          <w:p w14:paraId="0771570B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sz w:val="21"/>
                <w:szCs w:val="21"/>
              </w:rPr>
              <w:t>Análisis de casos de balanza de pagos, inflación y finanzas de entidades territoriales autónomas.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0C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sz w:val="21"/>
                <w:szCs w:val="21"/>
              </w:rPr>
              <w:t>Resolución de ejercicios de cálculo de agregados macroeconómicos al cierre de cada tema.</w:t>
            </w:r>
          </w:p>
          <w:p w14:paraId="0771570D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sz w:val="21"/>
                <w:szCs w:val="21"/>
              </w:rPr>
              <w:t>Lectura de memorias, informes de política monetaria y boletines del Banco Central de Bolivia y publicaciones del INE.</w:t>
            </w:r>
          </w:p>
          <w:p w14:paraId="0771570E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sz w:val="21"/>
                <w:szCs w:val="21"/>
              </w:rPr>
              <w:t>Desarrollo progresivo de un modelo macroeconómico aplicado a la economía boliviana, con hoja de cálculo y escenarios de tipo de cambio e inflación.</w:t>
            </w:r>
          </w:p>
          <w:p w14:paraId="0771570F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sz w:val="21"/>
                <w:szCs w:val="21"/>
              </w:rPr>
              <w:t>Lectura de la ejecución presupuestaria y de los reportes fiscales del Ministerio de Economía y Finanzas Públicas y de una entidad territorial autónoma.</w:t>
            </w:r>
          </w:p>
        </w:tc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10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sz w:val="21"/>
                <w:szCs w:val="21"/>
              </w:rPr>
              <w:t>Cuestionarios de comprensión en la plataforma Moodle UMSA.</w:t>
            </w:r>
          </w:p>
          <w:p w14:paraId="07715711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sz w:val="21"/>
                <w:szCs w:val="21"/>
              </w:rPr>
              <w:t>Foros de consulta sobre la deducción de las curvas IS y LM.</w:t>
            </w:r>
          </w:p>
          <w:p w14:paraId="07715712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sz w:val="21"/>
                <w:szCs w:val="21"/>
              </w:rPr>
              <w:t>Videotutoriales de cálculo de agregados macroeconómicos y monetarios con hoja de cálculo.</w:t>
            </w:r>
          </w:p>
          <w:p w14:paraId="07715713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sz w:val="21"/>
                <w:szCs w:val="21"/>
              </w:rPr>
              <w:t>Foros de discusión sobre el pacto fiscal y la distribución de recursos y competencias entre los niveles de gobierno.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14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sz w:val="21"/>
                <w:szCs w:val="21"/>
              </w:rPr>
              <w:t>Resolución colaborativa de ejercicios de funciones de consumo, ahorro e inversión.</w:t>
            </w:r>
          </w:p>
          <w:p w14:paraId="07715715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sz w:val="21"/>
                <w:szCs w:val="21"/>
              </w:rPr>
              <w:t>Elaboración guiada de las curvas IS y LM de una economía hipotética.</w:t>
            </w:r>
          </w:p>
          <w:p w14:paraId="07715716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sz w:val="21"/>
                <w:szCs w:val="21"/>
              </w:rPr>
              <w:t>Revisión cruzada del análisis de la balanza de pagos entre equipos.</w:t>
            </w:r>
          </w:p>
          <w:p w14:paraId="07715717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sz w:val="21"/>
                <w:szCs w:val="21"/>
              </w:rPr>
              <w:t>Cálculo guiado, con hoja de cálculo, de indicadores de salud financiera de un municipio o de una gobernación.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18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sz w:val="21"/>
                <w:szCs w:val="21"/>
              </w:rPr>
              <w:t>Análisis de series estadísticas del PIB, la inflación y el desempleo de Bolivia publicadas por el INE, considerando el cambio de año base de las cuentas nacionales.</w:t>
            </w:r>
          </w:p>
          <w:p w14:paraId="07715719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sz w:val="21"/>
                <w:szCs w:val="21"/>
              </w:rPr>
              <w:t>Revisión de la balanza de pagos de Bolivia publicada por el Banco Central de Bolivia.</w:t>
            </w:r>
          </w:p>
          <w:p w14:paraId="0771571A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sz w:val="21"/>
                <w:szCs w:val="21"/>
              </w:rPr>
              <w:t>Comparación de modelos macroeconómicos aplicados a distintos países de la región, con la terminología macroeconómica en inglés.</w:t>
            </w:r>
          </w:p>
          <w:p w14:paraId="0771571B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sz w:val="21"/>
                <w:szCs w:val="21"/>
              </w:rPr>
              <w:t>Diagnóstico financiero de una entidad territorial autónoma y propuesta de planificación tributaria de una empresa ante los impuestos de dominio subnacional.</w:t>
            </w:r>
          </w:p>
        </w:tc>
      </w:tr>
      <w:tr w:rsidR="001B3477" w:rsidRPr="00344869" w14:paraId="07715726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1D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Estrategias de aprendizaje y enseñanza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1E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44869">
              <w:rPr>
                <w:sz w:val="21"/>
                <w:szCs w:val="21"/>
              </w:rPr>
              <w:t>Aprendizaje basado en problemas con datos macroeconómicos reales de Bolivia.</w:t>
            </w:r>
          </w:p>
          <w:p w14:paraId="0771571F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44869">
              <w:rPr>
                <w:sz w:val="21"/>
                <w:szCs w:val="21"/>
              </w:rPr>
              <w:t>Resolución guiada de ejercicios en orden de dificultad creciente por modelo macroeconómico.</w:t>
            </w:r>
          </w:p>
          <w:p w14:paraId="07715720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44869">
              <w:rPr>
                <w:sz w:val="21"/>
                <w:szCs w:val="21"/>
              </w:rPr>
              <w:t>Caso práctico integral que recorre desde los agregados macroeconómicos hasta el equilibrio general IS-LM y la política fiscal en el régimen autonómico.</w:t>
            </w:r>
          </w:p>
          <w:p w14:paraId="07715721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44869">
              <w:rPr>
                <w:sz w:val="21"/>
                <w:szCs w:val="21"/>
              </w:rPr>
              <w:t>Estudio de casos de política fiscal y monetaria aplicados en Bolivia.</w:t>
            </w:r>
          </w:p>
          <w:p w14:paraId="07715722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44869">
              <w:rPr>
                <w:sz w:val="21"/>
                <w:szCs w:val="21"/>
              </w:rPr>
              <w:t>Trabajo colaborativo en equipos de cálculo y deducción de modelos.</w:t>
            </w:r>
          </w:p>
          <w:p w14:paraId="07715723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44869">
              <w:rPr>
                <w:sz w:val="21"/>
                <w:szCs w:val="21"/>
              </w:rPr>
              <w:t>Clase invertida para los contenidos teóricos de cada modelo macroeconómico.</w:t>
            </w:r>
          </w:p>
          <w:p w14:paraId="07715724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44869">
              <w:rPr>
                <w:sz w:val="21"/>
                <w:szCs w:val="21"/>
              </w:rPr>
              <w:t>Análisis crítico de medidas de política económica recientes con datos oficiales.</w:t>
            </w:r>
          </w:p>
          <w:p w14:paraId="07715725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44869">
              <w:rPr>
                <w:sz w:val="21"/>
                <w:szCs w:val="21"/>
              </w:rPr>
              <w:t>Estudio de casos de gobernaciones y municipios bolivianos para el análisis de su salud financiera y de la normativa fiscal subnacional.</w:t>
            </w:r>
          </w:p>
        </w:tc>
      </w:tr>
      <w:tr w:rsidR="001B3477" w:rsidRPr="00344869" w14:paraId="0771572F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27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Recursos para el aprendizaje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28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44869">
              <w:rPr>
                <w:sz w:val="21"/>
                <w:szCs w:val="21"/>
              </w:rPr>
              <w:t>Plataforma Moodle UMSA.</w:t>
            </w:r>
          </w:p>
          <w:p w14:paraId="07715729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44869">
              <w:rPr>
                <w:sz w:val="21"/>
                <w:szCs w:val="21"/>
              </w:rPr>
              <w:t>Series estadísticas y memorias del Banco Central de Bolivia y del INE.</w:t>
            </w:r>
          </w:p>
          <w:p w14:paraId="0771572A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44869">
              <w:rPr>
                <w:sz w:val="21"/>
                <w:szCs w:val="21"/>
              </w:rPr>
              <w:t>Hoja de cálculo para la deducción de agregados y curvas macroeconómicas.</w:t>
            </w:r>
          </w:p>
          <w:p w14:paraId="0771572B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44869">
              <w:rPr>
                <w:sz w:val="21"/>
                <w:szCs w:val="21"/>
              </w:rPr>
              <w:t>Manuales de Estadísticas de las Finanzas Públicas del Fondo Monetario Internacional.</w:t>
            </w:r>
          </w:p>
          <w:p w14:paraId="0771572C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44869">
              <w:rPr>
                <w:sz w:val="21"/>
                <w:szCs w:val="21"/>
              </w:rPr>
              <w:t>Guías de ejercicios y casos elaborados por la cátedra.</w:t>
            </w:r>
          </w:p>
          <w:p w14:paraId="0771572D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44869">
              <w:rPr>
                <w:sz w:val="21"/>
                <w:szCs w:val="21"/>
              </w:rPr>
              <w:t>Informes de política monetaria y reporte de balanza de pagos del Banco Central de Bolivia.</w:t>
            </w:r>
          </w:p>
          <w:p w14:paraId="0771572E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44869">
              <w:rPr>
                <w:sz w:val="21"/>
                <w:szCs w:val="21"/>
              </w:rPr>
              <w:t>Reportes de ejecución presupuestaria y estadísticas fiscales del Ministerio de Economía y Finanzas Públicas y de las entidades territoriales autónomas.</w:t>
            </w:r>
          </w:p>
        </w:tc>
      </w:tr>
      <w:tr w:rsidR="001B3477" w:rsidRPr="00344869" w14:paraId="07715734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30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Estrategias de evaluación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31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44869">
              <w:rPr>
                <w:sz w:val="21"/>
                <w:szCs w:val="21"/>
              </w:rPr>
              <w:t>Evaluación diagnóstica: prueba inicial sobre oferta, demanda y equilibrio de mercado de la asignatura ECO-101 Microeconomía.</w:t>
            </w:r>
          </w:p>
          <w:p w14:paraId="07715732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44869">
              <w:rPr>
                <w:sz w:val="21"/>
                <w:szCs w:val="21"/>
              </w:rPr>
              <w:t>Evaluación formativa: preguntas de comprensión y desarrollo de ejercicios prácticos en aula, con retroalimentación continua, autoevaluación y coevaluación.</w:t>
            </w:r>
          </w:p>
          <w:p w14:paraId="07715733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44869">
              <w:rPr>
                <w:sz w:val="21"/>
                <w:szCs w:val="21"/>
              </w:rPr>
              <w:t>Evaluación sumativa: controles de lectura y asistencia, evaluación de casos prácticos, diagnóstico financiero de una entidad territorial autónoma, trabajos de investigación y desarrollo, exámenes parciales y examen final.</w:t>
            </w:r>
          </w:p>
        </w:tc>
      </w:tr>
      <w:tr w:rsidR="001B3477" w:rsidRPr="00344869" w14:paraId="0771573A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35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Criterios de calificación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36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44869">
              <w:rPr>
                <w:sz w:val="21"/>
                <w:szCs w:val="21"/>
              </w:rPr>
              <w:t>Nota mínima de aprobación: 51/100.</w:t>
            </w:r>
          </w:p>
          <w:p w14:paraId="07715737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44869">
              <w:rPr>
                <w:sz w:val="21"/>
                <w:szCs w:val="21"/>
              </w:rPr>
              <w:t>Evaluación periódica al finalizar cada tema, basada en evidencias de conocimiento, desempeño y producto.</w:t>
            </w:r>
          </w:p>
          <w:p w14:paraId="07715738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44869">
              <w:rPr>
                <w:sz w:val="21"/>
                <w:szCs w:val="21"/>
              </w:rPr>
              <w:t>Cada evidencia de producto se evalúa con su propia rúbrica de tres niveles: Insuficiente, Suficiente y Destacado.</w:t>
            </w:r>
          </w:p>
          <w:p w14:paraId="07715739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44869">
              <w:rPr>
                <w:sz w:val="21"/>
                <w:szCs w:val="21"/>
              </w:rPr>
              <w:t>La calificación de cada elemento de competencia suma las calificaciones de sus evidencias de producto.</w:t>
            </w:r>
          </w:p>
        </w:tc>
      </w:tr>
      <w:tr w:rsidR="001B3477" w:rsidRPr="00344869" w14:paraId="0771573E" w14:textId="77777777">
        <w:trPr>
          <w:cantSplit/>
        </w:trPr>
        <w:tc>
          <w:tcPr>
            <w:tcW w:w="16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3B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Niveles de logro y distribución de la calificación</w:t>
            </w: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3C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 xml:space="preserve">Producto 1: </w:t>
            </w:r>
            <w:r w:rsidRPr="00344869">
              <w:rPr>
                <w:sz w:val="21"/>
                <w:szCs w:val="21"/>
              </w:rPr>
              <w:t>Cuadro de agregados macroeconómicos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3D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1B3477" w:rsidRPr="00344869" w14:paraId="0771574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73F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40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41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42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43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1B3477" w:rsidRPr="00344869" w14:paraId="0771574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745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46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Tabla de deducción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47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Omite agregados o los deduce mal.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48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Deduce correctamente los agregados macroeconómicos.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49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Relaciona los agregados con la contabilidad financiera de las entidades.</w:t>
            </w:r>
          </w:p>
        </w:tc>
      </w:tr>
      <w:tr w:rsidR="001B3477" w:rsidRPr="00344869" w14:paraId="0771575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74B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4C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Precio constante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4D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Confunde el valor nominal con el real.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4E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Calcula el PIB a precio constante con el deflactor implícito.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4F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Explica el efecto del cambio de año base en la serie.</w:t>
            </w:r>
          </w:p>
        </w:tc>
      </w:tr>
      <w:tr w:rsidR="001B3477" w:rsidRPr="00344869" w14:paraId="0771575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751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52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Exactitud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53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Presenta errores de cálculo.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54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Los cálculos son correctos.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55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Verifica los resultados con la fuente oficial.</w:t>
            </w:r>
          </w:p>
        </w:tc>
      </w:tr>
      <w:tr w:rsidR="001B3477" w:rsidRPr="00344869" w14:paraId="0771575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757" w14:textId="77777777" w:rsidR="001B3477" w:rsidRPr="00344869" w:rsidRDefault="001B3477" w:rsidP="001B3477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58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 xml:space="preserve">Producto 2: </w:t>
            </w:r>
            <w:r w:rsidRPr="00344869">
              <w:rPr>
                <w:sz w:val="21"/>
                <w:szCs w:val="21"/>
              </w:rPr>
              <w:t>Ficha de la serie estadística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59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1B3477" w:rsidRPr="00344869" w14:paraId="0771576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75B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5C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5D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5E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5F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1B3477" w:rsidRPr="00344869" w14:paraId="0771576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761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62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Fuente y metodología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63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No identifica la fuente.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64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Identifica la fuente, la metodología y el año base.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65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Señala los límites de comparación de la serie.</w:t>
            </w:r>
          </w:p>
        </w:tc>
      </w:tr>
      <w:tr w:rsidR="001B3477" w:rsidRPr="00344869" w14:paraId="0771576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767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68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Interpretación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69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Describe cifras sin interpretarlas.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6A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Interpreta la evolución de la serie.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6B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Explica los cambios con hechos económicos del periodo.</w:t>
            </w:r>
          </w:p>
        </w:tc>
      </w:tr>
      <w:tr w:rsidR="001B3477" w:rsidRPr="00344869" w14:paraId="0771577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76D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6E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Uso ético de la información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6F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Presenta cifras sin citar la fuente.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70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Cita correctamente la fuente oficial.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71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Advierte los riesgos de un uso sesgado de las cifras.</w:t>
            </w:r>
          </w:p>
        </w:tc>
      </w:tr>
      <w:tr w:rsidR="001B3477" w:rsidRPr="00344869" w14:paraId="0771577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773" w14:textId="77777777" w:rsidR="001B3477" w:rsidRPr="00344869" w:rsidRDefault="001B3477" w:rsidP="001B3477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74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 xml:space="preserve">Producto 3: </w:t>
            </w:r>
            <w:r w:rsidRPr="00344869">
              <w:rPr>
                <w:sz w:val="21"/>
                <w:szCs w:val="21"/>
              </w:rPr>
              <w:t>Práctico de consumo y ahorro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75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1B3477" w:rsidRPr="00344869" w14:paraId="0771577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777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78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79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7A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7B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1B3477" w:rsidRPr="00344869" w14:paraId="0771578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77D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7E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Funciones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7F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Plantea mal la función consumo o ahorro.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80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Deduce las funciones de consumo y de ahorro.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81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Explica el consumo intertemporal y las expectativas.</w:t>
            </w:r>
          </w:p>
        </w:tc>
      </w:tr>
      <w:tr w:rsidR="001B3477" w:rsidRPr="00344869" w14:paraId="0771578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783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84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Propensiones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85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Calcula mal las propensiones.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86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Calcula las propensiones media y marginal.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87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Comprueba que las propensiones marginales suman uno.</w:t>
            </w:r>
          </w:p>
        </w:tc>
      </w:tr>
      <w:tr w:rsidR="001B3477" w:rsidRPr="00344869" w14:paraId="0771578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789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8A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Gráficos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8B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Los gráficos no corresponden a las funciones.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8C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Grafica correctamente ambas funciones.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8D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Señala el nivel de ingreso de ahorro nulo.</w:t>
            </w:r>
          </w:p>
        </w:tc>
      </w:tr>
      <w:tr w:rsidR="001B3477" w:rsidRPr="00344869" w14:paraId="0771579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78F" w14:textId="77777777" w:rsidR="001B3477" w:rsidRPr="00344869" w:rsidRDefault="001B3477" w:rsidP="001B3477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90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 xml:space="preserve">Producto 4: </w:t>
            </w:r>
            <w:r w:rsidRPr="00344869">
              <w:rPr>
                <w:sz w:val="21"/>
                <w:szCs w:val="21"/>
              </w:rPr>
              <w:t>Práctico de inversión y equilibrio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91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1B3477" w:rsidRPr="00344869" w14:paraId="0771579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793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94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95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96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97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1B3477" w:rsidRPr="00344869" w14:paraId="0771579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799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9A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Decisión de invertir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9B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Calcula mal el VAN o la TIR.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9C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Calcula el VAN y la TIR del proyecto.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9D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Analiza la sensibilidad ante la tasa de descuento.</w:t>
            </w:r>
          </w:p>
        </w:tc>
      </w:tr>
      <w:tr w:rsidR="001B3477" w:rsidRPr="00344869" w14:paraId="077157A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79F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A0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Equilibrio macroeconómico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A1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No iguala el ahorro a la inversión.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A2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Determina el equilibrio por ahorro e inversión.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A3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Explica la situación de exceso de oferta.</w:t>
            </w:r>
          </w:p>
        </w:tc>
      </w:tr>
      <w:tr w:rsidR="001B3477" w:rsidRPr="00344869" w14:paraId="077157A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7A5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A6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A7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Participan solo algunos integrantes.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A8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A9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El equipo revisa los cálculos de cada integrante.</w:t>
            </w:r>
          </w:p>
        </w:tc>
      </w:tr>
      <w:tr w:rsidR="001B3477" w:rsidRPr="00344869" w14:paraId="077157A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7AB" w14:textId="77777777" w:rsidR="001B3477" w:rsidRPr="00344869" w:rsidRDefault="001B3477" w:rsidP="001B3477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AC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 xml:space="preserve">Producto 5: </w:t>
            </w:r>
            <w:r w:rsidRPr="00344869">
              <w:rPr>
                <w:sz w:val="21"/>
                <w:szCs w:val="21"/>
              </w:rPr>
              <w:t>Cuadro de agregados monetarios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AD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7%</w:t>
            </w:r>
          </w:p>
        </w:tc>
      </w:tr>
      <w:tr w:rsidR="001B3477" w:rsidRPr="00344869" w14:paraId="077157B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7AF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B0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B1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B2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B3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1B3477" w:rsidRPr="00344869" w14:paraId="077157B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7B5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B6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Agregados monetarios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B7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Confunde los componentes de cada agregado.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B8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Calcula correctamente los agregados monetarios.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B9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Interpreta la evolución de los agregados en el periodo.</w:t>
            </w:r>
          </w:p>
        </w:tc>
      </w:tr>
      <w:tr w:rsidR="001B3477" w:rsidRPr="00344869" w14:paraId="077157C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7BB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BC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Funciones del dinero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BD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No relaciona los agregados con el dinero.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BE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Relaciona los agregados con las funciones del dinero.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BF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Explica el grado de liquidez de cada agregado.</w:t>
            </w:r>
          </w:p>
        </w:tc>
      </w:tr>
      <w:tr w:rsidR="001B3477" w:rsidRPr="00344869" w14:paraId="077157C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7C1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C2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Fuente de datos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C3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No cita la fuente.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C4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Usa y cita datos oficiales.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C5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Compara datos de dos periodos distintos.</w:t>
            </w:r>
          </w:p>
        </w:tc>
      </w:tr>
      <w:tr w:rsidR="001B3477" w:rsidRPr="00344869" w14:paraId="077157C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7C7" w14:textId="77777777" w:rsidR="001B3477" w:rsidRPr="00344869" w:rsidRDefault="001B3477" w:rsidP="001B3477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C8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 xml:space="preserve">Producto 6: </w:t>
            </w:r>
            <w:r w:rsidRPr="00344869">
              <w:rPr>
                <w:sz w:val="21"/>
                <w:szCs w:val="21"/>
              </w:rPr>
              <w:t>Cálculo del multiplicador monetario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C9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6%</w:t>
            </w:r>
          </w:p>
        </w:tc>
      </w:tr>
      <w:tr w:rsidR="001B3477" w:rsidRPr="00344869" w14:paraId="077157D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7CB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CC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CD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CE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CF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1B3477" w:rsidRPr="00344869" w14:paraId="077157D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7D1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D2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Base monetaria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D3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Omite componentes de la base.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D4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Calcula la base monetaria y sus coeficientes.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D5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Explica los factores de expansión y contracción de la base.</w:t>
            </w:r>
          </w:p>
        </w:tc>
      </w:tr>
      <w:tr w:rsidR="001B3477" w:rsidRPr="00344869" w14:paraId="077157D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7D7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D8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Multiplicador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D9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Calcula mal el multiplicador.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DA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Calcula el multiplicador para cada escenario.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DB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Analiza el efecto del encaje sobre el crédito.</w:t>
            </w:r>
          </w:p>
        </w:tc>
      </w:tr>
      <w:tr w:rsidR="001B3477" w:rsidRPr="00344869" w14:paraId="077157E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7DD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DE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DF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El equipo no distribuye las tareas.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E0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El equipo trabaja de forma coordinada.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E1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El equipo sustenta sus resultados ante el curso.</w:t>
            </w:r>
          </w:p>
        </w:tc>
      </w:tr>
      <w:tr w:rsidR="001B3477" w:rsidRPr="00344869" w14:paraId="077157E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7E3" w14:textId="77777777" w:rsidR="001B3477" w:rsidRPr="00344869" w:rsidRDefault="001B3477" w:rsidP="001B3477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E4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 xml:space="preserve">Producto 7: </w:t>
            </w:r>
            <w:r w:rsidRPr="00344869">
              <w:rPr>
                <w:sz w:val="21"/>
                <w:szCs w:val="21"/>
              </w:rPr>
              <w:t>Práctico de demanda de dinero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E5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6%</w:t>
            </w:r>
          </w:p>
        </w:tc>
      </w:tr>
      <w:tr w:rsidR="001B3477" w:rsidRPr="00344869" w14:paraId="077157E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7E7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E8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E9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EA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EB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1B3477" w:rsidRPr="00344869" w14:paraId="077157F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7ED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EE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Motivos de demanda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EF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Confunde los motivos de la demanda de dinero.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F0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Deduce la demanda para transacciones y para especulación.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F1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Relaciona la demanda con la velocidad de circulación.</w:t>
            </w:r>
          </w:p>
        </w:tc>
      </w:tr>
      <w:tr w:rsidR="001B3477" w:rsidRPr="00344869" w14:paraId="077157F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7F3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F4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Función de demanda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F5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La función está mal planteada.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F6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Plantea correctamente la función de demanda de dinero.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F7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Explica la sensibilidad de la demanda a la tasa de interés.</w:t>
            </w:r>
          </w:p>
        </w:tc>
      </w:tr>
      <w:tr w:rsidR="001B3477" w:rsidRPr="00344869" w14:paraId="077157F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7F9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FA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Presentación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FB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El práctico es incompleto.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FC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El práctico es claro y ordenado.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7FD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Incluye gráficos que sustentan los resultados.</w:t>
            </w:r>
          </w:p>
        </w:tc>
      </w:tr>
      <w:tr w:rsidR="001B3477" w:rsidRPr="00344869" w14:paraId="0771580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7FF" w14:textId="77777777" w:rsidR="001B3477" w:rsidRPr="00344869" w:rsidRDefault="001B3477" w:rsidP="001B3477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00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 xml:space="preserve">Producto 8: </w:t>
            </w:r>
            <w:r w:rsidRPr="00344869">
              <w:rPr>
                <w:sz w:val="21"/>
                <w:szCs w:val="21"/>
              </w:rPr>
              <w:t>Gráfico de la curva LM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01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6%</w:t>
            </w:r>
          </w:p>
        </w:tc>
      </w:tr>
      <w:tr w:rsidR="001B3477" w:rsidRPr="00344869" w14:paraId="0771580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803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04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05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06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07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1B3477" w:rsidRPr="00344869" w14:paraId="0771580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809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0A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Equilibrio monetario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0B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No iguala la oferta a la demanda de dinero.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0C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Determina el equilibrio con oferta monetaria constante.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0D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Explica el efecto de un cambio del ingreso.</w:t>
            </w:r>
          </w:p>
        </w:tc>
      </w:tr>
      <w:tr w:rsidR="001B3477" w:rsidRPr="00344869" w14:paraId="0771581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80F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10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Curva LM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11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La curva no corresponde a los datos.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12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Deduce correctamente la curva LM.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13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Desplaza la curva ante el encaje legal o el tipo de cambio.</w:t>
            </w:r>
          </w:p>
        </w:tc>
      </w:tr>
      <w:tr w:rsidR="001B3477" w:rsidRPr="00344869" w14:paraId="0771581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815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16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Riesgo para la empresa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17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No menciona efectos en la empresa.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18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Describe el riesgo de tasa y el riesgo cambiario.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19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Propone medidas de gestión de esos riesgos.</w:t>
            </w:r>
          </w:p>
        </w:tc>
      </w:tr>
      <w:tr w:rsidR="001B3477" w:rsidRPr="00344869" w14:paraId="0771581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81B" w14:textId="77777777" w:rsidR="001B3477" w:rsidRPr="00344869" w:rsidRDefault="001B3477" w:rsidP="001B3477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1C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 xml:space="preserve">Producto 9: </w:t>
            </w:r>
            <w:r w:rsidRPr="00344869">
              <w:rPr>
                <w:sz w:val="21"/>
                <w:szCs w:val="21"/>
              </w:rPr>
              <w:t>Gráfico de la curva IS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1D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1B3477" w:rsidRPr="00344869" w14:paraId="0771582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81F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20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21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22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23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1B3477" w:rsidRPr="00344869" w14:paraId="0771582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825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26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Funciones compuestas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27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Plantea mal las funciones de ahorro e inversión.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28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Plantea las funciones compuestas de ahorro e inversión.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29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Explica el significado económico de cada parámetro.</w:t>
            </w:r>
          </w:p>
        </w:tc>
      </w:tr>
      <w:tr w:rsidR="001B3477" w:rsidRPr="00344869" w14:paraId="0771583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82B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2C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Deducción de la curva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2D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La curva no corresponde a los datos.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2E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Deduce correctamente la curva IS.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2F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Verifica la curva con dos puntos de equilibrio.</w:t>
            </w:r>
          </w:p>
        </w:tc>
      </w:tr>
      <w:tr w:rsidR="001B3477" w:rsidRPr="00344869" w14:paraId="0771583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831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32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Desplazamiento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33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No desplaza la curva.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34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Desplaza la curva ante un cambio de sus determinantes.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35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Relaciona el desplazamiento con un hecho de la economía boliviana.</w:t>
            </w:r>
          </w:p>
        </w:tc>
      </w:tr>
      <w:tr w:rsidR="001B3477" w:rsidRPr="00344869" w14:paraId="0771583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837" w14:textId="77777777" w:rsidR="001B3477" w:rsidRPr="00344869" w:rsidRDefault="001B3477" w:rsidP="001B3477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38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 xml:space="preserve">Producto 10: </w:t>
            </w:r>
            <w:r w:rsidRPr="00344869">
              <w:rPr>
                <w:sz w:val="21"/>
                <w:szCs w:val="21"/>
              </w:rPr>
              <w:t>Hoja de cálculo IS-LM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39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1B3477" w:rsidRPr="00344869" w14:paraId="0771584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83B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3C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3D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3E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3F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1B3477" w:rsidRPr="00344869" w14:paraId="0771584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841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42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Construcción del modelo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43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La hoja no tiene fórmulas.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44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Construye ambas curvas con fórmulas.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45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Permite modificar los parámetros del modelo.</w:t>
            </w:r>
          </w:p>
        </w:tc>
      </w:tr>
      <w:tr w:rsidR="001B3477" w:rsidRPr="00344869" w14:paraId="0771584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847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48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Escenarios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49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Presenta un solo escenario.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4A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Simula escenarios de política fiscal y monetaria.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4B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Compara los efectos sobre el ingreso y la tasa de interés.</w:t>
            </w:r>
          </w:p>
        </w:tc>
      </w:tr>
      <w:tr w:rsidR="001B3477" w:rsidRPr="00344869" w14:paraId="0771585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84D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4E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Presentación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4F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Los gráficos no se entienden.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50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Los gráficos son claros.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51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Incluye conclusiones de cada escenario.</w:t>
            </w:r>
          </w:p>
        </w:tc>
      </w:tr>
      <w:tr w:rsidR="001B3477" w:rsidRPr="00344869" w14:paraId="0771585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853" w14:textId="77777777" w:rsidR="001B3477" w:rsidRPr="00344869" w:rsidRDefault="001B3477" w:rsidP="001B3477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54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 xml:space="preserve">Producto 11: </w:t>
            </w:r>
            <w:r w:rsidRPr="00344869">
              <w:rPr>
                <w:sz w:val="21"/>
                <w:szCs w:val="21"/>
              </w:rPr>
              <w:t>Práctico de equilibrio general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55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1B3477" w:rsidRPr="00344869" w14:paraId="0771585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857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58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59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5A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5B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1B3477" w:rsidRPr="00344869" w14:paraId="0771586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85D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5E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Expresión de las curvas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5F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No expresa la LM en términos de la IS.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60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Expresa la curva LM en términos de la curva IS.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61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Explica el significado de la intersección.</w:t>
            </w:r>
          </w:p>
        </w:tc>
      </w:tr>
      <w:tr w:rsidR="001B3477" w:rsidRPr="00344869" w14:paraId="0771586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863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64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Equilibrio general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65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Calcula mal el ingreso o la tasa de equilibrio.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66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Determina el ingreso y la tasa de interés de equilibrio.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67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Analiza el cambio del equilibrio ante una medida de política.</w:t>
            </w:r>
          </w:p>
        </w:tc>
      </w:tr>
      <w:tr w:rsidR="001B3477" w:rsidRPr="00344869" w14:paraId="0771586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869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6A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6B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Participan solo algunos integrantes.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6C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6D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El equipo sustenta el caso ante el curso.</w:t>
            </w:r>
          </w:p>
        </w:tc>
      </w:tr>
      <w:tr w:rsidR="001B3477" w:rsidRPr="00344869" w14:paraId="0771587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86F" w14:textId="77777777" w:rsidR="001B3477" w:rsidRPr="00344869" w:rsidRDefault="001B3477" w:rsidP="001B3477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70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 xml:space="preserve">Producto 12: </w:t>
            </w:r>
            <w:r w:rsidRPr="00344869">
              <w:rPr>
                <w:sz w:val="21"/>
                <w:szCs w:val="21"/>
              </w:rPr>
              <w:t>Ensayo sobre el modelo IS-LM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71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1B3477" w:rsidRPr="00344869" w14:paraId="0771587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873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74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75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76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77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1B3477" w:rsidRPr="00344869" w14:paraId="0771587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879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7A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Supuestos del modelo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7B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No identifica los supuestos.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7C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Identifica los supuestos del modelo.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7D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Contrasta cada supuesto con la realidad boliviana.</w:t>
            </w:r>
          </w:p>
        </w:tc>
      </w:tr>
      <w:tr w:rsidR="001B3477" w:rsidRPr="00344869" w14:paraId="0771588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87F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80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Argumentación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81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Las ideas carecen de sustento.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82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Argumenta con coherencia.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83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Propone ajustes al modelo para una economía abierta.</w:t>
            </w:r>
          </w:p>
        </w:tc>
      </w:tr>
      <w:tr w:rsidR="001B3477" w:rsidRPr="00344869" w14:paraId="0771588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885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86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Claridad de la sustentación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87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La exposición es confusa.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88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Expone con claridad.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89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Responde con solvencia las objeciones del curso.</w:t>
            </w:r>
          </w:p>
        </w:tc>
      </w:tr>
      <w:tr w:rsidR="001B3477" w:rsidRPr="00344869" w14:paraId="0771588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88B" w14:textId="77777777" w:rsidR="001B3477" w:rsidRPr="00344869" w:rsidRDefault="001B3477" w:rsidP="001B3477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8C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 xml:space="preserve">Producto 13: </w:t>
            </w:r>
            <w:r w:rsidRPr="00344869">
              <w:rPr>
                <w:sz w:val="21"/>
                <w:szCs w:val="21"/>
              </w:rPr>
              <w:t>Informe de la balanza de pagos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8D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1B3477" w:rsidRPr="00344869" w14:paraId="0771589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88F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90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91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92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93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1B3477" w:rsidRPr="00344869" w14:paraId="0771589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895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96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Registro en partida doble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97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Registra mal las operaciones.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98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Registra las operaciones en partida doble.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99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Explica el efecto de cada operación en las reservas.</w:t>
            </w:r>
          </w:p>
        </w:tc>
      </w:tr>
      <w:tr w:rsidR="001B3477" w:rsidRPr="00344869" w14:paraId="077158A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89B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9C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Componentes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9D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Omite cuentas de la balanza.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9E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Interpreta la cuenta corriente y la cuenta financiera.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9F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Relaciona los saldos con la política cambiaria.</w:t>
            </w:r>
          </w:p>
        </w:tc>
      </w:tr>
      <w:tr w:rsidR="001B3477" w:rsidRPr="00344869" w14:paraId="077158A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8A1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A2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Fuente oficial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A3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No cita la fuente.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A4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Usa datos del Banco Central de Bolivia.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A5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Compara dos gestiones y explica las diferencias.</w:t>
            </w:r>
          </w:p>
        </w:tc>
      </w:tr>
      <w:tr w:rsidR="001B3477" w:rsidRPr="00344869" w14:paraId="077158A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8A7" w14:textId="77777777" w:rsidR="001B3477" w:rsidRPr="00344869" w:rsidRDefault="001B3477" w:rsidP="001B3477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A8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 xml:space="preserve">Producto 14: </w:t>
            </w:r>
            <w:r w:rsidRPr="00344869">
              <w:rPr>
                <w:sz w:val="21"/>
                <w:szCs w:val="21"/>
              </w:rPr>
              <w:t>Cuadro de equilibrio abierto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A9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1B3477" w:rsidRPr="00344869" w14:paraId="077158B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8AB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AC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AD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AE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AF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1B3477" w:rsidRPr="00344869" w14:paraId="077158B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8B1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B2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Subsistemas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B3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Omite algún subsistema.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B4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Plantea los subsistemas privado, público y externo.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B5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Explica la compensación entre los desequilibrios.</w:t>
            </w:r>
          </w:p>
        </w:tc>
      </w:tr>
      <w:tr w:rsidR="001B3477" w:rsidRPr="00344869" w14:paraId="077158B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8B7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B8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Causas del desequilibrio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B9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No identifica las causas.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BA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Determina las causas del déficit o del excedente.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BB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Propone instrumentos de política para corregirlo.</w:t>
            </w:r>
          </w:p>
        </w:tc>
      </w:tr>
      <w:tr w:rsidR="001B3477" w:rsidRPr="00344869" w14:paraId="077158C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8BD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BE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Efecto en el empleo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BF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No relaciona el caso con el empleo.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C0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Describe el efecto sobre la actividad y el empleo.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C1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Cuantifica el efecto con el multiplicador.</w:t>
            </w:r>
          </w:p>
        </w:tc>
      </w:tr>
      <w:tr w:rsidR="001B3477" w:rsidRPr="00344869" w14:paraId="077158C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8C3" w14:textId="77777777" w:rsidR="001B3477" w:rsidRPr="00344869" w:rsidRDefault="001B3477" w:rsidP="001B3477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C4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 xml:space="preserve">Producto 15: </w:t>
            </w:r>
            <w:r w:rsidRPr="00344869">
              <w:rPr>
                <w:sz w:val="21"/>
                <w:szCs w:val="21"/>
              </w:rPr>
              <w:t>Práctico del multiplicador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C5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1B3477" w:rsidRPr="00344869" w14:paraId="077158C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8C7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C8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C9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CA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CB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1B3477" w:rsidRPr="00344869" w14:paraId="077158D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8CD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CE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Gastos autónomos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CF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No identifica los gastos autónomos.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D0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Identifica los gastos autónomos de consumo e inversión.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D1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Explica su efecto sobre la demanda agregada.</w:t>
            </w:r>
          </w:p>
        </w:tc>
      </w:tr>
      <w:tr w:rsidR="001B3477" w:rsidRPr="00344869" w14:paraId="077158D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8D3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D4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Multiplicadores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D5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Calcula mal los multiplicadores.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D6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Calcula el multiplicador simple y el ampliado.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D7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Compara ambos y explica la diferencia.</w:t>
            </w:r>
          </w:p>
        </w:tc>
      </w:tr>
      <w:tr w:rsidR="001B3477" w:rsidRPr="00344869" w14:paraId="077158D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8D9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DA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Exactitud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DB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Presenta errores de cálculo.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DC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Los cálculos son correctos.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DD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Verifica el nuevo nivel de producción.</w:t>
            </w:r>
          </w:p>
        </w:tc>
      </w:tr>
      <w:tr w:rsidR="001B3477" w:rsidRPr="00344869" w14:paraId="077158E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8DF" w14:textId="77777777" w:rsidR="001B3477" w:rsidRPr="00344869" w:rsidRDefault="001B3477" w:rsidP="001B3477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E0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 xml:space="preserve">Producto 16: </w:t>
            </w:r>
            <w:r w:rsidRPr="00344869">
              <w:rPr>
                <w:sz w:val="21"/>
                <w:szCs w:val="21"/>
              </w:rPr>
              <w:t>Informe de inflación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E1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1B3477" w:rsidRPr="00344869" w14:paraId="077158E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8E3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E4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E5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E6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E7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1B3477" w:rsidRPr="00344869" w14:paraId="077158E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8E9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EA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Tipo de inflación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EB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Confunde la inflación por demanda y por oferta.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EC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Diferencia la inflación por demanda, por oferta y combinada.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ED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Identifica los factores de costos y de tipo de cambio del caso.</w:t>
            </w:r>
          </w:p>
        </w:tc>
      </w:tr>
      <w:tr w:rsidR="001B3477" w:rsidRPr="00344869" w14:paraId="077158F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8EF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F0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Efecto financiero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F1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No menciona el efecto contable.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F2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Describe el ajuste por inflación de la información financiera.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F3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Evalúa los criterios de una economía hiperinflacionaria.</w:t>
            </w:r>
          </w:p>
        </w:tc>
      </w:tr>
      <w:tr w:rsidR="001B3477" w:rsidRPr="00344869" w14:paraId="077158F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8F5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F6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Claridad de la sustentación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F7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La explicación es confusa.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F8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Explica con claridad.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F9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Propone medidas de gestión del riesgo de inflación.</w:t>
            </w:r>
          </w:p>
        </w:tc>
      </w:tr>
      <w:tr w:rsidR="001B3477" w:rsidRPr="00344869" w14:paraId="077158F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8FB" w14:textId="77777777" w:rsidR="001B3477" w:rsidRPr="00344869" w:rsidRDefault="001B3477" w:rsidP="001B3477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FC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 xml:space="preserve">Producto 17: </w:t>
            </w:r>
            <w:r w:rsidRPr="00344869">
              <w:rPr>
                <w:sz w:val="21"/>
                <w:szCs w:val="21"/>
              </w:rPr>
              <w:t>Práctico de multiplicadores fiscales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8FD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1B3477" w:rsidRPr="00344869" w14:paraId="0771590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8FF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00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01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02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03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1B3477" w:rsidRPr="00344869" w14:paraId="0771590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905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06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Multiplicadores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07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Calcula mal algún multiplicador.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08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Calcula los multiplicadores del gasto, de los impuestos y del presupuesto equilibrado.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09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Explica el papel de los estabilizadores automáticos.</w:t>
            </w:r>
          </w:p>
        </w:tc>
      </w:tr>
      <w:tr w:rsidR="001B3477" w:rsidRPr="00344869" w14:paraId="0771591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90B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0C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Resultado fiscal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0D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No determina el efecto sobre el resultado.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0E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Determina el efecto sobre el resultado fiscal.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0F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Analiza el efecto expulsión en el modelo IS-LM.</w:t>
            </w:r>
          </w:p>
        </w:tc>
      </w:tr>
      <w:tr w:rsidR="001B3477" w:rsidRPr="00344869" w14:paraId="0771591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911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12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Exactitud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13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Presenta errores de cálculo.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14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Los cálculos son correctos.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15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Verifica la coherencia de los resultados.</w:t>
            </w:r>
          </w:p>
        </w:tc>
      </w:tr>
      <w:tr w:rsidR="001B3477" w:rsidRPr="00344869" w14:paraId="0771591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917" w14:textId="77777777" w:rsidR="001B3477" w:rsidRPr="00344869" w:rsidRDefault="001B3477" w:rsidP="001B3477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18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 xml:space="preserve">Producto 18: </w:t>
            </w:r>
            <w:r w:rsidRPr="00344869">
              <w:rPr>
                <w:sz w:val="21"/>
                <w:szCs w:val="21"/>
              </w:rPr>
              <w:t>Cuadro de las cuentas fiscales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19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1B3477" w:rsidRPr="00344869" w14:paraId="0771592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91B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1C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1D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1E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1F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1B3477" w:rsidRPr="00344869" w14:paraId="0771592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921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22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Ingresos y gastos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23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Clasifica mal ingresos o gastos.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24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Clasifica los ingresos y los gastos corrientes y de capital.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25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Analiza la dependencia de los ingresos por recursos naturales.</w:t>
            </w:r>
          </w:p>
        </w:tc>
      </w:tr>
      <w:tr w:rsidR="001B3477" w:rsidRPr="00344869" w14:paraId="0771592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927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28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Resultados fiscales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29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Confunde el resultado primario y el global.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2A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Calcula el resultado primario y el global.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2B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Evalúa la sostenibilidad del financiamiento y de la deuda.</w:t>
            </w:r>
          </w:p>
        </w:tc>
      </w:tr>
      <w:tr w:rsidR="001B3477" w:rsidRPr="00344869" w14:paraId="0771593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92D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2E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Uso de la hoja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2F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La hoja no tiene fórmulas.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30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La hoja está ordenada y con fórmulas.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31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Incluye gráficos de la evolución fiscal.</w:t>
            </w:r>
          </w:p>
        </w:tc>
      </w:tr>
      <w:tr w:rsidR="001B3477" w:rsidRPr="00344869" w14:paraId="0771593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933" w14:textId="77777777" w:rsidR="001B3477" w:rsidRPr="00344869" w:rsidRDefault="001B3477" w:rsidP="001B3477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34" w14:textId="14C83BEC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 xml:space="preserve">Producto 19: </w:t>
            </w:r>
            <w:r w:rsidRPr="00344869">
              <w:rPr>
                <w:sz w:val="21"/>
                <w:szCs w:val="21"/>
              </w:rPr>
              <w:t>Informe de salud financiera subnacional</w:t>
            </w:r>
            <w:r w:rsidR="0070422F">
              <w:rPr>
                <w:sz w:val="21"/>
                <w:szCs w:val="21"/>
              </w:rPr>
              <w:t>.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35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1B3477" w:rsidRPr="00344869" w14:paraId="0771593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937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38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39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3A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3B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1B3477" w:rsidRPr="00344869" w14:paraId="0771594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93D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3E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Fuentes de financiamiento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3F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Omite fuentes de financiamiento.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40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Identifica la coparticipación, el IDH, las regalías y los ingresos propios.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41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Analiza la correspondencia entre recursos y competencias.</w:t>
            </w:r>
          </w:p>
        </w:tc>
      </w:tr>
      <w:tr w:rsidR="001B3477" w:rsidRPr="00344869" w14:paraId="0771594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943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44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Indicadores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45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Calcula mal los indicadores.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46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Calcula correctamente los indicadores fiscales.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47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Compara los indicadores con otra entidad similar.</w:t>
            </w:r>
          </w:p>
        </w:tc>
      </w:tr>
      <w:tr w:rsidR="001B3477" w:rsidRPr="00344869" w14:paraId="0771594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949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4A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Conclusión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4B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No emite conclusión.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4C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Emite una conclusión sobre la salud financiera.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4D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Propone medidas de mejora de la gestión fiscal.</w:t>
            </w:r>
          </w:p>
        </w:tc>
      </w:tr>
      <w:tr w:rsidR="001B3477" w:rsidRPr="00344869" w14:paraId="0771595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94F" w14:textId="77777777" w:rsidR="001B3477" w:rsidRPr="00344869" w:rsidRDefault="001B3477" w:rsidP="001B3477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50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 xml:space="preserve">Producto 20: </w:t>
            </w:r>
            <w:r w:rsidRPr="00344869">
              <w:rPr>
                <w:sz w:val="21"/>
                <w:szCs w:val="21"/>
              </w:rPr>
              <w:t>Propuesta de planificación tributaria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51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1B3477" w:rsidRPr="00344869" w14:paraId="0771595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953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54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55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56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57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1B3477" w:rsidRPr="00344869" w14:paraId="0771595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959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5A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Dominio de los impuestos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5B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Confunde el nivel de gobierno de cada impuesto.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5C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Identifica los impuestos de cada nivel de gobierno.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5D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Cuantifica la carga tributaria por municipio.</w:t>
            </w:r>
          </w:p>
        </w:tc>
      </w:tr>
      <w:tr w:rsidR="001B3477" w:rsidRPr="00344869" w14:paraId="0771596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95F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60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Estrategia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61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La estrategia no se ajusta a la norma.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62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Propone una estrategia lícita y coherente.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63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Evalúa alternativas y elige la más conveniente.</w:t>
            </w:r>
          </w:p>
        </w:tc>
      </w:tr>
      <w:tr w:rsidR="001B3477" w:rsidRPr="00344869" w14:paraId="0771596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965" w14:textId="77777777" w:rsidR="001B3477" w:rsidRPr="00344869" w:rsidRDefault="001B3477" w:rsidP="001B347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66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Ética profesional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67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No distingue la elusión de la evasión.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68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Distingue la planificación lícita de la elusión y la evasión.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69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sz w:val="21"/>
                <w:szCs w:val="21"/>
              </w:rPr>
              <w:t>Argumenta la responsabilidad del contador ante la transparencia fiscal.</w:t>
            </w:r>
          </w:p>
        </w:tc>
      </w:tr>
      <w:tr w:rsidR="001B3477" w:rsidRPr="00344869" w14:paraId="0771596E" w14:textId="77777777"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96B" w14:textId="77777777" w:rsidR="001B3477" w:rsidRPr="00344869" w:rsidRDefault="001B3477" w:rsidP="001B3477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6C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1596D" w14:textId="77777777" w:rsidR="001B3477" w:rsidRPr="00344869" w:rsidRDefault="001B3477" w:rsidP="001B3477">
            <w:pPr>
              <w:spacing w:before="20" w:after="20"/>
              <w:jc w:val="center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100%</w:t>
            </w:r>
          </w:p>
        </w:tc>
      </w:tr>
      <w:tr w:rsidR="001B3477" w:rsidRPr="00344869" w14:paraId="07715981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71596F" w14:textId="3640AA62" w:rsidR="001B3477" w:rsidRPr="00344869" w:rsidRDefault="001B3477" w:rsidP="001B3477">
            <w:pPr>
              <w:spacing w:before="20" w:after="20"/>
              <w:rPr>
                <w:b/>
                <w:bCs/>
                <w:i/>
                <w:iCs/>
                <w:sz w:val="21"/>
                <w:szCs w:val="21"/>
              </w:rPr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Bibliografía básica</w:t>
            </w:r>
          </w:p>
          <w:p w14:paraId="0E25BFA9" w14:textId="6C780BF2" w:rsidR="000E7501" w:rsidRPr="00344869" w:rsidRDefault="000E7501" w:rsidP="001B3477">
            <w:pPr>
              <w:spacing w:before="20" w:after="20"/>
            </w:pPr>
          </w:p>
          <w:p w14:paraId="46B47E2B" w14:textId="1AEA63E6" w:rsidR="000E7501" w:rsidRPr="00344869" w:rsidRDefault="001B3477" w:rsidP="001B3477">
            <w:pPr>
              <w:spacing w:before="10" w:after="10"/>
              <w:ind w:left="360" w:hanging="360"/>
              <w:rPr>
                <w:sz w:val="21"/>
                <w:szCs w:val="21"/>
              </w:rPr>
            </w:pPr>
            <w:r w:rsidRPr="00344869">
              <w:rPr>
                <w:sz w:val="21"/>
                <w:szCs w:val="21"/>
              </w:rPr>
              <w:t>B</w:t>
            </w:r>
            <w:r>
              <w:rPr>
                <w:sz w:val="21"/>
                <w:szCs w:val="21"/>
              </w:rPr>
              <w:t xml:space="preserve">lanchard, Olivier (2020) </w:t>
            </w:r>
            <w:del w:id="9001" w:author="Comisión de revisión 4.5" w:date="2026-10-13T00:00:00Z">
              <w:r>
                <w:rPr>
                  <w:sz w:val="21"/>
                  <w:szCs w:val="21"/>
                </w:rPr>
                <w:delText xml:space="preserve">Macroeconomia</w:delText>
              </w:r>
            </w:del>
            <w:ins w:id="9002" w:author="Comisión de revisión 4.5" w:date="2026-10-13T00:00:00Z">
              <w:r>
                <w:rPr>
                  <w:sz w:val="21"/>
                  <w:szCs w:val="21"/>
                </w:rPr>
                <w:t xml:space="preserve">Macroeconomía</w:t>
              </w:r>
            </w:ins>
            <w:r>
              <w:rPr>
                <w:sz w:val="21"/>
                <w:szCs w:val="21"/>
              </w:rPr>
              <w:t xml:space="preserve">, Ed. </w:t>
            </w:r>
            <w:del w:id="9027" w:author="Comisión de revisión 4.5" w:date="2026-10-13T00:00:00Z">
              <w:r>
                <w:rPr>
                  <w:sz w:val="21"/>
                  <w:szCs w:val="21"/>
                </w:rPr>
                <w:delText xml:space="preserve">Prentice,Hall</w:delText>
              </w:r>
            </w:del>
            <w:ins w:id="9028" w:author="Comisión de revisión 4.5" w:date="2026-10-13T00:00:00Z">
              <w:r>
                <w:rPr>
                  <w:sz w:val="21"/>
                  <w:szCs w:val="21"/>
                </w:rPr>
                <w:t xml:space="preserve">Prentice Hall</w:t>
              </w:r>
            </w:ins>
            <w:r>
              <w:rPr>
                <w:sz w:val="21"/>
                <w:szCs w:val="21"/>
              </w:rPr>
              <w:t xml:space="preserve">, España</w:t>
            </w:r>
          </w:p>
          <w:p w14:paraId="2D2B66A9" w14:textId="00110E24" w:rsidR="000E7501" w:rsidRPr="00344869" w:rsidRDefault="000E7501" w:rsidP="001B3477">
            <w:pPr>
              <w:spacing w:before="10" w:after="10"/>
              <w:ind w:left="360" w:hanging="360"/>
              <w:rPr>
                <w:sz w:val="21"/>
                <w:szCs w:val="21"/>
                <w:lang w:val="en-US"/>
              </w:rPr>
            </w:pPr>
            <w:del w:id="9017" w:author="Comisión de revisión 4.5" w:date="2026-10-13T00:00:00Z">
              <w:r>
                <w:rPr>
                  <w:sz w:val="21"/>
                  <w:szCs w:val="21"/>
                </w:rPr>
                <w:delText xml:space="preserve">De Gregorio, Jose</w:delText>
              </w:r>
            </w:del>
            <w:ins w:id="9018" w:author="Comisión de revisión 4.5" w:date="2026-10-13T00:00:00Z">
              <w:r>
                <w:rPr>
                  <w:sz w:val="21"/>
                  <w:szCs w:val="21"/>
                </w:rPr>
                <w:t xml:space="preserve">De Gregorio, José</w:t>
              </w:r>
            </w:ins>
            <w:r>
              <w:rPr>
                <w:sz w:val="21"/>
                <w:szCs w:val="21"/>
              </w:rPr>
              <w:t xml:space="preserve"> (2018) </w:t>
            </w:r>
            <w:del w:id="9003" w:author="Comisión de revisión 4.5" w:date="2026-10-13T00:00:00Z">
              <w:r>
                <w:rPr>
                  <w:sz w:val="21"/>
                  <w:szCs w:val="21"/>
                </w:rPr>
                <w:delText xml:space="preserve">Macroeconomia</w:delText>
              </w:r>
            </w:del>
            <w:ins w:id="9004" w:author="Comisión de revisión 4.5" w:date="2026-10-13T00:00:00Z">
              <w:r>
                <w:rPr>
                  <w:sz w:val="21"/>
                  <w:szCs w:val="21"/>
                </w:rPr>
                <w:t xml:space="preserve">Macroeconomía</w:t>
              </w:r>
            </w:ins>
            <w:r>
              <w:rPr>
                <w:sz w:val="21"/>
                <w:szCs w:val="21"/>
              </w:rPr>
              <w:t xml:space="preserve">, Ed. </w:t>
            </w:r>
            <w:r>
              <w:rPr>
                <w:sz w:val="21"/>
                <w:szCs w:val="21"/>
                <w:lang w:val="en-US"/>
              </w:rPr>
              <w:t xml:space="preserve">Mc Graw-Hill, </w:t>
            </w:r>
            <w:del w:id="9011" w:author="Comisión de revisión 4.5" w:date="2026-10-13T00:00:00Z">
              <w:r>
                <w:rPr>
                  <w:sz w:val="21"/>
                  <w:szCs w:val="21"/>
                  <w:lang w:val="en-US"/>
                </w:rPr>
                <w:delText xml:space="preserve">Bogota</w:delText>
              </w:r>
            </w:del>
            <w:ins w:id="9012" w:author="Comisión de revisión 4.5" w:date="2026-10-13T00:00:00Z">
              <w:r>
                <w:rPr>
                  <w:sz w:val="21"/>
                  <w:szCs w:val="21"/>
                  <w:lang w:val="en-US"/>
                </w:rPr>
                <w:t xml:space="preserve">Bogotá</w:t>
              </w:r>
            </w:ins>
          </w:p>
          <w:p w14:paraId="4ACE190C" w14:textId="0EB1D4B4" w:rsidR="000E7501" w:rsidRPr="00344869" w:rsidRDefault="000E7501" w:rsidP="001B3477">
            <w:pPr>
              <w:spacing w:before="10" w:after="10"/>
              <w:ind w:left="360" w:hanging="360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Dornbuch -Fischer (2006) </w:t>
            </w:r>
            <w:del w:id="9005" w:author="Comisión de revisión 4.5" w:date="2026-10-13T00:00:00Z">
              <w:r>
                <w:rPr>
                  <w:sz w:val="21"/>
                  <w:szCs w:val="21"/>
                  <w:lang w:val="en-US"/>
                </w:rPr>
                <w:delText xml:space="preserve">Macroeconomia</w:delText>
              </w:r>
            </w:del>
            <w:ins w:id="9006" w:author="Comisión de revisión 4.5" w:date="2026-10-13T00:00:00Z">
              <w:r>
                <w:rPr>
                  <w:sz w:val="21"/>
                  <w:szCs w:val="21"/>
                  <w:lang w:val="en-US"/>
                </w:rPr>
                <w:t xml:space="preserve">Macroeconomía</w:t>
              </w:r>
            </w:ins>
            <w:r>
              <w:rPr>
                <w:sz w:val="21"/>
                <w:szCs w:val="21"/>
                <w:lang w:val="en-US"/>
              </w:rPr>
              <w:t xml:space="preserve">, Ed. McGraw-Hill, </w:t>
            </w:r>
            <w:del w:id="9013" w:author="Comisión de revisión 4.5" w:date="2026-10-13T00:00:00Z">
              <w:r>
                <w:rPr>
                  <w:sz w:val="21"/>
                  <w:szCs w:val="21"/>
                  <w:lang w:val="en-US"/>
                </w:rPr>
                <w:delText xml:space="preserve">Bogota</w:delText>
              </w:r>
            </w:del>
            <w:ins w:id="9014" w:author="Comisión de revisión 4.5" w:date="2026-10-13T00:00:00Z">
              <w:r>
                <w:rPr>
                  <w:sz w:val="21"/>
                  <w:szCs w:val="21"/>
                  <w:lang w:val="en-US"/>
                </w:rPr>
                <w:t xml:space="preserve">Bogotá</w:t>
              </w:r>
            </w:ins>
          </w:p>
          <w:p w14:paraId="38EA5925" w14:textId="75C2BE8F" w:rsidR="000E7501" w:rsidRPr="00344869" w:rsidRDefault="000E7501" w:rsidP="000E7501">
            <w:pPr>
              <w:spacing w:before="10" w:after="10"/>
              <w:ind w:left="360" w:hanging="360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Mankiw, Greogory (2015) </w:t>
            </w:r>
            <w:del w:id="9007" w:author="Comisión de revisión 4.5" w:date="2026-10-13T00:00:00Z">
              <w:r>
                <w:rPr>
                  <w:sz w:val="21"/>
                  <w:szCs w:val="21"/>
                  <w:lang w:val="en-US"/>
                </w:rPr>
                <w:delText xml:space="preserve">Macroeconomia</w:delText>
              </w:r>
            </w:del>
            <w:ins w:id="9008" w:author="Comisión de revisión 4.5" w:date="2026-10-13T00:00:00Z">
              <w:r>
                <w:rPr>
                  <w:sz w:val="21"/>
                  <w:szCs w:val="21"/>
                  <w:lang w:val="en-US"/>
                </w:rPr>
                <w:t xml:space="preserve">Macroeconomía</w:t>
              </w:r>
            </w:ins>
            <w:r>
              <w:rPr>
                <w:sz w:val="21"/>
                <w:szCs w:val="21"/>
                <w:lang w:val="en-US"/>
              </w:rPr>
              <w:t xml:space="preserve">, ed Bosch, Madrid</w:t>
            </w:r>
          </w:p>
          <w:p w14:paraId="0F32E3A5" w14:textId="36F56EB5" w:rsidR="000E7501" w:rsidRPr="00344869" w:rsidRDefault="000E7501" w:rsidP="000E7501">
            <w:pPr>
              <w:spacing w:before="10" w:after="10"/>
              <w:ind w:left="360" w:hanging="360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Sachs, J – </w:t>
            </w:r>
            <w:del w:id="9019" w:author="Comisión de revisión 4.5" w:date="2026-10-13T00:00:00Z">
              <w:r>
                <w:rPr>
                  <w:sz w:val="21"/>
                  <w:szCs w:val="21"/>
                  <w:lang w:val="en-US"/>
                </w:rPr>
                <w:delText xml:space="preserve">Larrain</w:delText>
              </w:r>
            </w:del>
            <w:ins w:id="9020" w:author="Comisión de revisión 4.5" w:date="2026-10-13T00:00:00Z">
              <w:r>
                <w:rPr>
                  <w:sz w:val="21"/>
                  <w:szCs w:val="21"/>
                  <w:lang w:val="en-US"/>
                </w:rPr>
                <w:t xml:space="preserve">Larraín</w:t>
              </w:r>
            </w:ins>
            <w:r>
              <w:rPr>
                <w:sz w:val="21"/>
                <w:szCs w:val="21"/>
                <w:lang w:val="en-US"/>
              </w:rPr>
              <w:t xml:space="preserve">, F (2020) </w:t>
            </w:r>
            <w:del w:id="9009" w:author="Comisión de revisión 4.5" w:date="2026-10-13T00:00:00Z">
              <w:r>
                <w:rPr>
                  <w:sz w:val="21"/>
                  <w:szCs w:val="21"/>
                  <w:lang w:val="en-US"/>
                </w:rPr>
                <w:delText xml:space="preserve">Macroeconomia</w:delText>
              </w:r>
            </w:del>
            <w:ins w:id="9010" w:author="Comisión de revisión 4.5" w:date="2026-10-13T00:00:00Z">
              <w:r>
                <w:rPr>
                  <w:sz w:val="21"/>
                  <w:szCs w:val="21"/>
                  <w:lang w:val="en-US"/>
                </w:rPr>
                <w:t xml:space="preserve">Macroeconomía</w:t>
              </w:r>
            </w:ins>
            <w:r>
              <w:rPr>
                <w:sz w:val="21"/>
                <w:szCs w:val="21"/>
                <w:lang w:val="en-US"/>
              </w:rPr>
              <w:t xml:space="preserve">, Ed McGraw-Hill, </w:t>
            </w:r>
            <w:del w:id="9015" w:author="Comisión de revisión 4.5" w:date="2026-10-13T00:00:00Z">
              <w:r>
                <w:rPr>
                  <w:sz w:val="21"/>
                  <w:szCs w:val="21"/>
                  <w:lang w:val="en-US"/>
                </w:rPr>
                <w:delText xml:space="preserve">Bogota</w:delText>
              </w:r>
            </w:del>
            <w:ins w:id="9016" w:author="Comisión de revisión 4.5" w:date="2026-10-13T00:00:00Z">
              <w:r>
                <w:rPr>
                  <w:sz w:val="21"/>
                  <w:szCs w:val="21"/>
                  <w:lang w:val="en-US"/>
                </w:rPr>
                <w:t xml:space="preserve">Bogotá</w:t>
              </w:r>
            </w:ins>
          </w:p>
          <w:p w14:paraId="07715970" w14:textId="15590134" w:rsidR="001B3477" w:rsidRPr="00344869" w:rsidRDefault="000E7501" w:rsidP="001B3477">
            <w:pPr>
              <w:spacing w:before="10" w:after="10"/>
              <w:ind w:left="360" w:hanging="360"/>
            </w:pPr>
            <w:r w:rsidRPr="00344869">
              <w:rPr>
                <w:sz w:val="21"/>
                <w:szCs w:val="21"/>
              </w:rPr>
              <w:t>B</w:t>
            </w:r>
            <w:r w:rsidR="001B3477" w:rsidRPr="00344869">
              <w:rPr>
                <w:sz w:val="21"/>
                <w:szCs w:val="21"/>
              </w:rPr>
              <w:t>anco Central de Bolivia. Informes de Política Monetaria y Reporte de Balanza de Pagos y Posición de Inversión Internacional 2025.</w:t>
            </w:r>
          </w:p>
          <w:p w14:paraId="07715971" w14:textId="77777777" w:rsidR="001B3477" w:rsidRPr="00344869" w:rsidRDefault="001B3477" w:rsidP="001B3477">
            <w:pPr>
              <w:spacing w:before="10" w:after="10"/>
              <w:ind w:left="360" w:hanging="360"/>
            </w:pPr>
            <w:r w:rsidRPr="00344869">
              <w:rPr>
                <w:sz w:val="21"/>
                <w:szCs w:val="21"/>
              </w:rPr>
              <w:t>Banco Central de Bolivia. Resolución de Directorio N° 118/2026, de 31 de julio de 2026, que modifica el Reglamento de Encaje Legal.</w:t>
            </w:r>
          </w:p>
          <w:p w14:paraId="07715972" w14:textId="77777777" w:rsidR="001B3477" w:rsidRPr="00344869" w:rsidRDefault="001B3477" w:rsidP="001B3477">
            <w:pPr>
              <w:spacing w:before="10" w:after="10"/>
              <w:ind w:left="360" w:hanging="360"/>
            </w:pPr>
            <w:r w:rsidRPr="00344869">
              <w:rPr>
                <w:sz w:val="21"/>
                <w:szCs w:val="21"/>
              </w:rPr>
              <w:t xml:space="preserve">Cariaga, J. (1987). </w:t>
            </w:r>
            <w:r w:rsidRPr="00344869">
              <w:rPr>
                <w:i/>
                <w:iCs/>
                <w:sz w:val="21"/>
                <w:szCs w:val="21"/>
              </w:rPr>
              <w:t>Introducción a los modelos macroeconómicos</w:t>
            </w:r>
            <w:r w:rsidRPr="00344869">
              <w:rPr>
                <w:sz w:val="21"/>
                <w:szCs w:val="21"/>
              </w:rPr>
              <w:t>. 4ta edición. La Paz: Editorial Amigos del Libro.</w:t>
            </w:r>
          </w:p>
          <w:p w14:paraId="07715973" w14:textId="77777777" w:rsidR="001B3477" w:rsidRPr="00344869" w:rsidRDefault="001B3477" w:rsidP="001B3477">
            <w:pPr>
              <w:spacing w:before="10" w:after="10"/>
              <w:ind w:left="360" w:hanging="360"/>
            </w:pPr>
            <w:r w:rsidRPr="00344869">
              <w:rPr>
                <w:sz w:val="21"/>
                <w:szCs w:val="21"/>
              </w:rPr>
              <w:t xml:space="preserve">Cariaga, J. (2004). </w:t>
            </w:r>
            <w:r w:rsidRPr="00344869">
              <w:rPr>
                <w:i/>
                <w:iCs/>
                <w:sz w:val="21"/>
                <w:szCs w:val="21"/>
              </w:rPr>
              <w:t>Hildebrando y sus consejos: Cuentos sobre economía</w:t>
            </w:r>
            <w:r w:rsidRPr="00344869">
              <w:rPr>
                <w:sz w:val="21"/>
                <w:szCs w:val="21"/>
              </w:rPr>
              <w:t>. La Razón.</w:t>
            </w:r>
          </w:p>
          <w:p w14:paraId="07715974" w14:textId="77777777" w:rsidR="001B3477" w:rsidRPr="00344869" w:rsidRDefault="001B3477" w:rsidP="001B3477">
            <w:pPr>
              <w:spacing w:before="10" w:after="10"/>
              <w:ind w:left="360" w:hanging="360"/>
            </w:pPr>
            <w:r w:rsidRPr="00344869">
              <w:rPr>
                <w:sz w:val="21"/>
                <w:szCs w:val="21"/>
              </w:rPr>
              <w:t>Constitución Política del Estado, de 7 de febrero de 2009.</w:t>
            </w:r>
          </w:p>
          <w:p w14:paraId="07715975" w14:textId="77777777" w:rsidR="001B3477" w:rsidRPr="00344869" w:rsidRDefault="001B3477" w:rsidP="001B3477">
            <w:pPr>
              <w:spacing w:before="10" w:after="10"/>
              <w:ind w:left="360" w:hanging="360"/>
            </w:pPr>
            <w:r w:rsidRPr="00344869">
              <w:rPr>
                <w:sz w:val="21"/>
                <w:szCs w:val="21"/>
              </w:rPr>
              <w:t>Decreto Supremo N° 5516, de 13 de enero de 2026, que abroga el Decreto Supremo N° 5503.</w:t>
            </w:r>
          </w:p>
          <w:p w14:paraId="07715976" w14:textId="77777777" w:rsidR="001B3477" w:rsidRPr="00344869" w:rsidRDefault="001B3477" w:rsidP="001B3477">
            <w:pPr>
              <w:spacing w:before="10" w:after="10"/>
              <w:ind w:left="360" w:hanging="360"/>
            </w:pPr>
            <w:r w:rsidRPr="00344869">
              <w:rPr>
                <w:sz w:val="21"/>
                <w:szCs w:val="21"/>
              </w:rPr>
              <w:t xml:space="preserve">Fondo Monetario Internacional (2001). </w:t>
            </w:r>
            <w:r w:rsidRPr="00344869">
              <w:rPr>
                <w:i/>
                <w:iCs/>
                <w:sz w:val="21"/>
                <w:szCs w:val="21"/>
              </w:rPr>
              <w:t>Manual de Estadísticas de las Finanzas Públicas</w:t>
            </w:r>
            <w:r w:rsidRPr="00344869">
              <w:rPr>
                <w:sz w:val="21"/>
                <w:szCs w:val="21"/>
              </w:rPr>
              <w:t>. Washington.</w:t>
            </w:r>
          </w:p>
          <w:p w14:paraId="07715977" w14:textId="77777777" w:rsidR="001B3477" w:rsidRPr="00344869" w:rsidRDefault="001B3477" w:rsidP="001B3477">
            <w:pPr>
              <w:spacing w:before="10" w:after="10"/>
              <w:ind w:left="360" w:hanging="360"/>
            </w:pPr>
            <w:r w:rsidRPr="00344869">
              <w:rPr>
                <w:sz w:val="21"/>
                <w:szCs w:val="21"/>
              </w:rPr>
              <w:t xml:space="preserve">Fondo Monetario Internacional (2014). </w:t>
            </w:r>
            <w:r w:rsidRPr="00344869">
              <w:rPr>
                <w:i/>
                <w:iCs/>
                <w:sz w:val="21"/>
                <w:szCs w:val="21"/>
              </w:rPr>
              <w:t>Manual de Estadísticas de las Finanzas Públicas</w:t>
            </w:r>
            <w:r w:rsidRPr="00344869">
              <w:rPr>
                <w:sz w:val="21"/>
                <w:szCs w:val="21"/>
              </w:rPr>
              <w:t>. Washington.</w:t>
            </w:r>
          </w:p>
          <w:p w14:paraId="07715978" w14:textId="77777777" w:rsidR="001B3477" w:rsidRPr="00344869" w:rsidRDefault="001B3477" w:rsidP="001B3477">
            <w:pPr>
              <w:spacing w:before="10" w:after="10"/>
              <w:ind w:left="360" w:hanging="360"/>
            </w:pPr>
            <w:r w:rsidRPr="00344869">
              <w:rPr>
                <w:sz w:val="21"/>
                <w:szCs w:val="21"/>
              </w:rPr>
              <w:t>Ley N° 1670, del Banco Central de Bolivia, de 31 de octubre de 1995.</w:t>
            </w:r>
          </w:p>
          <w:p w14:paraId="07715979" w14:textId="77777777" w:rsidR="001B3477" w:rsidRPr="00344869" w:rsidRDefault="001B3477" w:rsidP="001B3477">
            <w:pPr>
              <w:spacing w:before="10" w:after="10"/>
              <w:ind w:left="360" w:hanging="360"/>
            </w:pPr>
            <w:r w:rsidRPr="00344869">
              <w:rPr>
                <w:sz w:val="21"/>
                <w:szCs w:val="21"/>
              </w:rPr>
              <w:t>Ley N° 1705, de 31 de diciembre de 2025, que aprueba el Presupuesto General del Estado de la gestión 2026.</w:t>
            </w:r>
          </w:p>
          <w:p w14:paraId="0771597A" w14:textId="77777777" w:rsidR="001B3477" w:rsidRPr="00344869" w:rsidRDefault="001B3477" w:rsidP="001B3477">
            <w:pPr>
              <w:spacing w:before="10" w:after="10"/>
              <w:ind w:left="360" w:hanging="360"/>
            </w:pPr>
            <w:r w:rsidRPr="00344869">
              <w:rPr>
                <w:sz w:val="21"/>
                <w:szCs w:val="21"/>
              </w:rPr>
              <w:t>Ley N° 393, de Servicios Financieros, de 21 de agosto de 2013.</w:t>
            </w:r>
          </w:p>
          <w:p w14:paraId="0771597B" w14:textId="77777777" w:rsidR="001B3477" w:rsidRPr="00344869" w:rsidRDefault="001B3477" w:rsidP="001B3477">
            <w:pPr>
              <w:spacing w:before="10" w:after="10"/>
              <w:ind w:left="360" w:hanging="360"/>
            </w:pPr>
            <w:r w:rsidRPr="00344869">
              <w:rPr>
                <w:sz w:val="21"/>
                <w:szCs w:val="21"/>
              </w:rPr>
              <w:t>Leyes y disposiciones del ámbito económico.</w:t>
            </w:r>
          </w:p>
          <w:p w14:paraId="0771597C" w14:textId="77777777" w:rsidR="001B3477" w:rsidRPr="00344869" w:rsidRDefault="001B3477" w:rsidP="001B3477">
            <w:pPr>
              <w:spacing w:before="10" w:after="10"/>
              <w:ind w:left="360" w:hanging="360"/>
            </w:pPr>
            <w:r w:rsidRPr="00344869">
              <w:rPr>
                <w:sz w:val="21"/>
                <w:szCs w:val="21"/>
              </w:rPr>
              <w:t>Memorias del Banco Central de Bolivia.</w:t>
            </w:r>
          </w:p>
          <w:p w14:paraId="0771597D" w14:textId="77777777" w:rsidR="001B3477" w:rsidRPr="00344869" w:rsidRDefault="001B3477" w:rsidP="001B3477">
            <w:pPr>
              <w:spacing w:before="10" w:after="10"/>
              <w:ind w:left="360" w:hanging="360"/>
            </w:pPr>
            <w:r w:rsidRPr="00344869">
              <w:rPr>
                <w:sz w:val="21"/>
                <w:szCs w:val="21"/>
              </w:rPr>
              <w:t xml:space="preserve">Ministerio de Economía y Finanzas Públicas (2022). </w:t>
            </w:r>
            <w:r w:rsidRPr="00344869">
              <w:rPr>
                <w:i/>
                <w:iCs/>
                <w:sz w:val="21"/>
                <w:szCs w:val="21"/>
              </w:rPr>
              <w:t>Memoria de la Economía Boliviana</w:t>
            </w:r>
            <w:r w:rsidRPr="00344869">
              <w:rPr>
                <w:sz w:val="21"/>
                <w:szCs w:val="21"/>
              </w:rPr>
              <w:t>. La Paz.</w:t>
            </w:r>
          </w:p>
          <w:p w14:paraId="0771597E" w14:textId="77777777" w:rsidR="001B3477" w:rsidRPr="00344869" w:rsidRDefault="001B3477" w:rsidP="001B3477">
            <w:pPr>
              <w:spacing w:before="10" w:after="10"/>
              <w:ind w:left="360" w:hanging="360"/>
            </w:pPr>
            <w:r w:rsidRPr="00344869">
              <w:rPr>
                <w:sz w:val="21"/>
                <w:szCs w:val="21"/>
              </w:rPr>
              <w:t>Ministerio de Economía y Finanzas Públicas. Resolución Ministerial N° 245, de 26 de junio de 2026, del régimen de tipo de cambio flexible.</w:t>
            </w:r>
          </w:p>
          <w:p w14:paraId="0771597F" w14:textId="77777777" w:rsidR="001B3477" w:rsidRPr="00344869" w:rsidRDefault="001B3477" w:rsidP="001B3477">
            <w:pPr>
              <w:spacing w:before="10" w:after="10"/>
              <w:ind w:left="360" w:hanging="360"/>
            </w:pPr>
            <w:r w:rsidRPr="00344869">
              <w:rPr>
                <w:sz w:val="21"/>
                <w:szCs w:val="21"/>
              </w:rPr>
              <w:t>Publicaciones del Instituto Nacional de Estadística (INE).</w:t>
            </w:r>
          </w:p>
          <w:p w14:paraId="07715980" w14:textId="77777777" w:rsidR="001B3477" w:rsidRPr="00344869" w:rsidRDefault="001B3477" w:rsidP="001B3477">
            <w:pPr>
              <w:spacing w:before="10" w:after="10"/>
              <w:ind w:left="360" w:hanging="360"/>
            </w:pPr>
            <w:r w:rsidRPr="00344869">
              <w:rPr>
                <w:sz w:val="21"/>
                <w:szCs w:val="21"/>
              </w:rPr>
              <w:t>Resoluciones de directorio del Banco Central de Bolivia y de la Autoridad de Supervisión del Sistema Financiero.</w:t>
            </w:r>
          </w:p>
        </w:tc>
      </w:tr>
      <w:tr w:rsidR="001B3477" w14:paraId="07715995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715982" w14:textId="77777777" w:rsidR="001B3477" w:rsidRPr="00344869" w:rsidRDefault="001B3477" w:rsidP="001B3477">
            <w:pPr>
              <w:spacing w:before="20" w:after="20"/>
            </w:pPr>
            <w:r w:rsidRPr="00344869">
              <w:rPr>
                <w:b/>
                <w:bCs/>
                <w:i/>
                <w:iCs/>
                <w:sz w:val="21"/>
                <w:szCs w:val="21"/>
              </w:rPr>
              <w:t>Bibliografía complementaria:</w:t>
            </w:r>
          </w:p>
          <w:p w14:paraId="07715983" w14:textId="77777777" w:rsidR="001B3477" w:rsidRPr="00344869" w:rsidRDefault="001B3477" w:rsidP="001B3477">
            <w:pPr>
              <w:spacing w:before="10" w:after="10"/>
              <w:ind w:left="360" w:hanging="360"/>
            </w:pPr>
            <w:r w:rsidRPr="00344869">
              <w:rPr>
                <w:sz w:val="21"/>
                <w:szCs w:val="21"/>
              </w:rPr>
              <w:t xml:space="preserve">Chaineau, A. (1973). </w:t>
            </w:r>
            <w:r w:rsidRPr="00344869">
              <w:rPr>
                <w:i/>
                <w:iCs/>
                <w:sz w:val="21"/>
                <w:szCs w:val="21"/>
              </w:rPr>
              <w:t>Monnaie et équilibre macroéconomique</w:t>
            </w:r>
            <w:r w:rsidRPr="00344869">
              <w:rPr>
                <w:sz w:val="21"/>
                <w:szCs w:val="21"/>
              </w:rPr>
              <w:t>. Paris: Presses Universitaires.</w:t>
            </w:r>
          </w:p>
          <w:p w14:paraId="07715984" w14:textId="77777777" w:rsidR="001B3477" w:rsidRPr="00344869" w:rsidRDefault="001B3477" w:rsidP="001B3477">
            <w:pPr>
              <w:spacing w:before="10" w:after="10"/>
              <w:ind w:left="360" w:hanging="360"/>
            </w:pPr>
            <w:r w:rsidRPr="00344869">
              <w:rPr>
                <w:sz w:val="21"/>
                <w:szCs w:val="21"/>
              </w:rPr>
              <w:t>Consejo de Normas Internacionales de Contabilidad (IASB). NIC 29 Información financiera en economías hiperinflacionarias.</w:t>
            </w:r>
          </w:p>
          <w:p w14:paraId="07715985" w14:textId="77777777" w:rsidR="001B3477" w:rsidRPr="00344869" w:rsidRDefault="001B3477" w:rsidP="001B3477">
            <w:pPr>
              <w:spacing w:before="10" w:after="10"/>
              <w:ind w:left="360" w:hanging="360"/>
            </w:pPr>
            <w:r w:rsidRPr="00344869">
              <w:rPr>
                <w:sz w:val="21"/>
                <w:szCs w:val="21"/>
              </w:rPr>
              <w:t>Consejo Técnico Nacional de Auditoría y Contabilidad. Norma de Contabilidad N° 3, Estados Financieros a Moneda Constante, y Boletín Técnico N° 1, de enero de 2026.</w:t>
            </w:r>
          </w:p>
          <w:p w14:paraId="07715986" w14:textId="77777777" w:rsidR="001B3477" w:rsidRPr="00344869" w:rsidRDefault="001B3477" w:rsidP="001B3477">
            <w:pPr>
              <w:spacing w:before="10" w:after="10"/>
              <w:ind w:left="360" w:hanging="360"/>
            </w:pPr>
            <w:r w:rsidRPr="00344869">
              <w:rPr>
                <w:sz w:val="21"/>
                <w:szCs w:val="21"/>
              </w:rPr>
              <w:t>coursera.org: cursos de acceso gratuito y de pago con material libre.</w:t>
            </w:r>
          </w:p>
          <w:p w14:paraId="07715987" w14:textId="77777777" w:rsidR="001B3477" w:rsidRPr="00344869" w:rsidRDefault="001B3477" w:rsidP="001B3477">
            <w:pPr>
              <w:spacing w:before="10" w:after="10"/>
              <w:ind w:left="360" w:hanging="360"/>
            </w:pPr>
            <w:r w:rsidRPr="00344869">
              <w:rPr>
                <w:sz w:val="21"/>
                <w:szCs w:val="21"/>
              </w:rPr>
              <w:t xml:space="preserve">Denizet, J. (1973). </w:t>
            </w:r>
            <w:r w:rsidRPr="00344869">
              <w:rPr>
                <w:i/>
                <w:iCs/>
                <w:sz w:val="21"/>
                <w:szCs w:val="21"/>
              </w:rPr>
              <w:t>La Gran Inflación</w:t>
            </w:r>
            <w:r w:rsidRPr="00344869">
              <w:rPr>
                <w:sz w:val="21"/>
                <w:szCs w:val="21"/>
              </w:rPr>
              <w:t>. Paris: Presses Universitaires.</w:t>
            </w:r>
          </w:p>
          <w:p w14:paraId="07715988" w14:textId="77777777" w:rsidR="001B3477" w:rsidRPr="00344869" w:rsidRDefault="001B3477" w:rsidP="001B3477">
            <w:pPr>
              <w:spacing w:before="10" w:after="10"/>
              <w:ind w:left="360" w:hanging="360"/>
            </w:pPr>
            <w:r w:rsidRPr="00344869">
              <w:rPr>
                <w:sz w:val="21"/>
                <w:szCs w:val="21"/>
              </w:rPr>
              <w:t xml:space="preserve">Dornbusch, R. (2020). </w:t>
            </w:r>
            <w:r w:rsidRPr="00344869">
              <w:rPr>
                <w:i/>
                <w:iCs/>
                <w:sz w:val="21"/>
                <w:szCs w:val="21"/>
              </w:rPr>
              <w:t>Macroeconomía</w:t>
            </w:r>
            <w:r w:rsidRPr="00344869">
              <w:rPr>
                <w:sz w:val="21"/>
                <w:szCs w:val="21"/>
              </w:rPr>
              <w:t>. Madrid: McGraw Hill.</w:t>
            </w:r>
          </w:p>
          <w:p w14:paraId="07715989" w14:textId="77777777" w:rsidR="001B3477" w:rsidRPr="00344869" w:rsidRDefault="001B3477" w:rsidP="001B3477">
            <w:pPr>
              <w:spacing w:before="10" w:after="10"/>
              <w:ind w:left="360" w:hanging="360"/>
            </w:pPr>
            <w:r w:rsidRPr="00344869">
              <w:rPr>
                <w:sz w:val="21"/>
                <w:szCs w:val="21"/>
              </w:rPr>
              <w:t>edx.org: cursos de acceso gratuito y de pago con material libre.</w:t>
            </w:r>
          </w:p>
          <w:p w14:paraId="0771598A" w14:textId="77777777" w:rsidR="001B3477" w:rsidRPr="00344869" w:rsidRDefault="001B3477" w:rsidP="001B3477">
            <w:pPr>
              <w:spacing w:before="10" w:after="10"/>
              <w:ind w:left="360" w:hanging="360"/>
            </w:pPr>
            <w:r w:rsidRPr="00344869">
              <w:rPr>
                <w:sz w:val="21"/>
                <w:szCs w:val="21"/>
              </w:rPr>
              <w:t xml:space="preserve">Fondo Monetario Internacional (2009). </w:t>
            </w:r>
            <w:r w:rsidRPr="00344869">
              <w:rPr>
                <w:i/>
                <w:iCs/>
                <w:sz w:val="21"/>
                <w:szCs w:val="21"/>
              </w:rPr>
              <w:t>Manual de Balanza de Pagos y Posición de Inversión Internacional, sexta edición</w:t>
            </w:r>
            <w:r w:rsidRPr="00344869">
              <w:rPr>
                <w:sz w:val="21"/>
                <w:szCs w:val="21"/>
              </w:rPr>
              <w:t>. Washington.</w:t>
            </w:r>
          </w:p>
          <w:p w14:paraId="0771598B" w14:textId="77777777" w:rsidR="001B3477" w:rsidRPr="00344869" w:rsidRDefault="001B3477" w:rsidP="001B3477">
            <w:pPr>
              <w:spacing w:before="10" w:after="10"/>
              <w:ind w:left="360" w:hanging="360"/>
            </w:pPr>
            <w:r w:rsidRPr="00344869">
              <w:rPr>
                <w:sz w:val="21"/>
                <w:szCs w:val="21"/>
              </w:rPr>
              <w:t xml:space="preserve">Guevara, P. (2009). </w:t>
            </w:r>
            <w:r w:rsidRPr="00344869">
              <w:rPr>
                <w:i/>
                <w:iCs/>
                <w:sz w:val="21"/>
                <w:szCs w:val="21"/>
              </w:rPr>
              <w:t>Relaciones del sistema macroeconómico</w:t>
            </w:r>
            <w:r w:rsidRPr="00344869">
              <w:rPr>
                <w:sz w:val="21"/>
                <w:szCs w:val="21"/>
              </w:rPr>
              <w:t>. Mimeógrafo.</w:t>
            </w:r>
          </w:p>
          <w:p w14:paraId="0771598C" w14:textId="77777777" w:rsidR="001B3477" w:rsidRPr="00344869" w:rsidRDefault="001B3477" w:rsidP="001B3477">
            <w:pPr>
              <w:spacing w:before="10" w:after="10"/>
              <w:ind w:left="360" w:hanging="360"/>
            </w:pPr>
            <w:r w:rsidRPr="00344869">
              <w:rPr>
                <w:sz w:val="21"/>
                <w:szCs w:val="21"/>
              </w:rPr>
              <w:t>Khan Academy (es.khanacademy.org): lecciones interactivas y ejercicios gratuitos de economía.</w:t>
            </w:r>
          </w:p>
          <w:p w14:paraId="0771598D" w14:textId="77777777" w:rsidR="001B3477" w:rsidRPr="00344869" w:rsidRDefault="001B3477" w:rsidP="001B3477">
            <w:pPr>
              <w:spacing w:before="10" w:after="10"/>
              <w:ind w:left="360" w:hanging="360"/>
            </w:pPr>
            <w:r w:rsidRPr="00344869">
              <w:rPr>
                <w:sz w:val="21"/>
                <w:szCs w:val="21"/>
              </w:rPr>
              <w:t xml:space="preserve">Mankiw, N. G. (2007). </w:t>
            </w:r>
            <w:r w:rsidRPr="00344869">
              <w:rPr>
                <w:i/>
                <w:iCs/>
                <w:sz w:val="21"/>
                <w:szCs w:val="21"/>
              </w:rPr>
              <w:t>Macroeconomía</w:t>
            </w:r>
            <w:r w:rsidRPr="00344869">
              <w:rPr>
                <w:sz w:val="21"/>
                <w:szCs w:val="21"/>
              </w:rPr>
              <w:t>. 6ta edición. Madrid: Antoni Bosch Editor.</w:t>
            </w:r>
          </w:p>
          <w:p w14:paraId="0771598E" w14:textId="77777777" w:rsidR="001B3477" w:rsidRPr="00344869" w:rsidRDefault="001B3477" w:rsidP="001B3477">
            <w:pPr>
              <w:spacing w:before="10" w:after="10"/>
              <w:ind w:left="360" w:hanging="360"/>
            </w:pPr>
            <w:r w:rsidRPr="00344869">
              <w:rPr>
                <w:sz w:val="21"/>
                <w:szCs w:val="21"/>
              </w:rPr>
              <w:t xml:space="preserve">Marchal, J. (1971). </w:t>
            </w:r>
            <w:r w:rsidRPr="00344869">
              <w:rPr>
                <w:i/>
                <w:iCs/>
                <w:sz w:val="21"/>
                <w:szCs w:val="21"/>
              </w:rPr>
              <w:t>Analyse monétaire</w:t>
            </w:r>
            <w:r w:rsidRPr="00344869">
              <w:rPr>
                <w:sz w:val="21"/>
                <w:szCs w:val="21"/>
              </w:rPr>
              <w:t>. Paris: Cujas.</w:t>
            </w:r>
          </w:p>
          <w:p w14:paraId="0771598F" w14:textId="77777777" w:rsidR="001B3477" w:rsidRPr="00344869" w:rsidRDefault="001B3477" w:rsidP="001B3477">
            <w:pPr>
              <w:spacing w:before="10" w:after="10"/>
              <w:ind w:left="360" w:hanging="360"/>
            </w:pPr>
            <w:r w:rsidRPr="00344869">
              <w:rPr>
                <w:sz w:val="21"/>
                <w:szCs w:val="21"/>
              </w:rPr>
              <w:t xml:space="preserve">Miller, R. L. (1992). </w:t>
            </w:r>
            <w:r w:rsidRPr="00344869">
              <w:rPr>
                <w:i/>
                <w:iCs/>
                <w:sz w:val="21"/>
                <w:szCs w:val="21"/>
              </w:rPr>
              <w:t>Moneda y Banca</w:t>
            </w:r>
            <w:r w:rsidRPr="00344869">
              <w:rPr>
                <w:sz w:val="21"/>
                <w:szCs w:val="21"/>
              </w:rPr>
              <w:t>. Bogotá: McGraw Hill.</w:t>
            </w:r>
          </w:p>
          <w:p w14:paraId="07715990" w14:textId="77777777" w:rsidR="001B3477" w:rsidRPr="00344869" w:rsidRDefault="001B3477" w:rsidP="001B3477">
            <w:pPr>
              <w:spacing w:before="10" w:after="10"/>
              <w:ind w:left="360" w:hanging="360"/>
            </w:pPr>
            <w:r w:rsidRPr="00344869">
              <w:rPr>
                <w:sz w:val="21"/>
                <w:szCs w:val="21"/>
              </w:rPr>
              <w:t xml:space="preserve">Naciones Unidas, Comisión Europea, Fondo Monetario Internacional, Organización para la Cooperación y el Desarrollo Económicos y Banco Mundial (2009). </w:t>
            </w:r>
            <w:r w:rsidRPr="00344869">
              <w:rPr>
                <w:i/>
                <w:iCs/>
                <w:sz w:val="21"/>
                <w:szCs w:val="21"/>
              </w:rPr>
              <w:t>Sistema de Cuentas Nacionales 2008</w:t>
            </w:r>
            <w:r w:rsidRPr="00344869">
              <w:rPr>
                <w:sz w:val="21"/>
                <w:szCs w:val="21"/>
              </w:rPr>
              <w:t>. Nueva York: Naciones Unidas.</w:t>
            </w:r>
          </w:p>
          <w:p w14:paraId="07715991" w14:textId="77777777" w:rsidR="001B3477" w:rsidRPr="00344869" w:rsidRDefault="001B3477" w:rsidP="001B3477">
            <w:pPr>
              <w:spacing w:before="10" w:after="10"/>
              <w:ind w:left="360" w:hanging="360"/>
            </w:pPr>
            <w:r w:rsidRPr="00344869">
              <w:rPr>
                <w:sz w:val="21"/>
                <w:szCs w:val="21"/>
              </w:rPr>
              <w:t xml:space="preserve">Ochoa, H. y González, C. (2022). </w:t>
            </w:r>
            <w:r w:rsidRPr="00344869">
              <w:rPr>
                <w:i/>
                <w:iCs/>
                <w:sz w:val="21"/>
                <w:szCs w:val="21"/>
              </w:rPr>
              <w:t>Macroeconomía para la Gerencia Latinoamericana</w:t>
            </w:r>
            <w:r w:rsidRPr="00344869">
              <w:rPr>
                <w:sz w:val="21"/>
                <w:szCs w:val="21"/>
              </w:rPr>
              <w:t>. Bogotá: ECOE Ediciones.</w:t>
            </w:r>
          </w:p>
          <w:p w14:paraId="07715992" w14:textId="77777777" w:rsidR="001B3477" w:rsidRPr="00344869" w:rsidRDefault="001B3477" w:rsidP="001B3477">
            <w:pPr>
              <w:spacing w:before="10" w:after="10"/>
              <w:ind w:left="360" w:hanging="360"/>
            </w:pPr>
            <w:r w:rsidRPr="00344869">
              <w:rPr>
                <w:sz w:val="21"/>
                <w:szCs w:val="21"/>
              </w:rPr>
              <w:t xml:space="preserve">Parkin, M. y Loria, E. (2010). </w:t>
            </w:r>
            <w:r w:rsidRPr="00344869">
              <w:rPr>
                <w:i/>
                <w:iCs/>
                <w:sz w:val="21"/>
                <w:szCs w:val="21"/>
              </w:rPr>
              <w:t>Macroeconomía. Versión para Latinoamérica</w:t>
            </w:r>
            <w:r w:rsidRPr="00344869">
              <w:rPr>
                <w:sz w:val="21"/>
                <w:szCs w:val="21"/>
              </w:rPr>
              <w:t>. Madrid: Pearson Educación.</w:t>
            </w:r>
          </w:p>
          <w:p w14:paraId="07715993" w14:textId="77777777" w:rsidR="001B3477" w:rsidRPr="00344869" w:rsidRDefault="001B3477" w:rsidP="001B3477">
            <w:pPr>
              <w:spacing w:before="10" w:after="10"/>
              <w:ind w:left="360" w:hanging="360"/>
            </w:pPr>
            <w:r w:rsidRPr="00344869">
              <w:rPr>
                <w:sz w:val="21"/>
                <w:szCs w:val="21"/>
              </w:rPr>
              <w:t xml:space="preserve">Sachs, J. y Larraín, F. (2002). </w:t>
            </w:r>
            <w:r w:rsidRPr="00344869">
              <w:rPr>
                <w:i/>
                <w:iCs/>
                <w:sz w:val="21"/>
                <w:szCs w:val="21"/>
              </w:rPr>
              <w:t>Macroeconomía en la economía global</w:t>
            </w:r>
            <w:r w:rsidRPr="00344869">
              <w:rPr>
                <w:sz w:val="21"/>
                <w:szCs w:val="21"/>
              </w:rPr>
              <w:t>. México: Prentice Hall.</w:t>
            </w:r>
          </w:p>
          <w:p w14:paraId="07715994" w14:textId="77777777" w:rsidR="001B3477" w:rsidRDefault="001B3477" w:rsidP="001B3477">
            <w:pPr>
              <w:spacing w:before="10" w:after="10"/>
              <w:ind w:left="360" w:hanging="360"/>
            </w:pPr>
            <w:r w:rsidRPr="00344869">
              <w:rPr>
                <w:sz w:val="21"/>
                <w:szCs w:val="21"/>
              </w:rPr>
              <w:t>Sitios web oficiales: www.ine.gob.bo, www.bcb.gob.bo y www.economiayfinanzas.gob.bo.</w:t>
            </w:r>
          </w:p>
        </w:tc>
      </w:tr>
    </w:tbl>
    <w:p w14:paraId="07715996" w14:textId="77777777" w:rsidR="009C5C82" w:rsidRDefault="009C5C82"/>
    <w:sectPr w:rsidR="009C5C82">
      <w:footerReference w:type="default" r:id="rId7"/>
      <w:pgSz w:w="12240" w:h="15840"/>
      <w:pgMar w:top="1134" w:right="1140" w:bottom="1134" w:left="11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F234A" w14:textId="77777777" w:rsidR="00B07577" w:rsidRDefault="00B07577">
      <w:r>
        <w:separator/>
      </w:r>
    </w:p>
  </w:endnote>
  <w:endnote w:type="continuationSeparator" w:id="0">
    <w:p w14:paraId="3C9FE706" w14:textId="77777777" w:rsidR="00B07577" w:rsidRDefault="00B075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15996" w14:textId="79A797F2" w:rsidR="0070422F" w:rsidRDefault="0070422F">
    <w:pPr>
      <w:jc w:val="right"/>
    </w:pPr>
    <w:r>
      <w:rPr>
        <w:b/>
        <w:bCs/>
        <w:i/>
        <w:iCs/>
        <w:sz w:val="20"/>
        <w:szCs w:val="20"/>
      </w:rPr>
      <w:fldChar w:fldCharType="begin"/>
    </w:r>
    <w:r>
      <w:rPr>
        <w:b/>
        <w:bCs/>
        <w:i/>
        <w:iCs/>
        <w:sz w:val="20"/>
        <w:szCs w:val="20"/>
      </w:rPr>
      <w:instrText>PAGE</w:instrText>
    </w:r>
    <w:r>
      <w:rPr>
        <w:b/>
        <w:bCs/>
        <w:i/>
        <w:iCs/>
        <w:sz w:val="20"/>
        <w:szCs w:val="20"/>
      </w:rPr>
      <w:fldChar w:fldCharType="separate"/>
    </w:r>
    <w:r w:rsidR="00114AD2">
      <w:rPr>
        <w:b/>
        <w:bCs/>
        <w:i/>
        <w:iCs/>
        <w:noProof/>
        <w:sz w:val="20"/>
        <w:szCs w:val="20"/>
      </w:rPr>
      <w:t>14</w:t>
    </w:r>
    <w:r>
      <w:rPr>
        <w:b/>
        <w:bCs/>
        <w:i/>
        <w:i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8B47B" w14:textId="77777777" w:rsidR="00B07577" w:rsidRDefault="00B07577">
      <w:r>
        <w:separator/>
      </w:r>
    </w:p>
  </w:footnote>
  <w:footnote w:type="continuationSeparator" w:id="0">
    <w:p w14:paraId="514F7B2E" w14:textId="77777777" w:rsidR="00B07577" w:rsidRDefault="00B075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A2100"/>
    <w:multiLevelType w:val="hybridMultilevel"/>
    <w:tmpl w:val="80023A24"/>
    <w:lvl w:ilvl="0" w:tplc="E7BEF9E8">
      <w:start w:val="1"/>
      <w:numFmt w:val="bullet"/>
      <w:lvlText w:val="●"/>
      <w:lvlJc w:val="left"/>
      <w:pPr>
        <w:ind w:left="720" w:hanging="360"/>
      </w:pPr>
    </w:lvl>
    <w:lvl w:ilvl="1" w:tplc="BDCE02B4">
      <w:start w:val="1"/>
      <w:numFmt w:val="bullet"/>
      <w:lvlText w:val="○"/>
      <w:lvlJc w:val="left"/>
      <w:pPr>
        <w:ind w:left="1440" w:hanging="360"/>
      </w:pPr>
    </w:lvl>
    <w:lvl w:ilvl="2" w:tplc="24F665EE">
      <w:start w:val="1"/>
      <w:numFmt w:val="bullet"/>
      <w:lvlText w:val="■"/>
      <w:lvlJc w:val="left"/>
      <w:pPr>
        <w:ind w:left="2160" w:hanging="360"/>
      </w:pPr>
    </w:lvl>
    <w:lvl w:ilvl="3" w:tplc="F5C65B8A">
      <w:start w:val="1"/>
      <w:numFmt w:val="bullet"/>
      <w:lvlText w:val="●"/>
      <w:lvlJc w:val="left"/>
      <w:pPr>
        <w:ind w:left="2880" w:hanging="360"/>
      </w:pPr>
    </w:lvl>
    <w:lvl w:ilvl="4" w:tplc="3FC26350">
      <w:start w:val="1"/>
      <w:numFmt w:val="bullet"/>
      <w:lvlText w:val="○"/>
      <w:lvlJc w:val="left"/>
      <w:pPr>
        <w:ind w:left="3600" w:hanging="360"/>
      </w:pPr>
    </w:lvl>
    <w:lvl w:ilvl="5" w:tplc="88E65756">
      <w:start w:val="1"/>
      <w:numFmt w:val="bullet"/>
      <w:lvlText w:val="■"/>
      <w:lvlJc w:val="left"/>
      <w:pPr>
        <w:ind w:left="4320" w:hanging="360"/>
      </w:pPr>
    </w:lvl>
    <w:lvl w:ilvl="6" w:tplc="D818CC60">
      <w:start w:val="1"/>
      <w:numFmt w:val="bullet"/>
      <w:lvlText w:val="●"/>
      <w:lvlJc w:val="left"/>
      <w:pPr>
        <w:ind w:left="5040" w:hanging="360"/>
      </w:pPr>
    </w:lvl>
    <w:lvl w:ilvl="7" w:tplc="FE268A26">
      <w:start w:val="1"/>
      <w:numFmt w:val="bullet"/>
      <w:lvlText w:val="●"/>
      <w:lvlJc w:val="left"/>
      <w:pPr>
        <w:ind w:left="5760" w:hanging="360"/>
      </w:pPr>
    </w:lvl>
    <w:lvl w:ilvl="8" w:tplc="4C5015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CE4FA2"/>
    <w:multiLevelType w:val="hybridMultilevel"/>
    <w:tmpl w:val="91C6BE6A"/>
    <w:lvl w:ilvl="0" w:tplc="61D48028">
      <w:start w:val="1"/>
      <w:numFmt w:val="decimal"/>
      <w:lvlText w:val="%1."/>
      <w:lvlJc w:val="left"/>
      <w:pPr>
        <w:ind w:left="400" w:hanging="380"/>
      </w:pPr>
    </w:lvl>
    <w:lvl w:ilvl="1" w:tplc="0D200516">
      <w:numFmt w:val="decimal"/>
      <w:lvlText w:val=""/>
      <w:lvlJc w:val="left"/>
    </w:lvl>
    <w:lvl w:ilvl="2" w:tplc="9D34771A">
      <w:numFmt w:val="decimal"/>
      <w:lvlText w:val=""/>
      <w:lvlJc w:val="left"/>
    </w:lvl>
    <w:lvl w:ilvl="3" w:tplc="7C460100">
      <w:numFmt w:val="decimal"/>
      <w:lvlText w:val=""/>
      <w:lvlJc w:val="left"/>
    </w:lvl>
    <w:lvl w:ilvl="4" w:tplc="D122AEA6">
      <w:numFmt w:val="decimal"/>
      <w:lvlText w:val=""/>
      <w:lvlJc w:val="left"/>
    </w:lvl>
    <w:lvl w:ilvl="5" w:tplc="8F0A074E">
      <w:numFmt w:val="decimal"/>
      <w:lvlText w:val=""/>
      <w:lvlJc w:val="left"/>
    </w:lvl>
    <w:lvl w:ilvl="6" w:tplc="8C029F68">
      <w:numFmt w:val="decimal"/>
      <w:lvlText w:val=""/>
      <w:lvlJc w:val="left"/>
    </w:lvl>
    <w:lvl w:ilvl="7" w:tplc="C2AA7FD4">
      <w:numFmt w:val="decimal"/>
      <w:lvlText w:val=""/>
      <w:lvlJc w:val="left"/>
    </w:lvl>
    <w:lvl w:ilvl="8" w:tplc="76DEB9B4">
      <w:numFmt w:val="decimal"/>
      <w:lvlText w:val=""/>
      <w:lvlJc w:val="left"/>
    </w:lvl>
  </w:abstractNum>
  <w:abstractNum w:abstractNumId="2" w15:restartNumberingAfterBreak="0">
    <w:nsid w:val="3ED1071C"/>
    <w:multiLevelType w:val="hybridMultilevel"/>
    <w:tmpl w:val="ED821D82"/>
    <w:lvl w:ilvl="0" w:tplc="8FA67486">
      <w:start w:val="1"/>
      <w:numFmt w:val="bullet"/>
      <w:lvlText w:val="•"/>
      <w:lvlJc w:val="left"/>
      <w:pPr>
        <w:ind w:left="260" w:hanging="220"/>
      </w:pPr>
    </w:lvl>
    <w:lvl w:ilvl="1" w:tplc="C3CC21E6">
      <w:numFmt w:val="decimal"/>
      <w:lvlText w:val=""/>
      <w:lvlJc w:val="left"/>
    </w:lvl>
    <w:lvl w:ilvl="2" w:tplc="DBE68408">
      <w:numFmt w:val="decimal"/>
      <w:lvlText w:val=""/>
      <w:lvlJc w:val="left"/>
    </w:lvl>
    <w:lvl w:ilvl="3" w:tplc="AE3A5444">
      <w:numFmt w:val="decimal"/>
      <w:lvlText w:val=""/>
      <w:lvlJc w:val="left"/>
    </w:lvl>
    <w:lvl w:ilvl="4" w:tplc="0B807956">
      <w:numFmt w:val="decimal"/>
      <w:lvlText w:val=""/>
      <w:lvlJc w:val="left"/>
    </w:lvl>
    <w:lvl w:ilvl="5" w:tplc="617666F0">
      <w:numFmt w:val="decimal"/>
      <w:lvlText w:val=""/>
      <w:lvlJc w:val="left"/>
    </w:lvl>
    <w:lvl w:ilvl="6" w:tplc="97202FFC">
      <w:numFmt w:val="decimal"/>
      <w:lvlText w:val=""/>
      <w:lvlJc w:val="left"/>
    </w:lvl>
    <w:lvl w:ilvl="7" w:tplc="2C7CE132">
      <w:numFmt w:val="decimal"/>
      <w:lvlText w:val=""/>
      <w:lvlJc w:val="left"/>
    </w:lvl>
    <w:lvl w:ilvl="8" w:tplc="C5561412">
      <w:numFmt w:val="decimal"/>
      <w:lvlText w:val=""/>
      <w:lvlJc w:val="left"/>
    </w:lvl>
  </w:abstractNum>
  <w:num w:numId="1" w16cid:durableId="1366904964">
    <w:abstractNumId w:val="0"/>
    <w:lvlOverride w:ilvl="0">
      <w:startOverride w:val="1"/>
    </w:lvlOverride>
  </w:num>
  <w:num w:numId="2" w16cid:durableId="1988314030">
    <w:abstractNumId w:val="1"/>
    <w:lvlOverride w:ilvl="0">
      <w:startOverride w:val="1"/>
    </w:lvlOverride>
  </w:num>
  <w:num w:numId="3" w16cid:durableId="1239562300">
    <w:abstractNumId w:val="2"/>
    <w:lvlOverride w:ilvl="0">
      <w:startOverride w:val="1"/>
    </w:lvlOverride>
  </w:num>
  <w:num w:numId="4" w16cid:durableId="1506869973">
    <w:abstractNumId w:val="1"/>
    <w:lvlOverride w:ilvl="0">
      <w:startOverride w:val="1"/>
    </w:lvlOverride>
  </w:num>
  <w:num w:numId="5" w16cid:durableId="1815563733">
    <w:abstractNumId w:val="1"/>
    <w:lvlOverride w:ilvl="0">
      <w:startOverride w:val="1"/>
    </w:lvlOverride>
  </w:num>
  <w:num w:numId="6" w16cid:durableId="1535384802">
    <w:abstractNumId w:val="1"/>
    <w:lvlOverride w:ilvl="0">
      <w:startOverride w:val="1"/>
    </w:lvlOverride>
  </w:num>
  <w:num w:numId="7" w16cid:durableId="12196297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47B"/>
    <w:rsid w:val="000E7501"/>
    <w:rsid w:val="000F1D3E"/>
    <w:rsid w:val="00114AD2"/>
    <w:rsid w:val="00153FB9"/>
    <w:rsid w:val="0019747B"/>
    <w:rsid w:val="001B3477"/>
    <w:rsid w:val="002071A6"/>
    <w:rsid w:val="00344869"/>
    <w:rsid w:val="003843AF"/>
    <w:rsid w:val="004B3BE7"/>
    <w:rsid w:val="004B4167"/>
    <w:rsid w:val="0070422F"/>
    <w:rsid w:val="00804077"/>
    <w:rsid w:val="009C5C82"/>
    <w:rsid w:val="00A656BA"/>
    <w:rsid w:val="00B07577"/>
    <w:rsid w:val="00DE659F"/>
    <w:rsid w:val="00F44DE5"/>
    <w:rsid w:val="00FE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155EF"/>
  <w15:docId w15:val="{DDA35FAC-E382-4B01-9BD9-2D57DCBB8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5724</Words>
  <Characters>31488</Characters>
  <Application>Microsoft Office Word</Application>
  <DocSecurity>0</DocSecurity>
  <Lines>262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Carla Isabel Huiza Callisaya</cp:lastModifiedBy>
  <cp:revision>10</cp:revision>
  <dcterms:created xsi:type="dcterms:W3CDTF">2026-10-08T18:50:00Z</dcterms:created>
  <dcterms:modified xsi:type="dcterms:W3CDTF">2026-10-12T20:42:00Z</dcterms:modified>
</cp:coreProperties>
</file>
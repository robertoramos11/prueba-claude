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BCC0" w14:textId="77777777" w:rsidR="00333F3F" w:rsidRPr="005E374E" w:rsidRDefault="006C000B">
      <w:pPr>
        <w:spacing w:after="60"/>
      </w:pPr>
      <w:r w:rsidRPr="005E374E">
        <w:rPr>
          <w:i/>
          <w:iCs/>
        </w:rPr>
        <w:t>Nivel: Licenciatura en Contaduría Pública</w:t>
      </w:r>
    </w:p>
    <w:p w14:paraId="369BD8C8" w14:textId="77777777" w:rsidR="00333F3F" w:rsidRPr="005E374E" w:rsidRDefault="006C000B">
      <w:pPr>
        <w:spacing w:after="60"/>
        <w:jc w:val="center"/>
      </w:pPr>
      <w:r w:rsidRPr="005E374E">
        <w:rPr>
          <w:b/>
          <w:bCs/>
        </w:rPr>
        <w:t>SEGUNDO AÑO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"/>
        <w:gridCol w:w="415"/>
        <w:gridCol w:w="415"/>
        <w:gridCol w:w="415"/>
        <w:gridCol w:w="830"/>
        <w:gridCol w:w="415"/>
        <w:gridCol w:w="415"/>
        <w:gridCol w:w="830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333F3F" w:rsidRPr="005E374E" w14:paraId="68193A2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851FE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CE2EE0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92AA8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63C6E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333F3F" w:rsidRPr="005E374E" w14:paraId="219BBC63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8BD1D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Métodos y Técnicas de Investigación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BDE4C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CPA-204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BDE81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Información Financiera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3CCFB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CPA-101</w:t>
            </w:r>
          </w:p>
        </w:tc>
      </w:tr>
      <w:tr w:rsidR="00333F3F" w:rsidRPr="005E374E" w14:paraId="09D924B0" w14:textId="77777777">
        <w:tc>
          <w:tcPr>
            <w:tcW w:w="747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6D789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79E1A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333F3F" w:rsidRPr="005E374E" w14:paraId="3E1774BC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13439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D6911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47C68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HTG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56357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0FE57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9FB4A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A1BC1" w14:textId="77777777" w:rsidR="00333F3F" w:rsidRPr="005E374E" w:rsidRDefault="00333F3F">
            <w:pPr>
              <w:spacing w:before="20" w:after="20"/>
              <w:jc w:val="center"/>
            </w:pPr>
          </w:p>
        </w:tc>
      </w:tr>
      <w:tr w:rsidR="00333F3F" w:rsidRPr="005E374E" w14:paraId="495754F6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61DED" w14:textId="7D31B4DA" w:rsidR="00333F3F" w:rsidRPr="005E374E" w:rsidRDefault="00333F3F">
            <w:pPr>
              <w:spacing w:before="20" w:after="20"/>
              <w:jc w:val="center"/>
            </w:pP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6C778" w14:textId="77777777" w:rsidR="00333F3F" w:rsidRPr="005E374E" w:rsidRDefault="00333F3F">
            <w:pPr>
              <w:spacing w:before="20" w:after="20"/>
              <w:jc w:val="center"/>
            </w:pP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EF0D2E" w14:textId="77777777" w:rsidR="00333F3F" w:rsidRPr="005E374E" w:rsidRDefault="00333F3F">
            <w:pPr>
              <w:spacing w:before="20" w:after="20"/>
              <w:jc w:val="center"/>
            </w:pP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9553C" w14:textId="77777777" w:rsidR="00333F3F" w:rsidRPr="005E374E" w:rsidRDefault="00333F3F">
            <w:pPr>
              <w:spacing w:before="20" w:after="20"/>
              <w:jc w:val="center"/>
            </w:pP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7A920" w14:textId="77777777" w:rsidR="00333F3F" w:rsidRPr="005E374E" w:rsidRDefault="00333F3F">
            <w:pPr>
              <w:spacing w:before="20" w:after="20"/>
              <w:jc w:val="center"/>
            </w:pP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011A7" w14:textId="12B6784C" w:rsidR="00333F3F" w:rsidRPr="005E374E" w:rsidRDefault="00333F3F">
            <w:pPr>
              <w:spacing w:before="20" w:after="20"/>
              <w:jc w:val="center"/>
            </w:pP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C7D" w14:textId="77777777" w:rsidR="00333F3F" w:rsidRPr="005E374E" w:rsidRDefault="00333F3F"/>
        </w:tc>
      </w:tr>
      <w:tr w:rsidR="00333F3F" w:rsidRPr="005E374E" w14:paraId="17E0520F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33B22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333F3F" w:rsidRPr="005E374E" w14:paraId="31C17B6F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8C099" w14:textId="3F3E3923" w:rsidR="00333F3F" w:rsidRPr="005E374E" w:rsidRDefault="006C000B" w:rsidP="00517C6D">
            <w:pPr>
              <w:spacing w:before="20" w:after="20"/>
              <w:jc w:val="center"/>
            </w:pPr>
            <w:r w:rsidRPr="005E374E">
              <w:rPr>
                <w:sz w:val="21"/>
                <w:szCs w:val="21"/>
              </w:rPr>
              <w:t xml:space="preserve">Diseña un proyecto de </w:t>
            </w:r>
            <w:r w:rsidRPr="005E374E">
              <w:rPr>
                <w:b/>
                <w:sz w:val="21"/>
                <w:szCs w:val="21"/>
                <w:shd w:val="clear" w:color="auto" w:fill="FFFF00"/>
              </w:rPr>
              <w:t>investigación</w:t>
            </w:r>
            <w:r w:rsidRPr="005E374E">
              <w:rPr>
                <w:sz w:val="21"/>
                <w:szCs w:val="21"/>
                <w:shd w:val="clear" w:color="auto" w:fill="FFFF00"/>
              </w:rPr>
              <w:t xml:space="preserve"> </w:t>
            </w:r>
            <w:r w:rsidRPr="005E374E">
              <w:rPr>
                <w:sz w:val="21"/>
                <w:szCs w:val="21"/>
              </w:rPr>
              <w:t xml:space="preserve">en el campo de las ciencias económicas y financieras, explicando los fundamentos del método científico, planteando el problema y los objetivos, formulando el marco teórico y la hipótesis, aplicando herramientas digitales en la búsqueda bibliográfica, y en el análisis estadístico de la información </w:t>
            </w:r>
            <w:r w:rsidRPr="00862301">
              <w:rPr>
                <w:color w:val="000000" w:themeColor="text1"/>
                <w:sz w:val="21"/>
                <w:szCs w:val="21"/>
                <w:shd w:val="clear" w:color="auto" w:fill="FFFF00"/>
              </w:rPr>
              <w:t>a recolectar</w:t>
            </w:r>
            <w:r w:rsidRPr="005E374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5E374E">
              <w:rPr>
                <w:sz w:val="21"/>
                <w:szCs w:val="21"/>
              </w:rPr>
              <w:t>y los resultados</w:t>
            </w:r>
            <w:r w:rsidR="00517C6D" w:rsidRPr="005E374E">
              <w:rPr>
                <w:sz w:val="21"/>
                <w:szCs w:val="21"/>
              </w:rPr>
              <w:t xml:space="preserve"> </w:t>
            </w:r>
            <w:r w:rsidR="00517C6D" w:rsidRPr="005E374E">
              <w:rPr>
                <w:b/>
                <w:color w:val="000000" w:themeColor="text1"/>
                <w:sz w:val="21"/>
                <w:szCs w:val="21"/>
                <w:shd w:val="clear" w:color="auto" w:fill="FFFF00"/>
              </w:rPr>
              <w:t>a presentar</w:t>
            </w:r>
            <w:r w:rsidRPr="005E374E">
              <w:rPr>
                <w:sz w:val="21"/>
                <w:szCs w:val="21"/>
              </w:rPr>
              <w:t>, con pensamiento crítico, rigor metodológico, ética en la investigación y uso responsable de la inteligencia artificial.</w:t>
            </w:r>
          </w:p>
        </w:tc>
      </w:tr>
      <w:tr w:rsidR="00333F3F" w:rsidRPr="005E374E" w14:paraId="01546E2B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92099" w14:textId="77777777" w:rsidR="00333F3F" w:rsidRPr="005E374E" w:rsidRDefault="006C000B">
            <w:pPr>
              <w:spacing w:before="20" w:after="20"/>
              <w:jc w:val="both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1: </w:t>
            </w:r>
            <w:r w:rsidRPr="005E374E">
              <w:rPr>
                <w:sz w:val="21"/>
                <w:szCs w:val="21"/>
              </w:rPr>
              <w:t>Explica los fundamentos de la ciencia y el método científico, diferenciando los enfoques cuantitativo y cualitativo de la investigación.</w:t>
            </w:r>
          </w:p>
        </w:tc>
      </w:tr>
      <w:tr w:rsidR="00333F3F" w:rsidRPr="005E374E" w14:paraId="459E2531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32045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C9B6D5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7DE76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333F3F" w:rsidRPr="005E374E" w14:paraId="7A986BAD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597D9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1. Explica los conceptos de ciencia, conocimiento científico y método científico, identificando las fuentes de una idea de investigación y los principios éticos que la rigen.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F51DF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1.1 Expone ante el curso una idea de investigación derivada de un problema real de una entidad boliviana, con su propuesta preliminar.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4C363" w14:textId="77777777" w:rsidR="00333F3F" w:rsidRPr="005E374E" w:rsidRDefault="006C000B">
            <w:pPr>
              <w:spacing w:before="20" w:after="20"/>
            </w:pPr>
            <w:r w:rsidRPr="005E374E">
              <w:rPr>
                <w:b/>
                <w:bCs/>
                <w:sz w:val="21"/>
                <w:szCs w:val="21"/>
              </w:rPr>
              <w:t xml:space="preserve">Producto 1: </w:t>
            </w:r>
            <w:r w:rsidRPr="005E374E">
              <w:rPr>
                <w:sz w:val="21"/>
                <w:szCs w:val="21"/>
              </w:rPr>
              <w:t>Propuesta preliminar de investigación con una idea propia.</w:t>
            </w:r>
          </w:p>
        </w:tc>
      </w:tr>
      <w:tr w:rsidR="00333F3F" w:rsidRPr="005E374E" w14:paraId="4666B34D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7CD53" w14:textId="77777777" w:rsidR="00333F3F" w:rsidRPr="005E374E" w:rsidRDefault="00333F3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CBE32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1.2 Identifica en el aula los principios éticos vulnerados en casos de plagio, de falta de confidencialidad y de ausencia de consentimiento.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96438" w14:textId="77777777" w:rsidR="00333F3F" w:rsidRPr="005E374E" w:rsidRDefault="006C000B">
            <w:pPr>
              <w:spacing w:before="20" w:after="20"/>
            </w:pPr>
            <w:r w:rsidRPr="005E374E">
              <w:rPr>
                <w:b/>
                <w:bCs/>
                <w:sz w:val="21"/>
                <w:szCs w:val="21"/>
              </w:rPr>
              <w:t xml:space="preserve">Producto 2: </w:t>
            </w:r>
            <w:r w:rsidRPr="005E374E">
              <w:rPr>
                <w:sz w:val="21"/>
                <w:szCs w:val="21"/>
              </w:rPr>
              <w:t>Ficha de análisis ético de casos de investigación.</w:t>
            </w:r>
          </w:p>
        </w:tc>
      </w:tr>
      <w:tr w:rsidR="00333F3F" w:rsidRPr="005E374E" w14:paraId="1942B95F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96DA8" w14:textId="699C3530" w:rsidR="00333F3F" w:rsidRPr="005E374E" w:rsidRDefault="006C000B" w:rsidP="00517C6D">
            <w:pPr>
              <w:spacing w:before="20" w:after="20"/>
            </w:pPr>
            <w:r w:rsidRPr="005E374E">
              <w:rPr>
                <w:sz w:val="21"/>
                <w:szCs w:val="21"/>
              </w:rPr>
              <w:t>2. Diferencia los enfoques cuantitativo</w:t>
            </w:r>
            <w:r w:rsidR="00517C6D" w:rsidRPr="005E374E">
              <w:rPr>
                <w:sz w:val="21"/>
                <w:szCs w:val="21"/>
              </w:rPr>
              <w:t xml:space="preserve">, </w:t>
            </w:r>
            <w:r w:rsidRPr="005E374E">
              <w:rPr>
                <w:sz w:val="21"/>
                <w:szCs w:val="21"/>
              </w:rPr>
              <w:t xml:space="preserve">cualitativo </w:t>
            </w:r>
            <w:r w:rsidR="00517C6D" w:rsidRPr="00862301">
              <w:rPr>
                <w:b/>
                <w:bCs/>
                <w:sz w:val="21"/>
                <w:szCs w:val="21"/>
                <w:shd w:val="clear" w:color="auto" w:fill="FFFF00"/>
              </w:rPr>
              <w:t>y mixto</w:t>
            </w:r>
            <w:r w:rsidR="00517C6D" w:rsidRPr="005E374E">
              <w:rPr>
                <w:sz w:val="21"/>
                <w:szCs w:val="21"/>
              </w:rPr>
              <w:t xml:space="preserve"> </w:t>
            </w:r>
            <w:r w:rsidRPr="005E374E">
              <w:rPr>
                <w:sz w:val="21"/>
                <w:szCs w:val="21"/>
              </w:rPr>
              <w:t>de la investigación, reconociendo las bondades de cada uno según el tipo de problema.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0BA52" w14:textId="7767D01A" w:rsidR="00333F3F" w:rsidRPr="005E374E" w:rsidRDefault="006C000B" w:rsidP="00517C6D">
            <w:pPr>
              <w:spacing w:before="20" w:after="20"/>
            </w:pPr>
            <w:r w:rsidRPr="005E374E">
              <w:rPr>
                <w:sz w:val="21"/>
                <w:szCs w:val="21"/>
              </w:rPr>
              <w:t>2.1 Analiza en equipo un ejemplo de investigación cuantitativa</w:t>
            </w:r>
            <w:r w:rsidR="00517C6D" w:rsidRPr="005E374E">
              <w:rPr>
                <w:sz w:val="21"/>
                <w:szCs w:val="21"/>
              </w:rPr>
              <w:t>,</w:t>
            </w:r>
            <w:r w:rsidRPr="005E374E">
              <w:rPr>
                <w:sz w:val="21"/>
                <w:szCs w:val="21"/>
              </w:rPr>
              <w:t xml:space="preserve"> uno cualitativo </w:t>
            </w:r>
            <w:r w:rsidR="00517C6D" w:rsidRPr="00862301">
              <w:rPr>
                <w:b/>
                <w:sz w:val="21"/>
                <w:szCs w:val="21"/>
                <w:shd w:val="clear" w:color="auto" w:fill="FFFF00"/>
              </w:rPr>
              <w:t>y otro mixto</w:t>
            </w:r>
            <w:r w:rsidR="00517C6D" w:rsidRPr="005E374E">
              <w:rPr>
                <w:sz w:val="21"/>
                <w:szCs w:val="21"/>
              </w:rPr>
              <w:t xml:space="preserve"> </w:t>
            </w:r>
            <w:r w:rsidRPr="005E374E">
              <w:rPr>
                <w:sz w:val="21"/>
                <w:szCs w:val="21"/>
              </w:rPr>
              <w:t>del campo económico y financiero.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28B209" w14:textId="3F904185" w:rsidR="00333F3F" w:rsidRPr="005E374E" w:rsidRDefault="006C000B">
            <w:pPr>
              <w:spacing w:before="20" w:after="20"/>
            </w:pPr>
            <w:r w:rsidRPr="005E374E">
              <w:rPr>
                <w:b/>
                <w:bCs/>
                <w:sz w:val="21"/>
                <w:szCs w:val="21"/>
              </w:rPr>
              <w:t xml:space="preserve">Producto 3: </w:t>
            </w:r>
            <w:r w:rsidRPr="005E374E">
              <w:rPr>
                <w:sz w:val="21"/>
                <w:szCs w:val="21"/>
              </w:rPr>
              <w:t>Cuadro comparativo de los enfoques cuantitativo</w:t>
            </w:r>
            <w:r w:rsidR="009A4712" w:rsidRPr="005E374E">
              <w:rPr>
                <w:sz w:val="21"/>
                <w:szCs w:val="21"/>
              </w:rPr>
              <w:t>,</w:t>
            </w:r>
            <w:r w:rsidRPr="005E374E">
              <w:rPr>
                <w:sz w:val="21"/>
                <w:szCs w:val="21"/>
              </w:rPr>
              <w:t xml:space="preserve"> cualitativo</w:t>
            </w:r>
            <w:r w:rsidR="009A4712" w:rsidRPr="005E374E">
              <w:rPr>
                <w:sz w:val="21"/>
                <w:szCs w:val="21"/>
              </w:rPr>
              <w:t xml:space="preserve"> </w:t>
            </w:r>
            <w:r w:rsidR="009A4712" w:rsidRPr="005327A5">
              <w:rPr>
                <w:b/>
                <w:bCs/>
                <w:sz w:val="21"/>
                <w:szCs w:val="21"/>
                <w:shd w:val="clear" w:color="auto" w:fill="FFFF00"/>
              </w:rPr>
              <w:t>y mixto</w:t>
            </w:r>
            <w:r w:rsidRPr="005327A5">
              <w:rPr>
                <w:sz w:val="21"/>
                <w:szCs w:val="21"/>
                <w:shd w:val="clear" w:color="auto" w:fill="FFFF00"/>
              </w:rPr>
              <w:t>.</w:t>
            </w:r>
          </w:p>
        </w:tc>
      </w:tr>
      <w:tr w:rsidR="00333F3F" w:rsidRPr="005E374E" w14:paraId="1EAFCB8C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E2A89" w14:textId="77777777" w:rsidR="00333F3F" w:rsidRPr="005E374E" w:rsidRDefault="00333F3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28604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2.2 Selecciona en aula el enfoque pertinente para un conjunto de problemas de investigación contable y financiera.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BFC6D" w14:textId="77777777" w:rsidR="00333F3F" w:rsidRPr="005E374E" w:rsidRDefault="006C000B">
            <w:pPr>
              <w:spacing w:before="20" w:after="20"/>
            </w:pPr>
            <w:r w:rsidRPr="005E374E">
              <w:rPr>
                <w:b/>
                <w:bCs/>
                <w:sz w:val="21"/>
                <w:szCs w:val="21"/>
              </w:rPr>
              <w:t xml:space="preserve">Producto 4: </w:t>
            </w:r>
            <w:r w:rsidRPr="005E374E">
              <w:rPr>
                <w:sz w:val="21"/>
                <w:szCs w:val="21"/>
              </w:rPr>
              <w:t>Matriz de selección del enfoque de investigación.</w:t>
            </w:r>
          </w:p>
        </w:tc>
      </w:tr>
      <w:tr w:rsidR="00333F3F" w:rsidRPr="005E374E" w14:paraId="50E9160B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08DB4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333F3F" w:rsidRPr="005E374E" w14:paraId="4185D85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F942B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3E5E1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04F69B52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13D35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333F3F" w:rsidRPr="005E374E" w14:paraId="03796817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A7E3E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Tema 1: Introducción a la investigación</w:t>
            </w:r>
          </w:p>
          <w:p w14:paraId="6159E02C" w14:textId="77777777" w:rsidR="00333F3F" w:rsidRPr="005E374E" w:rsidRDefault="006C000B" w:rsidP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 xml:space="preserve">Tema 2: Los enfoques de la investigación cualitativa, cuantitativa </w:t>
            </w:r>
            <w:r w:rsidRPr="00862301">
              <w:rPr>
                <w:b/>
                <w:bCs/>
                <w:sz w:val="21"/>
                <w:szCs w:val="21"/>
                <w:shd w:val="clear" w:color="auto" w:fill="FFFF00"/>
              </w:rPr>
              <w:t>y mixta</w:t>
            </w:r>
            <w:r w:rsidRPr="005E374E">
              <w:rPr>
                <w:color w:val="FF0000"/>
                <w:sz w:val="21"/>
                <w:szCs w:val="21"/>
              </w:rPr>
              <w:t>.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F9D50B" w14:textId="77777777" w:rsidR="00333F3F" w:rsidRPr="005E374E" w:rsidRDefault="006C000B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5E374E">
              <w:rPr>
                <w:sz w:val="21"/>
                <w:szCs w:val="21"/>
              </w:rPr>
              <w:t>Conceptos básicos de la investigación: ciencia, conocimiento científico y método científico. (C)</w:t>
            </w:r>
          </w:p>
          <w:p w14:paraId="3E6EF7C3" w14:textId="77777777" w:rsidR="00333F3F" w:rsidRPr="005E374E" w:rsidRDefault="006C000B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5E374E">
              <w:rPr>
                <w:sz w:val="21"/>
                <w:szCs w:val="21"/>
              </w:rPr>
              <w:t xml:space="preserve">Fuentes de ideas para una investigación y criterios para generar ideas de investigación, incluidos los problemas contables, financieros, </w:t>
            </w:r>
            <w:r w:rsidRPr="005E374E">
              <w:rPr>
                <w:sz w:val="21"/>
                <w:szCs w:val="21"/>
              </w:rPr>
              <w:lastRenderedPageBreak/>
              <w:t>tributarios y de sostenibilidad de las entidades bolivianas. (C)</w:t>
            </w:r>
          </w:p>
          <w:p w14:paraId="4223DBD7" w14:textId="77777777" w:rsidR="00333F3F" w:rsidRPr="005E374E" w:rsidRDefault="006C000B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5E374E">
              <w:rPr>
                <w:sz w:val="21"/>
                <w:szCs w:val="21"/>
              </w:rPr>
              <w:t>Estructura de una propuesta de investigación; ética en la investigación. (C, A)</w:t>
            </w:r>
          </w:p>
          <w:p w14:paraId="74B5A570" w14:textId="77777777" w:rsidR="00333F3F" w:rsidRPr="005E374E" w:rsidRDefault="006C000B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5E374E">
              <w:rPr>
                <w:sz w:val="21"/>
                <w:szCs w:val="21"/>
              </w:rPr>
              <w:t xml:space="preserve">Principios éticos de la investigación: honestidad académica, confidencialidad de la información y consentimiento </w:t>
            </w:r>
            <w:r w:rsidR="00793631" w:rsidRPr="005E374E">
              <w:rPr>
                <w:bCs/>
                <w:color w:val="000000" w:themeColor="text1"/>
                <w:sz w:val="21"/>
                <w:szCs w:val="21"/>
              </w:rPr>
              <w:t>informado</w:t>
            </w:r>
            <w:r w:rsidR="00793631" w:rsidRPr="005E374E">
              <w:rPr>
                <w:sz w:val="21"/>
                <w:szCs w:val="21"/>
              </w:rPr>
              <w:t xml:space="preserve"> </w:t>
            </w:r>
            <w:r w:rsidRPr="005E374E">
              <w:rPr>
                <w:sz w:val="21"/>
                <w:szCs w:val="21"/>
              </w:rPr>
              <w:t>de los participantes. (C, A)</w:t>
            </w:r>
          </w:p>
          <w:p w14:paraId="7798ADD3" w14:textId="77777777" w:rsidR="00333F3F" w:rsidRPr="005E374E" w:rsidRDefault="006C000B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5E374E">
              <w:rPr>
                <w:sz w:val="21"/>
                <w:szCs w:val="21"/>
              </w:rPr>
              <w:t>Enfoques de investigación cuantitativa</w:t>
            </w:r>
            <w:r w:rsidR="00793631" w:rsidRPr="005E374E">
              <w:rPr>
                <w:sz w:val="21"/>
                <w:szCs w:val="21"/>
              </w:rPr>
              <w:t xml:space="preserve">, </w:t>
            </w:r>
            <w:r w:rsidRPr="005E374E">
              <w:rPr>
                <w:sz w:val="21"/>
                <w:szCs w:val="21"/>
              </w:rPr>
              <w:t>cualitativa</w:t>
            </w:r>
            <w:r w:rsidR="00793631" w:rsidRPr="005E374E">
              <w:rPr>
                <w:sz w:val="21"/>
                <w:szCs w:val="21"/>
              </w:rPr>
              <w:t xml:space="preserve"> </w:t>
            </w:r>
            <w:r w:rsidR="00793631" w:rsidRPr="00862301">
              <w:rPr>
                <w:b/>
                <w:bCs/>
                <w:sz w:val="21"/>
                <w:szCs w:val="21"/>
                <w:shd w:val="clear" w:color="auto" w:fill="FFFF00"/>
              </w:rPr>
              <w:t>y mixta</w:t>
            </w:r>
            <w:r w:rsidRPr="005E374E">
              <w:rPr>
                <w:sz w:val="21"/>
                <w:szCs w:val="21"/>
              </w:rPr>
              <w:t>: características de cada uno. (C)</w:t>
            </w:r>
          </w:p>
          <w:p w14:paraId="37516679" w14:textId="77777777" w:rsidR="00333F3F" w:rsidRPr="005E374E" w:rsidRDefault="006C000B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5E374E">
              <w:rPr>
                <w:sz w:val="21"/>
                <w:szCs w:val="21"/>
              </w:rPr>
              <w:t>Bondades de los enfoques cuantitativo y cualitativo en una investigación. (C)</w:t>
            </w:r>
          </w:p>
          <w:p w14:paraId="48D4FC4F" w14:textId="77777777" w:rsidR="00333F3F" w:rsidRPr="005E374E" w:rsidRDefault="006C000B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>
              <w:rPr>
                <w:sz w:val="21"/>
                <w:szCs w:val="21"/>
              </w:rPr>
              <w:t xml:space="preserve">Proceso de investigación con el enfoque </w:t>
            </w:r>
            <w:del w:id="9001" w:author="Comisión de revisión 4.5" w:date="2026-10-13T00:00:00Z">
              <w:r>
                <w:rPr>
                  <w:sz w:val="21"/>
                  <w:szCs w:val="21"/>
                </w:rPr>
                <w:delText xml:space="preserve">cuantitativo</w:delText>
              </w:r>
              <w:r>
                <w:rPr>
                  <w:sz w:val="21"/>
                  <w:szCs w:val="21"/>
                </w:rPr>
                <w:delText xml:space="preserve">, </w:delText>
              </w:r>
              <w:r>
                <w:rPr>
                  <w:color w:val="000000" w:themeColor="text1"/>
                  <w:sz w:val="21"/>
                  <w:szCs w:val="21"/>
                </w:rPr>
                <w:delText xml:space="preserve">cualitativo </w:delText>
              </w:r>
              <w:r>
                <w:rPr>
                  <w:b/>
                  <w:bCs/>
                  <w:color w:val="000000" w:themeColor="text1"/>
                  <w:sz w:val="21"/>
                  <w:szCs w:val="21"/>
                  <w:shd w:val="clear" w:color="auto" w:fill="FFFF00"/>
                </w:rPr>
                <w:delText xml:space="preserve">y mixto</w:delText>
              </w:r>
              <w:r>
                <w:rPr>
                  <w:color w:val="000000" w:themeColor="text1"/>
                  <w:sz w:val="21"/>
                  <w:szCs w:val="21"/>
                </w:rPr>
                <w:delText xml:space="preserve"> </w:delText>
              </w:r>
              <w:r>
                <w:rPr>
                  <w:sz w:val="21"/>
                  <w:szCs w:val="21"/>
                </w:rPr>
                <w:delText xml:space="preserve">y con el enfoque cualitativo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</w:rPr>
                <w:t xml:space="preserve">cuantitativo, cualitativo y mixto</w:t>
              </w:r>
            </w:ins>
            <w:r>
              <w:rPr>
                <w:sz w:val="21"/>
                <w:szCs w:val="21"/>
              </w:rPr>
              <w:t xml:space="preserve">, con ejemplos de cada uno.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04010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lastRenderedPageBreak/>
              <w:t>Nociones de epistemología y de los tipos de conocimiento.</w:t>
            </w:r>
          </w:p>
          <w:p w14:paraId="0F0665BB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t>Nociones de lógica inductiva y deductiva aplicadas al razonamiento científico.</w:t>
            </w:r>
          </w:p>
        </w:tc>
      </w:tr>
      <w:tr w:rsidR="00333F3F" w:rsidRPr="005E374E" w14:paraId="4A88CBB4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AF3D3" w14:textId="77777777" w:rsidR="00333F3F" w:rsidRPr="005E374E" w:rsidRDefault="006C000B">
            <w:pPr>
              <w:spacing w:before="20" w:after="20"/>
              <w:jc w:val="both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2: </w:t>
            </w:r>
            <w:r w:rsidRPr="005E374E">
              <w:rPr>
                <w:sz w:val="21"/>
                <w:szCs w:val="21"/>
              </w:rPr>
              <w:t>Plantea el problema y los objetivos de una investigación, aplicando las técnicas de apoyo bibliográfico y de redacción técnico-científica.</w:t>
            </w:r>
          </w:p>
        </w:tc>
      </w:tr>
      <w:tr w:rsidR="00333F3F" w:rsidRPr="005E374E" w14:paraId="362D77B6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BA15D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A58FB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47A1C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333F3F" w:rsidRPr="005E374E" w14:paraId="0E2A741F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65E8E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1. Aplica las normas de redacción técnico-científica y de citación, organizando las referencias con un gestor bibliográfico y verificando los resultados de las herramientas de inteligencia artificial.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63478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1.1 Organiza en el laboratorio de cómputo las referencias de una investigación con un gestor bibliográfico.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7B2FD" w14:textId="77777777" w:rsidR="00333F3F" w:rsidRPr="005E374E" w:rsidRDefault="006C000B">
            <w:pPr>
              <w:spacing w:before="20" w:after="20"/>
            </w:pPr>
            <w:r w:rsidRPr="005E374E">
              <w:rPr>
                <w:b/>
                <w:bCs/>
                <w:sz w:val="21"/>
                <w:szCs w:val="21"/>
              </w:rPr>
              <w:t xml:space="preserve">Producto 5: </w:t>
            </w:r>
            <w:r w:rsidRPr="005E374E">
              <w:rPr>
                <w:sz w:val="21"/>
                <w:szCs w:val="21"/>
              </w:rPr>
              <w:t>Base de referencias bibliográficas organizada en un gestor bibliográfico.</w:t>
            </w:r>
          </w:p>
        </w:tc>
      </w:tr>
      <w:tr w:rsidR="00333F3F" w:rsidRPr="005E374E" w14:paraId="0E87AAD1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5856F" w14:textId="77777777" w:rsidR="00333F3F" w:rsidRPr="005E374E" w:rsidRDefault="00333F3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CA155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1.2 Registra en equipo el uso de herramientas de inteligencia artificial en la búsqueda bibliográfica, con la verificación de sus resultados.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60196" w14:textId="77777777" w:rsidR="00333F3F" w:rsidRPr="005E374E" w:rsidRDefault="006C000B">
            <w:pPr>
              <w:spacing w:before="20" w:after="20"/>
            </w:pPr>
            <w:r w:rsidRPr="005E374E">
              <w:rPr>
                <w:b/>
                <w:bCs/>
                <w:sz w:val="21"/>
                <w:szCs w:val="21"/>
              </w:rPr>
              <w:t xml:space="preserve">Producto 6: </w:t>
            </w:r>
            <w:r w:rsidRPr="005E374E">
              <w:rPr>
                <w:sz w:val="21"/>
                <w:szCs w:val="21"/>
              </w:rPr>
              <w:t>Registro del uso de herramientas de inteligencia artificial con la verificación de sus resultados.</w:t>
            </w:r>
          </w:p>
        </w:tc>
      </w:tr>
      <w:tr w:rsidR="00333F3F" w:rsidRPr="005E374E" w14:paraId="21EC16FE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0C6CE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2. Plantea el problema de investigación con sus preguntas, sus objetivos, su justificación y su delimitación, comprobando la consistencia entre el problema y los objetivos.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C78D1F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2.1 Plantea en aula el problema y las preguntas de una investigación propia vinculada a una línea de investigación de la Carrera.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DD89F" w14:textId="77777777" w:rsidR="00333F3F" w:rsidRPr="005E374E" w:rsidRDefault="006C000B">
            <w:pPr>
              <w:spacing w:before="20" w:after="20"/>
            </w:pPr>
            <w:r w:rsidRPr="005E374E">
              <w:rPr>
                <w:b/>
                <w:bCs/>
                <w:sz w:val="21"/>
                <w:szCs w:val="21"/>
              </w:rPr>
              <w:t xml:space="preserve">Producto 7: </w:t>
            </w:r>
            <w:r w:rsidRPr="005E374E">
              <w:rPr>
                <w:sz w:val="21"/>
                <w:szCs w:val="21"/>
              </w:rPr>
              <w:t>Planteamiento del problema con sus preguntas, justificación y delimitación.</w:t>
            </w:r>
          </w:p>
        </w:tc>
      </w:tr>
      <w:tr w:rsidR="00333F3F" w:rsidRPr="005E374E" w14:paraId="3901AA36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ACFD5" w14:textId="77777777" w:rsidR="00333F3F" w:rsidRPr="005E374E" w:rsidRDefault="00333F3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41C1B" w14:textId="3EAA771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2.2 Formula</w:t>
            </w:r>
            <w:r w:rsidR="00793631" w:rsidRPr="005E374E">
              <w:rPr>
                <w:sz w:val="21"/>
                <w:szCs w:val="21"/>
                <w:shd w:val="clear" w:color="auto" w:fill="FFFF00"/>
              </w:rPr>
              <w:t xml:space="preserve"> </w:t>
            </w:r>
            <w:r w:rsidR="00793631" w:rsidRPr="005E374E">
              <w:rPr>
                <w:b/>
                <w:bCs/>
                <w:color w:val="000000" w:themeColor="text1"/>
                <w:sz w:val="21"/>
                <w:szCs w:val="21"/>
                <w:shd w:val="clear" w:color="auto" w:fill="FFFF00"/>
              </w:rPr>
              <w:t>individualmente</w:t>
            </w:r>
            <w:r w:rsidRPr="005E374E">
              <w:rPr>
                <w:sz w:val="21"/>
                <w:szCs w:val="21"/>
              </w:rPr>
              <w:t xml:space="preserve"> los objetivos general y específicos de la investigación, revisando </w:t>
            </w:r>
            <w:r w:rsidR="00793631" w:rsidRPr="005E374E">
              <w:rPr>
                <w:b/>
                <w:bCs/>
                <w:color w:val="000000" w:themeColor="text1"/>
                <w:sz w:val="21"/>
                <w:szCs w:val="21"/>
                <w:shd w:val="clear" w:color="auto" w:fill="FFFF00"/>
              </w:rPr>
              <w:t>en equipo</w:t>
            </w:r>
            <w:r w:rsidR="00793631" w:rsidRPr="005E374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5E374E">
              <w:rPr>
                <w:sz w:val="21"/>
                <w:szCs w:val="21"/>
              </w:rPr>
              <w:t>su coherencia con el problema planteado.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73038" w14:textId="77777777" w:rsidR="00333F3F" w:rsidRPr="005E374E" w:rsidRDefault="006C000B">
            <w:pPr>
              <w:spacing w:before="20" w:after="20"/>
            </w:pPr>
            <w:r w:rsidRPr="005E374E">
              <w:rPr>
                <w:b/>
                <w:bCs/>
                <w:sz w:val="21"/>
                <w:szCs w:val="21"/>
              </w:rPr>
              <w:t xml:space="preserve">Producto 8: </w:t>
            </w:r>
            <w:r w:rsidRPr="005E374E">
              <w:rPr>
                <w:sz w:val="21"/>
                <w:szCs w:val="21"/>
              </w:rPr>
              <w:t>Matriz de consistencia entre el problema, las preguntas y los objetivos.</w:t>
            </w:r>
          </w:p>
        </w:tc>
      </w:tr>
      <w:tr w:rsidR="00333F3F" w:rsidRPr="005E374E" w14:paraId="613C1692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BB99B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333F3F" w:rsidRPr="005E374E" w14:paraId="20152B57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ABFC5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BD583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359AE07A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272A7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333F3F" w:rsidRPr="005E374E" w14:paraId="10BE38E7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C64B2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Tema 3: Técnicas de apoyo a la investigación</w:t>
            </w:r>
          </w:p>
          <w:p w14:paraId="2D1FF46E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Tema 4: Planteamiento del problema y los objetivos de investigación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0EBCA" w14:textId="2A1DDC11" w:rsidR="00333F3F" w:rsidRPr="005E374E" w:rsidRDefault="006C000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5E374E">
              <w:rPr>
                <w:sz w:val="21"/>
                <w:szCs w:val="21"/>
              </w:rPr>
              <w:t>Redacción técnico-científica y su aplicación en los trabajos de investigación, con un sistema normalizado de citas y referencias APA. (C, P)</w:t>
            </w:r>
          </w:p>
          <w:p w14:paraId="5E927754" w14:textId="77777777" w:rsidR="00333F3F" w:rsidRPr="005E374E" w:rsidRDefault="006C000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5E374E">
              <w:rPr>
                <w:sz w:val="21"/>
                <w:szCs w:val="21"/>
              </w:rPr>
              <w:t>Gestores bibliográficos Word, Zotero y Mendeley para la organización de referencias. (C)</w:t>
            </w:r>
          </w:p>
          <w:p w14:paraId="33F8AE47" w14:textId="77777777" w:rsidR="00333F3F" w:rsidRPr="005E374E" w:rsidRDefault="006C000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5E374E">
              <w:rPr>
                <w:sz w:val="21"/>
                <w:szCs w:val="21"/>
              </w:rPr>
              <w:lastRenderedPageBreak/>
              <w:t>Búsqueda de literatura en repositorios y bases de datos académicas, incluido el Repositorio Institucional de la UMSA. (C)</w:t>
            </w:r>
          </w:p>
          <w:p w14:paraId="6642AEAF" w14:textId="77777777" w:rsidR="00333F3F" w:rsidRPr="005E374E" w:rsidRDefault="006C000B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color w:val="000000" w:themeColor="text1"/>
              </w:rPr>
            </w:pPr>
            <w:r w:rsidRPr="005E374E">
              <w:rPr>
                <w:sz w:val="21"/>
                <w:szCs w:val="21"/>
              </w:rPr>
              <w:t xml:space="preserve">Lectura </w:t>
            </w:r>
            <w:r w:rsidR="00E541A2" w:rsidRPr="00862301">
              <w:rPr>
                <w:b/>
                <w:bCs/>
                <w:color w:val="000000" w:themeColor="text1"/>
                <w:sz w:val="21"/>
                <w:szCs w:val="21"/>
                <w:shd w:val="clear" w:color="auto" w:fill="FFFF00"/>
              </w:rPr>
              <w:t>y resúmenes</w:t>
            </w:r>
            <w:r w:rsidR="00E541A2" w:rsidRPr="005E374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5E374E">
              <w:rPr>
                <w:color w:val="000000" w:themeColor="text1"/>
                <w:sz w:val="21"/>
                <w:szCs w:val="21"/>
              </w:rPr>
              <w:t>de artículos científicos en inglés para la revisión de literatura. (C)</w:t>
            </w:r>
          </w:p>
          <w:p w14:paraId="27346810" w14:textId="50CDB39F" w:rsidR="00333F3F" w:rsidRPr="005E374E" w:rsidRDefault="006C000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5E374E">
              <w:rPr>
                <w:color w:val="000000" w:themeColor="text1"/>
                <w:sz w:val="21"/>
                <w:szCs w:val="21"/>
              </w:rPr>
              <w:t>Aplicaciones de la inteligencia artificial en la investigación: búsqueda bibliográfica, redacción preliminar</w:t>
            </w:r>
            <w:r w:rsidR="00A733E8" w:rsidRPr="005E374E">
              <w:rPr>
                <w:color w:val="000000" w:themeColor="text1"/>
                <w:sz w:val="21"/>
                <w:szCs w:val="21"/>
              </w:rPr>
              <w:t xml:space="preserve">, </w:t>
            </w:r>
            <w:r w:rsidRPr="005E374E">
              <w:rPr>
                <w:color w:val="000000" w:themeColor="text1"/>
                <w:sz w:val="21"/>
                <w:szCs w:val="21"/>
              </w:rPr>
              <w:t>detección de plagio</w:t>
            </w:r>
            <w:r w:rsidR="00E541A2" w:rsidRPr="005E374E">
              <w:rPr>
                <w:color w:val="000000" w:themeColor="text1"/>
                <w:sz w:val="21"/>
                <w:szCs w:val="21"/>
              </w:rPr>
              <w:t xml:space="preserve"> </w:t>
            </w:r>
            <w:r w:rsidR="00E541A2" w:rsidRPr="005E374E">
              <w:rPr>
                <w:b/>
                <w:bCs/>
                <w:color w:val="000000" w:themeColor="text1"/>
                <w:sz w:val="21"/>
                <w:szCs w:val="21"/>
              </w:rPr>
              <w:t xml:space="preserve">y </w:t>
            </w:r>
            <w:r w:rsidR="00E541A2" w:rsidRPr="00862301">
              <w:rPr>
                <w:b/>
                <w:bCs/>
                <w:color w:val="000000" w:themeColor="text1"/>
                <w:sz w:val="21"/>
                <w:szCs w:val="21"/>
                <w:shd w:val="clear" w:color="auto" w:fill="FFFF00"/>
              </w:rPr>
              <w:t>plagio IA</w:t>
            </w:r>
            <w:r w:rsidRPr="005E374E">
              <w:rPr>
                <w:color w:val="000000" w:themeColor="text1"/>
                <w:sz w:val="21"/>
                <w:szCs w:val="21"/>
              </w:rPr>
              <w:t xml:space="preserve">. </w:t>
            </w:r>
            <w:r w:rsidRPr="005E374E">
              <w:rPr>
                <w:sz w:val="21"/>
                <w:szCs w:val="21"/>
              </w:rPr>
              <w:t>(C, T)</w:t>
            </w:r>
          </w:p>
          <w:p w14:paraId="2088E44A" w14:textId="77777777" w:rsidR="00333F3F" w:rsidRPr="005E374E" w:rsidRDefault="006C000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5E374E">
              <w:rPr>
                <w:sz w:val="21"/>
                <w:szCs w:val="21"/>
              </w:rPr>
              <w:t>Uso responsable de la inteligencia artificial en la investigación: verificación de sus resultados, declaración de su uso y respeto de la autoría, según la Recomendación sobre la ética de la inteligencia artificial de la UNESCO. (P, A, T)</w:t>
            </w:r>
          </w:p>
          <w:p w14:paraId="3EAAA062" w14:textId="77777777" w:rsidR="00333F3F" w:rsidRPr="005E374E" w:rsidRDefault="006C000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5E374E">
              <w:rPr>
                <w:sz w:val="21"/>
                <w:szCs w:val="21"/>
              </w:rPr>
              <w:t>Evaluación crítica de las fuentes de información: autoría, actualidad, pertinencia y sesgos. (P)</w:t>
            </w:r>
          </w:p>
          <w:p w14:paraId="32D79D9A" w14:textId="77777777" w:rsidR="00333F3F" w:rsidRPr="005E374E" w:rsidRDefault="006C000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5E374E">
              <w:rPr>
                <w:sz w:val="21"/>
                <w:szCs w:val="21"/>
              </w:rPr>
              <w:t>Plagio y derecho de autor: cita de obras ajenas con mención de la fuente y del autor, según la Ley N° 1322. (C)</w:t>
            </w:r>
          </w:p>
          <w:p w14:paraId="14C5FA29" w14:textId="77777777" w:rsidR="00333F3F" w:rsidRPr="005E374E" w:rsidRDefault="006C000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5E374E">
              <w:rPr>
                <w:sz w:val="21"/>
                <w:szCs w:val="21"/>
              </w:rPr>
              <w:t>Criterios para plantear el problema de investigación y formular las preguntas de investigación. (C)</w:t>
            </w:r>
          </w:p>
          <w:p w14:paraId="0A1AA8E0" w14:textId="77777777" w:rsidR="00333F3F" w:rsidRPr="005E374E" w:rsidRDefault="006C000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5E374E">
              <w:rPr>
                <w:sz w:val="21"/>
                <w:szCs w:val="21"/>
              </w:rPr>
              <w:t>Objetivos de la investigación: general y específicos; justificación y delimitación de la investigación. (C)</w:t>
            </w:r>
          </w:p>
          <w:p w14:paraId="3BCD52C5" w14:textId="77777777" w:rsidR="00333F3F" w:rsidRPr="005E374E" w:rsidRDefault="006C000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5E374E">
              <w:rPr>
                <w:sz w:val="21"/>
                <w:szCs w:val="21"/>
              </w:rPr>
              <w:t>Criterios para evaluar la consistencia entre el problema y los objetivos de investigación. (C)</w:t>
            </w:r>
          </w:p>
          <w:p w14:paraId="4EED2EA6" w14:textId="77777777" w:rsidR="00333F3F" w:rsidRPr="005E374E" w:rsidRDefault="006C000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>
              <w:rPr>
                <w:sz w:val="21"/>
                <w:szCs w:val="21"/>
              </w:rPr>
              <w:t xml:space="preserve">Líneas de investigación de la Carrera en contabilidad, tributación, finanzas y aseguramiento, y continuidad del proyecto de investigación hacia las </w:t>
            </w:r>
            <w:del w:id="9003" w:author="Comisión de revisión 4.5" w:date="2026-10-13T00:00:00Z">
              <w:r>
                <w:rPr>
                  <w:sz w:val="21"/>
                  <w:szCs w:val="21"/>
                </w:rPr>
                <w:delText xml:space="preserve">modalidades de </w:delText>
              </w:r>
              <w:r>
                <w:rPr>
                  <w:color w:val="000000" w:themeColor="text1"/>
                  <w:sz w:val="21"/>
                  <w:szCs w:val="21"/>
                </w:rPr>
                <w:delText xml:space="preserve">graduación</w:delText>
              </w:r>
              <w:r>
                <w:rPr>
                  <w:color w:val="000000" w:themeColor="text1"/>
                  <w:sz w:val="21"/>
                  <w:szCs w:val="21"/>
                </w:rPr>
                <w:delText xml:space="preserve"> </w:delText>
              </w:r>
              <w:r>
                <w:rPr>
                  <w:b/>
                  <w:bCs/>
                  <w:color w:val="000000" w:themeColor="text1"/>
                  <w:sz w:val="21"/>
                  <w:szCs w:val="21"/>
                  <w:shd w:val="clear" w:color="auto" w:fill="FFFF00"/>
                </w:rPr>
                <w:delText xml:space="preserve">con investigación</w:delText>
              </w:r>
              <w:r>
                <w:rPr>
                  <w:color w:val="000000" w:themeColor="text1"/>
                  <w:sz w:val="21"/>
                  <w:szCs w:val="21"/>
                </w:rPr>
                <w:delText xml:space="preserve"> (C)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</w:rPr>
                <w:t xml:space="preserve">modalidades de graduación con investigación. (C)</w:t>
              </w:r>
            </w:ins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238366" w14:textId="03CAC254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lastRenderedPageBreak/>
              <w:t>Normas de ortografía, puntuación y estilo del español académico.</w:t>
            </w:r>
            <w:r w:rsidR="00A733E8" w:rsidRPr="005E374E">
              <w:rPr>
                <w:sz w:val="21"/>
                <w:szCs w:val="21"/>
              </w:rPr>
              <w:t xml:space="preserve"> </w:t>
            </w:r>
            <w:r w:rsidR="00E541A2" w:rsidRPr="005E374E">
              <w:rPr>
                <w:sz w:val="21"/>
                <w:szCs w:val="21"/>
              </w:rPr>
              <w:t>Normas de redacción técnica (lógica, semántica y gramática)</w:t>
            </w:r>
          </w:p>
          <w:p w14:paraId="7974CBE0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t>Nociones de búsqueda avanzada con operadores booleanos en catálogos y bases académicas.</w:t>
            </w:r>
          </w:p>
        </w:tc>
      </w:tr>
      <w:tr w:rsidR="00333F3F" w:rsidRPr="005E374E" w14:paraId="60433F7F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9B861" w14:textId="77777777" w:rsidR="00333F3F" w:rsidRPr="005E374E" w:rsidRDefault="006C000B">
            <w:pPr>
              <w:spacing w:before="20" w:after="20"/>
              <w:jc w:val="both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3: </w:t>
            </w:r>
            <w:r w:rsidRPr="005E374E">
              <w:rPr>
                <w:sz w:val="21"/>
                <w:szCs w:val="21"/>
              </w:rPr>
              <w:t xml:space="preserve">Formula la hipótesis de una investigación, construyendo el marco teórico y definiendo el tipo de estudio conforme a la clasificación de </w:t>
            </w:r>
            <w:proofErr w:type="spellStart"/>
            <w:r w:rsidRPr="005E374E">
              <w:rPr>
                <w:sz w:val="21"/>
                <w:szCs w:val="21"/>
              </w:rPr>
              <w:t>Dankhe</w:t>
            </w:r>
            <w:proofErr w:type="spellEnd"/>
            <w:r w:rsidRPr="005E374E">
              <w:rPr>
                <w:sz w:val="21"/>
                <w:szCs w:val="21"/>
              </w:rPr>
              <w:t>.</w:t>
            </w:r>
          </w:p>
        </w:tc>
      </w:tr>
      <w:tr w:rsidR="00333F3F" w:rsidRPr="005E374E" w14:paraId="1E26D948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7D876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7DADD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452BB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333F3F" w:rsidRPr="005E374E" w14:paraId="6595437E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A50AF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 xml:space="preserve">1. Construye el marco teórico de una investigación a partir de la revisión de literatura, definiendo el tipo de estudio según la clasificación de </w:t>
            </w:r>
            <w:proofErr w:type="spellStart"/>
            <w:r w:rsidRPr="005E374E">
              <w:rPr>
                <w:sz w:val="21"/>
                <w:szCs w:val="21"/>
              </w:rPr>
              <w:t>Dankhe</w:t>
            </w:r>
            <w:proofErr w:type="spellEnd"/>
            <w:r w:rsidRPr="005E374E"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625E3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1.1 Construye en aula el marco teórico de una investigación propia con su revisión de literatura y su marco normativo.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846E9" w14:textId="77777777" w:rsidR="00333F3F" w:rsidRPr="005E374E" w:rsidRDefault="006C000B">
            <w:pPr>
              <w:spacing w:before="20" w:after="20"/>
            </w:pPr>
            <w:r w:rsidRPr="005E374E">
              <w:rPr>
                <w:b/>
                <w:bCs/>
                <w:sz w:val="21"/>
                <w:szCs w:val="21"/>
              </w:rPr>
              <w:t xml:space="preserve">Producto 9: </w:t>
            </w:r>
            <w:r w:rsidRPr="005E374E">
              <w:rPr>
                <w:sz w:val="21"/>
                <w:szCs w:val="21"/>
              </w:rPr>
              <w:t>Marco teórico de una investigación con su revisión de literatura.</w:t>
            </w:r>
          </w:p>
        </w:tc>
      </w:tr>
      <w:tr w:rsidR="00333F3F" w:rsidRPr="005E374E" w14:paraId="2B2A031A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B1383" w14:textId="77777777" w:rsidR="00333F3F" w:rsidRPr="005E374E" w:rsidRDefault="00333F3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86128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1.2 Clasifica en equipo un conjunto de tesis del Repositorio Institucional de la UMSA en estudios exploratorios, descriptivos, correlacionales o explicativos.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409D6" w14:textId="160986C8" w:rsidR="00333F3F" w:rsidRPr="005E374E" w:rsidRDefault="006C000B">
            <w:pPr>
              <w:spacing w:before="20" w:after="20"/>
            </w:pPr>
            <w:r w:rsidRPr="005E374E">
              <w:rPr>
                <w:b/>
                <w:bCs/>
                <w:sz w:val="21"/>
                <w:szCs w:val="21"/>
              </w:rPr>
              <w:t xml:space="preserve">Producto 10: </w:t>
            </w:r>
            <w:r w:rsidRPr="005E374E">
              <w:rPr>
                <w:sz w:val="21"/>
                <w:szCs w:val="21"/>
              </w:rPr>
              <w:t xml:space="preserve">Cuadro de clasificación de </w:t>
            </w:r>
            <w:r w:rsidR="00517C6D" w:rsidRPr="005E374E">
              <w:rPr>
                <w:sz w:val="21"/>
                <w:szCs w:val="21"/>
              </w:rPr>
              <w:t xml:space="preserve">tipos de </w:t>
            </w:r>
            <w:r w:rsidRPr="005E374E">
              <w:rPr>
                <w:sz w:val="21"/>
                <w:szCs w:val="21"/>
              </w:rPr>
              <w:t xml:space="preserve">estudios según la tipología de </w:t>
            </w:r>
            <w:proofErr w:type="spellStart"/>
            <w:r w:rsidRPr="005E374E">
              <w:rPr>
                <w:sz w:val="21"/>
                <w:szCs w:val="21"/>
              </w:rPr>
              <w:t>Dankhe</w:t>
            </w:r>
            <w:proofErr w:type="spellEnd"/>
            <w:r w:rsidRPr="005E374E">
              <w:rPr>
                <w:sz w:val="21"/>
                <w:szCs w:val="21"/>
              </w:rPr>
              <w:t>.</w:t>
            </w:r>
          </w:p>
        </w:tc>
      </w:tr>
      <w:tr w:rsidR="00333F3F" w:rsidRPr="005E374E" w14:paraId="7513425C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5C44E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 xml:space="preserve">2. Formula la hipótesis de investigación, la hipótesis nula y la alternativa, operacionalizando sus variables en indicadores medibles </w:t>
            </w:r>
            <w:r>
              <w:rPr>
                <w:sz w:val="21"/>
                <w:szCs w:val="21"/>
              </w:rPr>
              <w:t xml:space="preserve">del campo </w:t>
            </w:r>
            <w:del w:id="9005" w:author="Comisión de revisión 4.5" w:date="2026-10-13T00:00:00Z">
              <w:r>
                <w:rPr>
                  <w:sz w:val="21"/>
                  <w:szCs w:val="21"/>
                </w:rPr>
                <w:delText xml:space="preserve">contable o financiero y, explica el procedimiento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</w:rPr>
                <w:t xml:space="preserve">contable o financiero, y explica el procedimiento</w:t>
              </w:r>
            </w:ins>
            <w:r>
              <w:rPr>
                <w:sz w:val="21"/>
                <w:szCs w:val="21"/>
              </w:rPr>
              <w:t xml:space="preserve"> en caso de ausencia de hipótesis.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89F3C" w14:textId="77777777" w:rsidR="00333F3F" w:rsidRPr="005E374E" w:rsidRDefault="006C000B">
            <w:pPr>
              <w:spacing w:before="20" w:after="20"/>
              <w:rPr>
                <w:color w:val="000000" w:themeColor="text1"/>
              </w:rPr>
            </w:pPr>
            <w:r w:rsidRPr="005E374E">
              <w:rPr>
                <w:color w:val="000000" w:themeColor="text1"/>
                <w:sz w:val="21"/>
                <w:szCs w:val="21"/>
              </w:rPr>
              <w:lastRenderedPageBreak/>
              <w:t xml:space="preserve">2.1 Formula </w:t>
            </w:r>
            <w:r w:rsidR="005C769D" w:rsidRPr="00862301">
              <w:rPr>
                <w:b/>
                <w:bCs/>
                <w:color w:val="000000" w:themeColor="text1"/>
                <w:sz w:val="21"/>
                <w:szCs w:val="21"/>
                <w:shd w:val="clear" w:color="auto" w:fill="FFFF00"/>
              </w:rPr>
              <w:t>individualmente y evalúa</w:t>
            </w:r>
            <w:r w:rsidR="005C769D" w:rsidRPr="005E374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5E374E">
              <w:rPr>
                <w:color w:val="000000" w:themeColor="text1"/>
                <w:sz w:val="21"/>
                <w:szCs w:val="21"/>
              </w:rPr>
              <w:t>en equipo la hipótesis de investigación, la hipótesis nula y la hipótesis alternativa de un estudio.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16B6E" w14:textId="6DBF11B9" w:rsidR="00333F3F" w:rsidRPr="005E374E" w:rsidRDefault="006C000B">
            <w:pPr>
              <w:spacing w:before="20" w:after="20"/>
            </w:pPr>
            <w:r w:rsidRPr="005E374E">
              <w:rPr>
                <w:b/>
                <w:bCs/>
                <w:sz w:val="21"/>
                <w:szCs w:val="21"/>
              </w:rPr>
              <w:t xml:space="preserve">Producto 11: </w:t>
            </w:r>
            <w:r w:rsidRPr="005E374E">
              <w:rPr>
                <w:sz w:val="21"/>
                <w:szCs w:val="21"/>
              </w:rPr>
              <w:t>Hipótesis de investigación con su hipótesis nula y su hipótesis alternativa</w:t>
            </w:r>
            <w:r w:rsidR="00F63854" w:rsidRPr="005E374E">
              <w:rPr>
                <w:sz w:val="21"/>
                <w:szCs w:val="21"/>
              </w:rPr>
              <w:t xml:space="preserve"> </w:t>
            </w:r>
            <w:r w:rsidR="00F63854" w:rsidRPr="005E374E">
              <w:rPr>
                <w:b/>
                <w:bCs/>
                <w:sz w:val="21"/>
                <w:szCs w:val="21"/>
              </w:rPr>
              <w:t>(</w:t>
            </w:r>
            <w:r w:rsidR="00F63854" w:rsidRPr="00862301">
              <w:rPr>
                <w:b/>
                <w:bCs/>
                <w:sz w:val="21"/>
                <w:szCs w:val="21"/>
                <w:shd w:val="clear" w:color="auto" w:fill="FFFF00"/>
              </w:rPr>
              <w:t>si corresponde)</w:t>
            </w:r>
            <w:r w:rsidRPr="00862301">
              <w:rPr>
                <w:sz w:val="21"/>
                <w:szCs w:val="21"/>
                <w:shd w:val="clear" w:color="auto" w:fill="FFFF00"/>
              </w:rPr>
              <w:t>.</w:t>
            </w:r>
          </w:p>
        </w:tc>
      </w:tr>
      <w:tr w:rsidR="00333F3F" w:rsidRPr="005E374E" w14:paraId="4562749C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5B6BC" w14:textId="77777777" w:rsidR="00333F3F" w:rsidRPr="005E374E" w:rsidRDefault="00333F3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0391E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2.2 Desagrega en aula las variables de su hipótesis en dimensiones e indicadores medibles.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C0041" w14:textId="77777777" w:rsidR="00333F3F" w:rsidRPr="005E374E" w:rsidRDefault="006C000B">
            <w:pPr>
              <w:spacing w:before="20" w:after="20"/>
            </w:pPr>
            <w:r w:rsidRPr="005E374E">
              <w:rPr>
                <w:b/>
                <w:bCs/>
                <w:sz w:val="21"/>
                <w:szCs w:val="21"/>
              </w:rPr>
              <w:t xml:space="preserve">Producto 12: </w:t>
            </w:r>
            <w:r w:rsidRPr="005E374E">
              <w:rPr>
                <w:sz w:val="21"/>
                <w:szCs w:val="21"/>
              </w:rPr>
              <w:t>Matriz de operacionalización de variables.</w:t>
            </w:r>
          </w:p>
        </w:tc>
      </w:tr>
      <w:tr w:rsidR="00333F3F" w:rsidRPr="005E374E" w14:paraId="0FB3C3CC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06AF2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333F3F" w:rsidRPr="005E374E" w14:paraId="4ADA0054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B2293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A6DD1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63F3D40C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ACA92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333F3F" w:rsidRPr="005E374E" w14:paraId="213D5341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B86AF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 xml:space="preserve">Tema 5: Marco </w:t>
            </w:r>
            <w:r w:rsidRPr="005E374E">
              <w:rPr>
                <w:color w:val="000000" w:themeColor="text1"/>
                <w:sz w:val="21"/>
                <w:szCs w:val="21"/>
              </w:rPr>
              <w:t>teórico</w:t>
            </w:r>
            <w:r w:rsidR="0093042F" w:rsidRPr="005E374E">
              <w:rPr>
                <w:color w:val="000000" w:themeColor="text1"/>
                <w:sz w:val="21"/>
                <w:szCs w:val="21"/>
              </w:rPr>
              <w:t xml:space="preserve"> </w:t>
            </w:r>
            <w:r w:rsidR="0093042F" w:rsidRPr="005E374E">
              <w:rPr>
                <w:b/>
                <w:bCs/>
                <w:color w:val="000000" w:themeColor="text1"/>
                <w:sz w:val="21"/>
                <w:szCs w:val="21"/>
              </w:rPr>
              <w:t xml:space="preserve">y </w:t>
            </w:r>
            <w:r w:rsidR="0093042F" w:rsidRPr="00862301">
              <w:rPr>
                <w:b/>
                <w:bCs/>
                <w:color w:val="000000" w:themeColor="text1"/>
                <w:sz w:val="21"/>
                <w:szCs w:val="21"/>
                <w:shd w:val="clear" w:color="auto" w:fill="FFFF00"/>
              </w:rPr>
              <w:t>estado del arte</w:t>
            </w:r>
          </w:p>
          <w:p w14:paraId="747ABE30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Tema 6: Definición del tipo de investigación</w:t>
            </w:r>
          </w:p>
          <w:p w14:paraId="23DF36BE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Tema 7: Formulación de la hipótesis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3E1E0" w14:textId="77777777" w:rsidR="00333F3F" w:rsidRPr="005E374E" w:rsidRDefault="006C000B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E374E">
              <w:rPr>
                <w:sz w:val="21"/>
                <w:szCs w:val="21"/>
              </w:rPr>
              <w:t>Antecedentes del problema de investigación y funciones del marco teórico</w:t>
            </w:r>
            <w:r w:rsidR="0093042F" w:rsidRPr="005E374E">
              <w:rPr>
                <w:sz w:val="21"/>
                <w:szCs w:val="21"/>
              </w:rPr>
              <w:t xml:space="preserve"> </w:t>
            </w:r>
            <w:r w:rsidR="0093042F" w:rsidRPr="005E374E">
              <w:rPr>
                <w:b/>
                <w:bCs/>
                <w:sz w:val="21"/>
                <w:szCs w:val="21"/>
              </w:rPr>
              <w:t xml:space="preserve">y </w:t>
            </w:r>
            <w:r w:rsidR="0093042F" w:rsidRPr="00862301">
              <w:rPr>
                <w:b/>
                <w:bCs/>
                <w:sz w:val="21"/>
                <w:szCs w:val="21"/>
                <w:shd w:val="clear" w:color="auto" w:fill="FFFF00"/>
              </w:rPr>
              <w:t>del estado del arte</w:t>
            </w:r>
            <w:r w:rsidRPr="005E374E">
              <w:rPr>
                <w:b/>
                <w:bCs/>
                <w:sz w:val="21"/>
                <w:szCs w:val="21"/>
              </w:rPr>
              <w:t>.</w:t>
            </w:r>
            <w:r w:rsidRPr="005E374E">
              <w:rPr>
                <w:sz w:val="21"/>
                <w:szCs w:val="21"/>
              </w:rPr>
              <w:t xml:space="preserve"> (C)</w:t>
            </w:r>
          </w:p>
          <w:p w14:paraId="583D39D2" w14:textId="77777777" w:rsidR="00333F3F" w:rsidRPr="005E374E" w:rsidRDefault="006C000B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E374E">
              <w:rPr>
                <w:sz w:val="21"/>
                <w:szCs w:val="21"/>
              </w:rPr>
              <w:t>Etapas del marco teórico: revisión de literatura y construcción del marco teórico. (C)</w:t>
            </w:r>
          </w:p>
          <w:p w14:paraId="3FE01943" w14:textId="77777777" w:rsidR="00333F3F" w:rsidRPr="005E374E" w:rsidRDefault="006C000B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E374E">
              <w:rPr>
                <w:sz w:val="21"/>
                <w:szCs w:val="21"/>
              </w:rPr>
              <w:t>Marco normativo y conceptual de la información financiera como parte del marco teórico de una investigación contable. (C)</w:t>
            </w:r>
          </w:p>
          <w:p w14:paraId="1335EF5E" w14:textId="77777777" w:rsidR="00333F3F" w:rsidRPr="005E374E" w:rsidRDefault="006C000B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E374E">
              <w:rPr>
                <w:sz w:val="21"/>
                <w:szCs w:val="21"/>
              </w:rPr>
              <w:t xml:space="preserve">Clasificación de </w:t>
            </w:r>
            <w:proofErr w:type="spellStart"/>
            <w:r w:rsidRPr="005E374E">
              <w:rPr>
                <w:sz w:val="21"/>
                <w:szCs w:val="21"/>
              </w:rPr>
              <w:t>Dankhe</w:t>
            </w:r>
            <w:proofErr w:type="spellEnd"/>
            <w:r w:rsidRPr="005E374E">
              <w:rPr>
                <w:sz w:val="21"/>
                <w:szCs w:val="21"/>
              </w:rPr>
              <w:t xml:space="preserve"> de los tipos de estudio: exploratorios, descriptivos, correlacionales y explicativos. (C)</w:t>
            </w:r>
          </w:p>
          <w:p w14:paraId="172C9C54" w14:textId="77777777" w:rsidR="00333F3F" w:rsidRPr="005E374E" w:rsidRDefault="006C000B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E374E">
              <w:rPr>
                <w:sz w:val="21"/>
                <w:szCs w:val="21"/>
              </w:rPr>
              <w:t>Formulación de la hipótesis: concepto y características de una hipótesis. (C, P)</w:t>
            </w:r>
          </w:p>
          <w:p w14:paraId="2575F851" w14:textId="77777777" w:rsidR="00333F3F" w:rsidRPr="005E374E" w:rsidRDefault="006C000B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E374E">
              <w:rPr>
                <w:sz w:val="21"/>
                <w:szCs w:val="21"/>
              </w:rPr>
              <w:t>Tipos de hipótesis: de investigación, nula, alternativa y estadísticas. (C)</w:t>
            </w:r>
          </w:p>
          <w:p w14:paraId="39C3FEF0" w14:textId="77777777" w:rsidR="00333F3F" w:rsidRPr="005E374E" w:rsidRDefault="006C000B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E374E">
              <w:rPr>
                <w:sz w:val="21"/>
                <w:szCs w:val="21"/>
              </w:rPr>
              <w:t>Las variables de una investigación y las relaciones entre la hipótesis, el problema y los objetivos de investigación. (C)</w:t>
            </w:r>
          </w:p>
          <w:p w14:paraId="2F1809EA" w14:textId="77777777" w:rsidR="00333F3F" w:rsidRPr="005E374E" w:rsidRDefault="006C000B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E374E">
              <w:rPr>
                <w:sz w:val="21"/>
                <w:szCs w:val="21"/>
              </w:rPr>
              <w:t>Operacionalización de las variables en indicadores medibles del campo contable y financiero.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12FD9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t>Nociones de los paradigmas positivista e interpretativo de las ciencias sociales.</w:t>
            </w:r>
          </w:p>
          <w:p w14:paraId="07D56982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t>Nociones de lectura e interpretación de textos normativos como fuente del marco teórico.</w:t>
            </w:r>
          </w:p>
        </w:tc>
      </w:tr>
      <w:tr w:rsidR="00333F3F" w:rsidRPr="005E374E" w14:paraId="176CADDC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FB2D7" w14:textId="4D84C152" w:rsidR="00333F3F" w:rsidRPr="005E374E" w:rsidRDefault="006C000B" w:rsidP="00517C6D">
            <w:pPr>
              <w:spacing w:before="20" w:after="20"/>
              <w:jc w:val="both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4: </w:t>
            </w:r>
            <w:r w:rsidRPr="005E374E">
              <w:rPr>
                <w:sz w:val="21"/>
                <w:szCs w:val="21"/>
              </w:rPr>
              <w:t xml:space="preserve">Diseña los instrumentos de recolección de información de una investigación, </w:t>
            </w:r>
            <w:r w:rsidR="00655B95" w:rsidRPr="005E374E">
              <w:rPr>
                <w:b/>
                <w:bCs/>
                <w:color w:val="000000" w:themeColor="text1"/>
                <w:sz w:val="21"/>
                <w:szCs w:val="21"/>
              </w:rPr>
              <w:t>la</w:t>
            </w:r>
            <w:r w:rsidR="00655B95" w:rsidRPr="005E374E">
              <w:rPr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655B95" w:rsidRPr="00862301">
              <w:rPr>
                <w:b/>
                <w:bCs/>
                <w:color w:val="000000" w:themeColor="text1"/>
                <w:sz w:val="21"/>
                <w:szCs w:val="21"/>
                <w:shd w:val="clear" w:color="auto" w:fill="FFFF00"/>
              </w:rPr>
              <w:t>aplicación</w:t>
            </w:r>
            <w:r w:rsidR="00655B95" w:rsidRPr="005E374E">
              <w:rPr>
                <w:b/>
                <w:bCs/>
                <w:color w:val="000000" w:themeColor="text1"/>
                <w:sz w:val="21"/>
                <w:szCs w:val="21"/>
              </w:rPr>
              <w:t xml:space="preserve"> de</w:t>
            </w:r>
            <w:r w:rsidR="00655B95" w:rsidRPr="005E374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5E374E">
              <w:rPr>
                <w:sz w:val="21"/>
                <w:szCs w:val="21"/>
              </w:rPr>
              <w:t xml:space="preserve">la estadística descriptiva </w:t>
            </w:r>
            <w:r w:rsidRPr="005E374E">
              <w:rPr>
                <w:b/>
                <w:bCs/>
                <w:color w:val="000000" w:themeColor="text1"/>
                <w:sz w:val="21"/>
                <w:szCs w:val="21"/>
              </w:rPr>
              <w:t xml:space="preserve">y </w:t>
            </w:r>
            <w:r w:rsidR="00655B95" w:rsidRPr="00862301">
              <w:rPr>
                <w:b/>
                <w:bCs/>
                <w:color w:val="000000" w:themeColor="text1"/>
                <w:sz w:val="21"/>
                <w:szCs w:val="21"/>
                <w:shd w:val="clear" w:color="auto" w:fill="FFFF00"/>
              </w:rPr>
              <w:t>la presentación de</w:t>
            </w:r>
            <w:r w:rsidR="00655B95" w:rsidRPr="005E374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5E374E">
              <w:rPr>
                <w:sz w:val="21"/>
                <w:szCs w:val="21"/>
              </w:rPr>
              <w:t>los resultados.</w:t>
            </w:r>
          </w:p>
        </w:tc>
      </w:tr>
      <w:tr w:rsidR="00333F3F" w:rsidRPr="005E374E" w14:paraId="48D9F3E6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69CE6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E046F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D1136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333F3F" w:rsidRPr="005E374E" w14:paraId="28ED4580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E89A1" w14:textId="4FA28933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 xml:space="preserve">1. Diseña el instrumento de recolección de información pertinente al problema, verificando su validez y su confiabilidad </w:t>
            </w:r>
            <w:r w:rsidRPr="005E374E">
              <w:rPr>
                <w:color w:val="000000" w:themeColor="text1"/>
                <w:sz w:val="21"/>
                <w:szCs w:val="21"/>
              </w:rPr>
              <w:t xml:space="preserve">y </w:t>
            </w:r>
            <w:r w:rsidR="00655B95" w:rsidRPr="005E374E">
              <w:rPr>
                <w:b/>
                <w:bCs/>
                <w:color w:val="000000" w:themeColor="text1"/>
                <w:sz w:val="21"/>
                <w:szCs w:val="21"/>
              </w:rPr>
              <w:t xml:space="preserve">el </w:t>
            </w:r>
            <w:r w:rsidR="00655B95" w:rsidRPr="00862301">
              <w:rPr>
                <w:b/>
                <w:bCs/>
                <w:color w:val="000000" w:themeColor="text1"/>
                <w:sz w:val="21"/>
                <w:szCs w:val="21"/>
                <w:shd w:val="clear" w:color="auto" w:fill="FFFF00"/>
              </w:rPr>
              <w:t>análisis de</w:t>
            </w:r>
            <w:r w:rsidR="00655B95" w:rsidRPr="005E374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5E374E">
              <w:rPr>
                <w:color w:val="000000" w:themeColor="text1"/>
                <w:sz w:val="21"/>
                <w:szCs w:val="21"/>
              </w:rPr>
              <w:t>los datos con estadística descriptiva.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A2E5D7" w14:textId="77777777" w:rsidR="00333F3F" w:rsidRPr="005E374E" w:rsidRDefault="006C000B" w:rsidP="00655B95">
            <w:pPr>
              <w:spacing w:before="20" w:after="20"/>
            </w:pPr>
            <w:r w:rsidRPr="005E374E">
              <w:rPr>
                <w:sz w:val="21"/>
                <w:szCs w:val="21"/>
              </w:rPr>
              <w:t xml:space="preserve">1.1 Diseña </w:t>
            </w:r>
            <w:r w:rsidR="00655B95" w:rsidRPr="00862301">
              <w:rPr>
                <w:b/>
                <w:bCs/>
                <w:color w:val="000000" w:themeColor="text1"/>
                <w:sz w:val="21"/>
                <w:szCs w:val="21"/>
                <w:shd w:val="clear" w:color="auto" w:fill="FFFF00"/>
              </w:rPr>
              <w:t>individualmente y evalúa</w:t>
            </w:r>
            <w:r w:rsidR="00655B95" w:rsidRPr="005E374E">
              <w:rPr>
                <w:color w:val="FF0000"/>
                <w:sz w:val="21"/>
                <w:szCs w:val="21"/>
              </w:rPr>
              <w:t xml:space="preserve"> </w:t>
            </w:r>
            <w:r w:rsidRPr="005E374E">
              <w:rPr>
                <w:sz w:val="21"/>
                <w:szCs w:val="21"/>
              </w:rPr>
              <w:t>en equipo un instrumento de recolección de información con su prueba piloto y su consentimiento informado.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848C9" w14:textId="77777777" w:rsidR="00333F3F" w:rsidRPr="005E374E" w:rsidRDefault="006C000B">
            <w:pPr>
              <w:spacing w:before="20" w:after="20"/>
            </w:pPr>
            <w:r w:rsidRPr="005E374E">
              <w:rPr>
                <w:b/>
                <w:bCs/>
                <w:sz w:val="21"/>
                <w:szCs w:val="21"/>
              </w:rPr>
              <w:t xml:space="preserve">Producto 13: </w:t>
            </w:r>
            <w:r w:rsidRPr="005E374E">
              <w:rPr>
                <w:sz w:val="21"/>
                <w:szCs w:val="21"/>
              </w:rPr>
              <w:t>Instrumento de recolección de información con su prueba piloto.</w:t>
            </w:r>
          </w:p>
        </w:tc>
      </w:tr>
      <w:tr w:rsidR="00333F3F" w:rsidRPr="005E374E" w14:paraId="44E009D2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00A5B" w14:textId="77777777" w:rsidR="00333F3F" w:rsidRPr="005E374E" w:rsidRDefault="00333F3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A0A24" w14:textId="131E6DF7" w:rsidR="00333F3F" w:rsidRPr="005E374E" w:rsidRDefault="006C000B" w:rsidP="00517C6D">
            <w:pPr>
              <w:spacing w:before="20" w:after="20"/>
            </w:pPr>
            <w:r w:rsidRPr="005E374E">
              <w:rPr>
                <w:sz w:val="21"/>
                <w:szCs w:val="21"/>
              </w:rPr>
              <w:t>1.2 Procesa en el laboratorio de cómputo datos</w:t>
            </w:r>
            <w:r w:rsidRPr="005E374E">
              <w:rPr>
                <w:b/>
                <w:sz w:val="21"/>
                <w:szCs w:val="21"/>
              </w:rPr>
              <w:t xml:space="preserve"> </w:t>
            </w:r>
            <w:r w:rsidR="00517C6D" w:rsidRPr="00862301">
              <w:rPr>
                <w:b/>
                <w:sz w:val="21"/>
                <w:szCs w:val="21"/>
                <w:shd w:val="clear" w:color="auto" w:fill="FFFF00"/>
              </w:rPr>
              <w:t>hipotético</w:t>
            </w:r>
            <w:r w:rsidR="00517C6D" w:rsidRPr="005E374E">
              <w:rPr>
                <w:b/>
                <w:sz w:val="21"/>
                <w:szCs w:val="21"/>
              </w:rPr>
              <w:t>s</w:t>
            </w:r>
            <w:r w:rsidR="00517C6D" w:rsidRPr="005E374E">
              <w:rPr>
                <w:sz w:val="21"/>
                <w:szCs w:val="21"/>
              </w:rPr>
              <w:t xml:space="preserve"> recolectados</w:t>
            </w:r>
            <w:r w:rsidRPr="005E374E">
              <w:rPr>
                <w:sz w:val="21"/>
                <w:szCs w:val="21"/>
              </w:rPr>
              <w:t xml:space="preserve"> con medidas de tendencia central y de dispersión, tablas y gráficos en hoja de cálculo.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3F30D" w14:textId="2FD3BB87" w:rsidR="00333F3F" w:rsidRPr="005E374E" w:rsidRDefault="006C000B" w:rsidP="00655B95">
            <w:pPr>
              <w:spacing w:before="20" w:after="20"/>
            </w:pPr>
            <w:r w:rsidRPr="005E374E">
              <w:rPr>
                <w:b/>
                <w:bCs/>
                <w:sz w:val="21"/>
                <w:szCs w:val="21"/>
              </w:rPr>
              <w:t xml:space="preserve">Producto 14: </w:t>
            </w:r>
            <w:r w:rsidRPr="005E374E">
              <w:rPr>
                <w:sz w:val="21"/>
                <w:szCs w:val="21"/>
              </w:rPr>
              <w:t xml:space="preserve">Tablas y gráficos del </w:t>
            </w:r>
            <w:r w:rsidRPr="005E374E">
              <w:rPr>
                <w:color w:val="000000" w:themeColor="text1"/>
                <w:sz w:val="21"/>
                <w:szCs w:val="21"/>
              </w:rPr>
              <w:t xml:space="preserve">análisis descriptivo de </w:t>
            </w:r>
            <w:r w:rsidR="00655B95" w:rsidRPr="00862301">
              <w:rPr>
                <w:b/>
                <w:bCs/>
                <w:color w:val="000000" w:themeColor="text1"/>
                <w:sz w:val="21"/>
                <w:szCs w:val="21"/>
                <w:shd w:val="clear" w:color="auto" w:fill="FFFF00"/>
              </w:rPr>
              <w:t>datos hipotéticos</w:t>
            </w:r>
            <w:r w:rsidRPr="00862301">
              <w:rPr>
                <w:sz w:val="21"/>
                <w:szCs w:val="21"/>
                <w:shd w:val="clear" w:color="auto" w:fill="FFFF00"/>
              </w:rPr>
              <w:t>.</w:t>
            </w:r>
          </w:p>
        </w:tc>
      </w:tr>
      <w:tr w:rsidR="00333F3F" w:rsidRPr="005E374E" w14:paraId="5F75D94A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59DCC" w14:textId="6216BDE0" w:rsidR="00333F3F" w:rsidRPr="005E374E" w:rsidRDefault="006C000B" w:rsidP="00031693">
            <w:pPr>
              <w:spacing w:before="20" w:after="20"/>
            </w:pPr>
            <w:r w:rsidRPr="005E374E">
              <w:rPr>
                <w:sz w:val="21"/>
                <w:szCs w:val="21"/>
              </w:rPr>
              <w:t xml:space="preserve">2. Elabora el informe </w:t>
            </w:r>
            <w:r w:rsidRPr="00862301">
              <w:rPr>
                <w:sz w:val="21"/>
                <w:szCs w:val="21"/>
                <w:shd w:val="clear" w:color="auto" w:fill="FFFF00"/>
              </w:rPr>
              <w:t>final de</w:t>
            </w:r>
            <w:r w:rsidR="00A35929" w:rsidRPr="00862301">
              <w:rPr>
                <w:sz w:val="21"/>
                <w:szCs w:val="21"/>
                <w:shd w:val="clear" w:color="auto" w:fill="FFFF00"/>
              </w:rPr>
              <w:t xml:space="preserve"> </w:t>
            </w:r>
            <w:r w:rsidR="00A35929" w:rsidRPr="00862301">
              <w:rPr>
                <w:b/>
                <w:bCs/>
                <w:sz w:val="21"/>
                <w:szCs w:val="21"/>
                <w:shd w:val="clear" w:color="auto" w:fill="FFFF00"/>
              </w:rPr>
              <w:t>la propuesta de</w:t>
            </w:r>
            <w:r w:rsidRPr="005E374E">
              <w:rPr>
                <w:sz w:val="21"/>
                <w:szCs w:val="21"/>
              </w:rPr>
              <w:t xml:space="preserve"> investigación</w:t>
            </w:r>
            <w:r w:rsidR="0083663D" w:rsidRPr="005E374E">
              <w:rPr>
                <w:sz w:val="21"/>
                <w:szCs w:val="21"/>
              </w:rPr>
              <w:t xml:space="preserve"> con un resumen en inglés</w:t>
            </w:r>
            <w:r w:rsidRPr="005E374E">
              <w:rPr>
                <w:sz w:val="21"/>
                <w:szCs w:val="21"/>
              </w:rPr>
              <w:t>, sustentando oralmente sus resultados ante un público.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37326" w14:textId="5BDA3B5A" w:rsidR="00333F3F" w:rsidRPr="005E374E" w:rsidRDefault="006C000B" w:rsidP="00031693">
            <w:pPr>
              <w:spacing w:before="20" w:after="20"/>
              <w:rPr>
                <w:color w:val="000000" w:themeColor="text1"/>
              </w:rPr>
            </w:pPr>
            <w:r w:rsidRPr="005E374E">
              <w:rPr>
                <w:color w:val="000000" w:themeColor="text1"/>
                <w:sz w:val="21"/>
                <w:szCs w:val="21"/>
              </w:rPr>
              <w:t xml:space="preserve">2.1 Redacta </w:t>
            </w:r>
            <w:r w:rsidR="00031693" w:rsidRPr="00862301">
              <w:rPr>
                <w:b/>
                <w:color w:val="000000" w:themeColor="text1"/>
                <w:sz w:val="21"/>
                <w:szCs w:val="21"/>
                <w:shd w:val="clear" w:color="auto" w:fill="FFFF00"/>
              </w:rPr>
              <w:t>individualment</w:t>
            </w:r>
            <w:r w:rsidR="00031693" w:rsidRPr="005E374E">
              <w:rPr>
                <w:b/>
                <w:color w:val="000000" w:themeColor="text1"/>
                <w:sz w:val="21"/>
                <w:szCs w:val="21"/>
              </w:rPr>
              <w:t xml:space="preserve">e y </w:t>
            </w:r>
            <w:r w:rsidR="00850104" w:rsidRPr="00862301">
              <w:rPr>
                <w:b/>
                <w:color w:val="000000" w:themeColor="text1"/>
                <w:sz w:val="21"/>
                <w:szCs w:val="21"/>
                <w:shd w:val="clear" w:color="auto" w:fill="FFFF00"/>
              </w:rPr>
              <w:t>evalúa</w:t>
            </w:r>
            <w:r w:rsidR="00031693" w:rsidRPr="00862301">
              <w:rPr>
                <w:color w:val="000000" w:themeColor="text1"/>
                <w:sz w:val="21"/>
                <w:szCs w:val="21"/>
                <w:shd w:val="clear" w:color="auto" w:fill="FFFF00"/>
              </w:rPr>
              <w:t xml:space="preserve"> </w:t>
            </w:r>
            <w:r w:rsidRPr="00862301">
              <w:rPr>
                <w:color w:val="000000" w:themeColor="text1"/>
                <w:sz w:val="21"/>
                <w:szCs w:val="21"/>
                <w:shd w:val="clear" w:color="auto" w:fill="FFFF00"/>
              </w:rPr>
              <w:t>en equipo</w:t>
            </w:r>
            <w:r w:rsidRPr="005E374E">
              <w:rPr>
                <w:color w:val="000000" w:themeColor="text1"/>
                <w:sz w:val="21"/>
                <w:szCs w:val="21"/>
              </w:rPr>
              <w:t xml:space="preserve"> el informe final de </w:t>
            </w:r>
            <w:r w:rsidR="00AB1000" w:rsidRPr="00862301">
              <w:rPr>
                <w:b/>
                <w:bCs/>
                <w:color w:val="000000" w:themeColor="text1"/>
                <w:sz w:val="21"/>
                <w:szCs w:val="21"/>
                <w:shd w:val="clear" w:color="auto" w:fill="FFFF00"/>
              </w:rPr>
              <w:t>la propuesta</w:t>
            </w:r>
            <w:r w:rsidR="00AB1000" w:rsidRPr="005E374E">
              <w:rPr>
                <w:b/>
                <w:bCs/>
                <w:color w:val="000000" w:themeColor="text1"/>
                <w:sz w:val="21"/>
                <w:szCs w:val="21"/>
              </w:rPr>
              <w:t xml:space="preserve"> de</w:t>
            </w:r>
            <w:r w:rsidR="00AB1000" w:rsidRPr="005E374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5E374E">
              <w:rPr>
                <w:color w:val="000000" w:themeColor="text1"/>
                <w:sz w:val="21"/>
                <w:szCs w:val="21"/>
              </w:rPr>
              <w:t>investigación</w:t>
            </w:r>
            <w:r w:rsidRPr="005E374E">
              <w:rPr>
                <w:strike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5630D" w14:textId="38D0FF32" w:rsidR="00333F3F" w:rsidRPr="005E374E" w:rsidRDefault="006C000B" w:rsidP="00031693">
            <w:pPr>
              <w:spacing w:before="20" w:after="20"/>
            </w:pPr>
            <w:r w:rsidRPr="005E374E">
              <w:rPr>
                <w:b/>
                <w:bCs/>
                <w:color w:val="000000" w:themeColor="text1"/>
                <w:sz w:val="21"/>
                <w:szCs w:val="21"/>
              </w:rPr>
              <w:t xml:space="preserve">Producto 15: </w:t>
            </w:r>
            <w:r w:rsidRPr="005E374E">
              <w:rPr>
                <w:color w:val="000000" w:themeColor="text1"/>
                <w:sz w:val="21"/>
                <w:szCs w:val="21"/>
              </w:rPr>
              <w:t>Informe final de</w:t>
            </w:r>
            <w:r w:rsidR="00AB1000" w:rsidRPr="005E374E">
              <w:rPr>
                <w:color w:val="000000" w:themeColor="text1"/>
                <w:sz w:val="21"/>
                <w:szCs w:val="21"/>
              </w:rPr>
              <w:t xml:space="preserve"> </w:t>
            </w:r>
            <w:r w:rsidR="00AB1000" w:rsidRPr="00862301">
              <w:rPr>
                <w:b/>
                <w:bCs/>
                <w:color w:val="000000" w:themeColor="text1"/>
                <w:sz w:val="21"/>
                <w:szCs w:val="21"/>
                <w:shd w:val="clear" w:color="auto" w:fill="FFFF00"/>
              </w:rPr>
              <w:t>una propuesta de</w:t>
            </w:r>
            <w:r w:rsidRPr="005E374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5E374E">
              <w:rPr>
                <w:sz w:val="21"/>
                <w:szCs w:val="21"/>
              </w:rPr>
              <w:t>investigación.</w:t>
            </w:r>
          </w:p>
        </w:tc>
      </w:tr>
      <w:tr w:rsidR="00333F3F" w:rsidRPr="005E374E" w14:paraId="30A83079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D78E" w14:textId="77777777" w:rsidR="00333F3F" w:rsidRPr="005E374E" w:rsidRDefault="00333F3F">
            <w:pPr>
              <w:rPr>
                <w:color w:val="000000" w:themeColor="text1"/>
              </w:rPr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33D19" w14:textId="0E2ABDB0" w:rsidR="00333F3F" w:rsidRPr="005E374E" w:rsidRDefault="006C000B" w:rsidP="00031693">
            <w:pPr>
              <w:spacing w:before="20" w:after="20"/>
              <w:rPr>
                <w:color w:val="000000" w:themeColor="text1"/>
              </w:rPr>
            </w:pPr>
            <w:r w:rsidRPr="005E374E">
              <w:rPr>
                <w:color w:val="000000" w:themeColor="text1"/>
                <w:sz w:val="21"/>
                <w:szCs w:val="21"/>
              </w:rPr>
              <w:t xml:space="preserve">2.2 Sustenta ante el curso </w:t>
            </w:r>
            <w:r w:rsidR="00AB1000" w:rsidRPr="005E374E">
              <w:rPr>
                <w:color w:val="000000" w:themeColor="text1"/>
                <w:sz w:val="21"/>
                <w:szCs w:val="21"/>
              </w:rPr>
              <w:t xml:space="preserve">la </w:t>
            </w:r>
            <w:r w:rsidR="00AB1000" w:rsidRPr="00862301">
              <w:rPr>
                <w:b/>
                <w:bCs/>
                <w:color w:val="000000" w:themeColor="text1"/>
                <w:sz w:val="21"/>
                <w:szCs w:val="21"/>
                <w:shd w:val="clear" w:color="auto" w:fill="FFFF00"/>
              </w:rPr>
              <w:t>propuesta o perfil de investigación</w:t>
            </w:r>
            <w:r w:rsidR="00AB1000" w:rsidRPr="005E374E">
              <w:rPr>
                <w:color w:val="000000" w:themeColor="text1"/>
                <w:sz w:val="21"/>
                <w:szCs w:val="21"/>
              </w:rPr>
              <w:t xml:space="preserve">. 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BD21B" w14:textId="049A8F17" w:rsidR="00333F3F" w:rsidRPr="005E374E" w:rsidRDefault="006C000B">
            <w:pPr>
              <w:spacing w:before="20" w:after="20"/>
              <w:rPr>
                <w:color w:val="000000" w:themeColor="text1"/>
              </w:rPr>
            </w:pPr>
            <w:r w:rsidRPr="005E374E">
              <w:rPr>
                <w:b/>
                <w:bCs/>
                <w:color w:val="000000" w:themeColor="text1"/>
                <w:sz w:val="21"/>
                <w:szCs w:val="21"/>
              </w:rPr>
              <w:t xml:space="preserve">Producto 16: </w:t>
            </w:r>
            <w:r w:rsidRPr="005E374E">
              <w:rPr>
                <w:color w:val="000000" w:themeColor="text1"/>
                <w:sz w:val="21"/>
                <w:szCs w:val="21"/>
              </w:rPr>
              <w:t xml:space="preserve">Presentación de diapositivas de la </w:t>
            </w:r>
            <w:r w:rsidRPr="00862301">
              <w:rPr>
                <w:color w:val="000000" w:themeColor="text1"/>
                <w:sz w:val="21"/>
                <w:szCs w:val="21"/>
                <w:shd w:val="clear" w:color="auto" w:fill="FFFF00"/>
              </w:rPr>
              <w:t xml:space="preserve">sustentación </w:t>
            </w:r>
            <w:r w:rsidR="00AB1000" w:rsidRPr="00862301">
              <w:rPr>
                <w:b/>
                <w:bCs/>
                <w:color w:val="000000" w:themeColor="text1"/>
                <w:sz w:val="21"/>
                <w:szCs w:val="21"/>
                <w:shd w:val="clear" w:color="auto" w:fill="FFFF00"/>
              </w:rPr>
              <w:t>del perfil</w:t>
            </w:r>
            <w:r w:rsidRPr="00862301">
              <w:rPr>
                <w:color w:val="000000" w:themeColor="text1"/>
                <w:sz w:val="21"/>
                <w:szCs w:val="21"/>
                <w:shd w:val="clear" w:color="auto" w:fill="FFFF00"/>
              </w:rPr>
              <w:t>.</w:t>
            </w:r>
          </w:p>
        </w:tc>
      </w:tr>
      <w:tr w:rsidR="00333F3F" w:rsidRPr="005E374E" w14:paraId="3CF01102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8638E" w14:textId="77777777" w:rsidR="00333F3F" w:rsidRPr="005E374E" w:rsidRDefault="006C000B">
            <w:pPr>
              <w:spacing w:before="20" w:after="20"/>
              <w:jc w:val="center"/>
              <w:rPr>
                <w:color w:val="000000" w:themeColor="text1"/>
              </w:rPr>
            </w:pPr>
            <w:r w:rsidRPr="005E374E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Evidencias de conocimiento</w:t>
            </w:r>
          </w:p>
        </w:tc>
      </w:tr>
      <w:tr w:rsidR="00333F3F" w:rsidRPr="005E374E" w14:paraId="611CBE2D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94C12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lastRenderedPageBreak/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84048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1146D9A9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8D127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333F3F" w:rsidRPr="005E374E" w14:paraId="67F2BEE4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8AB9A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Tema 8: Recolección de información y análisis descriptivo de datos</w:t>
            </w:r>
          </w:p>
          <w:p w14:paraId="159BF1F7" w14:textId="599B5BCA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 xml:space="preserve">Tema 9: Presentación y técnicas de </w:t>
            </w:r>
            <w:r w:rsidRPr="005E374E">
              <w:rPr>
                <w:color w:val="000000" w:themeColor="text1"/>
                <w:sz w:val="21"/>
                <w:szCs w:val="21"/>
              </w:rPr>
              <w:t xml:space="preserve">exposición del informe de </w:t>
            </w:r>
            <w:r w:rsidR="00AB1000" w:rsidRPr="00862301">
              <w:rPr>
                <w:b/>
                <w:bCs/>
                <w:color w:val="000000" w:themeColor="text1"/>
                <w:sz w:val="21"/>
                <w:szCs w:val="21"/>
                <w:shd w:val="clear" w:color="auto" w:fill="FFFF00"/>
              </w:rPr>
              <w:t>una propuesta</w:t>
            </w:r>
            <w:r w:rsidR="00AB1000" w:rsidRPr="005E374E">
              <w:rPr>
                <w:b/>
                <w:bCs/>
                <w:color w:val="000000" w:themeColor="text1"/>
                <w:sz w:val="21"/>
                <w:szCs w:val="21"/>
              </w:rPr>
              <w:t xml:space="preserve"> de</w:t>
            </w:r>
            <w:r w:rsidR="00AB1000" w:rsidRPr="005E374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5E374E">
              <w:rPr>
                <w:color w:val="000000" w:themeColor="text1"/>
                <w:sz w:val="21"/>
                <w:szCs w:val="21"/>
              </w:rPr>
              <w:t>investigación</w:t>
            </w:r>
            <w:r w:rsidR="00031693" w:rsidRPr="005E374E">
              <w:rPr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E3AFE" w14:textId="77777777" w:rsidR="00333F3F" w:rsidRPr="005E374E" w:rsidRDefault="006C000B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5E374E">
              <w:rPr>
                <w:sz w:val="21"/>
                <w:szCs w:val="21"/>
              </w:rPr>
              <w:t>Técnicas e instrumentos de recolección de información: observación, encuesta, entrevista, sondeo y grupos focales. (P)</w:t>
            </w:r>
          </w:p>
          <w:p w14:paraId="4349E6D5" w14:textId="46CB3174" w:rsidR="00333F3F" w:rsidRPr="005E374E" w:rsidRDefault="00AB1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862301">
              <w:rPr>
                <w:b/>
                <w:bCs/>
                <w:color w:val="000000" w:themeColor="text1"/>
                <w:sz w:val="21"/>
                <w:szCs w:val="21"/>
                <w:shd w:val="clear" w:color="auto" w:fill="FFFF00"/>
              </w:rPr>
              <w:t>Diseño</w:t>
            </w:r>
            <w:r w:rsidRPr="005E374E">
              <w:rPr>
                <w:color w:val="000000" w:themeColor="text1"/>
                <w:sz w:val="21"/>
                <w:szCs w:val="21"/>
              </w:rPr>
              <w:t xml:space="preserve"> </w:t>
            </w:r>
            <w:r w:rsidR="006C000B" w:rsidRPr="005E374E">
              <w:rPr>
                <w:sz w:val="21"/>
                <w:szCs w:val="21"/>
              </w:rPr>
              <w:t>de encuestas con formularios en línea y consentimiento informado de los participantes. (P, T)</w:t>
            </w:r>
          </w:p>
          <w:p w14:paraId="05295AF1" w14:textId="77777777" w:rsidR="00333F3F" w:rsidRPr="005E374E" w:rsidRDefault="006C000B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5E374E">
              <w:rPr>
                <w:sz w:val="21"/>
                <w:szCs w:val="21"/>
              </w:rPr>
              <w:t>Validez y confiabilidad de los instrumentos de recolección, y prueba piloto. (C)</w:t>
            </w:r>
          </w:p>
          <w:p w14:paraId="1E926FB3" w14:textId="77777777" w:rsidR="00333F3F" w:rsidRPr="005E374E" w:rsidRDefault="006C000B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5E374E">
              <w:rPr>
                <w:sz w:val="21"/>
                <w:szCs w:val="21"/>
              </w:rPr>
              <w:t>Datos de fuente secundaria y aplicación de la estadística descriptiva en el análisis de datos: medidas de tendencia central y de dispersión, tablas y gráficos en hoja de cálculo. (P, T)</w:t>
            </w:r>
          </w:p>
          <w:p w14:paraId="72D3D694" w14:textId="77777777" w:rsidR="00333F3F" w:rsidRPr="005E374E" w:rsidRDefault="006C000B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5E374E">
              <w:rPr>
                <w:sz w:val="21"/>
                <w:szCs w:val="21"/>
              </w:rPr>
              <w:t>Fuentes secundarias de información económica y financiera en Bolivia: Instituto Nacional de Estadística, Banco Central de Bolivia y Autoridad de Supervisión del Sistema Financiero. (C)</w:t>
            </w:r>
          </w:p>
          <w:p w14:paraId="43DBE094" w14:textId="77777777" w:rsidR="00333F3F" w:rsidRPr="005E374E" w:rsidRDefault="006C000B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5E374E">
              <w:rPr>
                <w:sz w:val="21"/>
                <w:szCs w:val="21"/>
              </w:rPr>
              <w:t>Confidencialidad de la información recolectada y resguardo de los datos de la investigación. (C, A)</w:t>
            </w:r>
          </w:p>
          <w:p w14:paraId="65436E7F" w14:textId="682ACDBB" w:rsidR="00333F3F" w:rsidRPr="005E374E" w:rsidRDefault="006C000B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5E374E">
              <w:rPr>
                <w:sz w:val="21"/>
                <w:szCs w:val="21"/>
              </w:rPr>
              <w:t xml:space="preserve">El reporte </w:t>
            </w:r>
            <w:r w:rsidR="00AB1000" w:rsidRPr="00862301">
              <w:rPr>
                <w:b/>
                <w:bCs/>
                <w:color w:val="000000" w:themeColor="text1"/>
                <w:sz w:val="21"/>
                <w:szCs w:val="21"/>
                <w:shd w:val="clear" w:color="auto" w:fill="FFFF00"/>
              </w:rPr>
              <w:t>de la propuesta de</w:t>
            </w:r>
            <w:r w:rsidR="00AB1000" w:rsidRPr="005E374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5E374E">
              <w:rPr>
                <w:color w:val="000000" w:themeColor="text1"/>
                <w:sz w:val="21"/>
                <w:szCs w:val="21"/>
              </w:rPr>
              <w:t>investigación y su contenido. (C)</w:t>
            </w:r>
          </w:p>
          <w:p w14:paraId="66F2EB15" w14:textId="77777777" w:rsidR="00333F3F" w:rsidRPr="005E374E" w:rsidRDefault="006C000B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5E374E">
              <w:rPr>
                <w:sz w:val="21"/>
                <w:szCs w:val="21"/>
              </w:rPr>
              <w:t>La exposición magistral y la discusión de grupos como técnicas de presentación de resultados. (P)</w:t>
            </w:r>
          </w:p>
          <w:p w14:paraId="10316284" w14:textId="5468874F" w:rsidR="00333F3F" w:rsidRPr="005E374E" w:rsidRDefault="006C000B" w:rsidP="00031693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5E374E">
              <w:rPr>
                <w:sz w:val="21"/>
                <w:szCs w:val="21"/>
              </w:rPr>
              <w:t>Técnicas e instrumentos de expo</w:t>
            </w:r>
            <w:r w:rsidR="00AB1000" w:rsidRPr="005E374E">
              <w:rPr>
                <w:sz w:val="21"/>
                <w:szCs w:val="21"/>
              </w:rPr>
              <w:t>sición y sustentación oral de</w:t>
            </w:r>
            <w:r w:rsidR="00AB1000" w:rsidRPr="005E374E">
              <w:rPr>
                <w:color w:val="000000" w:themeColor="text1"/>
                <w:sz w:val="21"/>
                <w:szCs w:val="21"/>
              </w:rPr>
              <w:t xml:space="preserve"> </w:t>
            </w:r>
            <w:r w:rsidR="00AB1000" w:rsidRPr="00862301">
              <w:rPr>
                <w:b/>
                <w:bCs/>
                <w:color w:val="000000" w:themeColor="text1"/>
                <w:sz w:val="21"/>
                <w:szCs w:val="21"/>
                <w:shd w:val="clear" w:color="auto" w:fill="FFFF00"/>
              </w:rPr>
              <w:t>una propuesta</w:t>
            </w:r>
            <w:r w:rsidRPr="005E374E">
              <w:rPr>
                <w:color w:val="000000" w:themeColor="text1"/>
                <w:sz w:val="21"/>
                <w:szCs w:val="21"/>
              </w:rPr>
              <w:t xml:space="preserve"> de investigación. 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D2C48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t>Técnicas de oratoria y de comunicación no verbal ante un auditorio.</w:t>
            </w:r>
          </w:p>
          <w:p w14:paraId="15B8A731" w14:textId="39774005" w:rsidR="00333F3F" w:rsidRPr="005E374E" w:rsidRDefault="006C000B" w:rsidP="00031693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t>Nociones de transcripció</w:t>
            </w:r>
            <w:r w:rsidR="00031693" w:rsidRPr="005E374E">
              <w:rPr>
                <w:sz w:val="21"/>
                <w:szCs w:val="21"/>
              </w:rPr>
              <w:t>n y codificación de entrevistas.</w:t>
            </w:r>
          </w:p>
        </w:tc>
      </w:tr>
      <w:tr w:rsidR="00333F3F" w:rsidRPr="005E374E" w14:paraId="0F92A70D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922497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Actividades</w:t>
            </w:r>
          </w:p>
        </w:tc>
      </w:tr>
      <w:tr w:rsidR="00333F3F" w:rsidRPr="005E374E" w14:paraId="00E589D5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F4A4F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En clase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26F19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CE6FA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B-</w:t>
            </w:r>
            <w:proofErr w:type="spellStart"/>
            <w:r w:rsidRPr="005E374E">
              <w:rPr>
                <w:b/>
                <w:bCs/>
                <w:i/>
                <w:iCs/>
                <w:sz w:val="21"/>
                <w:szCs w:val="21"/>
              </w:rPr>
              <w:t>Learning</w:t>
            </w:r>
            <w:proofErr w:type="spellEnd"/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5D6F2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3B864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333F3F" w:rsidRPr="005E374E" w14:paraId="5835971F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55805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sz w:val="21"/>
                <w:szCs w:val="21"/>
              </w:rPr>
              <w:t>Exposición dialogada de los fundamentos del método científico y de los enfoques de investigación.</w:t>
            </w:r>
          </w:p>
          <w:p w14:paraId="796E7A29" w14:textId="212DE33F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sz w:val="21"/>
                <w:szCs w:val="21"/>
              </w:rPr>
              <w:t>Resolución guiada del planteamiento d</w:t>
            </w:r>
            <w:r w:rsidR="00031693" w:rsidRPr="005E374E">
              <w:rPr>
                <w:sz w:val="21"/>
                <w:szCs w:val="21"/>
              </w:rPr>
              <w:t>el problema y de los objetivos</w:t>
            </w:r>
            <w:r w:rsidRPr="005E374E">
              <w:rPr>
                <w:sz w:val="21"/>
                <w:szCs w:val="21"/>
              </w:rPr>
              <w:t>.</w:t>
            </w:r>
          </w:p>
          <w:p w14:paraId="1E516D41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sz w:val="21"/>
                <w:szCs w:val="21"/>
              </w:rPr>
              <w:t>Análisis de tesis de la Carrera para reconocer su tipo de estudio, su hipótesis y sus variables.</w:t>
            </w:r>
          </w:p>
          <w:p w14:paraId="34D91D46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sz w:val="21"/>
                <w:szCs w:val="21"/>
              </w:rPr>
              <w:t xml:space="preserve">Demostración del manejo de un gestor bibliográfico y de la </w:t>
            </w:r>
            <w:r w:rsidRPr="005E374E">
              <w:rPr>
                <w:sz w:val="21"/>
                <w:szCs w:val="21"/>
              </w:rPr>
              <w:lastRenderedPageBreak/>
              <w:t>búsqueda en bases académicas.</w:t>
            </w:r>
          </w:p>
          <w:p w14:paraId="0844C4EC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sz w:val="21"/>
                <w:szCs w:val="21"/>
              </w:rPr>
              <w:t>Revisión en plenaria de los avances del proyecto de investigación de cada equipo.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357F1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sz w:val="21"/>
                <w:szCs w:val="21"/>
              </w:rPr>
              <w:lastRenderedPageBreak/>
              <w:t>Lectura de artículos y trabajos de investigación del campo económico y financiero, incluidos artículos en inglés.</w:t>
            </w:r>
          </w:p>
          <w:p w14:paraId="1F9199F6" w14:textId="59A91C72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sz w:val="21"/>
                <w:szCs w:val="21"/>
              </w:rPr>
              <w:t>Redacción progresiva de las secciones de un proyecto de investigación, con el registro de las fuentes y del uso de herramientas de inteligencia artificial.</w:t>
            </w:r>
          </w:p>
          <w:p w14:paraId="2FCC2AF0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sz w:val="21"/>
                <w:szCs w:val="21"/>
              </w:rPr>
              <w:t xml:space="preserve">Búsqueda y organización de referencias </w:t>
            </w:r>
            <w:r w:rsidRPr="005E374E">
              <w:rPr>
                <w:sz w:val="21"/>
                <w:szCs w:val="21"/>
              </w:rPr>
              <w:lastRenderedPageBreak/>
              <w:t>bibliográficas con un gestor bibliográfico.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981859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sz w:val="21"/>
                <w:szCs w:val="21"/>
              </w:rPr>
              <w:lastRenderedPageBreak/>
              <w:t>Cuestionarios de comprensión en la plataforma Moodle UMSA.</w:t>
            </w:r>
          </w:p>
          <w:p w14:paraId="53EADC08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sz w:val="21"/>
                <w:szCs w:val="21"/>
              </w:rPr>
              <w:t>Foros de consulta sobre el planteamiento del problema y la formulación de hipótesis.</w:t>
            </w:r>
          </w:p>
          <w:p w14:paraId="7408069B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sz w:val="21"/>
                <w:szCs w:val="21"/>
              </w:rPr>
              <w:t>Videotutoriales de manejo de gestores bibliográficos y herramientas de inteligencia artificial.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25121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sz w:val="21"/>
                <w:szCs w:val="21"/>
              </w:rPr>
              <w:t>Resolución colaborativa de ejercicios de planteamiento del problema y objetivos.</w:t>
            </w:r>
          </w:p>
          <w:p w14:paraId="551F63AF" w14:textId="179E7C26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sz w:val="21"/>
                <w:szCs w:val="21"/>
              </w:rPr>
              <w:t xml:space="preserve">Elaboración guiada del marco teórico </w:t>
            </w:r>
            <w:r w:rsidR="00031693" w:rsidRPr="005E374E">
              <w:rPr>
                <w:sz w:val="21"/>
                <w:szCs w:val="21"/>
              </w:rPr>
              <w:t>y la hipótesis de un caso</w:t>
            </w:r>
            <w:r w:rsidRPr="005E374E">
              <w:rPr>
                <w:sz w:val="21"/>
                <w:szCs w:val="21"/>
              </w:rPr>
              <w:t>.</w:t>
            </w:r>
          </w:p>
          <w:p w14:paraId="304024CA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sz w:val="21"/>
                <w:szCs w:val="21"/>
              </w:rPr>
              <w:t>Revisión cruzada de instrumentos de recolección de información entre equipos.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028A9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sz w:val="21"/>
                <w:szCs w:val="21"/>
              </w:rPr>
              <w:t>Revisión de tesis y trabajos de grado de la Carrera de Contaduría Pública en el Repositorio Institucional de la UMSA.</w:t>
            </w:r>
          </w:p>
          <w:p w14:paraId="77B4959C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sz w:val="21"/>
                <w:szCs w:val="21"/>
              </w:rPr>
              <w:t>Análisis de artículos científicos del campo económico y financiero.</w:t>
            </w:r>
          </w:p>
          <w:p w14:paraId="65DC870B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sz w:val="21"/>
                <w:szCs w:val="21"/>
              </w:rPr>
              <w:t>Comparación de instrumentos de recolección de información entre distintos estudios.</w:t>
            </w:r>
          </w:p>
        </w:tc>
      </w:tr>
      <w:tr w:rsidR="00333F3F" w:rsidRPr="005E374E" w14:paraId="6216EBCC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37035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Estrategias de aprendizaje y enseñanza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462F8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t>Aprendizaje basado en proyectos con el desarrollo de un</w:t>
            </w:r>
            <w:r w:rsidRPr="005E374E">
              <w:rPr>
                <w:color w:val="000000" w:themeColor="text1"/>
                <w:sz w:val="21"/>
                <w:szCs w:val="21"/>
              </w:rPr>
              <w:t xml:space="preserve">a </w:t>
            </w:r>
            <w:r w:rsidR="00AB1000" w:rsidRPr="00862301">
              <w:rPr>
                <w:b/>
                <w:bCs/>
                <w:color w:val="000000" w:themeColor="text1"/>
                <w:sz w:val="21"/>
                <w:szCs w:val="21"/>
                <w:shd w:val="clear" w:color="auto" w:fill="FFFF00"/>
              </w:rPr>
              <w:t>propuesta de</w:t>
            </w:r>
            <w:r w:rsidR="00AB1000" w:rsidRPr="005E374E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5E374E">
              <w:rPr>
                <w:sz w:val="21"/>
                <w:szCs w:val="21"/>
              </w:rPr>
              <w:t>investigación propia.</w:t>
            </w:r>
          </w:p>
          <w:p w14:paraId="76F58308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t>Resolución guiada de ejercicios en orden de dificultad creciente por etapa de la investigación.</w:t>
            </w:r>
          </w:p>
          <w:p w14:paraId="43B0B9ED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t>Caso práctico integral que recorre desde el planteamiento del problema hasta la presentación de resultados.</w:t>
            </w:r>
          </w:p>
          <w:p w14:paraId="6DD981DA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t>Estudio de investigaciones publicadas en el campo económico y financiero boliviano.</w:t>
            </w:r>
          </w:p>
          <w:p w14:paraId="4C577058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t>Trabajo colaborativo en equipos de investigación.</w:t>
            </w:r>
          </w:p>
          <w:p w14:paraId="517DCC64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t>Clase invertida para los contenidos teóricos de cada etapa metodológica.</w:t>
            </w:r>
          </w:p>
        </w:tc>
      </w:tr>
      <w:tr w:rsidR="00333F3F" w:rsidRPr="005E374E" w14:paraId="49E81827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0D84A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Recursos para el aprendizaje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646EE" w14:textId="37B4FCBA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t xml:space="preserve">Plataforma Moodle </w:t>
            </w:r>
            <w:r w:rsidR="00850104" w:rsidRPr="005E374E">
              <w:rPr>
                <w:b/>
                <w:sz w:val="21"/>
                <w:szCs w:val="21"/>
              </w:rPr>
              <w:t xml:space="preserve">y </w:t>
            </w:r>
            <w:proofErr w:type="spellStart"/>
            <w:r w:rsidR="00850104" w:rsidRPr="00862301">
              <w:rPr>
                <w:b/>
                <w:sz w:val="21"/>
                <w:szCs w:val="21"/>
                <w:shd w:val="clear" w:color="auto" w:fill="FFFF00"/>
              </w:rPr>
              <w:t>Teams</w:t>
            </w:r>
            <w:proofErr w:type="spellEnd"/>
            <w:r w:rsidR="00850104" w:rsidRPr="005E374E">
              <w:rPr>
                <w:sz w:val="21"/>
                <w:szCs w:val="21"/>
              </w:rPr>
              <w:t xml:space="preserve"> </w:t>
            </w:r>
            <w:r w:rsidRPr="005E374E">
              <w:rPr>
                <w:sz w:val="21"/>
                <w:szCs w:val="21"/>
              </w:rPr>
              <w:t>UMSA.</w:t>
            </w:r>
          </w:p>
          <w:p w14:paraId="32EBED35" w14:textId="170A69E3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color w:val="000000" w:themeColor="text1"/>
              </w:rPr>
            </w:pPr>
            <w:r w:rsidRPr="005E374E">
              <w:rPr>
                <w:sz w:val="21"/>
                <w:szCs w:val="21"/>
              </w:rPr>
              <w:t>Gestores bibliográficos Zotero</w:t>
            </w:r>
            <w:r w:rsidR="00031693" w:rsidRPr="005E374E">
              <w:rPr>
                <w:sz w:val="21"/>
                <w:szCs w:val="21"/>
              </w:rPr>
              <w:t>,</w:t>
            </w:r>
            <w:r w:rsidRPr="005E374E">
              <w:rPr>
                <w:sz w:val="21"/>
                <w:szCs w:val="21"/>
              </w:rPr>
              <w:t xml:space="preserve"> </w:t>
            </w:r>
            <w:r w:rsidRPr="005E374E">
              <w:rPr>
                <w:color w:val="000000" w:themeColor="text1"/>
                <w:sz w:val="21"/>
                <w:szCs w:val="21"/>
              </w:rPr>
              <w:t>Mendeley</w:t>
            </w:r>
            <w:r w:rsidR="00A46644" w:rsidRPr="005E374E">
              <w:rPr>
                <w:color w:val="000000" w:themeColor="text1"/>
                <w:sz w:val="21"/>
                <w:szCs w:val="21"/>
              </w:rPr>
              <w:t xml:space="preserve"> </w:t>
            </w:r>
            <w:r w:rsidR="00A46644" w:rsidRPr="005E374E">
              <w:rPr>
                <w:b/>
                <w:bCs/>
                <w:color w:val="000000" w:themeColor="text1"/>
                <w:sz w:val="21"/>
                <w:szCs w:val="21"/>
              </w:rPr>
              <w:t xml:space="preserve">y </w:t>
            </w:r>
            <w:r w:rsidR="00A46644" w:rsidRPr="00862301">
              <w:rPr>
                <w:b/>
                <w:bCs/>
                <w:color w:val="000000" w:themeColor="text1"/>
                <w:sz w:val="21"/>
                <w:szCs w:val="21"/>
                <w:shd w:val="clear" w:color="auto" w:fill="FFFF00"/>
              </w:rPr>
              <w:t>Word</w:t>
            </w:r>
            <w:r w:rsidRPr="005E374E">
              <w:rPr>
                <w:b/>
                <w:bCs/>
                <w:color w:val="000000" w:themeColor="text1"/>
                <w:sz w:val="21"/>
                <w:szCs w:val="21"/>
              </w:rPr>
              <w:t>.</w:t>
            </w:r>
          </w:p>
          <w:p w14:paraId="1FF7CE71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color w:val="000000" w:themeColor="text1"/>
              </w:rPr>
            </w:pPr>
            <w:r w:rsidRPr="005E374E">
              <w:rPr>
                <w:color w:val="000000" w:themeColor="text1"/>
                <w:sz w:val="21"/>
                <w:szCs w:val="21"/>
              </w:rPr>
              <w:t>Herramientas de inteligencia artificial para búsqueda bibliográfica y detección de plagio</w:t>
            </w:r>
            <w:r w:rsidR="00A46644" w:rsidRPr="005E374E">
              <w:rPr>
                <w:color w:val="000000" w:themeColor="text1"/>
                <w:sz w:val="21"/>
                <w:szCs w:val="21"/>
              </w:rPr>
              <w:t xml:space="preserve"> y </w:t>
            </w:r>
            <w:r w:rsidR="00A46644" w:rsidRPr="00862301">
              <w:rPr>
                <w:b/>
                <w:bCs/>
                <w:color w:val="000000" w:themeColor="text1"/>
                <w:sz w:val="21"/>
                <w:szCs w:val="21"/>
                <w:shd w:val="clear" w:color="auto" w:fill="FFFF00"/>
              </w:rPr>
              <w:t>plagio IA</w:t>
            </w:r>
            <w:r w:rsidRPr="005E374E">
              <w:rPr>
                <w:b/>
                <w:bCs/>
                <w:color w:val="000000" w:themeColor="text1"/>
                <w:sz w:val="21"/>
                <w:szCs w:val="21"/>
              </w:rPr>
              <w:t>.</w:t>
            </w:r>
          </w:p>
          <w:p w14:paraId="00B783C5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t>Repositorio institucional de tesis y trabajos de investigación de la UMSA.</w:t>
            </w:r>
          </w:p>
          <w:p w14:paraId="1B46D152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t>Guías de ejercicios y casos elaborados por la cátedra.</w:t>
            </w:r>
          </w:p>
          <w:p w14:paraId="06D8E579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t>Hojas de cálculo y formularios en línea para la aplicación de encuestas y el análisis descriptivo de datos.</w:t>
            </w:r>
          </w:p>
        </w:tc>
      </w:tr>
      <w:tr w:rsidR="00333F3F" w:rsidRPr="005E374E" w14:paraId="607470B4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37369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Estrategias de evaluación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F6036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t>Evaluación diagnóstica: prueba inicial sobre nociones de ciencia, conocimiento e investigación previas a la asignatura.</w:t>
            </w:r>
          </w:p>
          <w:p w14:paraId="5A3A9BA8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15726409" w14:textId="3F5A9730" w:rsidR="00333F3F" w:rsidRPr="005E374E" w:rsidRDefault="006C000B" w:rsidP="00850104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t>Evaluación sumativa: controles de lectura</w:t>
            </w:r>
            <w:r w:rsidR="00850104" w:rsidRPr="005E374E">
              <w:rPr>
                <w:sz w:val="21"/>
                <w:szCs w:val="21"/>
              </w:rPr>
              <w:t xml:space="preserve">, </w:t>
            </w:r>
            <w:r w:rsidR="00850104" w:rsidRPr="00862301">
              <w:rPr>
                <w:b/>
                <w:color w:val="000000" w:themeColor="text1"/>
                <w:sz w:val="21"/>
                <w:szCs w:val="21"/>
                <w:shd w:val="clear" w:color="auto" w:fill="FFFF00"/>
              </w:rPr>
              <w:t>participación</w:t>
            </w:r>
            <w:r w:rsidRPr="005E374E">
              <w:rPr>
                <w:b/>
                <w:color w:val="000000" w:themeColor="text1"/>
                <w:sz w:val="21"/>
                <w:szCs w:val="21"/>
              </w:rPr>
              <w:t>,</w:t>
            </w:r>
            <w:r w:rsidRPr="005E374E">
              <w:rPr>
                <w:sz w:val="21"/>
                <w:szCs w:val="21"/>
              </w:rPr>
              <w:t xml:space="preserve"> evaluación de casos prácticos, trabajos de investigación y desarrollo, exámenes parciales y examen final.</w:t>
            </w:r>
          </w:p>
        </w:tc>
      </w:tr>
      <w:tr w:rsidR="00333F3F" w:rsidRPr="005E374E" w14:paraId="0BE32C35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49582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8A08D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t>Nota mínima de aprobación: 51/100.</w:t>
            </w:r>
          </w:p>
          <w:p w14:paraId="13F412AC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t>Evaluación periódica al finalizar cada tema, basada en evidencias de conocimiento, desempeño y producto.</w:t>
            </w:r>
          </w:p>
          <w:p w14:paraId="157D14F9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t>Cada evidencia de producto se evalúa con su propia rúbrica de tres niveles: Insuficiente, Suficiente y Destacado.</w:t>
            </w:r>
          </w:p>
          <w:p w14:paraId="7A9A48AE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74E">
              <w:rPr>
                <w:sz w:val="21"/>
                <w:szCs w:val="21"/>
              </w:rPr>
              <w:t>La calificación de cada elemento de competencia suma las calificaciones de sus evidencias de producto.</w:t>
            </w:r>
          </w:p>
        </w:tc>
      </w:tr>
      <w:tr w:rsidR="00333F3F" w:rsidRPr="005E374E" w14:paraId="1274AE55" w14:textId="77777777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39D6F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Niveles de logro y distribución de la calificación</w:t>
            </w: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B7D4B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 xml:space="preserve">Producto 1: </w:t>
            </w:r>
            <w:r w:rsidRPr="005E374E">
              <w:rPr>
                <w:sz w:val="21"/>
                <w:szCs w:val="21"/>
              </w:rPr>
              <w:t>Propuesta preliminar de investigación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29B82" w14:textId="7EC4DDE0" w:rsidR="00333F3F" w:rsidRPr="005E374E" w:rsidRDefault="00BC012D">
            <w:pPr>
              <w:spacing w:before="20" w:after="20"/>
              <w:jc w:val="center"/>
            </w:pPr>
            <w:r w:rsidRPr="00862301"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8%</w:t>
            </w:r>
          </w:p>
        </w:tc>
      </w:tr>
      <w:tr w:rsidR="00333F3F" w:rsidRPr="005E374E" w14:paraId="6574B31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0C022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7963E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BA3B7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45921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C22ED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33F3F" w:rsidRPr="005E374E" w14:paraId="791734A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66C44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4456C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Origen de la idea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7F61D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La idea no parte de un problema real.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95AA7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La idea parte de un problema real de una entidad boliviana.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78147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Justifica la relevancia de la idea para el campo contable.</w:t>
            </w:r>
          </w:p>
        </w:tc>
      </w:tr>
      <w:tr w:rsidR="00333F3F" w:rsidRPr="005E374E" w14:paraId="6B70CB1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B6C18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E9995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Estructura de la propuesta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699D5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Omite partes de la estructura.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D85CC5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Presenta todas las partes de la propuesta.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BA39D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Relaciona cada parte con las etapas del método científico.</w:t>
            </w:r>
          </w:p>
        </w:tc>
      </w:tr>
      <w:tr w:rsidR="00333F3F" w:rsidRPr="005E374E" w14:paraId="3710610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D65A9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1F8E9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Claridad de la 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6C76E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La exposición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AD970F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Expone la idea con claridad y orden.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8FAF6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333F3F" w:rsidRPr="005E374E" w14:paraId="1465B83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7CD3F" w14:textId="77777777" w:rsidR="00333F3F" w:rsidRPr="005E374E" w:rsidRDefault="00333F3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39B317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 xml:space="preserve">Producto 2: </w:t>
            </w:r>
            <w:r w:rsidRPr="005E374E">
              <w:rPr>
                <w:sz w:val="21"/>
                <w:szCs w:val="21"/>
              </w:rPr>
              <w:t>Ficha de análisis ético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864F3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333F3F" w:rsidRPr="005E374E" w14:paraId="3404C83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7D14C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050B81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724DC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DF353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C841A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33F3F" w:rsidRPr="005E374E" w14:paraId="174ACB4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0C543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C5D6E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Principio vulnerado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90061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No reconoce el principio vulnerado.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064A7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Identifica el principio ético vulnerado en cada caso.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22539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Explica las consecuencias académicas y legales de la falta.</w:t>
            </w:r>
          </w:p>
        </w:tc>
      </w:tr>
      <w:tr w:rsidR="00333F3F" w:rsidRPr="005E374E" w14:paraId="518B37A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55F40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3E8C6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Fundamentación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5DB8F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La respuesta carece de fundamento.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4B884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Fundamenta su respuesta en los principios de la investigación.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7894D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Cita la norma o el código de ética aplicable.</w:t>
            </w:r>
          </w:p>
        </w:tc>
      </w:tr>
      <w:tr w:rsidR="00333F3F" w:rsidRPr="005E374E" w14:paraId="59AFA32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2ABA0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F0E89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Propuesta de corrección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D8FD0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No plantea una corrección.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2E392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Plantea una corrección para cada caso.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13D0C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Propone medidas preventivas para su propio proyecto.</w:t>
            </w:r>
          </w:p>
        </w:tc>
      </w:tr>
      <w:tr w:rsidR="00333F3F" w:rsidRPr="005E374E" w14:paraId="23AB4F5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2753E" w14:textId="77777777" w:rsidR="00333F3F" w:rsidRPr="005E374E" w:rsidRDefault="00333F3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8AB35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 xml:space="preserve">Producto 3: </w:t>
            </w:r>
            <w:r w:rsidRPr="005E374E">
              <w:rPr>
                <w:sz w:val="21"/>
                <w:szCs w:val="21"/>
              </w:rPr>
              <w:t>Cuadro comparativo de los enfoques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CE860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333F3F" w:rsidRPr="005E374E" w14:paraId="7C10906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8E3B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D5967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BBAE1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CD2A3E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A8AEE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33F3F" w:rsidRPr="005E374E" w14:paraId="3C29576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14F69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03068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Características de cada enfoque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DE7A4" w14:textId="599EBABA" w:rsidR="00333F3F" w:rsidRPr="005E374E" w:rsidRDefault="006C000B" w:rsidP="00850104">
            <w:pPr>
              <w:spacing w:before="20" w:after="20"/>
            </w:pPr>
            <w:r w:rsidRPr="005E374E">
              <w:rPr>
                <w:sz w:val="21"/>
                <w:szCs w:val="21"/>
              </w:rPr>
              <w:t xml:space="preserve">Confunde las características de </w:t>
            </w:r>
            <w:r w:rsidR="00850104" w:rsidRPr="005327A5">
              <w:rPr>
                <w:b/>
                <w:sz w:val="21"/>
                <w:szCs w:val="21"/>
                <w:shd w:val="clear" w:color="auto" w:fill="FFFF00"/>
              </w:rPr>
              <w:t>los tres</w:t>
            </w:r>
            <w:r w:rsidR="00850104" w:rsidRPr="005E374E">
              <w:rPr>
                <w:sz w:val="21"/>
                <w:szCs w:val="21"/>
              </w:rPr>
              <w:t xml:space="preserve"> </w:t>
            </w:r>
            <w:r w:rsidRPr="005E374E">
              <w:rPr>
                <w:sz w:val="21"/>
                <w:szCs w:val="21"/>
              </w:rPr>
              <w:t>enfoques.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C3A99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Describe correctamente las características de cada enfoque.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0C603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Ilustra cada característica con los ejemplos analizados.</w:t>
            </w:r>
          </w:p>
        </w:tc>
      </w:tr>
      <w:tr w:rsidR="00333F3F" w:rsidRPr="005E374E" w14:paraId="4C94A71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ADD11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CF9610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Proceso de investigación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CC931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Omite etapas del proceso.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F2D6C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Señala las etapas del proceso en cada enfoque.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E7328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Explica las diferencias en el tratamiento de los datos.</w:t>
            </w:r>
          </w:p>
        </w:tc>
      </w:tr>
      <w:tr w:rsidR="00333F3F" w:rsidRPr="005E374E" w14:paraId="6D88186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E3DC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46C34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97D558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La participación de los integrantes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04B44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Todos los integrantes aportan al trabajo.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42F50" w14:textId="3116E37D" w:rsidR="00333F3F" w:rsidRPr="005E374E" w:rsidRDefault="00850104" w:rsidP="00850104">
            <w:pPr>
              <w:spacing w:before="20" w:after="20"/>
            </w:pPr>
            <w:del w:id="9007" w:author="Comisión de revisión 4.5" w:date="2026-10-13T00:00:00Z">
              <w:r>
                <w:rPr>
                  <w:sz w:val="21"/>
                  <w:szCs w:val="21"/>
                </w:rPr>
                <w:delText xml:space="preserve">Se</w:delText>
              </w:r>
              <w:r>
                <w:rPr>
                  <w:sz w:val="21"/>
                  <w:szCs w:val="21"/>
                </w:rPr>
                <w:delText xml:space="preserve"> sustenta </w:delText>
              </w:r>
              <w:r>
                <w:rPr>
                  <w:sz w:val="21"/>
                  <w:szCs w:val="21"/>
                </w:rPr>
                <w:delText xml:space="preserve">la</w:delText>
              </w:r>
              <w:r>
                <w:rPr>
                  <w:sz w:val="21"/>
                  <w:szCs w:val="21"/>
                </w:rPr>
                <w:delText xml:space="preserve">s conclusiones ante el curso.</w:delText>
              </w:r>
            </w:del>
            <w:ins w:id="9008" w:author="Comisión de revisión 4.5" w:date="2026-10-13T00:00:00Z">
              <w:r>
                <w:rPr>
                  <w:sz w:val="21"/>
                  <w:szCs w:val="21"/>
                </w:rPr>
                <w:t xml:space="preserve">Se sustentan las conclusiones ante el curso.</w:t>
              </w:r>
            </w:ins>
          </w:p>
        </w:tc>
      </w:tr>
      <w:tr w:rsidR="00333F3F" w:rsidRPr="005E374E" w14:paraId="16370F5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E2448" w14:textId="77777777" w:rsidR="00333F3F" w:rsidRPr="005E374E" w:rsidRDefault="00333F3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629C6C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 xml:space="preserve">Producto 4: </w:t>
            </w:r>
            <w:r w:rsidRPr="005E374E">
              <w:rPr>
                <w:sz w:val="21"/>
                <w:szCs w:val="21"/>
              </w:rPr>
              <w:t>Matriz de selección del enfoque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7B2E7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333F3F" w:rsidRPr="005E374E" w14:paraId="5B0921F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3C0F6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E8716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16283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CF775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E225E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33F3F" w:rsidRPr="005E374E" w14:paraId="6B00FF7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945A5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18BE7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Pertinencia del enfoque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810943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Elige un enfoque que no corresponde al problema.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D4234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Elige el enfoque adecuado para cada problema.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1B02F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Considera la posibilidad de un enfoque mixto.</w:t>
            </w:r>
          </w:p>
        </w:tc>
      </w:tr>
      <w:tr w:rsidR="00333F3F" w:rsidRPr="005E374E" w14:paraId="4689651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9D4D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04C72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Justificación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1711A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No justifica la elección.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CDB6B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Justifica la elección con las bondades del enfoque.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A8411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Señala las limitaciones del enfoque elegido.</w:t>
            </w:r>
          </w:p>
        </w:tc>
      </w:tr>
      <w:tr w:rsidR="00333F3F" w:rsidRPr="005E374E" w14:paraId="447329A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889FD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265D6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97BB0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La matriz está incompleta.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AEA92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La matriz es clara y completa.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5E8DD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La matriz indica la fuente de cada problema.</w:t>
            </w:r>
          </w:p>
        </w:tc>
      </w:tr>
      <w:tr w:rsidR="00333F3F" w:rsidRPr="005E374E" w14:paraId="30BC2620" w14:textId="77777777" w:rsidTr="003C432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18419" w14:textId="77777777" w:rsidR="00333F3F" w:rsidRPr="005E374E" w:rsidRDefault="00333F3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56ECC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 xml:space="preserve">Producto 5: </w:t>
            </w:r>
            <w:r w:rsidRPr="005E374E">
              <w:rPr>
                <w:sz w:val="21"/>
                <w:szCs w:val="21"/>
              </w:rPr>
              <w:t>Base de referencias bibliográficas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87F65" w14:textId="3D4599B8" w:rsidR="00333F3F" w:rsidRPr="005E374E" w:rsidRDefault="00BC012D">
            <w:pPr>
              <w:spacing w:before="20" w:after="20"/>
              <w:jc w:val="center"/>
            </w:pPr>
            <w:r w:rsidRPr="003C432B"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5%</w:t>
            </w:r>
          </w:p>
        </w:tc>
      </w:tr>
      <w:tr w:rsidR="00333F3F" w:rsidRPr="005E374E" w14:paraId="589AAA1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F6AB3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D1D09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FAB1A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3CD33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405AD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33F3F" w:rsidRPr="005E374E" w14:paraId="0AF1C15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D2CDF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F370A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Selección de fuentes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5F2DCF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Incluye fuentes sin respaldo académico.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D3A5C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Incluye fuentes pertinentes y actuales.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4C54C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Evalúa la autoría, la actualidad y los sesgos de cada fuente.</w:t>
            </w:r>
          </w:p>
        </w:tc>
      </w:tr>
      <w:tr w:rsidR="00333F3F" w:rsidRPr="005E374E" w14:paraId="7E55E6D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2DA14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5294D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Formato de las referencias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E4883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Las referencias no siguen un sistema normalizado.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0A5C1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Las referencias siguen las normas APA.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3A09F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Integra las citas en el texto sin errores de formato.</w:t>
            </w:r>
          </w:p>
        </w:tc>
      </w:tr>
      <w:tr w:rsidR="00333F3F" w:rsidRPr="005E374E" w14:paraId="2BC1DB7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61309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51203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Uso del gestor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103CF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No usa el gestor bibliográfico.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C0CD1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Organiza las referencias en carpetas y etiquetas.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487FE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Comparte la base con su equipo y la mantiene actualizada.</w:t>
            </w:r>
          </w:p>
        </w:tc>
      </w:tr>
      <w:tr w:rsidR="00333F3F" w:rsidRPr="005E374E" w14:paraId="275BC930" w14:textId="77777777" w:rsidTr="003C432B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E1770" w14:textId="77777777" w:rsidR="00333F3F" w:rsidRPr="005E374E" w:rsidRDefault="00333F3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6016D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 xml:space="preserve">Producto 6: </w:t>
            </w:r>
            <w:r w:rsidRPr="005E374E">
              <w:rPr>
                <w:sz w:val="21"/>
                <w:szCs w:val="21"/>
              </w:rPr>
              <w:t>Registro del uso de inteligencia artificial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16EFE" w14:textId="196DFD1B" w:rsidR="00333F3F" w:rsidRPr="005E374E" w:rsidRDefault="00BC012D">
            <w:pPr>
              <w:spacing w:before="20" w:after="20"/>
              <w:jc w:val="center"/>
            </w:pPr>
            <w:r w:rsidRPr="003C432B"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5%</w:t>
            </w:r>
          </w:p>
        </w:tc>
      </w:tr>
      <w:tr w:rsidR="00333F3F" w:rsidRPr="005E374E" w14:paraId="68C9081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208CA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7D267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F628E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4B0B7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C08C3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33F3F" w:rsidRPr="005E374E" w14:paraId="57B33A0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3FBD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1DFEC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Declaración del uso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8254B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No declara las herramientas usadas.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BA6CC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Declara cada herramienta y su propósito.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AB4B4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Explica el aporte y el límite de cada herramienta.</w:t>
            </w:r>
          </w:p>
        </w:tc>
      </w:tr>
      <w:tr w:rsidR="00333F3F" w:rsidRPr="005E374E" w14:paraId="58DA22B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4FF53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3C727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Verificación de resultados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BFF41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Acepta los resultados sin verificarlos.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C4384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Contrasta los resultados con las fuentes originales.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7162A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Detecta y corrige referencias inexistentes o erróneas.</w:t>
            </w:r>
          </w:p>
        </w:tc>
      </w:tr>
      <w:tr w:rsidR="00333F3F" w:rsidRPr="005E374E" w14:paraId="563A04E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E867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A7F0D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Ética y autoría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F8E214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Presenta como propio un texto generado.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05D044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Respeta la autoría y cita las fuentes.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3809F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Aplica la recomendación de la UNESCO sobre la ética de la inteligencia artificial.</w:t>
            </w:r>
          </w:p>
        </w:tc>
      </w:tr>
      <w:tr w:rsidR="00333F3F" w:rsidRPr="005E374E" w14:paraId="4F43AE0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B64D8" w14:textId="77777777" w:rsidR="00333F3F" w:rsidRPr="005E374E" w:rsidRDefault="00333F3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87229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 xml:space="preserve">Producto 7: </w:t>
            </w:r>
            <w:r w:rsidRPr="005E374E">
              <w:rPr>
                <w:sz w:val="21"/>
                <w:szCs w:val="21"/>
              </w:rPr>
              <w:t>Planteamiento del problema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05181" w14:textId="7926E03D" w:rsidR="00333F3F" w:rsidRPr="005E374E" w:rsidRDefault="00BC012D">
            <w:pPr>
              <w:spacing w:before="20" w:after="20"/>
              <w:jc w:val="center"/>
            </w:pPr>
            <w:r w:rsidRPr="005327A5"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8%</w:t>
            </w:r>
          </w:p>
        </w:tc>
      </w:tr>
      <w:tr w:rsidR="00333F3F" w:rsidRPr="005E374E" w14:paraId="7DE8031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95A60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D086A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8A7F2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FB5CD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E2682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33F3F" w:rsidRPr="005E374E" w14:paraId="12D59A5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AAC12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802FC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Descripción del problema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74C38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El problema es vago o no es investigable.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3F5E8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Describe un problema concreto y delimitado.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D9EE5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Sustenta el problema con datos o antecedentes.</w:t>
            </w:r>
          </w:p>
        </w:tc>
      </w:tr>
      <w:tr w:rsidR="00333F3F" w:rsidRPr="005E374E" w14:paraId="5FB9C52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E218B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99E9A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Preguntas de investigación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629E7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Las preguntas no derivan del problema.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23FFD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Formula preguntas claras derivadas del problema.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D81CF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Jerarquiza las preguntas en general y específicas.</w:t>
            </w:r>
          </w:p>
        </w:tc>
      </w:tr>
      <w:tr w:rsidR="00333F3F" w:rsidRPr="005E374E" w14:paraId="4220684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E4D86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10963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Justificación y delimitación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1F09B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Omite la justificación o la delimitación.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885BC1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Justifica y delimita el estudio en tiempo, espacio y tema.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4AEBE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Relaciona la justificación con una línea de investigación de la Carrera.</w:t>
            </w:r>
          </w:p>
        </w:tc>
      </w:tr>
      <w:tr w:rsidR="00333F3F" w:rsidRPr="005E374E" w14:paraId="32CCC05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CF036" w14:textId="77777777" w:rsidR="00333F3F" w:rsidRPr="005E374E" w:rsidRDefault="00333F3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83CF4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 xml:space="preserve">Producto 8: </w:t>
            </w:r>
            <w:r w:rsidRPr="005E374E">
              <w:rPr>
                <w:sz w:val="21"/>
                <w:szCs w:val="21"/>
              </w:rPr>
              <w:t>Matriz de consistencia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747DE" w14:textId="7DCAFFB8" w:rsidR="00333F3F" w:rsidRPr="005E374E" w:rsidRDefault="00BC012D">
            <w:pPr>
              <w:spacing w:before="20" w:after="20"/>
              <w:jc w:val="center"/>
            </w:pPr>
            <w:r w:rsidRPr="005327A5"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5%</w:t>
            </w:r>
          </w:p>
        </w:tc>
      </w:tr>
      <w:tr w:rsidR="00333F3F" w:rsidRPr="005E374E" w14:paraId="15FC50B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C1914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B130C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673BA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25B2B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06E18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33F3F" w:rsidRPr="005E374E" w14:paraId="48F1BD1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1F0C0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DAEEC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Redacción de objetivos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C5DEA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Los objetivos no inician con un verbo medible.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BAD1B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Redacta objetivos claros con verbos medibles.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CA926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Ordena los objetivos específicos según el proceso de la investigación.</w:t>
            </w:r>
          </w:p>
        </w:tc>
      </w:tr>
      <w:tr w:rsidR="00333F3F" w:rsidRPr="005E374E" w14:paraId="1C3A7E4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01496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2BAA7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Coherencia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F4B64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Los objetivos no responden a las preguntas.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C3A69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Cada objetivo responde a una pregunta de investigación.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98404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Detecta y corrige las incoherencias de la matriz.</w:t>
            </w:r>
          </w:p>
        </w:tc>
      </w:tr>
      <w:tr w:rsidR="00333F3F" w:rsidRPr="005E374E" w14:paraId="694D7DF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BF238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80231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90651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La participación de los integrantes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41636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Todos los integrantes aportan al trabajo.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4E5B6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El equipo defiende la matriz en la revisión cruzada.</w:t>
            </w:r>
          </w:p>
        </w:tc>
      </w:tr>
      <w:tr w:rsidR="00333F3F" w:rsidRPr="005E374E" w14:paraId="54BF967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72AF3" w14:textId="77777777" w:rsidR="00333F3F" w:rsidRPr="005E374E" w:rsidRDefault="00333F3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79687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 xml:space="preserve">Producto 9: </w:t>
            </w:r>
            <w:r w:rsidRPr="005E374E">
              <w:rPr>
                <w:sz w:val="21"/>
                <w:szCs w:val="21"/>
              </w:rPr>
              <w:t>Marco teórico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68240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8%</w:t>
            </w:r>
          </w:p>
        </w:tc>
      </w:tr>
      <w:tr w:rsidR="00333F3F" w:rsidRPr="005E374E" w14:paraId="2D36030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CE697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71D01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0634A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3DE300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A5E06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33F3F" w:rsidRPr="005E374E" w14:paraId="7EBE906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E8D98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AAB3B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Revisión de literatura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7B3F2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Usa pocas fuentes o fuentes poco pertinentes.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BF4FFC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Revisa fuentes pertinentes y actuales.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C6729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Sintetiza y contrasta los aportes de los autores.</w:t>
            </w:r>
          </w:p>
        </w:tc>
      </w:tr>
      <w:tr w:rsidR="00333F3F" w:rsidRPr="005E374E" w14:paraId="27616A3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6603C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6CD37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Marco normativo y conceptual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B94B8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Omite el marco normativo aplicable.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5133D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Incluye el marco normativo y conceptual del tema.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FCE13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Relaciona la norma con el problema planteado.</w:t>
            </w:r>
          </w:p>
        </w:tc>
      </w:tr>
      <w:tr w:rsidR="00333F3F" w:rsidRPr="005E374E" w14:paraId="082C43F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5C754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CD68E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Citación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FD4C9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Presenta ideas ajenas sin cita.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02FCA2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Cita correctamente las fuentes.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2B5FC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Integra las citas con redacción propia.</w:t>
            </w:r>
          </w:p>
        </w:tc>
      </w:tr>
      <w:tr w:rsidR="00333F3F" w:rsidRPr="005E374E" w14:paraId="489E394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71B4A" w14:textId="77777777" w:rsidR="00333F3F" w:rsidRPr="005E374E" w:rsidRDefault="00333F3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EBC33" w14:textId="79580DB3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 xml:space="preserve">Producto 10: </w:t>
            </w:r>
            <w:r w:rsidRPr="005E374E">
              <w:rPr>
                <w:sz w:val="21"/>
                <w:szCs w:val="21"/>
              </w:rPr>
              <w:t xml:space="preserve">Cuadro de clasificación de </w:t>
            </w:r>
            <w:r w:rsidR="00850104" w:rsidRPr="005E374E">
              <w:rPr>
                <w:sz w:val="21"/>
                <w:szCs w:val="21"/>
              </w:rPr>
              <w:t xml:space="preserve">tipos de </w:t>
            </w:r>
            <w:r w:rsidRPr="005E374E">
              <w:rPr>
                <w:sz w:val="21"/>
                <w:szCs w:val="21"/>
              </w:rPr>
              <w:t>estudios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6D3F6" w14:textId="37211E3E" w:rsidR="00333F3F" w:rsidRPr="005E374E" w:rsidRDefault="00BC012D">
            <w:pPr>
              <w:spacing w:before="20" w:after="20"/>
              <w:jc w:val="center"/>
            </w:pPr>
            <w:r w:rsidRPr="005327A5"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5%</w:t>
            </w:r>
          </w:p>
        </w:tc>
      </w:tr>
      <w:tr w:rsidR="00333F3F" w:rsidRPr="005E374E" w14:paraId="16683F4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7C8AE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AB964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706AC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7CA0E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F3F31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33F3F" w:rsidRPr="005E374E" w14:paraId="555BCE0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03FAA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A7316C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Clasificación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0062E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Clasifica erróneamente los estudios.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9D59F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Clasifica correctamente cada estudio.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51678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Identifica los estudios que combinan más de un alcance.</w:t>
            </w:r>
          </w:p>
        </w:tc>
      </w:tr>
      <w:tr w:rsidR="00333F3F" w:rsidRPr="005E374E" w14:paraId="4C69D31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C244F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09B9E7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Justificación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D862B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No justifica la clasificación.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102C0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Justifica la clasificación con el alcance del estudio.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536580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Relaciona el tipo de estudio con su hipótesis.</w:t>
            </w:r>
          </w:p>
        </w:tc>
      </w:tr>
      <w:tr w:rsidR="00333F3F" w:rsidRPr="005E374E" w14:paraId="0AD2070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4E3CB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339793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A980D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La participación de los integrantes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806A8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Todos los integrantes aportan al trabajo.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4565E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El equipo expone sus hallazgos ante el curso.</w:t>
            </w:r>
          </w:p>
        </w:tc>
      </w:tr>
      <w:tr w:rsidR="00333F3F" w:rsidRPr="005E374E" w14:paraId="05D72D6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457D5" w14:textId="77777777" w:rsidR="00333F3F" w:rsidRPr="005E374E" w:rsidRDefault="00333F3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A5A60" w14:textId="43F51EEA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 xml:space="preserve">Producto 11: </w:t>
            </w:r>
            <w:r w:rsidRPr="005E374E">
              <w:rPr>
                <w:sz w:val="21"/>
                <w:szCs w:val="21"/>
              </w:rPr>
              <w:t>Hipótesis de investigación</w:t>
            </w:r>
            <w:r w:rsidR="00414133" w:rsidRPr="005E374E">
              <w:rPr>
                <w:b/>
                <w:bCs/>
                <w:sz w:val="21"/>
                <w:szCs w:val="21"/>
              </w:rPr>
              <w:t xml:space="preserve"> (si corresponde)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9E01A" w14:textId="5C26E076" w:rsidR="00333F3F" w:rsidRPr="005E374E" w:rsidRDefault="00BC012D">
            <w:pPr>
              <w:spacing w:before="20" w:after="20"/>
              <w:jc w:val="center"/>
            </w:pPr>
            <w:r w:rsidRPr="005327A5"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8%</w:t>
            </w:r>
          </w:p>
        </w:tc>
      </w:tr>
      <w:tr w:rsidR="00333F3F" w:rsidRPr="005E374E" w14:paraId="576A836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46CE1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1C5A2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7C626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961AB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4AA00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33F3F" w:rsidRPr="005E374E" w14:paraId="62213DE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042F0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54CB54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Redacción de la hipótesis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91CB3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La hipótesis no es verificable.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EC7F0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Redacta una hipótesis clara y verificable.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8EB8C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Precisa la relación esperada entre las variables.</w:t>
            </w:r>
          </w:p>
        </w:tc>
      </w:tr>
      <w:tr w:rsidR="00333F3F" w:rsidRPr="005E374E" w14:paraId="6335966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02594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E58C3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Tipos de hipótesis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5FFAF1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Confunde la hipótesis nula y la alternativa.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AE20B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Formula correctamente la hipótesis nula y la alternativa.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E8874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Explica el papel de cada una en la contrastación.</w:t>
            </w:r>
          </w:p>
        </w:tc>
      </w:tr>
      <w:tr w:rsidR="00333F3F" w:rsidRPr="005E374E" w14:paraId="21071FC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85D44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EBDBE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Relación con el problema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1D2CD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La hipótesis no responde al problema.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0E5D5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La hipótesis responde al problema y a los objetivos.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DCA50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Justifica la hipótesis con el marco teórico.</w:t>
            </w:r>
          </w:p>
        </w:tc>
      </w:tr>
      <w:tr w:rsidR="00333F3F" w:rsidRPr="005E374E" w14:paraId="0B04DFA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BD2EA" w14:textId="77777777" w:rsidR="00333F3F" w:rsidRPr="005E374E" w:rsidRDefault="00333F3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733DF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 xml:space="preserve">Producto 12: </w:t>
            </w:r>
            <w:r w:rsidRPr="005E374E">
              <w:rPr>
                <w:sz w:val="21"/>
                <w:szCs w:val="21"/>
              </w:rPr>
              <w:t>Matriz de operacionalización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DDC30" w14:textId="009AC003" w:rsidR="00333F3F" w:rsidRPr="005E374E" w:rsidRDefault="00387EF4">
            <w:pPr>
              <w:spacing w:before="20" w:after="20"/>
              <w:jc w:val="center"/>
            </w:pPr>
            <w:r w:rsidRPr="005327A5"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5%</w:t>
            </w:r>
          </w:p>
        </w:tc>
      </w:tr>
      <w:tr w:rsidR="00333F3F" w:rsidRPr="005E374E" w14:paraId="6193848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5B934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9ED30F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3D81F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6BF6E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AB236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33F3F" w:rsidRPr="005E374E" w14:paraId="05D3E79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010BF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F6A31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Identificación de variables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B9CEEA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No distingue las variables.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3BD2C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Identifica la variable independiente y la dependiente.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D3CD7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Reconoce las variables intervinientes.</w:t>
            </w:r>
          </w:p>
        </w:tc>
      </w:tr>
      <w:tr w:rsidR="00333F3F" w:rsidRPr="005E374E" w14:paraId="0E0728C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92DE8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2D5C7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Indicadores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00B7B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Los indicadores no son medibles.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565DE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Define indicadores medibles para cada dimensión.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1DCFA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Señala la fuente de datos de cada indicador.</w:t>
            </w:r>
          </w:p>
        </w:tc>
      </w:tr>
      <w:tr w:rsidR="00333F3F" w:rsidRPr="005E374E" w14:paraId="33235BD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53356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F558B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016D2B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La matriz está incompleta.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5E2E3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La matriz es clara y completa.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DF741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La matriz orienta el diseño del instrumento.</w:t>
            </w:r>
          </w:p>
        </w:tc>
      </w:tr>
      <w:tr w:rsidR="00333F3F" w:rsidRPr="005E374E" w14:paraId="3B66344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64DA5" w14:textId="77777777" w:rsidR="00333F3F" w:rsidRPr="005E374E" w:rsidRDefault="00333F3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DA249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 xml:space="preserve">Producto 13: </w:t>
            </w:r>
            <w:r w:rsidRPr="005E374E">
              <w:rPr>
                <w:sz w:val="21"/>
                <w:szCs w:val="21"/>
              </w:rPr>
              <w:t>Instrumento de recolección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7A15C" w14:textId="3739BA32" w:rsidR="00333F3F" w:rsidRPr="005E374E" w:rsidRDefault="00387EF4">
            <w:pPr>
              <w:spacing w:before="20" w:after="20"/>
              <w:jc w:val="center"/>
            </w:pPr>
            <w:r w:rsidRPr="005327A5"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5%</w:t>
            </w:r>
          </w:p>
        </w:tc>
      </w:tr>
      <w:tr w:rsidR="00333F3F" w:rsidRPr="005E374E" w14:paraId="09428DD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FF9A1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88907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DAED4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8DA54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C7DCA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33F3F" w:rsidRPr="005E374E" w14:paraId="62B1F16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85AAE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B9C6D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Pertinencia de la técnica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3CEBEB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La técnica no corresponde al problema.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38CE8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Selecciona la técnica pertinente al problema.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187C3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Justifica la técnica frente a otras alternativas.</w:t>
            </w:r>
          </w:p>
        </w:tc>
      </w:tr>
      <w:tr w:rsidR="00333F3F" w:rsidRPr="005E374E" w14:paraId="75D3B30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69A50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DADB1C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Diseño de los ítems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49829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Los ítems son ambiguos o no miden los indicadores.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E58AC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Los ítems son claros y miden los indicadores.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CC162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Ajusta los ítems según los resultados de la prueba piloto.</w:t>
            </w:r>
          </w:p>
        </w:tc>
      </w:tr>
      <w:tr w:rsidR="00333F3F" w:rsidRPr="005E374E" w14:paraId="7C4EE1F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7F8FF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82660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Ética de la recolección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5259E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Omite el consentimiento informado.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0D1B9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Incluye el consentimiento y resguarda la confidencialidad.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A904E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Prevé la custodia y el resguardo de los datos.</w:t>
            </w:r>
          </w:p>
        </w:tc>
      </w:tr>
      <w:tr w:rsidR="00333F3F" w:rsidRPr="005E374E" w14:paraId="7883BA7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FB491" w14:textId="77777777" w:rsidR="00333F3F" w:rsidRPr="005E374E" w:rsidRDefault="00333F3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F17FD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 xml:space="preserve">Producto 14: </w:t>
            </w:r>
            <w:r w:rsidRPr="005E374E">
              <w:rPr>
                <w:sz w:val="21"/>
                <w:szCs w:val="21"/>
              </w:rPr>
              <w:t>Análisis descriptivo de los datos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7FB63" w14:textId="7C1AD677" w:rsidR="00333F3F" w:rsidRPr="005E374E" w:rsidRDefault="00387EF4">
            <w:pPr>
              <w:spacing w:before="20" w:after="20"/>
              <w:jc w:val="center"/>
            </w:pPr>
            <w:r w:rsidRPr="005327A5"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5%</w:t>
            </w:r>
          </w:p>
        </w:tc>
      </w:tr>
      <w:tr w:rsidR="00333F3F" w:rsidRPr="005E374E" w14:paraId="5A5E470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353A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27F5B9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A733A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35AAE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EA7A2F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33F3F" w:rsidRPr="005E374E" w14:paraId="3F98328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79BE0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3D365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Medidas estadísticas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17645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Calcula las medidas con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33832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Calcula correctamente las medidas de tendencia central y de dispersión.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F84D9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Interpreta las medidas en relación con la hipótesis.</w:t>
            </w:r>
          </w:p>
        </w:tc>
      </w:tr>
      <w:tr w:rsidR="00333F3F" w:rsidRPr="005E374E" w14:paraId="54BB42A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739A3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AFED3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Tablas y gráficos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ED1F9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Los gráficos no corresponden al tipo de dato.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EA17E6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Presenta tablas y gráficos adecuados y rotulados.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38F40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Elige el gráfico que mejor comunica cada hallazgo.</w:t>
            </w:r>
          </w:p>
        </w:tc>
      </w:tr>
      <w:tr w:rsidR="00333F3F" w:rsidRPr="005E374E" w14:paraId="193EB99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991B5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57A2B3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Fuentes secundarias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96D9E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No usa datos de fuente secundaria.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F0FE7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Integra datos del INE, del BCB o de la ASFI.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1F207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Contrasta los datos primarios con los secundarios.</w:t>
            </w:r>
          </w:p>
        </w:tc>
      </w:tr>
      <w:tr w:rsidR="00333F3F" w:rsidRPr="005E374E" w14:paraId="10B41C8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33897" w14:textId="77777777" w:rsidR="00333F3F" w:rsidRPr="005E374E" w:rsidRDefault="00333F3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EC50E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 xml:space="preserve">Producto 15: </w:t>
            </w:r>
            <w:r w:rsidRPr="005E374E">
              <w:rPr>
                <w:sz w:val="21"/>
                <w:szCs w:val="21"/>
              </w:rPr>
              <w:t>Informe final de investigación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A9FDF" w14:textId="6B3A60AB" w:rsidR="00333F3F" w:rsidRPr="005E374E" w:rsidRDefault="00850104">
            <w:pPr>
              <w:spacing w:before="20" w:after="20"/>
              <w:jc w:val="center"/>
            </w:pPr>
            <w:r w:rsidRPr="00862301"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12</w:t>
            </w:r>
            <w:r w:rsidR="006C000B" w:rsidRPr="00862301"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%</w:t>
            </w:r>
          </w:p>
        </w:tc>
      </w:tr>
      <w:tr w:rsidR="00333F3F" w:rsidRPr="005E374E" w14:paraId="126A172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642C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AD2DC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82AD3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1F9F85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77401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33F3F" w:rsidRPr="005E374E" w14:paraId="4C84367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8712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564BA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Estructura del informe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60D56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Omite secciones del informe.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A66F2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Presenta todas las secciones del informe.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C2F6C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Articula las secciones con coherencia.</w:t>
            </w:r>
          </w:p>
        </w:tc>
      </w:tr>
      <w:tr w:rsidR="00333F3F" w:rsidRPr="005E374E" w14:paraId="3A56AF6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A921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A182D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Resultados y conclusiones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8E513D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Las conclusiones no se apoyan en los datos.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F514D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Las conclusiones responden a los objetivos.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EBD08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Señala las limitaciones y las futuras líneas de investigación.</w:t>
            </w:r>
          </w:p>
        </w:tc>
      </w:tr>
      <w:tr w:rsidR="00333F3F" w:rsidRPr="005E374E" w14:paraId="144D2AD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2DD0E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71A21" w14:textId="2B2E30B7" w:rsidR="00333F3F" w:rsidRPr="005E374E" w:rsidRDefault="006C000B" w:rsidP="00BC012D">
            <w:pPr>
              <w:spacing w:before="20" w:after="20"/>
              <w:rPr>
                <w:bCs/>
                <w:color w:val="000000" w:themeColor="text1"/>
                <w:sz w:val="21"/>
                <w:szCs w:val="21"/>
              </w:rPr>
            </w:pPr>
            <w:r w:rsidRPr="005E374E">
              <w:rPr>
                <w:bCs/>
                <w:color w:val="000000" w:themeColor="text1"/>
                <w:sz w:val="21"/>
                <w:szCs w:val="21"/>
              </w:rPr>
              <w:t xml:space="preserve">Resumen </w:t>
            </w:r>
            <w:r w:rsidR="00BC012D" w:rsidRPr="003C432B">
              <w:rPr>
                <w:bCs/>
                <w:color w:val="000000" w:themeColor="text1"/>
                <w:sz w:val="21"/>
                <w:szCs w:val="21"/>
                <w:highlight w:val="yellow"/>
              </w:rPr>
              <w:t>de la propuesta</w:t>
            </w:r>
            <w:r w:rsidR="00BC012D" w:rsidRPr="005E374E">
              <w:rPr>
                <w:bCs/>
                <w:color w:val="000000" w:themeColor="text1"/>
                <w:sz w:val="21"/>
                <w:szCs w:val="21"/>
              </w:rPr>
              <w:t xml:space="preserve"> en </w:t>
            </w:r>
            <w:r w:rsidRPr="005E374E">
              <w:rPr>
                <w:bCs/>
                <w:color w:val="000000" w:themeColor="text1"/>
                <w:sz w:val="21"/>
                <w:szCs w:val="21"/>
              </w:rPr>
              <w:t>inglés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25F18" w14:textId="6D5F0370" w:rsidR="00333F3F" w:rsidRPr="005E374E" w:rsidRDefault="00BC012D" w:rsidP="00BC012D">
            <w:pPr>
              <w:spacing w:before="20" w:after="20"/>
              <w:rPr>
                <w:bCs/>
                <w:color w:val="000000" w:themeColor="text1"/>
                <w:sz w:val="21"/>
                <w:szCs w:val="21"/>
              </w:rPr>
            </w:pPr>
            <w:r w:rsidRPr="005E374E">
              <w:rPr>
                <w:bCs/>
                <w:color w:val="000000" w:themeColor="text1"/>
                <w:sz w:val="21"/>
                <w:szCs w:val="21"/>
              </w:rPr>
              <w:t xml:space="preserve">El resumen </w:t>
            </w:r>
            <w:r w:rsidRPr="003C432B">
              <w:rPr>
                <w:bCs/>
                <w:color w:val="000000" w:themeColor="text1"/>
                <w:sz w:val="21"/>
                <w:szCs w:val="21"/>
                <w:highlight w:val="yellow"/>
              </w:rPr>
              <w:t>de la propuesta</w:t>
            </w:r>
            <w:r w:rsidRPr="005E374E">
              <w:rPr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6C000B" w:rsidRPr="005E374E">
              <w:rPr>
                <w:bCs/>
                <w:color w:val="000000" w:themeColor="text1"/>
                <w:sz w:val="21"/>
                <w:szCs w:val="21"/>
              </w:rPr>
              <w:t>tiene errores graves.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70644" w14:textId="4A2BDCE8" w:rsidR="00333F3F" w:rsidRPr="005E374E" w:rsidRDefault="006C000B" w:rsidP="00BC012D">
            <w:pPr>
              <w:spacing w:before="20" w:after="20"/>
              <w:rPr>
                <w:bCs/>
                <w:color w:val="000000" w:themeColor="text1"/>
                <w:sz w:val="21"/>
                <w:szCs w:val="21"/>
              </w:rPr>
            </w:pPr>
            <w:r w:rsidRPr="005E374E">
              <w:rPr>
                <w:bCs/>
                <w:color w:val="000000" w:themeColor="text1"/>
                <w:sz w:val="21"/>
                <w:szCs w:val="21"/>
              </w:rPr>
              <w:t>El resume</w:t>
            </w:r>
            <w:r w:rsidR="00BC012D" w:rsidRPr="005E374E">
              <w:rPr>
                <w:bCs/>
                <w:color w:val="000000" w:themeColor="text1"/>
                <w:sz w:val="21"/>
                <w:szCs w:val="21"/>
              </w:rPr>
              <w:t xml:space="preserve">n </w:t>
            </w:r>
            <w:r w:rsidR="00BC012D" w:rsidRPr="003C432B">
              <w:rPr>
                <w:bCs/>
                <w:color w:val="000000" w:themeColor="text1"/>
                <w:sz w:val="21"/>
                <w:szCs w:val="21"/>
                <w:highlight w:val="yellow"/>
              </w:rPr>
              <w:t>de la propuesta</w:t>
            </w:r>
            <w:r w:rsidRPr="005E374E">
              <w:rPr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BC012D" w:rsidRPr="005E374E">
              <w:rPr>
                <w:bCs/>
                <w:color w:val="000000" w:themeColor="text1"/>
                <w:sz w:val="21"/>
                <w:szCs w:val="21"/>
              </w:rPr>
              <w:t>es objeto</w:t>
            </w:r>
            <w:r w:rsidRPr="005E374E">
              <w:rPr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BC012D" w:rsidRPr="005E374E">
              <w:rPr>
                <w:bCs/>
                <w:color w:val="000000" w:themeColor="text1"/>
                <w:sz w:val="21"/>
                <w:szCs w:val="21"/>
              </w:rPr>
              <w:t xml:space="preserve">de </w:t>
            </w:r>
            <w:r w:rsidRPr="003C432B">
              <w:rPr>
                <w:bCs/>
                <w:color w:val="000000" w:themeColor="text1"/>
                <w:sz w:val="21"/>
                <w:szCs w:val="21"/>
                <w:highlight w:val="yellow"/>
              </w:rPr>
              <w:t>corrección.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843C9" w14:textId="77777777" w:rsidR="00333F3F" w:rsidRPr="005E374E" w:rsidRDefault="006C000B">
            <w:pPr>
              <w:spacing w:before="20" w:after="20"/>
              <w:rPr>
                <w:bCs/>
                <w:color w:val="000000" w:themeColor="text1"/>
                <w:sz w:val="21"/>
                <w:szCs w:val="21"/>
              </w:rPr>
            </w:pPr>
            <w:r w:rsidRPr="005E374E">
              <w:rPr>
                <w:bCs/>
                <w:color w:val="000000" w:themeColor="text1"/>
                <w:sz w:val="21"/>
                <w:szCs w:val="21"/>
              </w:rPr>
              <w:t>Incluye palabras clave en ambos idiomas.</w:t>
            </w:r>
          </w:p>
        </w:tc>
      </w:tr>
      <w:tr w:rsidR="00333F3F" w:rsidRPr="005E374E" w14:paraId="0DB74CF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17C7A" w14:textId="77777777" w:rsidR="00333F3F" w:rsidRPr="005E374E" w:rsidRDefault="00333F3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1569E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 xml:space="preserve">Producto 16: </w:t>
            </w:r>
            <w:r w:rsidRPr="005E374E">
              <w:rPr>
                <w:sz w:val="21"/>
                <w:szCs w:val="21"/>
              </w:rPr>
              <w:t>Sustentación de resultados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4E6CE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333F3F" w:rsidRPr="005E374E" w14:paraId="62D58C1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0A1A8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68286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A1603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B47EF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3634E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33F3F" w:rsidRPr="005E374E" w14:paraId="75D7CC3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D1A24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0963E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Dominio del tema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0A716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Lee las diapositivas sin explicar.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6B34F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Explica con seguridad los resultados.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C9C002" w14:textId="6E62AB9E" w:rsidR="00333F3F" w:rsidRPr="005E374E" w:rsidRDefault="006C000B" w:rsidP="00BC012D">
            <w:pPr>
              <w:spacing w:before="20" w:after="20"/>
              <w:rPr>
                <w:color w:val="000000" w:themeColor="text1"/>
              </w:rPr>
            </w:pPr>
            <w:r w:rsidRPr="005E374E">
              <w:rPr>
                <w:color w:val="000000" w:themeColor="text1"/>
                <w:sz w:val="21"/>
                <w:szCs w:val="21"/>
              </w:rPr>
              <w:t xml:space="preserve">Responde con fundamento las preguntas </w:t>
            </w:r>
            <w:r w:rsidR="00A46644" w:rsidRPr="003C432B">
              <w:rPr>
                <w:b/>
                <w:bCs/>
                <w:color w:val="000000" w:themeColor="text1"/>
                <w:sz w:val="21"/>
                <w:szCs w:val="21"/>
                <w:highlight w:val="yellow"/>
              </w:rPr>
              <w:t>del curso</w:t>
            </w:r>
            <w:r w:rsidRPr="005E374E">
              <w:rPr>
                <w:color w:val="000000" w:themeColor="text1"/>
                <w:sz w:val="21"/>
                <w:szCs w:val="21"/>
              </w:rPr>
              <w:t>.</w:t>
            </w:r>
          </w:p>
        </w:tc>
      </w:tr>
      <w:tr w:rsidR="00333F3F" w:rsidRPr="005E374E" w14:paraId="30DF8ED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47DE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F085B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Recursos visuales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07CE1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Las diapositivas están recargadas de texto.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6373EB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Las diapositivas son claras y legibles.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2D057" w14:textId="7B559C9E" w:rsidR="00333F3F" w:rsidRPr="005E374E" w:rsidRDefault="006C000B" w:rsidP="00BC012D">
            <w:pPr>
              <w:spacing w:before="20" w:after="20"/>
              <w:rPr>
                <w:color w:val="000000" w:themeColor="text1"/>
              </w:rPr>
            </w:pPr>
            <w:r w:rsidRPr="005E374E">
              <w:rPr>
                <w:color w:val="000000" w:themeColor="text1"/>
                <w:sz w:val="21"/>
                <w:szCs w:val="21"/>
              </w:rPr>
              <w:t xml:space="preserve">Usa gráficos que sintetizan </w:t>
            </w:r>
            <w:r w:rsidR="00177F6D" w:rsidRPr="003C432B">
              <w:rPr>
                <w:b/>
                <w:bCs/>
                <w:color w:val="000000" w:themeColor="text1"/>
                <w:sz w:val="21"/>
                <w:szCs w:val="21"/>
                <w:highlight w:val="yellow"/>
              </w:rPr>
              <w:t>la propuesta</w:t>
            </w:r>
            <w:r w:rsidR="00BC012D" w:rsidRPr="005E374E">
              <w:rPr>
                <w:b/>
                <w:bCs/>
                <w:strike/>
                <w:color w:val="000000" w:themeColor="text1"/>
                <w:sz w:val="21"/>
                <w:szCs w:val="21"/>
              </w:rPr>
              <w:t>.</w:t>
            </w:r>
          </w:p>
        </w:tc>
      </w:tr>
      <w:tr w:rsidR="00333F3F" w:rsidRPr="005E374E" w14:paraId="11BCF54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8BED5" w14:textId="77777777" w:rsidR="00333F3F" w:rsidRPr="005E374E" w:rsidRDefault="00333F3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D9F3C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Manejo del tiempo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2A0EF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Excede el tiempo asignado.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4A606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Respeta el tiempo asignado.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20CAC" w14:textId="77777777" w:rsidR="00333F3F" w:rsidRPr="005E374E" w:rsidRDefault="006C000B">
            <w:pPr>
              <w:spacing w:before="20" w:after="20"/>
            </w:pPr>
            <w:r w:rsidRPr="005E374E">
              <w:rPr>
                <w:sz w:val="21"/>
                <w:szCs w:val="21"/>
              </w:rPr>
              <w:t>Distribuye el tiempo según la importancia de cada parte.</w:t>
            </w:r>
          </w:p>
        </w:tc>
      </w:tr>
      <w:tr w:rsidR="00333F3F" w:rsidRPr="005E374E" w14:paraId="31F49EC6" w14:textId="77777777"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A99FC" w14:textId="77777777" w:rsidR="00333F3F" w:rsidRPr="005E374E" w:rsidRDefault="00333F3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20F52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28E28" w14:textId="77777777" w:rsidR="00333F3F" w:rsidRPr="005E374E" w:rsidRDefault="006C000B">
            <w:pPr>
              <w:spacing w:before="20" w:after="20"/>
              <w:jc w:val="center"/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100%</w:t>
            </w:r>
          </w:p>
        </w:tc>
      </w:tr>
      <w:tr w:rsidR="00333F3F" w:rsidRPr="005E374E" w14:paraId="79F673D3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BF0B8" w14:textId="77777777" w:rsidR="00333F3F" w:rsidRPr="005E374E" w:rsidRDefault="006C000B" w:rsidP="005E374E">
            <w:pPr>
              <w:spacing w:before="20" w:after="120"/>
              <w:rPr>
                <w:sz w:val="21"/>
                <w:szCs w:val="21"/>
              </w:rPr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Bibliografía básica:</w:t>
            </w:r>
          </w:p>
          <w:p w14:paraId="7DCE6DB3" w14:textId="2FCEE237" w:rsidR="00333F3F" w:rsidRPr="005E374E" w:rsidRDefault="00BC012D" w:rsidP="005E374E">
            <w:pPr>
              <w:spacing w:before="10" w:after="60"/>
              <w:ind w:left="357" w:hanging="357"/>
              <w:rPr>
                <w:sz w:val="21"/>
                <w:szCs w:val="21"/>
              </w:rPr>
            </w:pPr>
            <w:r w:rsidRPr="005E374E">
              <w:rPr>
                <w:sz w:val="21"/>
                <w:szCs w:val="21"/>
              </w:rPr>
              <w:t>Céspedes Estévez, J. (2025</w:t>
            </w:r>
            <w:r w:rsidR="006C000B" w:rsidRPr="005E374E">
              <w:rPr>
                <w:sz w:val="21"/>
                <w:szCs w:val="21"/>
              </w:rPr>
              <w:t xml:space="preserve">). </w:t>
            </w:r>
            <w:r w:rsidR="006C000B" w:rsidRPr="005E374E">
              <w:rPr>
                <w:i/>
                <w:iCs/>
                <w:sz w:val="21"/>
                <w:szCs w:val="21"/>
              </w:rPr>
              <w:t>Métodos y Técnicas de Investigación: Texto programado de Enseñanza</w:t>
            </w:r>
            <w:r w:rsidR="006C000B" w:rsidRPr="005E374E">
              <w:rPr>
                <w:sz w:val="21"/>
                <w:szCs w:val="21"/>
              </w:rPr>
              <w:t xml:space="preserve">. </w:t>
            </w:r>
            <w:r w:rsidRPr="005E374E">
              <w:rPr>
                <w:sz w:val="21"/>
                <w:szCs w:val="21"/>
              </w:rPr>
              <w:t xml:space="preserve">2da. Edición. </w:t>
            </w:r>
            <w:r w:rsidR="006C000B" w:rsidRPr="005E374E">
              <w:rPr>
                <w:sz w:val="21"/>
                <w:szCs w:val="21"/>
              </w:rPr>
              <w:t>Carrera Contaduría Pública, Universidad Mayor de San Andrés. La Paz, Bolivia.</w:t>
            </w:r>
          </w:p>
          <w:p w14:paraId="7AE6315A" w14:textId="361E9BD8" w:rsidR="00BC012D" w:rsidRPr="005E374E" w:rsidRDefault="00BC012D" w:rsidP="005E374E">
            <w:pPr>
              <w:spacing w:before="10" w:after="60"/>
              <w:ind w:left="357" w:hanging="357"/>
              <w:rPr>
                <w:sz w:val="21"/>
                <w:szCs w:val="21"/>
              </w:rPr>
            </w:pPr>
            <w:r w:rsidRPr="005E374E">
              <w:rPr>
                <w:sz w:val="21"/>
                <w:szCs w:val="21"/>
              </w:rPr>
              <w:t xml:space="preserve">Hernández Sampieri, R. y Mendoza Torres, C. P. (2018). </w:t>
            </w:r>
            <w:r w:rsidRPr="005E374E">
              <w:rPr>
                <w:i/>
                <w:iCs/>
                <w:sz w:val="21"/>
                <w:szCs w:val="21"/>
              </w:rPr>
              <w:t>Metodología de la investigación: las rutas cuantitativa, cualitativa y mixta</w:t>
            </w:r>
            <w:r w:rsidRPr="005E374E">
              <w:rPr>
                <w:sz w:val="21"/>
                <w:szCs w:val="21"/>
              </w:rPr>
              <w:t>. México: McGraw-Hill Interamericana.</w:t>
            </w:r>
          </w:p>
          <w:p w14:paraId="61D66BE7" w14:textId="77777777" w:rsidR="00333F3F" w:rsidRPr="005E374E" w:rsidRDefault="006C000B">
            <w:pPr>
              <w:spacing w:before="10" w:after="10"/>
              <w:ind w:left="360" w:hanging="360"/>
              <w:rPr>
                <w:sz w:val="21"/>
                <w:szCs w:val="21"/>
              </w:rPr>
            </w:pPr>
            <w:r w:rsidRPr="005E374E">
              <w:rPr>
                <w:sz w:val="21"/>
                <w:szCs w:val="21"/>
              </w:rPr>
              <w:t xml:space="preserve">Universidad Mayor de San Andrés, UMSA (2011). </w:t>
            </w:r>
            <w:r w:rsidRPr="005E374E">
              <w:rPr>
                <w:i/>
                <w:iCs/>
                <w:sz w:val="21"/>
                <w:szCs w:val="21"/>
              </w:rPr>
              <w:t>Manual de presentación de trabajos finales de las diferentes modalidades de graduación</w:t>
            </w:r>
            <w:r w:rsidRPr="005E374E">
              <w:rPr>
                <w:sz w:val="21"/>
                <w:szCs w:val="21"/>
              </w:rPr>
              <w:t>. Resolución HCU N° 118/2011, de 4 de mayo de 2011.</w:t>
            </w:r>
          </w:p>
        </w:tc>
      </w:tr>
      <w:tr w:rsidR="00333F3F" w14:paraId="5C146501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66FF7" w14:textId="77777777" w:rsidR="00333F3F" w:rsidRPr="005E374E" w:rsidRDefault="006C000B" w:rsidP="005E374E">
            <w:pPr>
              <w:spacing w:before="20" w:after="120"/>
              <w:rPr>
                <w:sz w:val="21"/>
                <w:szCs w:val="21"/>
              </w:rPr>
            </w:pPr>
            <w:r w:rsidRPr="005E374E">
              <w:rPr>
                <w:b/>
                <w:bCs/>
                <w:i/>
                <w:iCs/>
                <w:sz w:val="21"/>
                <w:szCs w:val="21"/>
              </w:rPr>
              <w:t>Bibliografía complementaria:</w:t>
            </w:r>
          </w:p>
          <w:p w14:paraId="1DC262EC" w14:textId="77777777" w:rsidR="00333F3F" w:rsidRPr="005E374E" w:rsidRDefault="006C000B" w:rsidP="005E374E">
            <w:pPr>
              <w:spacing w:before="10" w:after="60"/>
              <w:ind w:left="357" w:hanging="357"/>
              <w:rPr>
                <w:sz w:val="21"/>
                <w:szCs w:val="21"/>
                <w:lang w:val="en-US"/>
              </w:rPr>
            </w:pPr>
            <w:r w:rsidRPr="005E374E">
              <w:rPr>
                <w:sz w:val="21"/>
                <w:szCs w:val="21"/>
              </w:rPr>
              <w:t xml:space="preserve">Aguirre, V. (2014). </w:t>
            </w:r>
            <w:r w:rsidRPr="005E374E">
              <w:rPr>
                <w:i/>
                <w:iCs/>
                <w:sz w:val="21"/>
                <w:szCs w:val="21"/>
              </w:rPr>
              <w:t>Apuntes de métodos y técnicas de investigación</w:t>
            </w:r>
            <w:r w:rsidRPr="005E374E">
              <w:rPr>
                <w:sz w:val="21"/>
                <w:szCs w:val="21"/>
              </w:rPr>
              <w:t xml:space="preserve">. </w:t>
            </w:r>
            <w:r w:rsidRPr="005E374E">
              <w:rPr>
                <w:sz w:val="21"/>
                <w:szCs w:val="21"/>
                <w:lang w:val="en-US"/>
              </w:rPr>
              <w:t>La Paz.</w:t>
            </w:r>
          </w:p>
          <w:p w14:paraId="4559CBE1" w14:textId="77777777" w:rsidR="00333F3F" w:rsidRPr="005E374E" w:rsidRDefault="006C000B" w:rsidP="005E374E">
            <w:pPr>
              <w:spacing w:before="10" w:after="60"/>
              <w:ind w:left="357" w:hanging="357"/>
              <w:rPr>
                <w:sz w:val="21"/>
                <w:szCs w:val="21"/>
                <w:lang w:val="en-US"/>
              </w:rPr>
            </w:pPr>
            <w:r w:rsidRPr="005E374E">
              <w:rPr>
                <w:sz w:val="21"/>
                <w:szCs w:val="21"/>
                <w:lang w:val="en-US"/>
              </w:rPr>
              <w:t xml:space="preserve">American Psychological Association (2020). </w:t>
            </w:r>
            <w:r w:rsidRPr="005E374E">
              <w:rPr>
                <w:i/>
                <w:iCs/>
                <w:sz w:val="21"/>
                <w:szCs w:val="21"/>
                <w:lang w:val="en-US"/>
              </w:rPr>
              <w:t>Publication Manual of the American Psychological Association</w:t>
            </w:r>
            <w:r w:rsidRPr="005E374E">
              <w:rPr>
                <w:sz w:val="21"/>
                <w:szCs w:val="21"/>
                <w:lang w:val="en-US"/>
              </w:rPr>
              <w:t>. 7th edition. Washington, DC: American Psychological Association.</w:t>
            </w:r>
          </w:p>
          <w:p w14:paraId="20EF4FE8" w14:textId="77777777" w:rsidR="00333F3F" w:rsidRPr="005E374E" w:rsidRDefault="006C000B" w:rsidP="005E374E">
            <w:pPr>
              <w:spacing w:before="10" w:after="60"/>
              <w:ind w:left="357" w:hanging="357"/>
              <w:rPr>
                <w:sz w:val="21"/>
                <w:szCs w:val="21"/>
              </w:rPr>
            </w:pPr>
            <w:r w:rsidRPr="005E374E">
              <w:rPr>
                <w:sz w:val="21"/>
                <w:szCs w:val="21"/>
                <w:lang w:val="en-US"/>
              </w:rPr>
              <w:t xml:space="preserve">Barragán, R. (Coord.), Salman, T., </w:t>
            </w:r>
            <w:proofErr w:type="spellStart"/>
            <w:r w:rsidRPr="005E374E">
              <w:rPr>
                <w:sz w:val="21"/>
                <w:szCs w:val="21"/>
                <w:lang w:val="en-US"/>
              </w:rPr>
              <w:t>Aillón</w:t>
            </w:r>
            <w:proofErr w:type="spellEnd"/>
            <w:r w:rsidRPr="005E374E">
              <w:rPr>
                <w:sz w:val="21"/>
                <w:szCs w:val="21"/>
                <w:lang w:val="en-US"/>
              </w:rPr>
              <w:t xml:space="preserve">, V., </w:t>
            </w:r>
            <w:proofErr w:type="spellStart"/>
            <w:r w:rsidRPr="005E374E">
              <w:rPr>
                <w:sz w:val="21"/>
                <w:szCs w:val="21"/>
                <w:lang w:val="en-US"/>
              </w:rPr>
              <w:t>Sanjinés</w:t>
            </w:r>
            <w:proofErr w:type="spellEnd"/>
            <w:r w:rsidRPr="005E374E">
              <w:rPr>
                <w:sz w:val="21"/>
                <w:szCs w:val="21"/>
                <w:lang w:val="en-US"/>
              </w:rPr>
              <w:t xml:space="preserve">, J., Langer, J., Córdova, J. y Rojas, R. (2007). </w:t>
            </w:r>
            <w:r w:rsidRPr="005E374E">
              <w:rPr>
                <w:i/>
                <w:iCs/>
                <w:sz w:val="21"/>
                <w:szCs w:val="21"/>
              </w:rPr>
              <w:t>Guía para la formulación y ejecución de proyectos de investigación</w:t>
            </w:r>
            <w:r w:rsidRPr="005E374E">
              <w:rPr>
                <w:sz w:val="21"/>
                <w:szCs w:val="21"/>
              </w:rPr>
              <w:t>. PIEB.</w:t>
            </w:r>
          </w:p>
          <w:p w14:paraId="17D9309B" w14:textId="77777777" w:rsidR="00333F3F" w:rsidRPr="005E374E" w:rsidRDefault="006C000B" w:rsidP="005E374E">
            <w:pPr>
              <w:spacing w:before="10" w:after="60"/>
              <w:ind w:left="357" w:hanging="357"/>
              <w:rPr>
                <w:sz w:val="21"/>
                <w:szCs w:val="21"/>
              </w:rPr>
            </w:pPr>
            <w:r w:rsidRPr="005E374E">
              <w:rPr>
                <w:sz w:val="21"/>
                <w:szCs w:val="21"/>
              </w:rPr>
              <w:t>Constitución Política del Estado, artículo 130, Acción de Protección de Privacidad. Gaceta Oficial de Bolivia.</w:t>
            </w:r>
          </w:p>
          <w:p w14:paraId="022A5C11" w14:textId="77777777" w:rsidR="00333F3F" w:rsidRPr="005E374E" w:rsidRDefault="006C000B" w:rsidP="005E374E">
            <w:pPr>
              <w:spacing w:before="10" w:after="60"/>
              <w:ind w:left="357" w:hanging="357"/>
              <w:rPr>
                <w:sz w:val="21"/>
                <w:szCs w:val="21"/>
              </w:rPr>
            </w:pPr>
            <w:r w:rsidRPr="005E374E">
              <w:rPr>
                <w:sz w:val="21"/>
                <w:szCs w:val="21"/>
              </w:rPr>
              <w:t xml:space="preserve">Espejo, J. (2015). </w:t>
            </w:r>
            <w:r w:rsidRPr="005E374E">
              <w:rPr>
                <w:i/>
                <w:iCs/>
                <w:sz w:val="21"/>
                <w:szCs w:val="21"/>
              </w:rPr>
              <w:t>Curso de métodos y técnicas de investigación</w:t>
            </w:r>
            <w:r w:rsidRPr="005E374E">
              <w:rPr>
                <w:sz w:val="21"/>
                <w:szCs w:val="21"/>
              </w:rPr>
              <w:t xml:space="preserve">. La Paz, Bolivia: Imprenta </w:t>
            </w:r>
            <w:proofErr w:type="spellStart"/>
            <w:r w:rsidRPr="005E374E">
              <w:rPr>
                <w:sz w:val="21"/>
                <w:szCs w:val="21"/>
              </w:rPr>
              <w:t>Marcotz</w:t>
            </w:r>
            <w:proofErr w:type="spellEnd"/>
            <w:r w:rsidRPr="005E374E">
              <w:rPr>
                <w:sz w:val="21"/>
                <w:szCs w:val="21"/>
              </w:rPr>
              <w:t>.</w:t>
            </w:r>
          </w:p>
          <w:p w14:paraId="2E1A9CAB" w14:textId="3EC3C31F" w:rsidR="00333F3F" w:rsidRPr="005E374E" w:rsidRDefault="00BC012D" w:rsidP="005E374E">
            <w:pPr>
              <w:spacing w:before="10" w:after="60"/>
              <w:ind w:left="357" w:hanging="357"/>
              <w:rPr>
                <w:sz w:val="21"/>
                <w:szCs w:val="21"/>
              </w:rPr>
            </w:pPr>
            <w:r w:rsidRPr="005E374E">
              <w:rPr>
                <w:sz w:val="21"/>
                <w:szCs w:val="21"/>
              </w:rPr>
              <w:t xml:space="preserve">Hernández Sampieri, R., Fernández Collado, C. y Baptista, L. (1991). </w:t>
            </w:r>
            <w:r w:rsidRPr="005E374E">
              <w:rPr>
                <w:i/>
                <w:iCs/>
                <w:sz w:val="21"/>
                <w:szCs w:val="21"/>
              </w:rPr>
              <w:t>Metodología de la Investigación</w:t>
            </w:r>
            <w:r w:rsidRPr="005E374E">
              <w:rPr>
                <w:sz w:val="21"/>
                <w:szCs w:val="21"/>
              </w:rPr>
              <w:t>. México: McGraw Hill.</w:t>
            </w:r>
          </w:p>
          <w:p w14:paraId="4DF91135" w14:textId="77777777" w:rsidR="00333F3F" w:rsidRPr="005E374E" w:rsidRDefault="006C000B" w:rsidP="005E374E">
            <w:pPr>
              <w:spacing w:before="10" w:after="60"/>
              <w:ind w:left="357" w:hanging="357"/>
              <w:rPr>
                <w:sz w:val="21"/>
                <w:szCs w:val="21"/>
              </w:rPr>
            </w:pPr>
            <w:r w:rsidRPr="005E374E">
              <w:rPr>
                <w:sz w:val="21"/>
                <w:szCs w:val="21"/>
              </w:rPr>
              <w:t xml:space="preserve">Ketele, J. M. y Roegiers, X. (2000). </w:t>
            </w:r>
            <w:r w:rsidRPr="005E374E">
              <w:rPr>
                <w:i/>
                <w:iCs/>
                <w:sz w:val="21"/>
                <w:szCs w:val="21"/>
              </w:rPr>
              <w:t>Metodología de la Recogida de Información</w:t>
            </w:r>
            <w:r w:rsidRPr="005E374E">
              <w:rPr>
                <w:sz w:val="21"/>
                <w:szCs w:val="21"/>
              </w:rPr>
              <w:t>. 2da edición. Madrid, España: Editorial La Muralla.</w:t>
            </w:r>
          </w:p>
          <w:p w14:paraId="6715FADD" w14:textId="77777777" w:rsidR="00333F3F" w:rsidRPr="005E374E" w:rsidRDefault="006C000B" w:rsidP="005E374E">
            <w:pPr>
              <w:spacing w:before="10" w:after="60"/>
              <w:ind w:left="357" w:hanging="357"/>
              <w:rPr>
                <w:sz w:val="21"/>
                <w:szCs w:val="21"/>
              </w:rPr>
            </w:pPr>
            <w:r w:rsidRPr="005E374E">
              <w:rPr>
                <w:sz w:val="21"/>
                <w:szCs w:val="21"/>
              </w:rPr>
              <w:t>Ley N° 1322, de 13 de abril de 1992, de Derecho de Autor. Gaceta Oficial de Bolivia.</w:t>
            </w:r>
          </w:p>
          <w:p w14:paraId="5145DD9B" w14:textId="77777777" w:rsidR="00333F3F" w:rsidRPr="005E374E" w:rsidRDefault="006C000B" w:rsidP="005E374E">
            <w:pPr>
              <w:spacing w:before="10" w:after="60"/>
              <w:ind w:left="357" w:hanging="357"/>
              <w:rPr>
                <w:sz w:val="21"/>
                <w:szCs w:val="21"/>
                <w:lang w:val="en-US"/>
              </w:rPr>
            </w:pPr>
            <w:r w:rsidRPr="005E374E">
              <w:rPr>
                <w:sz w:val="21"/>
                <w:szCs w:val="21"/>
              </w:rPr>
              <w:t xml:space="preserve">Méndez Álvarez, C. E. (2011). </w:t>
            </w:r>
            <w:r w:rsidRPr="005E374E">
              <w:rPr>
                <w:i/>
                <w:iCs/>
                <w:sz w:val="21"/>
                <w:szCs w:val="21"/>
              </w:rPr>
              <w:t>Metodología: Diseño y Desarrollo del Proceso de Investigación con Énfasis en Ciencias Empresariales</w:t>
            </w:r>
            <w:r w:rsidRPr="005E374E">
              <w:rPr>
                <w:sz w:val="21"/>
                <w:szCs w:val="21"/>
              </w:rPr>
              <w:t xml:space="preserve">. </w:t>
            </w:r>
            <w:r w:rsidRPr="005E374E">
              <w:rPr>
                <w:sz w:val="21"/>
                <w:szCs w:val="21"/>
                <w:lang w:val="en-US"/>
              </w:rPr>
              <w:t xml:space="preserve">4ta </w:t>
            </w:r>
            <w:proofErr w:type="spellStart"/>
            <w:r w:rsidRPr="005E374E">
              <w:rPr>
                <w:sz w:val="21"/>
                <w:szCs w:val="21"/>
                <w:lang w:val="en-US"/>
              </w:rPr>
              <w:t>edición</w:t>
            </w:r>
            <w:proofErr w:type="spellEnd"/>
            <w:r w:rsidRPr="005E374E">
              <w:rPr>
                <w:sz w:val="21"/>
                <w:szCs w:val="21"/>
                <w:lang w:val="en-US"/>
              </w:rPr>
              <w:t xml:space="preserve">. México: </w:t>
            </w:r>
            <w:proofErr w:type="spellStart"/>
            <w:r w:rsidRPr="005E374E">
              <w:rPr>
                <w:sz w:val="21"/>
                <w:szCs w:val="21"/>
                <w:lang w:val="en-US"/>
              </w:rPr>
              <w:t>Limusa</w:t>
            </w:r>
            <w:proofErr w:type="spellEnd"/>
            <w:r w:rsidRPr="005E374E">
              <w:rPr>
                <w:sz w:val="21"/>
                <w:szCs w:val="21"/>
                <w:lang w:val="en-US"/>
              </w:rPr>
              <w:t>.</w:t>
            </w:r>
          </w:p>
          <w:p w14:paraId="00535DAD" w14:textId="77777777" w:rsidR="00333F3F" w:rsidRPr="005E374E" w:rsidRDefault="006C000B" w:rsidP="005E374E">
            <w:pPr>
              <w:spacing w:before="10" w:after="60"/>
              <w:ind w:left="357" w:hanging="357"/>
              <w:rPr>
                <w:sz w:val="21"/>
                <w:szCs w:val="21"/>
                <w:lang w:val="en-US"/>
              </w:rPr>
            </w:pPr>
            <w:r w:rsidRPr="005E374E">
              <w:rPr>
                <w:sz w:val="21"/>
                <w:szCs w:val="21"/>
                <w:lang w:val="en-US"/>
              </w:rPr>
              <w:t xml:space="preserve">OECD/Eurostat (2018). </w:t>
            </w:r>
            <w:r w:rsidRPr="005E374E">
              <w:rPr>
                <w:i/>
                <w:iCs/>
                <w:sz w:val="21"/>
                <w:szCs w:val="21"/>
                <w:lang w:val="en-US"/>
              </w:rPr>
              <w:t>Oslo Manual 2018: Guidelines for Collecting, Reporting and Using Data on Innovation</w:t>
            </w:r>
            <w:r w:rsidRPr="005E374E">
              <w:rPr>
                <w:sz w:val="21"/>
                <w:szCs w:val="21"/>
                <w:lang w:val="en-US"/>
              </w:rPr>
              <w:t>. 4th edition. Paris/Eurostat, Luxembourg: OECD Publishing.</w:t>
            </w:r>
          </w:p>
          <w:p w14:paraId="193D6B93" w14:textId="77777777" w:rsidR="00333F3F" w:rsidRPr="005E374E" w:rsidRDefault="006C000B" w:rsidP="005E374E">
            <w:pPr>
              <w:spacing w:before="10" w:after="60"/>
              <w:ind w:left="357" w:hanging="357"/>
              <w:rPr>
                <w:sz w:val="21"/>
                <w:szCs w:val="21"/>
              </w:rPr>
            </w:pPr>
            <w:r w:rsidRPr="005E374E">
              <w:rPr>
                <w:sz w:val="21"/>
                <w:szCs w:val="21"/>
                <w:lang w:val="en-US"/>
              </w:rPr>
              <w:t xml:space="preserve">Pino Gatuzzo, R. (2018). </w:t>
            </w:r>
            <w:r w:rsidRPr="005E374E">
              <w:rPr>
                <w:i/>
                <w:iCs/>
                <w:sz w:val="21"/>
                <w:szCs w:val="21"/>
              </w:rPr>
              <w:t>Metodología de la investigación: Elaboración de diseños para contrastar hipótesis</w:t>
            </w:r>
            <w:r w:rsidRPr="005E374E">
              <w:rPr>
                <w:sz w:val="21"/>
                <w:szCs w:val="21"/>
              </w:rPr>
              <w:t>. Lima, Perú: Editorial San Marcos.</w:t>
            </w:r>
          </w:p>
          <w:p w14:paraId="6454A2F2" w14:textId="77777777" w:rsidR="00333F3F" w:rsidRPr="005E374E" w:rsidRDefault="006C000B" w:rsidP="005E374E">
            <w:pPr>
              <w:spacing w:before="10" w:after="60"/>
              <w:ind w:left="357" w:hanging="357"/>
              <w:rPr>
                <w:sz w:val="21"/>
                <w:szCs w:val="21"/>
              </w:rPr>
            </w:pPr>
            <w:r w:rsidRPr="005E374E">
              <w:rPr>
                <w:sz w:val="21"/>
                <w:szCs w:val="21"/>
              </w:rPr>
              <w:t>Sitio web de la Autoridad de Supervisión del Sistema Financiero: www.asfi.gob.bo.</w:t>
            </w:r>
          </w:p>
          <w:p w14:paraId="1DFBFD22" w14:textId="77777777" w:rsidR="00333F3F" w:rsidRPr="005E374E" w:rsidRDefault="006C000B" w:rsidP="005E374E">
            <w:pPr>
              <w:spacing w:before="10" w:after="60"/>
              <w:ind w:left="357" w:hanging="357"/>
              <w:rPr>
                <w:sz w:val="21"/>
                <w:szCs w:val="21"/>
              </w:rPr>
            </w:pPr>
            <w:r w:rsidRPr="005E374E">
              <w:rPr>
                <w:sz w:val="21"/>
                <w:szCs w:val="21"/>
              </w:rPr>
              <w:t>Sitio web del Instituto Nacional de Estadística: www.ine.gob.bo.</w:t>
            </w:r>
          </w:p>
          <w:p w14:paraId="672AB786" w14:textId="77777777" w:rsidR="00333F3F" w:rsidRPr="005E374E" w:rsidRDefault="006C000B" w:rsidP="005E374E">
            <w:pPr>
              <w:spacing w:before="10" w:after="60"/>
              <w:ind w:left="357" w:hanging="357"/>
              <w:rPr>
                <w:sz w:val="21"/>
                <w:szCs w:val="21"/>
              </w:rPr>
            </w:pPr>
            <w:r w:rsidRPr="005E374E">
              <w:rPr>
                <w:sz w:val="21"/>
                <w:szCs w:val="21"/>
              </w:rPr>
              <w:t>Sitio web del Repositorio Institucional de la UMSA: repositorio.umsa.bo.</w:t>
            </w:r>
          </w:p>
          <w:p w14:paraId="6CCF7608" w14:textId="77777777" w:rsidR="00333F3F" w:rsidRPr="005E374E" w:rsidRDefault="006C000B" w:rsidP="005E374E">
            <w:pPr>
              <w:spacing w:before="10" w:after="60"/>
              <w:ind w:left="357" w:hanging="357"/>
              <w:rPr>
                <w:sz w:val="21"/>
                <w:szCs w:val="21"/>
              </w:rPr>
            </w:pPr>
            <w:r w:rsidRPr="005E374E">
              <w:rPr>
                <w:sz w:val="21"/>
                <w:szCs w:val="21"/>
              </w:rPr>
              <w:t xml:space="preserve">Tamayo y Tamayo, M. (2014). </w:t>
            </w:r>
            <w:r w:rsidRPr="005E374E">
              <w:rPr>
                <w:i/>
                <w:iCs/>
                <w:sz w:val="21"/>
                <w:szCs w:val="21"/>
              </w:rPr>
              <w:t>El Proceso de la Investigación Científica</w:t>
            </w:r>
            <w:r w:rsidRPr="005E374E">
              <w:rPr>
                <w:sz w:val="21"/>
                <w:szCs w:val="21"/>
              </w:rPr>
              <w:t>. 6ta edición. México: Limusa-Noriega Editores.</w:t>
            </w:r>
          </w:p>
          <w:p w14:paraId="6DEFEF63" w14:textId="77777777" w:rsidR="00333F3F" w:rsidRPr="005E374E" w:rsidRDefault="006C000B" w:rsidP="005E374E">
            <w:pPr>
              <w:spacing w:before="10" w:after="60"/>
              <w:ind w:left="357" w:hanging="357"/>
              <w:rPr>
                <w:sz w:val="21"/>
                <w:szCs w:val="21"/>
              </w:rPr>
            </w:pPr>
            <w:r w:rsidRPr="005E374E">
              <w:rPr>
                <w:sz w:val="21"/>
                <w:szCs w:val="21"/>
              </w:rPr>
              <w:t xml:space="preserve">UNESCO (2021). </w:t>
            </w:r>
            <w:r w:rsidRPr="005E374E">
              <w:rPr>
                <w:i/>
                <w:iCs/>
                <w:sz w:val="21"/>
                <w:szCs w:val="21"/>
              </w:rPr>
              <w:t>Recomendación sobre la ética de la inteligencia artificial</w:t>
            </w:r>
            <w:r w:rsidRPr="005E374E">
              <w:rPr>
                <w:sz w:val="21"/>
                <w:szCs w:val="21"/>
              </w:rPr>
              <w:t>. París: UNESCO.</w:t>
            </w:r>
          </w:p>
          <w:p w14:paraId="28BFAB1E" w14:textId="77777777" w:rsidR="00333F3F" w:rsidRPr="005E374E" w:rsidRDefault="006C000B">
            <w:pPr>
              <w:spacing w:before="10" w:after="10"/>
              <w:ind w:left="360" w:hanging="360"/>
              <w:rPr>
                <w:sz w:val="21"/>
                <w:szCs w:val="21"/>
              </w:rPr>
            </w:pPr>
            <w:proofErr w:type="spellStart"/>
            <w:r w:rsidRPr="005E374E">
              <w:rPr>
                <w:sz w:val="21"/>
                <w:szCs w:val="21"/>
              </w:rPr>
              <w:t>Yapu</w:t>
            </w:r>
            <w:proofErr w:type="spellEnd"/>
            <w:r w:rsidRPr="005E374E">
              <w:rPr>
                <w:sz w:val="21"/>
                <w:szCs w:val="21"/>
              </w:rPr>
              <w:t xml:space="preserve">, M. (Coord.), Arnold, D., Spedding, A. y Pereira, R. (2005). </w:t>
            </w:r>
            <w:r w:rsidRPr="005E374E">
              <w:rPr>
                <w:i/>
                <w:iCs/>
                <w:sz w:val="21"/>
                <w:szCs w:val="21"/>
              </w:rPr>
              <w:t>Investigaciones cualitativas y cuantitativas en ciencias sociales y humanas</w:t>
            </w:r>
            <w:r w:rsidRPr="005E374E">
              <w:rPr>
                <w:sz w:val="21"/>
                <w:szCs w:val="21"/>
              </w:rPr>
              <w:t>. PIEB.</w:t>
            </w:r>
          </w:p>
        </w:tc>
      </w:tr>
    </w:tbl>
    <w:p w14:paraId="1573BFAB" w14:textId="77777777" w:rsidR="006C000B" w:rsidRDefault="006C000B"/>
    <w:sectPr w:rsidR="006C000B">
      <w:footerReference w:type="default" r:id="rId8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56772" w14:textId="77777777" w:rsidR="00136071" w:rsidRDefault="00136071">
      <w:r>
        <w:separator/>
      </w:r>
    </w:p>
  </w:endnote>
  <w:endnote w:type="continuationSeparator" w:id="0">
    <w:p w14:paraId="3831AAFC" w14:textId="77777777" w:rsidR="00136071" w:rsidRDefault="00136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30349" w14:textId="12951826" w:rsidR="0083663D" w:rsidRDefault="0083663D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6856B5">
      <w:rPr>
        <w:b/>
        <w:bCs/>
        <w:i/>
        <w:iCs/>
        <w:noProof/>
        <w:sz w:val="20"/>
        <w:szCs w:val="20"/>
      </w:rPr>
      <w:t>5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0C11F" w14:textId="77777777" w:rsidR="00136071" w:rsidRDefault="00136071">
      <w:r>
        <w:separator/>
      </w:r>
    </w:p>
  </w:footnote>
  <w:footnote w:type="continuationSeparator" w:id="0">
    <w:p w14:paraId="7EAC2B05" w14:textId="77777777" w:rsidR="00136071" w:rsidRDefault="001360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7870"/>
    <w:multiLevelType w:val="hybridMultilevel"/>
    <w:tmpl w:val="819A57BE"/>
    <w:lvl w:ilvl="0" w:tplc="6A62A1E0">
      <w:start w:val="1"/>
      <w:numFmt w:val="decimal"/>
      <w:lvlText w:val="%1."/>
      <w:lvlJc w:val="left"/>
      <w:pPr>
        <w:ind w:left="400" w:hanging="380"/>
      </w:pPr>
    </w:lvl>
    <w:lvl w:ilvl="1" w:tplc="A7C842B0">
      <w:numFmt w:val="decimal"/>
      <w:lvlText w:val=""/>
      <w:lvlJc w:val="left"/>
    </w:lvl>
    <w:lvl w:ilvl="2" w:tplc="B6766EC8">
      <w:numFmt w:val="decimal"/>
      <w:lvlText w:val=""/>
      <w:lvlJc w:val="left"/>
    </w:lvl>
    <w:lvl w:ilvl="3" w:tplc="6750CE82">
      <w:numFmt w:val="decimal"/>
      <w:lvlText w:val=""/>
      <w:lvlJc w:val="left"/>
    </w:lvl>
    <w:lvl w:ilvl="4" w:tplc="059ECC80">
      <w:numFmt w:val="decimal"/>
      <w:lvlText w:val=""/>
      <w:lvlJc w:val="left"/>
    </w:lvl>
    <w:lvl w:ilvl="5" w:tplc="CC0ED730">
      <w:numFmt w:val="decimal"/>
      <w:lvlText w:val=""/>
      <w:lvlJc w:val="left"/>
    </w:lvl>
    <w:lvl w:ilvl="6" w:tplc="CE2267D0">
      <w:numFmt w:val="decimal"/>
      <w:lvlText w:val=""/>
      <w:lvlJc w:val="left"/>
    </w:lvl>
    <w:lvl w:ilvl="7" w:tplc="FC00499A">
      <w:numFmt w:val="decimal"/>
      <w:lvlText w:val=""/>
      <w:lvlJc w:val="left"/>
    </w:lvl>
    <w:lvl w:ilvl="8" w:tplc="260CF64C">
      <w:numFmt w:val="decimal"/>
      <w:lvlText w:val=""/>
      <w:lvlJc w:val="left"/>
    </w:lvl>
  </w:abstractNum>
  <w:abstractNum w:abstractNumId="1" w15:restartNumberingAfterBreak="0">
    <w:nsid w:val="19F44AF4"/>
    <w:multiLevelType w:val="hybridMultilevel"/>
    <w:tmpl w:val="871809C6"/>
    <w:lvl w:ilvl="0" w:tplc="72B88952">
      <w:start w:val="1"/>
      <w:numFmt w:val="bullet"/>
      <w:lvlText w:val="●"/>
      <w:lvlJc w:val="left"/>
      <w:pPr>
        <w:ind w:left="720" w:hanging="360"/>
      </w:pPr>
    </w:lvl>
    <w:lvl w:ilvl="1" w:tplc="7CAC4C00">
      <w:start w:val="1"/>
      <w:numFmt w:val="bullet"/>
      <w:lvlText w:val="○"/>
      <w:lvlJc w:val="left"/>
      <w:pPr>
        <w:ind w:left="1440" w:hanging="360"/>
      </w:pPr>
    </w:lvl>
    <w:lvl w:ilvl="2" w:tplc="0ADAB124">
      <w:start w:val="1"/>
      <w:numFmt w:val="bullet"/>
      <w:lvlText w:val="■"/>
      <w:lvlJc w:val="left"/>
      <w:pPr>
        <w:ind w:left="2160" w:hanging="360"/>
      </w:pPr>
    </w:lvl>
    <w:lvl w:ilvl="3" w:tplc="312E0ABA">
      <w:start w:val="1"/>
      <w:numFmt w:val="bullet"/>
      <w:lvlText w:val="●"/>
      <w:lvlJc w:val="left"/>
      <w:pPr>
        <w:ind w:left="2880" w:hanging="360"/>
      </w:pPr>
    </w:lvl>
    <w:lvl w:ilvl="4" w:tplc="FAF63244">
      <w:start w:val="1"/>
      <w:numFmt w:val="bullet"/>
      <w:lvlText w:val="○"/>
      <w:lvlJc w:val="left"/>
      <w:pPr>
        <w:ind w:left="3600" w:hanging="360"/>
      </w:pPr>
    </w:lvl>
    <w:lvl w:ilvl="5" w:tplc="AE884352">
      <w:start w:val="1"/>
      <w:numFmt w:val="bullet"/>
      <w:lvlText w:val="■"/>
      <w:lvlJc w:val="left"/>
      <w:pPr>
        <w:ind w:left="4320" w:hanging="360"/>
      </w:pPr>
    </w:lvl>
    <w:lvl w:ilvl="6" w:tplc="011E275E">
      <w:start w:val="1"/>
      <w:numFmt w:val="bullet"/>
      <w:lvlText w:val="●"/>
      <w:lvlJc w:val="left"/>
      <w:pPr>
        <w:ind w:left="5040" w:hanging="360"/>
      </w:pPr>
    </w:lvl>
    <w:lvl w:ilvl="7" w:tplc="BA909FA4">
      <w:start w:val="1"/>
      <w:numFmt w:val="bullet"/>
      <w:lvlText w:val="●"/>
      <w:lvlJc w:val="left"/>
      <w:pPr>
        <w:ind w:left="5760" w:hanging="360"/>
      </w:pPr>
    </w:lvl>
    <w:lvl w:ilvl="8" w:tplc="FD6E00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531F2E"/>
    <w:multiLevelType w:val="hybridMultilevel"/>
    <w:tmpl w:val="B6AA30AC"/>
    <w:lvl w:ilvl="0" w:tplc="C33A1666">
      <w:start w:val="1"/>
      <w:numFmt w:val="bullet"/>
      <w:lvlText w:val="•"/>
      <w:lvlJc w:val="left"/>
      <w:pPr>
        <w:ind w:left="260" w:hanging="220"/>
      </w:pPr>
    </w:lvl>
    <w:lvl w:ilvl="1" w:tplc="973EA740">
      <w:numFmt w:val="decimal"/>
      <w:lvlText w:val=""/>
      <w:lvlJc w:val="left"/>
    </w:lvl>
    <w:lvl w:ilvl="2" w:tplc="F04415D0">
      <w:numFmt w:val="decimal"/>
      <w:lvlText w:val=""/>
      <w:lvlJc w:val="left"/>
    </w:lvl>
    <w:lvl w:ilvl="3" w:tplc="4BD21A6A">
      <w:numFmt w:val="decimal"/>
      <w:lvlText w:val=""/>
      <w:lvlJc w:val="left"/>
    </w:lvl>
    <w:lvl w:ilvl="4" w:tplc="A7C0DA58">
      <w:numFmt w:val="decimal"/>
      <w:lvlText w:val=""/>
      <w:lvlJc w:val="left"/>
    </w:lvl>
    <w:lvl w:ilvl="5" w:tplc="F7565F2A">
      <w:numFmt w:val="decimal"/>
      <w:lvlText w:val=""/>
      <w:lvlJc w:val="left"/>
    </w:lvl>
    <w:lvl w:ilvl="6" w:tplc="60AC424A">
      <w:numFmt w:val="decimal"/>
      <w:lvlText w:val=""/>
      <w:lvlJc w:val="left"/>
    </w:lvl>
    <w:lvl w:ilvl="7" w:tplc="6A9A135C">
      <w:numFmt w:val="decimal"/>
      <w:lvlText w:val=""/>
      <w:lvlJc w:val="left"/>
    </w:lvl>
    <w:lvl w:ilvl="8" w:tplc="08BC8A4C">
      <w:numFmt w:val="decimal"/>
      <w:lvlText w:val=""/>
      <w:lvlJc w:val="left"/>
    </w:lvl>
  </w:abstractNum>
  <w:num w:numId="1" w16cid:durableId="1060637953">
    <w:abstractNumId w:val="1"/>
    <w:lvlOverride w:ilvl="0">
      <w:startOverride w:val="1"/>
    </w:lvlOverride>
  </w:num>
  <w:num w:numId="2" w16cid:durableId="1594974703">
    <w:abstractNumId w:val="0"/>
    <w:lvlOverride w:ilvl="0">
      <w:startOverride w:val="1"/>
    </w:lvlOverride>
  </w:num>
  <w:num w:numId="3" w16cid:durableId="272591858">
    <w:abstractNumId w:val="2"/>
    <w:lvlOverride w:ilvl="0">
      <w:startOverride w:val="1"/>
    </w:lvlOverride>
  </w:num>
  <w:num w:numId="4" w16cid:durableId="162547024">
    <w:abstractNumId w:val="0"/>
    <w:lvlOverride w:ilvl="0">
      <w:startOverride w:val="1"/>
    </w:lvlOverride>
  </w:num>
  <w:num w:numId="5" w16cid:durableId="101341622">
    <w:abstractNumId w:val="0"/>
    <w:lvlOverride w:ilvl="0">
      <w:startOverride w:val="1"/>
    </w:lvlOverride>
  </w:num>
  <w:num w:numId="6" w16cid:durableId="1672103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F3F"/>
    <w:rsid w:val="00031693"/>
    <w:rsid w:val="00136071"/>
    <w:rsid w:val="00177F6D"/>
    <w:rsid w:val="00333F3F"/>
    <w:rsid w:val="00387EF4"/>
    <w:rsid w:val="003C432B"/>
    <w:rsid w:val="00414133"/>
    <w:rsid w:val="004D763C"/>
    <w:rsid w:val="00517C6D"/>
    <w:rsid w:val="005208F9"/>
    <w:rsid w:val="005327A5"/>
    <w:rsid w:val="00586C49"/>
    <w:rsid w:val="005C769D"/>
    <w:rsid w:val="005E374E"/>
    <w:rsid w:val="00655B95"/>
    <w:rsid w:val="006856B5"/>
    <w:rsid w:val="006C000B"/>
    <w:rsid w:val="006E4A02"/>
    <w:rsid w:val="00793631"/>
    <w:rsid w:val="008341D9"/>
    <w:rsid w:val="0083663D"/>
    <w:rsid w:val="00850104"/>
    <w:rsid w:val="00862301"/>
    <w:rsid w:val="0093042F"/>
    <w:rsid w:val="009A4712"/>
    <w:rsid w:val="00A35929"/>
    <w:rsid w:val="00A46644"/>
    <w:rsid w:val="00A733E8"/>
    <w:rsid w:val="00AB1000"/>
    <w:rsid w:val="00BC012D"/>
    <w:rsid w:val="00D07FBE"/>
    <w:rsid w:val="00DF129F"/>
    <w:rsid w:val="00E23DBE"/>
    <w:rsid w:val="00E51DF5"/>
    <w:rsid w:val="00E541A2"/>
    <w:rsid w:val="00E633BD"/>
    <w:rsid w:val="00F6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FE2D1"/>
  <w15:docId w15:val="{EE924A99-C7D0-4424-8624-40F589035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650831-E9E8-4A97-8F27-CDD2D1F40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4332</Words>
  <Characters>23827</Characters>
  <Application>Microsoft Office Word</Application>
  <DocSecurity>0</DocSecurity>
  <Lines>198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EQUIPO5</cp:lastModifiedBy>
  <cp:revision>2</cp:revision>
  <cp:lastPrinted>2026-10-12T15:18:00Z</cp:lastPrinted>
  <dcterms:created xsi:type="dcterms:W3CDTF">2026-10-12T15:31:00Z</dcterms:created>
  <dcterms:modified xsi:type="dcterms:W3CDTF">2026-10-12T15:31:00Z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00362f7e1b89fa24e1f17481c0c79316ea792ded8f5bc83060ad64c08bcd57e1</vt:lpwstr>
  </property>
</Properties>
</file>
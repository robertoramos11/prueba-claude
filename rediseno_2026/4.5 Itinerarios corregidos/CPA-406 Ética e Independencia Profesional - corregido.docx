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756D" w14:textId="77777777" w:rsidR="00494E31" w:rsidRPr="00DB6B78" w:rsidRDefault="004553AA">
      <w:pPr>
        <w:spacing w:after="60"/>
      </w:pPr>
      <w:r w:rsidRPr="00DB6B78">
        <w:rPr>
          <w:i/>
          <w:iCs/>
        </w:rPr>
        <w:t>Nivel: Licenciatura en Contaduría Pública</w:t>
      </w:r>
    </w:p>
    <w:p w14:paraId="3F3CA460" w14:textId="77777777" w:rsidR="00494E31" w:rsidRPr="00DB6B78" w:rsidRDefault="004553AA">
      <w:pPr>
        <w:spacing w:after="60"/>
        <w:jc w:val="center"/>
      </w:pPr>
      <w:r w:rsidRPr="00DB6B78">
        <w:rPr>
          <w:b/>
          <w:bCs/>
        </w:rPr>
        <w:t>CUARTO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494E31" w:rsidRPr="00DB6B78" w14:paraId="4DED78C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ABF2F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52C6A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5BD25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5F7BA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494E31" w:rsidRPr="00DB6B78" w14:paraId="1336FED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E6A51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Ética e Independencia Profesional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175F9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CPA-406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7B568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Aseguramiento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762D2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CPA-301 a CPA-304</w:t>
            </w:r>
          </w:p>
        </w:tc>
      </w:tr>
      <w:tr w:rsidR="00494E31" w:rsidRPr="00DB6B78" w14:paraId="0272F2F1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C1F54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AB872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494E31" w:rsidRPr="00DB6B78" w14:paraId="5942D68F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EAF0B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DE1EA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078DE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9B298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531D0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49BB4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6297F" w14:textId="358E5FDE" w:rsidR="00494E31" w:rsidRPr="00DB6B78" w:rsidRDefault="00DB6B78">
            <w:pPr>
              <w:spacing w:before="20" w:after="20"/>
              <w:jc w:val="center"/>
            </w:pPr>
            <w:r>
              <w:t>4</w:t>
            </w:r>
          </w:p>
        </w:tc>
      </w:tr>
      <w:tr w:rsidR="00494E31" w:rsidRPr="00DB6B78" w14:paraId="6FB7D081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E1B97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sz w:val="21"/>
                <w:szCs w:val="21"/>
              </w:rPr>
              <w:t>80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5626C" w14:textId="6979A9E7" w:rsidR="00494E31" w:rsidRPr="00DB6B78" w:rsidRDefault="001D4112">
            <w:pPr>
              <w:spacing w:before="20" w:after="20"/>
              <w:jc w:val="center"/>
            </w:pPr>
            <w:r w:rsidRPr="00DB6B78"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D98BC" w14:textId="1F14EAE5" w:rsidR="00494E31" w:rsidRPr="00DB6B78" w:rsidRDefault="001D4112">
            <w:pPr>
              <w:spacing w:before="20" w:after="20"/>
              <w:jc w:val="center"/>
            </w:pPr>
            <w:r w:rsidRPr="00DB6B78"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9336D" w14:textId="225821AE" w:rsidR="00494E31" w:rsidRPr="00DB6B78" w:rsidRDefault="001D4112">
            <w:pPr>
              <w:spacing w:before="20" w:after="20"/>
              <w:jc w:val="center"/>
            </w:pPr>
            <w:r w:rsidRPr="00DB6B78"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688E2" w14:textId="09460DB7" w:rsidR="00494E31" w:rsidRPr="00DB6B78" w:rsidRDefault="001D4112">
            <w:pPr>
              <w:spacing w:before="20" w:after="20"/>
              <w:jc w:val="center"/>
            </w:pPr>
            <w:r w:rsidRPr="00DB6B78">
              <w:t>10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E06FD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sz w:val="21"/>
                <w:szCs w:val="21"/>
              </w:rPr>
              <w:t>120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FD4A" w14:textId="77777777" w:rsidR="00494E31" w:rsidRPr="00DB6B78" w:rsidRDefault="00494E31"/>
        </w:tc>
      </w:tr>
      <w:tr w:rsidR="00494E31" w:rsidRPr="00DB6B78" w14:paraId="5B1E33A6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6CFC8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494E31" w:rsidRPr="00DB6B78" w14:paraId="78A84D1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25B87" w14:textId="77777777" w:rsidR="001D4112" w:rsidRPr="00DB6B78" w:rsidRDefault="001D4112" w:rsidP="001D4112">
            <w:pPr>
              <w:spacing w:before="120" w:after="100"/>
            </w:pPr>
            <w:r w:rsidRPr="00DB6B78">
              <w:rPr>
                <w:sz w:val="20"/>
                <w:szCs w:val="20"/>
              </w:rPr>
              <w:t>Resuelve dilemas éticos y evalúa la independencia en los encargos de auditoría, de revisión y de aseguramiento, aplicando los principios éticos y los valores morales del ejercicio profesional de la Contaduría Pública, así como los principios fundamentales y el marco conceptual del Código Internacional de Ética para Profesionales de la Contabilidad en su edición vigente, incluidas las disposiciones sobre planificación fiscal, tecnología e información de sostenibilidad, diferenciando la ética personal de la ética profesional y empresarial e identificando las amenazas frente al fraude y la corrupción, con uso responsable de herramientas tecnológicas, juicio profesional, escepticismo, integridad y apego a las disposiciones vigentes en Bolivia.</w:t>
            </w:r>
          </w:p>
          <w:p w14:paraId="30B05B38" w14:textId="11555A35" w:rsidR="00494E31" w:rsidRPr="00DB6B78" w:rsidRDefault="00494E31">
            <w:pPr>
              <w:spacing w:before="20" w:after="20"/>
              <w:jc w:val="center"/>
            </w:pPr>
          </w:p>
        </w:tc>
      </w:tr>
      <w:tr w:rsidR="00494E31" w:rsidRPr="00DB6B78" w14:paraId="65BF6FF5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2F5E0" w14:textId="08DF2847" w:rsidR="00494E31" w:rsidRPr="00DB6B78" w:rsidRDefault="001D4112" w:rsidP="001D4112">
            <w:pPr>
              <w:spacing w:before="120" w:after="100"/>
            </w:pPr>
            <w:r w:rsidRPr="00DB6B78">
              <w:rPr>
                <w:b/>
                <w:bCs/>
                <w:i/>
                <w:iCs/>
                <w:sz w:val="20"/>
                <w:szCs w:val="20"/>
              </w:rPr>
              <w:t>Elemento de competencia 1:</w:t>
            </w:r>
            <w:r w:rsidRPr="00DB6B78">
              <w:rPr>
                <w:b/>
                <w:bCs/>
                <w:sz w:val="20"/>
                <w:szCs w:val="20"/>
              </w:rPr>
              <w:t xml:space="preserve"> </w:t>
            </w:r>
            <w:r w:rsidRPr="00DB6B78">
              <w:rPr>
                <w:sz w:val="20"/>
                <w:szCs w:val="20"/>
              </w:rPr>
              <w:t>Analiza decisiones de casos del ejercicio de la Contaduría Pública con las corrientes de la filosofía moral y los valores principales del profesional, relacionando la vocación y la formación ética con la integridad académica, con honestidad y respeto.</w:t>
            </w:r>
          </w:p>
        </w:tc>
      </w:tr>
      <w:tr w:rsidR="00494E31" w:rsidRPr="00DB6B78" w14:paraId="4F3C2941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70542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1AD76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864B4" w14:textId="77777777" w:rsidR="00494E31" w:rsidRPr="00DB6B78" w:rsidRDefault="004553AA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94E31" w:rsidRPr="00DB6B78" w14:paraId="440FC9D5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7709D" w14:textId="075100EB" w:rsidR="00494E31" w:rsidRPr="00DB6B78" w:rsidRDefault="001D4112">
            <w:pPr>
              <w:spacing w:before="20" w:after="20"/>
            </w:pPr>
            <w:r w:rsidRPr="00DB6B78">
              <w:rPr>
                <w:sz w:val="20"/>
                <w:szCs w:val="20"/>
              </w:rPr>
              <w:t>1. Aplica las corrientes de la filosofía moral a las decisiones de casos del ejercicio profesional, diferenciando la ética de la moral y de la axiología y argumentando el papel de la vocación en la formación ética del profesional.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81440" w14:textId="7FF4E746" w:rsidR="00494E31" w:rsidRPr="00DB6B78" w:rsidRDefault="001D4112">
            <w:pPr>
              <w:spacing w:before="20" w:after="20"/>
            </w:pPr>
            <w:r w:rsidRPr="00DB6B78">
              <w:rPr>
                <w:sz w:val="20"/>
                <w:szCs w:val="20"/>
              </w:rPr>
              <w:t>1.1 Analiza en aula con las corrientes aristotélica, kantiana y utilitarista la decisión de un socio de aceptar un encargo con honorarios importantes que compromete su independencia, y sustenta su posición ante el curso.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D8D3A" w14:textId="77777777" w:rsidR="00494E31" w:rsidRPr="00DB6B78" w:rsidRDefault="004553AA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1: </w:t>
            </w:r>
            <w:r w:rsidRPr="00DB6B78">
              <w:rPr>
                <w:sz w:val="21"/>
                <w:szCs w:val="21"/>
              </w:rPr>
              <w:t>Esquema de la relación entre la ética, la moral y la axiología.</w:t>
            </w:r>
          </w:p>
        </w:tc>
      </w:tr>
      <w:tr w:rsidR="001D4112" w:rsidRPr="00DB6B78" w14:paraId="52CCA352" w14:textId="77777777" w:rsidTr="00B33B5E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C01B" w14:textId="77777777" w:rsidR="001D4112" w:rsidRPr="00DB6B78" w:rsidRDefault="001D4112" w:rsidP="001D4112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C897A" w14:textId="4938F2BB" w:rsidR="001D4112" w:rsidRPr="00DB6B78" w:rsidRDefault="001D4112" w:rsidP="001D4112">
            <w:pPr>
              <w:spacing w:before="20" w:after="20"/>
            </w:pPr>
            <w:r w:rsidRPr="00DB6B78">
              <w:rPr>
                <w:sz w:val="20"/>
                <w:szCs w:val="20"/>
              </w:rPr>
              <w:t>1.2 Evalúa en equipo un caso de integridad académica relacionado con la autoría y el uso de herramientas tecnológicas.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2D39B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2: </w:t>
            </w:r>
            <w:r w:rsidRPr="00DB6B78">
              <w:rPr>
                <w:sz w:val="21"/>
                <w:szCs w:val="21"/>
              </w:rPr>
              <w:t>Informe de evaluación de un caso de integridad académica.</w:t>
            </w:r>
          </w:p>
        </w:tc>
      </w:tr>
      <w:tr w:rsidR="001D4112" w:rsidRPr="00DB6B78" w14:paraId="64B9DB61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25B9B" w14:textId="6CC97DA0" w:rsidR="001D4112" w:rsidRPr="00DB6B78" w:rsidRDefault="001D4112" w:rsidP="001D4112">
            <w:pPr>
              <w:spacing w:before="20" w:after="20"/>
            </w:pPr>
            <w:r w:rsidRPr="00DB6B78">
              <w:rPr>
                <w:sz w:val="20"/>
                <w:szCs w:val="20"/>
              </w:rPr>
              <w:t>2. Argumenta la importancia de los valores principales del profesional para el ejercicio de la Contaduría Pública, sustentando su posición ante casos de la vida académica y profesional.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1027A" w14:textId="765B3BFA" w:rsidR="001D4112" w:rsidRPr="00DB6B78" w:rsidRDefault="001D4112" w:rsidP="001D4112">
            <w:pPr>
              <w:spacing w:before="20" w:after="20"/>
            </w:pPr>
            <w:r w:rsidRPr="00DB6B78">
              <w:rPr>
                <w:sz w:val="20"/>
                <w:szCs w:val="20"/>
              </w:rPr>
              <w:t>2.1 Sustenta en equipo la importancia de cada valor profesional con ejemplos del ejercicio contable.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8F2DD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3: </w:t>
            </w:r>
            <w:r w:rsidRPr="00DB6B78">
              <w:rPr>
                <w:sz w:val="21"/>
                <w:szCs w:val="21"/>
              </w:rPr>
              <w:t>Cuadro de los valores principales del profesional con su importancia para la Contaduría Pública.</w:t>
            </w:r>
          </w:p>
        </w:tc>
      </w:tr>
      <w:tr w:rsidR="001D4112" w:rsidRPr="00DB6B78" w14:paraId="2585139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202F0" w14:textId="77777777" w:rsidR="001D4112" w:rsidRPr="00DB6B78" w:rsidRDefault="001D4112" w:rsidP="001D4112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77DD7" w14:textId="5833C4E1" w:rsidR="001D4112" w:rsidRPr="00DB6B78" w:rsidRDefault="001D4112" w:rsidP="001D4112">
            <w:pPr>
              <w:spacing w:before="20" w:after="20"/>
            </w:pPr>
            <w:r w:rsidRPr="00DB6B78">
              <w:rPr>
                <w:sz w:val="20"/>
                <w:szCs w:val="20"/>
              </w:rPr>
              <w:t>2.2 Redacta en aula un ensayo breve sobre los valores éticos del Contador Público frente a una situación de su ejercicio.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373FA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4: </w:t>
            </w:r>
            <w:r w:rsidRPr="00DB6B78">
              <w:rPr>
                <w:sz w:val="21"/>
                <w:szCs w:val="21"/>
              </w:rPr>
              <w:t>Ensayo argumentativo sobre los valores éticos del Contador Público.</w:t>
            </w:r>
          </w:p>
        </w:tc>
      </w:tr>
      <w:tr w:rsidR="001D4112" w:rsidRPr="00DB6B78" w14:paraId="3F088F78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E470C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1D4112" w:rsidRPr="00DB6B78" w14:paraId="16FAA2C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4CF07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7109E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D854567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46F9C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1D4112" w:rsidRPr="00DB6B78" w14:paraId="5FF8C24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06692" w14:textId="77777777" w:rsidR="00ED522E" w:rsidRPr="00DB6B78" w:rsidRDefault="00ED522E" w:rsidP="00ED522E">
            <w:pPr>
              <w:spacing w:after="60"/>
            </w:pPr>
            <w:r w:rsidRPr="00DB6B78">
              <w:rPr>
                <w:sz w:val="20"/>
                <w:szCs w:val="20"/>
              </w:rPr>
              <w:t xml:space="preserve">Tema 1: Introducción, concepto de valores éticos y </w:t>
            </w:r>
            <w:r w:rsidRPr="00DB6B78">
              <w:rPr>
                <w:sz w:val="20"/>
                <w:szCs w:val="20"/>
              </w:rPr>
              <w:lastRenderedPageBreak/>
              <w:t>la moral, y corrientes de la filosofía moral</w:t>
            </w:r>
          </w:p>
          <w:p w14:paraId="54E4B88C" w14:textId="1EAB9D7F" w:rsidR="001D4112" w:rsidRPr="00DB6B78" w:rsidRDefault="00ED522E" w:rsidP="00ED522E">
            <w:pPr>
              <w:spacing w:before="20" w:after="20"/>
            </w:pPr>
            <w:r w:rsidRPr="00DB6B78">
              <w:rPr>
                <w:sz w:val="20"/>
                <w:szCs w:val="20"/>
              </w:rPr>
              <w:t>Tema 2: El profesional y sus valores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7BFD8" w14:textId="77777777" w:rsidR="00ED522E" w:rsidRPr="00DB6B78" w:rsidRDefault="00ED522E" w:rsidP="00ED522E">
            <w:pPr>
              <w:spacing w:after="60"/>
            </w:pPr>
            <w:r w:rsidRPr="00DB6B78">
              <w:rPr>
                <w:sz w:val="20"/>
                <w:szCs w:val="20"/>
              </w:rPr>
              <w:lastRenderedPageBreak/>
              <w:t>1. La ética en el ámbito de la filosofía; concepto de la ética y su relación con otras ciencias. (C)</w:t>
            </w:r>
          </w:p>
          <w:p w14:paraId="6567B575" w14:textId="77777777" w:rsidR="00ED522E" w:rsidRPr="00DB6B78" w:rsidRDefault="00ED522E" w:rsidP="00ED522E">
            <w:pPr>
              <w:spacing w:after="60"/>
            </w:pPr>
            <w:r w:rsidRPr="00DB6B78">
              <w:rPr>
                <w:sz w:val="20"/>
                <w:szCs w:val="20"/>
              </w:rPr>
              <w:lastRenderedPageBreak/>
              <w:t>2. Ética y moral: definición de normas y tipos de ética. (C)</w:t>
            </w:r>
          </w:p>
          <w:p w14:paraId="56A9389F" w14:textId="77777777" w:rsidR="00ED522E" w:rsidRPr="00DB6B78" w:rsidRDefault="00ED522E" w:rsidP="00ED522E">
            <w:pPr>
              <w:spacing w:after="60"/>
            </w:pPr>
            <w:r w:rsidRPr="00DB6B78">
              <w:rPr>
                <w:sz w:val="20"/>
                <w:szCs w:val="20"/>
              </w:rPr>
              <w:t>3. Axiología: naturaleza y raíces de los valores. (C)</w:t>
            </w:r>
          </w:p>
          <w:p w14:paraId="34EE13EA" w14:textId="77777777" w:rsidR="00ED522E" w:rsidRPr="00DB6B78" w:rsidRDefault="00ED522E" w:rsidP="00ED522E">
            <w:pPr>
              <w:spacing w:after="60"/>
            </w:pPr>
            <w:r w:rsidRPr="00DB6B78">
              <w:rPr>
                <w:sz w:val="20"/>
                <w:szCs w:val="20"/>
              </w:rPr>
              <w:t>4. Los seres humanos y la ética: lo que significa ser y ser humano. (C)</w:t>
            </w:r>
          </w:p>
          <w:p w14:paraId="2C7EBDEB" w14:textId="77777777" w:rsidR="00ED522E" w:rsidRPr="00DB6B78" w:rsidRDefault="00ED522E" w:rsidP="00ED522E">
            <w:pPr>
              <w:spacing w:after="60"/>
            </w:pPr>
            <w:r w:rsidRPr="00DB6B78">
              <w:rPr>
                <w:sz w:val="20"/>
                <w:szCs w:val="20"/>
              </w:rPr>
              <w:t>5. Corrientes de la filosofía moral: ética aristotélica, deontología kantiana y utilitarismo, y su aplicación al análisis de decisiones del ejercicio profesional, como la aceptación de un encargo que compromete la independencia. (C, P)</w:t>
            </w:r>
          </w:p>
          <w:p w14:paraId="1548A5E8" w14:textId="77777777" w:rsidR="00ED522E" w:rsidRPr="00DB6B78" w:rsidRDefault="00ED522E" w:rsidP="00ED522E">
            <w:pPr>
              <w:spacing w:after="60"/>
            </w:pPr>
            <w:r w:rsidRPr="00DB6B78">
              <w:rPr>
                <w:sz w:val="20"/>
                <w:szCs w:val="20"/>
              </w:rPr>
              <w:t>6. Argumentación de la decisión de un caso con rigor y respeto a las posturas contrarias. (P, A)</w:t>
            </w:r>
          </w:p>
          <w:p w14:paraId="1F117E57" w14:textId="77777777" w:rsidR="00ED522E" w:rsidRPr="00DB6B78" w:rsidRDefault="00ED522E" w:rsidP="00ED522E">
            <w:pPr>
              <w:spacing w:after="60"/>
            </w:pPr>
            <w:r w:rsidRPr="00DB6B78">
              <w:rPr>
                <w:sz w:val="20"/>
                <w:szCs w:val="20"/>
              </w:rPr>
              <w:t>7. Vocación como parte de la formación ética. (C)</w:t>
            </w:r>
          </w:p>
          <w:p w14:paraId="7D2886E6" w14:textId="77777777" w:rsidR="00ED522E" w:rsidRPr="00DB6B78" w:rsidRDefault="00ED522E" w:rsidP="00ED522E">
            <w:pPr>
              <w:spacing w:after="60"/>
            </w:pPr>
            <w:r w:rsidRPr="00DB6B78">
              <w:rPr>
                <w:sz w:val="20"/>
                <w:szCs w:val="20"/>
              </w:rPr>
              <w:t>8. Vida académica y ética; educación superior y sus fines. (C)</w:t>
            </w:r>
          </w:p>
          <w:p w14:paraId="16CC27B5" w14:textId="77777777" w:rsidR="00ED522E" w:rsidRPr="00DB6B78" w:rsidRDefault="00ED522E" w:rsidP="00ED522E">
            <w:pPr>
              <w:spacing w:after="60"/>
            </w:pPr>
            <w:r w:rsidRPr="00DB6B78">
              <w:rPr>
                <w:sz w:val="20"/>
                <w:szCs w:val="20"/>
              </w:rPr>
              <w:t>9. Integridad académica: autoría, citación de fuentes y uso responsable de herramientas tecnológicas en los trabajos universitarios. (C, P, A, T)</w:t>
            </w:r>
          </w:p>
          <w:p w14:paraId="311C11DD" w14:textId="77777777" w:rsidR="00ED522E" w:rsidRPr="00DB6B78" w:rsidRDefault="00ED522E" w:rsidP="00ED522E">
            <w:pPr>
              <w:spacing w:after="60"/>
            </w:pPr>
            <w:r w:rsidRPr="00DB6B78">
              <w:rPr>
                <w:sz w:val="20"/>
                <w:szCs w:val="20"/>
              </w:rPr>
              <w:t>10. Principales valores del profesional, respeto, honestidad, ética, responsabilidad y lealtad, su importancia y su práctica en situaciones del ejercicio contable. (C, P, A)</w:t>
            </w:r>
          </w:p>
          <w:p w14:paraId="5F1784D8" w14:textId="1CE60D39" w:rsidR="001D4112" w:rsidRPr="00DB6B78" w:rsidRDefault="00ED522E" w:rsidP="00B52347">
            <w:pPr>
              <w:spacing w:before="10" w:after="10"/>
            </w:pPr>
            <w:r w:rsidRPr="00B52347">
              <w:rPr>
                <w:sz w:val="20"/>
                <w:szCs w:val="20"/>
              </w:rPr>
              <w:t>11. Terminología de la ética profesional en inglés: integrity, objectivity, independence, due care, safeguards y public interest.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0409E" w14:textId="77777777" w:rsidR="001D4112" w:rsidRPr="00DB6B78" w:rsidRDefault="001D4112" w:rsidP="001D4112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B6B78">
              <w:rPr>
                <w:sz w:val="21"/>
                <w:szCs w:val="21"/>
              </w:rPr>
              <w:lastRenderedPageBreak/>
              <w:t xml:space="preserve">Corrientes de la filosofía moral: ética aristotélica, </w:t>
            </w:r>
            <w:r w:rsidRPr="00DB6B78">
              <w:rPr>
                <w:sz w:val="21"/>
                <w:szCs w:val="21"/>
              </w:rPr>
              <w:lastRenderedPageBreak/>
              <w:t>deontología kantiana y utilitarismo.</w:t>
            </w:r>
          </w:p>
          <w:p w14:paraId="35CBA153" w14:textId="77777777" w:rsidR="001D4112" w:rsidRPr="00DB6B78" w:rsidRDefault="001D4112" w:rsidP="001D4112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B6B78">
              <w:rPr>
                <w:sz w:val="21"/>
                <w:szCs w:val="21"/>
              </w:rPr>
              <w:t>Nociones de argumentación y de identificación de falacias en el razonamiento moral.</w:t>
            </w:r>
          </w:p>
        </w:tc>
      </w:tr>
      <w:tr w:rsidR="001D4112" w:rsidRPr="00DB6B78" w14:paraId="25404132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107E9" w14:textId="77777777" w:rsidR="009901FD" w:rsidRPr="00DB6B78" w:rsidRDefault="009901FD" w:rsidP="009901FD">
            <w:pPr>
              <w:spacing w:before="120" w:after="100"/>
            </w:pPr>
            <w:r w:rsidRPr="00DB6B78">
              <w:rPr>
                <w:b/>
                <w:bCs/>
                <w:i/>
                <w:iCs/>
                <w:sz w:val="20"/>
                <w:szCs w:val="20"/>
              </w:rPr>
              <w:lastRenderedPageBreak/>
              <w:t>Elemento de competencia 2:</w:t>
            </w:r>
            <w:r w:rsidRPr="00DB6B78">
              <w:rPr>
                <w:b/>
                <w:bCs/>
                <w:sz w:val="20"/>
                <w:szCs w:val="20"/>
              </w:rPr>
              <w:t xml:space="preserve"> </w:t>
            </w:r>
            <w:r w:rsidRPr="00DB6B78">
              <w:rPr>
                <w:sz w:val="20"/>
                <w:szCs w:val="20"/>
              </w:rPr>
              <w:t>Resuelve los dilemas éticos del Contador Público frente al fraude, la corrupción y las presiones del entorno laboral, diferenciando la ética personal de la ética profesional y empresarial y fundamentando su decisión en la función social de garantizar la confianza pública, con integridad y responsabilidad.</w:t>
            </w:r>
          </w:p>
          <w:p w14:paraId="6541B817" w14:textId="48D19229" w:rsidR="001D4112" w:rsidRPr="00DB6B78" w:rsidRDefault="001D4112" w:rsidP="001D4112">
            <w:pPr>
              <w:spacing w:before="20" w:after="20"/>
              <w:jc w:val="both"/>
            </w:pPr>
          </w:p>
        </w:tc>
      </w:tr>
      <w:tr w:rsidR="001D4112" w:rsidRPr="00DB6B78" w14:paraId="2CA78D52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1D1CA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9F5D2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83F0C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1D4112" w:rsidRPr="00DB6B78" w14:paraId="71BD1BA0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55416" w14:textId="580BFB54" w:rsidR="001D4112" w:rsidRPr="00DB6B78" w:rsidRDefault="009901FD" w:rsidP="001D4112">
            <w:pPr>
              <w:spacing w:before="20" w:after="20"/>
            </w:pPr>
            <w:r w:rsidRPr="00DB6B78">
              <w:rPr>
                <w:sz w:val="20"/>
                <w:szCs w:val="20"/>
              </w:rPr>
              <w:t>1. Evalúa el soborno, la corrupción y el fraude en la organización, diferenciando la ética personal de la ética profesional y empresarial y relacionándolos con la gestión anticorrupción y con las normas de auditoría sobre fraude, con integridad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7ACE8" w14:textId="23BAEDB6" w:rsidR="001D4112" w:rsidRPr="00DB6B78" w:rsidRDefault="009901FD" w:rsidP="001D4112">
            <w:pPr>
              <w:spacing w:before="20" w:after="20"/>
            </w:pPr>
            <w:r>
              <w:rPr>
                <w:sz w:val="20"/>
                <w:szCs w:val="20"/>
              </w:rPr>
              <w:t xml:space="preserve">1.1 Analiza en aula un caso de fraude con el triángulo del fraude y la responsabilidad del Contador Público </w:t>
            </w:r>
            <w:del w:id="9003" w:author="Comisión de revisión 4.5" w:date="2026-10-13T00:00:00Z">
              <w:r>
                <w:rPr>
                  <w:sz w:val="20"/>
                  <w:szCs w:val="20"/>
                </w:rPr>
                <w:delText xml:space="preserve">conforme a las normas de auditoría.</w:delText>
              </w:r>
              <w:r>
                <w:rPr>
                  <w:sz w:val="21"/>
                  <w:szCs w:val="21"/>
                </w:rPr>
                <w:delText xml:space="preserve">.</w:delText>
              </w:r>
            </w:del>
            <w:ins w:id="9004" w:author="Comisión de revisión 4.5" w:date="2026-10-13T00:00:00Z">
              <w:r>
                <w:rPr>
                  <w:sz w:val="20"/>
                  <w:szCs w:val="20"/>
                </w:rPr>
                <w:t xml:space="preserve">conforme a las normas de auditoría.</w:t>
              </w:r>
            </w:ins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0FCC0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5: </w:t>
            </w:r>
            <w:r w:rsidRPr="00DB6B78">
              <w:rPr>
                <w:sz w:val="21"/>
                <w:szCs w:val="21"/>
              </w:rPr>
              <w:t>Análisis de un caso de fraude con la responsabilidad del Contador Público.</w:t>
            </w:r>
          </w:p>
        </w:tc>
      </w:tr>
      <w:tr w:rsidR="001D4112" w:rsidRPr="00DB6B78" w14:paraId="6924BE23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CD12" w14:textId="77777777" w:rsidR="001D4112" w:rsidRPr="00DB6B78" w:rsidRDefault="001D4112" w:rsidP="001D4112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D26CD" w14:textId="5FDB2011" w:rsidR="001D4112" w:rsidRPr="00DB6B78" w:rsidRDefault="009901FD" w:rsidP="001D4112">
            <w:pPr>
              <w:spacing w:before="20" w:after="20"/>
            </w:pPr>
            <w:r w:rsidRPr="00DB6B78">
              <w:rPr>
                <w:sz w:val="20"/>
                <w:szCs w:val="20"/>
              </w:rPr>
              <w:t>1.2 Analiza en equipo un caso de corrupción o de influencia indebida y propone medidas de gestión anticorrupción, sustentándolas ante el curso.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6324F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6: </w:t>
            </w:r>
            <w:r w:rsidRPr="00DB6B78">
              <w:rPr>
                <w:sz w:val="21"/>
                <w:szCs w:val="21"/>
              </w:rPr>
              <w:t>Propuesta de programa de integridad y de gestión anticorrupción de una organización.</w:t>
            </w:r>
          </w:p>
        </w:tc>
      </w:tr>
      <w:tr w:rsidR="001D4112" w:rsidRPr="00DB6B78" w14:paraId="0179668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F42D2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sz w:val="21"/>
                <w:szCs w:val="21"/>
              </w:rPr>
              <w:t>2. Resuelve los dilemas éticos del Contador Público en la sociedad, analizando las presiones del cliente o del empleador, el uso de la tecnología y la información de sostenibilidad con base en el Código de Ética.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340AB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sz w:val="21"/>
                <w:szCs w:val="21"/>
              </w:rPr>
              <w:t>2.1 Analiza en equipo un dilema ético del Contador Público y sustenta su resolución conforme al Código de Ética.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49372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7: </w:t>
            </w:r>
            <w:r w:rsidRPr="00DB6B78">
              <w:rPr>
                <w:sz w:val="21"/>
                <w:szCs w:val="21"/>
              </w:rPr>
              <w:t>Resolución fundamentada de un dilema ético del Contador Público.</w:t>
            </w:r>
          </w:p>
        </w:tc>
      </w:tr>
      <w:tr w:rsidR="001D4112" w:rsidRPr="00DB6B78" w14:paraId="46C7ABFC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E9139" w14:textId="77777777" w:rsidR="001D4112" w:rsidRPr="00DB6B78" w:rsidRDefault="001D4112" w:rsidP="001D4112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60530" w14:textId="4910EB64" w:rsidR="001D4112" w:rsidRPr="00DB6B78" w:rsidRDefault="009901FD" w:rsidP="001D4112">
            <w:pPr>
              <w:spacing w:before="20" w:after="20"/>
            </w:pPr>
            <w:r w:rsidRPr="00DB6B78">
              <w:rPr>
                <w:sz w:val="20"/>
                <w:szCs w:val="20"/>
              </w:rPr>
              <w:t>2.2 Argumenta ante el curso la función social del Contador Público frente al uso de datos y herramientas tecnológicas y a la información de sostenibilidad.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1BA60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8: </w:t>
            </w:r>
            <w:r w:rsidRPr="00DB6B78">
              <w:rPr>
                <w:sz w:val="21"/>
                <w:szCs w:val="21"/>
              </w:rPr>
              <w:t>Informe sobre la función social del Contador Público ante la tecnología y la sostenibilidad.</w:t>
            </w:r>
          </w:p>
        </w:tc>
      </w:tr>
      <w:tr w:rsidR="001D4112" w:rsidRPr="00DB6B78" w14:paraId="115F3D47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DC018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1D4112" w:rsidRPr="00DB6B78" w14:paraId="0631D5C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E7748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lastRenderedPageBreak/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2B841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2093912C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50C9D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1D4112" w:rsidRPr="00DB6B78" w14:paraId="4D4EB96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53880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Tema 3: La ética personal y la ética profesional</w:t>
            </w:r>
          </w:p>
          <w:p w14:paraId="4AF56595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Tema 4: La ética empresarial – responsabilidad social empresarial</w:t>
            </w:r>
          </w:p>
          <w:p w14:paraId="4346F23A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Tema 5: El profesional frente al fraude</w:t>
            </w:r>
          </w:p>
          <w:p w14:paraId="13C76088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Tema 6: El Contador Público, su responsabilidad social y la confianza pública</w:t>
            </w:r>
          </w:p>
          <w:p w14:paraId="44FB1551" w14:textId="62CF037E" w:rsidR="001D4112" w:rsidRPr="00DB6B78" w:rsidRDefault="009901FD" w:rsidP="009901FD">
            <w:pPr>
              <w:spacing w:before="20" w:after="20"/>
            </w:pPr>
            <w:r w:rsidRPr="00DB6B78">
              <w:rPr>
                <w:sz w:val="20"/>
                <w:szCs w:val="20"/>
              </w:rPr>
              <w:t>Tema 7: Dilemas éticos del Contador Público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4D8C2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1. Ética personal y ética profesional: diferencias y aplicación de los principios y valores personales en el ejercicio de la profesión. (C)</w:t>
            </w:r>
          </w:p>
          <w:p w14:paraId="2EEC7507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2. Ética empresarial o ética de los negocios: valores y normas que surgen de la cultura de la empresa, misión, visión y código de ética laboral. (C)</w:t>
            </w:r>
          </w:p>
          <w:p w14:paraId="40524C42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3. Responsabilidad social empresarial, bien común y beneficio colectivo de la organización. (C)</w:t>
            </w:r>
          </w:p>
          <w:p w14:paraId="30445B17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4. Moralidad y ética en las relaciones laborales; entorno y clima laboral. (C)</w:t>
            </w:r>
          </w:p>
          <w:p w14:paraId="49675666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5. Responsabilidades de la empresa u organización y preservación de la ética empresarial. (C)</w:t>
            </w:r>
          </w:p>
          <w:p w14:paraId="1C6A671E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6. Soborno, corrupción, influencia indebida y conflicto de intereses en la organización. (C)</w:t>
            </w:r>
          </w:p>
          <w:p w14:paraId="39029821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7. Programa de integridad de una organización: código de conducta, canal de denuncias, protección del denunciante y debida diligencia de terceros, con diseño de medidas con integridad. (C, P, A)</w:t>
            </w:r>
          </w:p>
          <w:p w14:paraId="3393069A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8. Gestión anticorrupción y sistemas de gestión antisoborno y de gobernanza de las organizaciones conforme a las normas internacionales de la materia. (C, P)</w:t>
            </w:r>
          </w:p>
          <w:p w14:paraId="2A7108E7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9. Triángulo del fraude: incentivo o presión, oportunidad y racionalización, y su utilidad en la identificación de los riesgos de fraude. (C, P)</w:t>
            </w:r>
          </w:p>
          <w:p w14:paraId="4D6F6048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10. Responsabilidad del Contador Público frente al fraude conforme a las normas de auditoría sobre fraude y sobre otra información, con escepticismo profesional. (C, P, A)</w:t>
            </w:r>
          </w:p>
          <w:p w14:paraId="44CD863E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11. Prevención de la legitimación de ganancias ilícitas y responsabilidad del Contador Público como sujeto obligado o asesor de la entidad. (C, P)</w:t>
            </w:r>
          </w:p>
          <w:p w14:paraId="1BA3DB6E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12. Confianza pública como fundamento de la profesión y función social del Contador Público de garantizarla. (C)</w:t>
            </w:r>
          </w:p>
          <w:p w14:paraId="7825DBCE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13. Responsabilidad del Contador Público frente a los usuarios de la información financiera; interés público frente a los intereses particulares del cliente o empleador. (C, P)</w:t>
            </w:r>
          </w:p>
          <w:p w14:paraId="5F6E6DA9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14. Responsabilidad frente al fraude, la corrupción y la manipulación de información. (C, P)</w:t>
            </w:r>
          </w:p>
          <w:p w14:paraId="2A71E81A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15. Responsabilidad social y ambiental y su relación con la información corporativa: veracidad de los datos reportados y riesgo de declaraciones ambientales engañosas. (C, P)</w:t>
            </w:r>
          </w:p>
          <w:p w14:paraId="6EE20303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16. Responsabilidad profesional más allá del cumplimiento formal de la norma: evaluación de si las actuaciones preservan la confianza pública, con integridad. (C, P, A)</w:t>
            </w:r>
          </w:p>
          <w:p w14:paraId="6F9A748F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lastRenderedPageBreak/>
              <w:t>17. Conducta ética en el uso de datos y de herramientas tecnológicas: confidencialidad de la información del cliente, verificación de los resultados de las herramientas automatizadas y responsabilidad por el juicio profesional. (P, A, T)</w:t>
            </w:r>
          </w:p>
          <w:p w14:paraId="13769680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18. Papel de la ética en la práctica contable, en las organizaciones y en la sociedad; actividades actuales del Contador Público e importancia de la información financiera para la empresa. (C)</w:t>
            </w:r>
          </w:p>
          <w:p w14:paraId="47786C6A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19. Dilemas éticos del Contador Público: conflicto entre preceptos éticos obligatorios y controversia entre leyes o reglas y situaciones personales o profesionales. (C, P)</w:t>
            </w:r>
          </w:p>
          <w:p w14:paraId="71E3F605" w14:textId="77777777" w:rsidR="009901FD" w:rsidRPr="00DB6B78" w:rsidRDefault="009901FD" w:rsidP="009901FD">
            <w:pPr>
              <w:spacing w:after="60"/>
            </w:pPr>
            <w:r w:rsidRPr="00DB6B78">
              <w:rPr>
                <w:sz w:val="20"/>
                <w:szCs w:val="20"/>
              </w:rPr>
              <w:t>20. Amenazas y dilemas éticos del Contador Público en la aplicación del Código de Ética, con resolución fundamentada de casos. (P, A)</w:t>
            </w:r>
          </w:p>
          <w:p w14:paraId="511567FD" w14:textId="2B9AD305" w:rsidR="001D4112" w:rsidRPr="00DB6B78" w:rsidRDefault="009901FD" w:rsidP="00B52347">
            <w:pPr>
              <w:spacing w:before="10" w:after="10"/>
            </w:pPr>
            <w:r w:rsidRPr="00DB6B78">
              <w:rPr>
                <w:sz w:val="20"/>
                <w:szCs w:val="20"/>
              </w:rPr>
              <w:t>21. Presión del cliente o del empleador sobre los honorarios, los plazos y el contenido del informe, y vías de respuesta del profesional. (C, P)</w:t>
            </w:r>
            <w:r w:rsidR="001D4112" w:rsidRPr="00DB6B78">
              <w:rPr>
                <w:sz w:val="21"/>
                <w:szCs w:val="21"/>
              </w:rPr>
              <w:t>El papel de la ética en la práctica contable, en las organizaciones y en la sociedad. (C,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34215" w14:textId="77777777" w:rsidR="001D4112" w:rsidRPr="00DB6B78" w:rsidRDefault="001D4112" w:rsidP="001D4112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B6B78">
              <w:rPr>
                <w:sz w:val="21"/>
                <w:szCs w:val="21"/>
              </w:rPr>
              <w:lastRenderedPageBreak/>
              <w:t>Índices internacionales de percepción de la corrupción y su lectura.</w:t>
            </w:r>
          </w:p>
          <w:p w14:paraId="584AEC0E" w14:textId="77777777" w:rsidR="001D4112" w:rsidRPr="00DB6B78" w:rsidRDefault="001D4112" w:rsidP="001D4112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B6B78">
              <w:rPr>
                <w:sz w:val="21"/>
                <w:szCs w:val="21"/>
              </w:rPr>
              <w:t>Tipologías de corrupción y de fraude documentadas por organismos internacionales.</w:t>
            </w:r>
          </w:p>
        </w:tc>
      </w:tr>
      <w:tr w:rsidR="001D4112" w:rsidRPr="00DB6B78" w14:paraId="1215C6A7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F0F20" w14:textId="77777777" w:rsidR="00241868" w:rsidRPr="00DB6B78" w:rsidRDefault="00241868" w:rsidP="00241868">
            <w:pPr>
              <w:spacing w:before="120" w:after="100"/>
            </w:pPr>
            <w:r w:rsidRPr="00DB6B78">
              <w:rPr>
                <w:b/>
                <w:bCs/>
                <w:i/>
                <w:iCs/>
                <w:sz w:val="20"/>
                <w:szCs w:val="20"/>
              </w:rPr>
              <w:t>Elemento de competencia 3</w:t>
            </w:r>
            <w:r w:rsidRPr="00DB6B78">
              <w:rPr>
                <w:b/>
                <w:bCs/>
                <w:sz w:val="20"/>
                <w:szCs w:val="20"/>
              </w:rPr>
              <w:t xml:space="preserve">: </w:t>
            </w:r>
            <w:r w:rsidRPr="00DB6B78">
              <w:rPr>
                <w:sz w:val="20"/>
                <w:szCs w:val="20"/>
              </w:rPr>
              <w:t>Aplica los principios fundamentales y el marco conceptual del Código Internacional de Ética para Profesionales de la Contabilidad, relacionando sus partes con los ámbitos de actuación del profesional de la contabilidad y evaluando las amenazas y las salvaguardas correspondientes, con integridad y objetividad.</w:t>
            </w:r>
          </w:p>
          <w:p w14:paraId="602BF9AA" w14:textId="7881F69E" w:rsidR="001D4112" w:rsidRPr="00DB6B78" w:rsidRDefault="001D4112" w:rsidP="001D4112">
            <w:pPr>
              <w:spacing w:before="20" w:after="20"/>
              <w:jc w:val="both"/>
            </w:pPr>
          </w:p>
        </w:tc>
      </w:tr>
      <w:tr w:rsidR="001D4112" w:rsidRPr="00DB6B78" w14:paraId="331CC304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2AA9D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840D9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C8951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1D4112" w:rsidRPr="00DB6B78" w14:paraId="79C38DC5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23B14" w14:textId="3270C09E" w:rsidR="001D4112" w:rsidRPr="00DB6B78" w:rsidRDefault="00241868" w:rsidP="001D4112">
            <w:pPr>
              <w:spacing w:before="20" w:after="20"/>
            </w:pPr>
            <w:r>
              <w:rPr>
                <w:sz w:val="20"/>
                <w:szCs w:val="20"/>
              </w:rPr>
              <w:t xml:space="preserve">1. Ubica los casos profesionales en la parte del Código de Ética que les corresponde, relacionando su estructura y sus revisiones recientes con los </w:t>
            </w:r>
            <w:del w:id="9005" w:author="Comisión de revisión 4.5" w:date="2026-10-13T00:00:00Z">
              <w:r>
                <w:rPr>
                  <w:sz w:val="20"/>
                  <w:szCs w:val="20"/>
                </w:rPr>
                <w:delText xml:space="preserve">ámbitos de actuación del profesional.</w:delText>
              </w:r>
              <w:r>
                <w:rPr>
                  <w:sz w:val="21"/>
                  <w:szCs w:val="21"/>
                </w:rPr>
                <w:delText xml:space="preserve">.</w:delText>
              </w:r>
            </w:del>
            <w:ins w:id="9006" w:author="Comisión de revisión 4.5" w:date="2026-10-13T00:00:00Z">
              <w:r>
                <w:rPr>
                  <w:sz w:val="20"/>
                  <w:szCs w:val="20"/>
                </w:rPr>
                <w:t xml:space="preserve">ámbitos de actuación del profesional.</w:t>
              </w:r>
            </w:ins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16B2C" w14:textId="5329BDAD" w:rsidR="001D4112" w:rsidRPr="00DB6B78" w:rsidRDefault="00241868" w:rsidP="001D4112">
            <w:pPr>
              <w:spacing w:before="20" w:after="20"/>
            </w:pPr>
            <w:r w:rsidRPr="00DB6B78">
              <w:rPr>
                <w:sz w:val="20"/>
                <w:szCs w:val="20"/>
              </w:rPr>
              <w:t>1.1 Expone en equipo la estructura completa del Código de Ética con sus partes y sus revisiones recientes, con sus fechas de vigencia.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94908" w14:textId="15E62A90" w:rsidR="001D4112" w:rsidRPr="00DB6B78" w:rsidRDefault="001D4112" w:rsidP="001D4112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9: </w:t>
            </w:r>
            <w:r w:rsidR="00241868" w:rsidRPr="00DB6B78">
              <w:rPr>
                <w:sz w:val="20"/>
                <w:szCs w:val="20"/>
              </w:rPr>
              <w:t>Esquema de la estructura del Código de Ética con sus partes y sus revisiones recientes con sus fechas de vigencia.</w:t>
            </w:r>
          </w:p>
        </w:tc>
      </w:tr>
      <w:tr w:rsidR="001D4112" w:rsidRPr="00DB6B78" w14:paraId="46FBF7F7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2C4E9" w14:textId="77777777" w:rsidR="001D4112" w:rsidRPr="00DB6B78" w:rsidRDefault="001D4112" w:rsidP="001D4112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912B5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sz w:val="21"/>
                <w:szCs w:val="21"/>
              </w:rPr>
              <w:t>1.2 Clasifica en aula casos profesionales según la parte del Código de Ética que les corresponde.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F9174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10: </w:t>
            </w:r>
            <w:r w:rsidRPr="00DB6B78">
              <w:rPr>
                <w:sz w:val="21"/>
                <w:szCs w:val="21"/>
              </w:rPr>
              <w:t>Clasificación de casos profesionales según la parte del Código de Ética.</w:t>
            </w:r>
          </w:p>
        </w:tc>
      </w:tr>
      <w:tr w:rsidR="001D4112" w:rsidRPr="00DB6B78" w14:paraId="4142C26A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49CFD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sz w:val="21"/>
                <w:szCs w:val="21"/>
              </w:rPr>
              <w:t>2. Aplica los principios fundamentales y el marco conceptual del Código de Ética, evaluando las amenazas con la prueba del tercero informado y razonable y documentando las salvaguardas adoptadas.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78314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sz w:val="21"/>
                <w:szCs w:val="21"/>
              </w:rPr>
              <w:t>2.1 Analiza en aula un caso con cada uno de los principios fundamentales del Código de Ética.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C890E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11: </w:t>
            </w:r>
            <w:r w:rsidRPr="00DB6B78">
              <w:rPr>
                <w:sz w:val="21"/>
                <w:szCs w:val="21"/>
              </w:rPr>
              <w:t>Cuadro de los principios fundamentales del Código de Ética con ejemplos de aplicación.</w:t>
            </w:r>
          </w:p>
        </w:tc>
      </w:tr>
      <w:tr w:rsidR="001D4112" w:rsidRPr="00DB6B78" w14:paraId="0BE299D9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93EAA" w14:textId="77777777" w:rsidR="001D4112" w:rsidRPr="00DB6B78" w:rsidRDefault="001D4112" w:rsidP="001D4112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5D7A5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sz w:val="21"/>
                <w:szCs w:val="21"/>
              </w:rPr>
              <w:t>2.2 Aplica en equipo el marco conceptual a un caso profesional para identificar amenazas y proponer salvaguardas.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ED79E" w14:textId="77777777" w:rsidR="001D4112" w:rsidRPr="00DB6B78" w:rsidRDefault="001D4112" w:rsidP="001D4112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12: </w:t>
            </w:r>
            <w:r w:rsidRPr="00DB6B78">
              <w:rPr>
                <w:sz w:val="21"/>
                <w:szCs w:val="21"/>
              </w:rPr>
              <w:t>Documentación del análisis de amenazas y salvaguardas de un caso profesional.</w:t>
            </w:r>
          </w:p>
        </w:tc>
      </w:tr>
      <w:tr w:rsidR="001D4112" w:rsidRPr="00DB6B78" w14:paraId="7A41A403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4DE52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1D4112" w:rsidRPr="00DB6B78" w14:paraId="503CA80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DF815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3142C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6309ADF4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35EE8" w14:textId="77777777" w:rsidR="001D4112" w:rsidRPr="00DB6B78" w:rsidRDefault="001D4112" w:rsidP="001D4112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D7C78" w:rsidRPr="00DB6B78" w14:paraId="3C72ABAE" w14:textId="77777777" w:rsidTr="00E800C9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C1D99" w14:textId="77777777" w:rsidR="00ED7C78" w:rsidRPr="00DB6B78" w:rsidRDefault="00ED7C78" w:rsidP="00ED7C78">
            <w:pPr>
              <w:spacing w:after="60"/>
            </w:pPr>
            <w:r w:rsidRPr="00DB6B78">
              <w:rPr>
                <w:sz w:val="20"/>
                <w:szCs w:val="20"/>
              </w:rPr>
              <w:t>Tema 8: Estructura del Código Internacional de Ética para Profesionales de la Contabilidad y sus revisiones recientes</w:t>
            </w:r>
          </w:p>
          <w:p w14:paraId="17514F3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lastRenderedPageBreak/>
              <w:t>Tema 9: Cumplimiento del Código, principios fundamentales, marco conceptual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9048E" w14:textId="77777777" w:rsidR="00ED7C78" w:rsidRPr="00DB6B78" w:rsidRDefault="00ED7C78" w:rsidP="00ED7C78">
            <w:pPr>
              <w:spacing w:after="60"/>
            </w:pPr>
            <w:r w:rsidRPr="00DB6B78">
              <w:rPr>
                <w:sz w:val="20"/>
                <w:szCs w:val="20"/>
              </w:rPr>
              <w:lastRenderedPageBreak/>
              <w:t>1. Estructura del Código de Ética. (C)</w:t>
            </w:r>
          </w:p>
          <w:p w14:paraId="5AE09D4B" w14:textId="77777777" w:rsidR="00ED7C78" w:rsidRPr="00DB6B78" w:rsidRDefault="00ED7C78" w:rsidP="00ED7C78">
            <w:pPr>
              <w:spacing w:after="60"/>
            </w:pPr>
            <w:r w:rsidRPr="00DB6B78">
              <w:rPr>
                <w:sz w:val="20"/>
                <w:szCs w:val="20"/>
              </w:rPr>
              <w:t xml:space="preserve">2. Partes del Código y ubicación de los casos profesionales en la parte que les corresponde: Parte 1, cumplimiento, principios fundamentales y marco conceptual; Parte 2, profesionales de la contabilidad </w:t>
            </w:r>
            <w:r w:rsidRPr="00DB6B78">
              <w:rPr>
                <w:sz w:val="20"/>
                <w:szCs w:val="20"/>
              </w:rPr>
              <w:lastRenderedPageBreak/>
              <w:t>en la empresa; Parte 3, profesionales de la contabilidad en el ejercicio profesional; Parte 4-A, independencia en encargos de auditoría y de revisión; Parte 4-B, independencia en encargos de aseguramiento distintos de los de auditoría y revisión. (C, P)</w:t>
            </w:r>
          </w:p>
          <w:p w14:paraId="75FF1AB0" w14:textId="77777777" w:rsidR="00ED7C78" w:rsidRPr="00DB6B78" w:rsidRDefault="00ED7C78" w:rsidP="00ED7C78">
            <w:pPr>
              <w:spacing w:after="60"/>
            </w:pPr>
            <w:r w:rsidRPr="00DB6B78">
              <w:rPr>
                <w:sz w:val="20"/>
                <w:szCs w:val="20"/>
              </w:rPr>
              <w:t>3. Revisiones recientes del Código: disposiciones sobre planificación fiscal y sobre tecnología, con sus fechas de vigencia. (C)</w:t>
            </w:r>
          </w:p>
          <w:p w14:paraId="56AFC6F9" w14:textId="77777777" w:rsidR="00ED7C78" w:rsidRPr="00DB6B78" w:rsidRDefault="00ED7C78" w:rsidP="00ED7C78">
            <w:pPr>
              <w:spacing w:after="60"/>
            </w:pPr>
            <w:r w:rsidRPr="00DB6B78">
              <w:rPr>
                <w:sz w:val="20"/>
                <w:szCs w:val="20"/>
              </w:rPr>
              <w:t>4. Normas Internacionales de Ética para el Aseguramiento de Sostenibilidad y enmiendas del Código relativas a la información de sostenibilidad, con sus fechas de vigencia. (C)</w:t>
            </w:r>
          </w:p>
          <w:p w14:paraId="3071342C" w14:textId="77777777" w:rsidR="00ED7C78" w:rsidRPr="00DB6B78" w:rsidRDefault="00ED7C78" w:rsidP="00ED7C78">
            <w:pPr>
              <w:spacing w:after="60"/>
            </w:pPr>
            <w:r w:rsidRPr="00DB6B78">
              <w:rPr>
                <w:sz w:val="20"/>
                <w:szCs w:val="20"/>
              </w:rPr>
              <w:t>5. Norma sobre el uso del trabajo de un experto externo: evaluación de su competencia, capacidad y objetividad por el profesional de la contabilidad. (C, P, A)</w:t>
            </w:r>
          </w:p>
          <w:p w14:paraId="01EB3D2D" w14:textId="77777777" w:rsidR="00ED7C78" w:rsidRPr="00DB6B78" w:rsidRDefault="00ED7C78" w:rsidP="00ED7C78">
            <w:pPr>
              <w:spacing w:after="60"/>
            </w:pPr>
            <w:r w:rsidRPr="00DB6B78">
              <w:rPr>
                <w:sz w:val="20"/>
                <w:szCs w:val="20"/>
              </w:rPr>
              <w:t>6. Principios fundamentales: integridad, objetividad, competencia profesional y cuidado debido, confidencialidad y comportamiento profesional, con su aplicación a casos del ejercicio profesional. (C, P, A)</w:t>
            </w:r>
          </w:p>
          <w:p w14:paraId="38969BE0" w14:textId="77777777" w:rsidR="00ED7C78" w:rsidRPr="00DB6B78" w:rsidRDefault="00ED7C78" w:rsidP="00ED7C78">
            <w:pPr>
              <w:spacing w:after="60"/>
            </w:pPr>
            <w:r w:rsidRPr="00DB6B78">
              <w:rPr>
                <w:sz w:val="20"/>
                <w:szCs w:val="20"/>
              </w:rPr>
              <w:t>7. Confidencialidad como principio fundamental y sus excepciones, y mentalidad inquisitiva exigida al profesional de la contabilidad. (C, A)</w:t>
            </w:r>
          </w:p>
          <w:p w14:paraId="04E6A085" w14:textId="77777777" w:rsidR="00ED7C78" w:rsidRPr="00DB6B78" w:rsidRDefault="00ED7C78" w:rsidP="00ED7C78">
            <w:pPr>
              <w:spacing w:after="60"/>
            </w:pPr>
            <w:r w:rsidRPr="00DB6B78">
              <w:rPr>
                <w:sz w:val="20"/>
                <w:szCs w:val="20"/>
              </w:rPr>
              <w:t>8. Marco conceptual: identificación, evaluación y tratamiento de las amenazas con la prueba del tercero informado y razonable. (C, P)</w:t>
            </w:r>
          </w:p>
          <w:p w14:paraId="1EA8C504" w14:textId="77777777" w:rsidR="00ED7C78" w:rsidRPr="00DB6B78" w:rsidRDefault="00ED7C78" w:rsidP="00ED7C78">
            <w:pPr>
              <w:spacing w:after="60"/>
            </w:pPr>
            <w:r w:rsidRPr="00DB6B78">
              <w:rPr>
                <w:sz w:val="20"/>
                <w:szCs w:val="20"/>
              </w:rPr>
              <w:t>9. Categorías de amenazas del marco conceptual: interés propio, autorrevisión, abogacía, familiaridad e intimidación, y actuación ante la ausencia de salvaguardas suficientes. (C, P)</w:t>
            </w:r>
          </w:p>
          <w:p w14:paraId="31C41E90" w14:textId="4B9AF4DB" w:rsidR="00ED7C78" w:rsidRPr="00DB6B78" w:rsidRDefault="00ED7C78" w:rsidP="00ED7C78">
            <w:pPr>
              <w:spacing w:before="10" w:after="10"/>
            </w:pPr>
            <w:r w:rsidRPr="00DB6B78">
              <w:rPr>
                <w:sz w:val="20"/>
                <w:szCs w:val="20"/>
              </w:rPr>
              <w:t>10. Documentación del análisis ético: registro de la amenaza identificada, de la salvaguarda aplicada y de la conclusión alcanzada. (P,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54DDB" w14:textId="77777777" w:rsidR="00ED7C78" w:rsidRPr="00DB6B78" w:rsidRDefault="00ED7C78" w:rsidP="00ED7C7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B6B78">
              <w:rPr>
                <w:sz w:val="21"/>
                <w:szCs w:val="21"/>
              </w:rPr>
              <w:lastRenderedPageBreak/>
              <w:t>Proceso de emisión, consulta pública y adopción de las normas internacionales de ética.</w:t>
            </w:r>
          </w:p>
          <w:p w14:paraId="5118B8B4" w14:textId="77777777" w:rsidR="00ED7C78" w:rsidRPr="00DB6B78" w:rsidRDefault="00ED7C78" w:rsidP="00ED7C7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B6B78">
              <w:rPr>
                <w:sz w:val="21"/>
                <w:szCs w:val="21"/>
              </w:rPr>
              <w:lastRenderedPageBreak/>
              <w:t>Nociones de modelos de toma de decisiones éticas aplicados a la práctica profesional.</w:t>
            </w:r>
          </w:p>
        </w:tc>
      </w:tr>
      <w:tr w:rsidR="00ED7C78" w:rsidRPr="00DB6B78" w14:paraId="71F3088A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10755" w14:textId="4A9387E9" w:rsidR="00ED7C78" w:rsidRPr="00DB6B78" w:rsidRDefault="00B163E0" w:rsidP="00B163E0">
            <w:pPr>
              <w:spacing w:before="120" w:after="100"/>
            </w:pPr>
            <w:r w:rsidRPr="00DB6B78">
              <w:rPr>
                <w:b/>
                <w:bCs/>
                <w:sz w:val="20"/>
                <w:szCs w:val="20"/>
              </w:rPr>
              <w:lastRenderedPageBreak/>
              <w:t xml:space="preserve">Elemento de competencia 4: </w:t>
            </w:r>
            <w:r w:rsidRPr="00DB6B78">
              <w:rPr>
                <w:sz w:val="20"/>
                <w:szCs w:val="20"/>
              </w:rPr>
              <w:t>Resuelve casos de profesionales de la contabilidad en la empresa y en el ejercicio profesional, identificando las amenazas a los principios fundamentales y respondiendo a las presiones y a los incumplimientos de leyes y regulaciones, con integridad y comportamiento profesional.</w:t>
            </w:r>
          </w:p>
        </w:tc>
      </w:tr>
      <w:tr w:rsidR="00ED7C78" w:rsidRPr="00DB6B78" w14:paraId="76D605B6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B8CF9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BE33B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91FCF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D7C78" w:rsidRPr="00DB6B78" w14:paraId="399A1D88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61C31" w14:textId="2CDDD023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 xml:space="preserve">1. </w:t>
            </w:r>
            <w:r w:rsidR="00B163E0" w:rsidRPr="00DB6B78">
              <w:rPr>
                <w:sz w:val="20"/>
                <w:szCs w:val="20"/>
              </w:rPr>
              <w:t>Evalúa las amenazas a los principios fundamentales de los profesionales de la contabilidad en la empresa, valorando el conflicto de intereses, los incentivos y las presiones para presentar información engañosa, con integridad.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44E0D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1.1 Analiza en aula un caso de conflicto de intereses de un profesional de la contabilidad en la empresa.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34927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13: </w:t>
            </w:r>
            <w:r w:rsidRPr="00DB6B78">
              <w:rPr>
                <w:sz w:val="21"/>
                <w:szCs w:val="21"/>
              </w:rPr>
              <w:t>Informe de amenazas identificadas en un caso de profesionales de la contabilidad en la empresa.</w:t>
            </w:r>
          </w:p>
        </w:tc>
      </w:tr>
      <w:tr w:rsidR="00ED7C78" w:rsidRPr="00DB6B78" w14:paraId="76FEFBD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BC55E" w14:textId="77777777" w:rsidR="00ED7C78" w:rsidRPr="00DB6B78" w:rsidRDefault="00ED7C78" w:rsidP="00ED7C7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F949F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1.2 Determina en equipo el curso de acción ante una presión para presentar información engañosa.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559B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14: </w:t>
            </w:r>
            <w:r w:rsidRPr="00DB6B78">
              <w:rPr>
                <w:sz w:val="21"/>
                <w:szCs w:val="21"/>
              </w:rPr>
              <w:t>Hoja de decisión ante presiones para presentar información engañosa.</w:t>
            </w:r>
          </w:p>
        </w:tc>
      </w:tr>
      <w:tr w:rsidR="00ED7C78" w:rsidRPr="00DB6B78" w14:paraId="3A54938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17DBE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 xml:space="preserve">2. Resuelve casos de los profesionales de la contabilidad en el ejercicio profesional, respondiendo al incumplimiento de leyes y </w:t>
            </w:r>
            <w:r w:rsidRPr="00DB6B78">
              <w:rPr>
                <w:sz w:val="21"/>
                <w:szCs w:val="21"/>
              </w:rPr>
              <w:lastRenderedPageBreak/>
              <w:t>regulaciones y evaluando los honorarios, la custodia de activos y la planificación fiscal.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1B2DF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lastRenderedPageBreak/>
              <w:t>2.1 Resuelve en equipo un caso de incumplimiento de leyes y regulaciones en el ejercicio profesional.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7EE7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15: </w:t>
            </w:r>
            <w:r w:rsidRPr="00DB6B78">
              <w:rPr>
                <w:sz w:val="21"/>
                <w:szCs w:val="21"/>
              </w:rPr>
              <w:t>Resolución de un caso de incumplimiento de leyes y regulaciones.</w:t>
            </w:r>
          </w:p>
        </w:tc>
      </w:tr>
      <w:tr w:rsidR="00ED7C78" w:rsidRPr="00DB6B78" w14:paraId="1F48DE4C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BF695" w14:textId="77777777" w:rsidR="00ED7C78" w:rsidRPr="00DB6B78" w:rsidRDefault="00ED7C78" w:rsidP="00ED7C7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FA4D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2.2 Evalúa en aula un caso de asesoramiento en planificación fiscal y de honorarios condicionados.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3CFD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16: </w:t>
            </w:r>
            <w:r w:rsidRPr="00DB6B78">
              <w:rPr>
                <w:sz w:val="21"/>
                <w:szCs w:val="21"/>
              </w:rPr>
              <w:t>Informe de evaluación ética de un asesoramiento en planificación fiscal.</w:t>
            </w:r>
          </w:p>
        </w:tc>
      </w:tr>
      <w:tr w:rsidR="00ED7C78" w:rsidRPr="00DB6B78" w14:paraId="03FDAAA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4BAC3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D7C78" w:rsidRPr="00DB6B78" w14:paraId="10561AA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96E8A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266BE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E0C7337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D1046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D7C78" w:rsidRPr="00DB6B78" w14:paraId="660D982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A6977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Tema 10: Profesionales de la Contabilidad en la empresa</w:t>
            </w:r>
          </w:p>
          <w:p w14:paraId="0BBCD56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Tema 11: Profesionales de la Contabilidad en el ejercicio profesional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283B4" w14:textId="001147FB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1. Conflicto de intereses y actuación con la suficiente experiencia. (C, P)</w:t>
            </w:r>
          </w:p>
          <w:p w14:paraId="4D63692E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2. Preparación y presentación de la información sin asociarse con informes que contengan datos falsos o que induzcan a error. (C, P, A)</w:t>
            </w:r>
          </w:p>
          <w:p w14:paraId="79C6ECEA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3. Intereses financieros, compensaciones e incentivos vinculados a la información financiera y a la toma de decisiones, incluidos los regalos y las atenciones sociales. (C, P)</w:t>
            </w:r>
          </w:p>
          <w:p w14:paraId="5F7BB9BA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4. Respuesta al incumplimiento de leyes y regulaciones. (C, P)</w:t>
            </w:r>
          </w:p>
          <w:p w14:paraId="289103FE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5. Presiones para infringir los principios fundamentales. (C, P)</w:t>
            </w:r>
          </w:p>
          <w:p w14:paraId="5E52DE92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6. Nombramientos profesionales y segundas opiniones. (C)</w:t>
            </w:r>
          </w:p>
          <w:p w14:paraId="2C3162D4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7. Tarifas y otros tipos de remuneración. (C)</w:t>
            </w:r>
          </w:p>
          <w:p w14:paraId="7DA9260B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8. Honorarios condicionados y dependencia económica de un cliente: evaluación de la amenaza de interés propio y medidas aplicables. (C, P)</w:t>
            </w:r>
          </w:p>
          <w:p w14:paraId="5D257BB1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9. Custodia de los activos de los clientes. (C)</w:t>
            </w:r>
          </w:p>
          <w:p w14:paraId="42209B3C" w14:textId="6D9E2A8D" w:rsidR="00ED7C78" w:rsidRPr="00DB6B78" w:rsidRDefault="00B163E0" w:rsidP="00B163E0">
            <w:pPr>
              <w:spacing w:before="10" w:after="10"/>
            </w:pPr>
            <w:r w:rsidRPr="00DB6B78">
              <w:rPr>
                <w:sz w:val="20"/>
                <w:szCs w:val="20"/>
              </w:rPr>
              <w:t>10. Planificación fiscal y servicios relacionados: evaluación de la base técnica del asesoramiento y de su efecto reputacional, conforme a las disposiciones vigentes del Código de Ética. (C, P</w:t>
            </w:r>
            <w:r w:rsidR="00B52347">
              <w:rPr>
                <w:sz w:val="20"/>
                <w:szCs w:val="20"/>
              </w:rPr>
              <w:t>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02BF4" w14:textId="77777777" w:rsidR="00ED7C78" w:rsidRPr="00DB6B78" w:rsidRDefault="00ED7C78" w:rsidP="00ED7C7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B6B78">
              <w:rPr>
                <w:sz w:val="21"/>
                <w:szCs w:val="21"/>
              </w:rPr>
              <w:t>Procedimiento disciplinario del colegio profesional ante faltas a la ética.</w:t>
            </w:r>
          </w:p>
          <w:p w14:paraId="53D323B4" w14:textId="77777777" w:rsidR="00ED7C78" w:rsidRPr="00DB6B78" w:rsidRDefault="00ED7C78" w:rsidP="00ED7C7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B6B78">
              <w:rPr>
                <w:sz w:val="21"/>
                <w:szCs w:val="21"/>
              </w:rPr>
              <w:t>Nociones de comunicación asertiva frente a la presión de clientes y superiores.</w:t>
            </w:r>
          </w:p>
        </w:tc>
      </w:tr>
      <w:tr w:rsidR="00ED7C78" w:rsidRPr="00DB6B78" w14:paraId="5DB193DC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C8DC8" w14:textId="77777777" w:rsidR="00B163E0" w:rsidRPr="00DB6B78" w:rsidRDefault="00ED7C78" w:rsidP="00B163E0">
            <w:pPr>
              <w:spacing w:before="120" w:after="100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5: </w:t>
            </w:r>
            <w:r w:rsidR="00B163E0" w:rsidRPr="00DB6B78">
              <w:rPr>
                <w:sz w:val="20"/>
                <w:szCs w:val="20"/>
              </w:rPr>
              <w:t>Evalúa las amenazas a la independencia en los encargos de auditoría, de revisión y de otros encargos de aseguramiento, aplicando salvaguardas frente a las relaciones con el cliente, a la prestación de servicios distintos del aseguramiento y a las restricciones de uso de los informes, con independencia de criterio y objetividad.</w:t>
            </w:r>
          </w:p>
          <w:p w14:paraId="3293730D" w14:textId="1EC8177C" w:rsidR="00ED7C78" w:rsidRPr="00DB6B78" w:rsidRDefault="00ED7C78" w:rsidP="00ED7C78">
            <w:pPr>
              <w:spacing w:before="20" w:after="20"/>
              <w:jc w:val="both"/>
            </w:pPr>
          </w:p>
        </w:tc>
      </w:tr>
      <w:tr w:rsidR="00ED7C78" w:rsidRPr="00DB6B78" w14:paraId="6530203C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24C79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C6080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EDE39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D7C78" w:rsidRPr="00DB6B78" w14:paraId="08D50B6D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1992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1. Evalúa las amenazas a la independencia en los encargos de auditoría y de revisión, aplicando salvaguardas frente a las relaciones financieras, laborales, familiares y de servicios con el cliente.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C601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1.1 Analiza en aula un caso de amenaza a la independencia por relaciones financieras o familiares con un cliente de auditoría.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EB7F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17: </w:t>
            </w:r>
            <w:r w:rsidRPr="00DB6B78">
              <w:rPr>
                <w:sz w:val="21"/>
                <w:szCs w:val="21"/>
              </w:rPr>
              <w:t>Matriz de amenazas a la independencia en un encargo de auditoría con sus salvaguardas.</w:t>
            </w:r>
          </w:p>
        </w:tc>
      </w:tr>
      <w:tr w:rsidR="00ED7C78" w:rsidRPr="00DB6B78" w14:paraId="1E4B81B0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1602" w14:textId="77777777" w:rsidR="00ED7C78" w:rsidRPr="00DB6B78" w:rsidRDefault="00ED7C78" w:rsidP="00ED7C7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D3A8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1.2 Evalúa en equipo la prestación de servicios distintos del aseguramiento a un cliente de auditoría y propone salvaguardas.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ADA7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18: </w:t>
            </w:r>
            <w:r w:rsidRPr="00DB6B78">
              <w:rPr>
                <w:sz w:val="21"/>
                <w:szCs w:val="21"/>
              </w:rPr>
              <w:t>Evaluación de un caso de prestación de servicios distintos del aseguramiento.</w:t>
            </w:r>
          </w:p>
        </w:tc>
      </w:tr>
      <w:tr w:rsidR="00ED7C78" w:rsidRPr="00DB6B78" w14:paraId="687D65F1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B05D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 xml:space="preserve">2. Evalúa la independencia en los encargos de aseguramiento distintos de los de auditoría y de revisión, incluida la información de </w:t>
            </w:r>
            <w:r w:rsidRPr="00DB6B78">
              <w:rPr>
                <w:sz w:val="21"/>
                <w:szCs w:val="21"/>
              </w:rPr>
              <w:lastRenderedPageBreak/>
              <w:t>sostenibilidad, considerando las restricciones de uso de los informes.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C0AB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lastRenderedPageBreak/>
              <w:t>2.1 Evalúa en aula un caso de amenaza a la independencia por relaciones de negocios con un cliente de aseguramiento.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31AF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19: </w:t>
            </w:r>
            <w:r w:rsidRPr="00DB6B78">
              <w:rPr>
                <w:sz w:val="21"/>
                <w:szCs w:val="21"/>
              </w:rPr>
              <w:t>Matriz de amenazas a la independencia en un encargo de aseguramiento con sus salvaguardas.</w:t>
            </w:r>
          </w:p>
        </w:tc>
      </w:tr>
      <w:tr w:rsidR="00ED7C78" w:rsidRPr="00DB6B78" w14:paraId="71B7E25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CB8F3" w14:textId="77777777" w:rsidR="00ED7C78" w:rsidRPr="00DB6B78" w:rsidRDefault="00ED7C78" w:rsidP="00ED7C7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0196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2.2 Analiza en equipo un informe con restricción de uso y distribución y sustenta su tratamiento.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C013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b/>
                <w:bCs/>
                <w:sz w:val="21"/>
                <w:szCs w:val="21"/>
              </w:rPr>
              <w:t xml:space="preserve">Producto 20: </w:t>
            </w:r>
            <w:r w:rsidRPr="00DB6B78">
              <w:rPr>
                <w:sz w:val="21"/>
                <w:szCs w:val="21"/>
              </w:rPr>
              <w:t>Análisis de un informe de aseguramiento con restricción de uso y distribución.</w:t>
            </w:r>
          </w:p>
        </w:tc>
      </w:tr>
      <w:tr w:rsidR="00ED7C78" w:rsidRPr="00DB6B78" w14:paraId="18ED0BE9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3F0E3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D7C78" w:rsidRPr="00DB6B78" w14:paraId="018F1E37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E9C25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9219D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EBB6CA3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37292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D7C78" w:rsidRPr="00DB6B78" w14:paraId="28F43B4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6C8E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Tema 12: Independencia en encargos de auditoría y de revisión</w:t>
            </w:r>
          </w:p>
          <w:p w14:paraId="4FD6CE4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Tema 13: Independencia en encargos de aseguramiento, distintos de los encargos de auditoría y revisión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68937" w14:textId="230BF608" w:rsidR="00B163E0" w:rsidRPr="00DB6B78" w:rsidRDefault="00B163E0" w:rsidP="00B163E0">
            <w:pPr>
              <w:spacing w:after="60"/>
            </w:pPr>
            <w:del w:id="9007" w:author="Comisión de revisión 4.5" w:date="2026-10-13T00:00:00Z">
              <w:r>
                <w:rPr>
                  <w:sz w:val="20"/>
                  <w:szCs w:val="20"/>
                </w:rPr>
                <w:delText xml:space="preserve">1.Independencia de hecho</w:delText>
              </w:r>
            </w:del>
            <w:ins w:id="9008" w:author="Comisión de revisión 4.5" w:date="2026-10-13T00:00:00Z">
              <w:r>
                <w:rPr>
                  <w:sz w:val="20"/>
                  <w:szCs w:val="20"/>
                </w:rPr>
                <w:t xml:space="preserve">1. Independencia de hecho</w:t>
              </w:r>
            </w:ins>
            <w:r>
              <w:rPr>
                <w:sz w:val="20"/>
                <w:szCs w:val="20"/>
              </w:rPr>
              <w:t xml:space="preserve"> y de apariencia en los encargos de auditoría y de revisión; relaciones con el cliente: tarifas, políticas de compensación y evaluación, regalos y atenciones sociales, y litigios reales o amenazas. (C, P)</w:t>
            </w:r>
          </w:p>
          <w:p w14:paraId="3AAAC30B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2. Relaciones financieras, laborales y de negocios con un cliente de auditoría: intereses financieros, préstamos y garantías, relaciones de negocios, servicio reciente, prestación de servicios como director o ejecutivo, empleo y asignaciones de personal temporal. (C, P)</w:t>
            </w:r>
          </w:p>
          <w:p w14:paraId="44096273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3. Relaciones familiares y personales con un cliente de auditoría. (C, P)</w:t>
            </w:r>
          </w:p>
          <w:p w14:paraId="3712AD5F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4. Asociación prolongada de personal con un cliente de auditoría, rotación del socio del encargo y periodos de enfriamiento aplicables a las entidades de interés público. (C, A)</w:t>
            </w:r>
          </w:p>
          <w:p w14:paraId="6291D5F3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5. Prestación de servicios no relacionados con el aseguramiento a un cliente de auditoría: servicios de contabilidad y teneduría de libros, administrativos, de valoración, fiscales, de auditoría interna, de sistemas de tecnología de la información, de apoyo a los litigios, legales, de contratación de personal y de finanzas corporativas. (C, P)</w:t>
            </w:r>
          </w:p>
          <w:p w14:paraId="0FC9AD36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6. Servicios relacionados con la información de sostenibilidad prestados a un cliente de auditoría y su efecto en la independencia. (C, A)</w:t>
            </w:r>
          </w:p>
          <w:p w14:paraId="4706B39A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7. Comunicación con los responsables del gobierno de la entidad sobre la independencia y declaración de independencia del equipo del encargo. (P, A)</w:t>
            </w:r>
          </w:p>
          <w:p w14:paraId="6725039E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8. Independencia en los encargos de aseguramiento distintos de los de auditoría y revisión: relaciones con el cliente de aseguramiento análogas a las del encargo de auditoría y asociación prolongada de personal. (C, P)</w:t>
            </w:r>
          </w:p>
          <w:p w14:paraId="1208BB17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9. Prestación de servicios no relacionados con el aseguramiento a clientes distintos de clientes de encargos de auditoría y revisión. (C)</w:t>
            </w:r>
          </w:p>
          <w:p w14:paraId="73FE0A0A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10. Independencia en los encargos de aseguramiento de información de sostenibilidad conforme a las Normas Internacionales de Ética para el Aseguramiento de Sostenibilidad. (C, A)</w:t>
            </w:r>
          </w:p>
          <w:p w14:paraId="73D413AC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11. Informes que incluyen una restricción de uso y distribución. (C, P)</w:t>
            </w:r>
          </w:p>
          <w:p w14:paraId="0336441F" w14:textId="2A039902" w:rsidR="00ED7C78" w:rsidRPr="00DB6B78" w:rsidRDefault="00B163E0" w:rsidP="00B163E0">
            <w:pPr>
              <w:spacing w:before="10" w:after="10"/>
            </w:pPr>
            <w:r>
              <w:rPr>
                <w:sz w:val="20"/>
                <w:szCs w:val="20"/>
              </w:rPr>
              <w:t xml:space="preserve">12. Alcance del encargo y responsabilidad del profesional cuando interviene un experto externo en materias ambientales, sociales o a</w:t>
            </w:r>
            <w:del w:id="9001" w:author="Comisión de revisión 4.5" w:date="2026-10-13T00:00:00Z">
              <w:r>
                <w:rPr>
                  <w:sz w:val="20"/>
                  <w:szCs w:val="20"/>
                </w:rPr>
                <w:delText xml:space="preserve">ctuariales. (C, A</w:delText>
              </w:r>
            </w:del>
            <w:ins w:id="9002" w:author="Comisión de revisión 4.5" w:date="2026-10-13T00:00:00Z">
              <w:r>
                <w:rPr>
                  <w:sz w:val="20"/>
                  <w:szCs w:val="20"/>
                </w:rPr>
                <w:t xml:space="preserve">ctuariales. (C, A)</w:t>
              </w:r>
            </w:ins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00325" w14:textId="77777777" w:rsidR="00ED7C78" w:rsidRPr="00DB6B78" w:rsidRDefault="00ED7C78" w:rsidP="00ED7C7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B6B78">
              <w:rPr>
                <w:sz w:val="21"/>
                <w:szCs w:val="21"/>
              </w:rPr>
              <w:lastRenderedPageBreak/>
              <w:t>Concepto de entidad de interés público y criterios para su determinación.</w:t>
            </w:r>
          </w:p>
          <w:p w14:paraId="53E590E3" w14:textId="77777777" w:rsidR="00ED7C78" w:rsidRPr="00DB6B78" w:rsidRDefault="00ED7C78" w:rsidP="00ED7C7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B6B78">
              <w:rPr>
                <w:sz w:val="21"/>
                <w:szCs w:val="21"/>
              </w:rPr>
              <w:t>Prácticas de declaración anual de independencia en las firmas de auditoría.</w:t>
            </w:r>
          </w:p>
        </w:tc>
      </w:tr>
      <w:tr w:rsidR="00ED7C78" w:rsidRPr="00DB6B78" w14:paraId="5B840D33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281A3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ED7C78" w:rsidRPr="00DB6B78" w14:paraId="3892FE94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B4633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10938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B5208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6C895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9E780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ED7C78" w:rsidRPr="00DB6B78" w14:paraId="0DE852C5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4A20E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Exposición dialogada de los fundamentos de la ética, de las corrientes de la filosofía moral y de los valores del profesional.</w:t>
            </w:r>
          </w:p>
          <w:p w14:paraId="3DD9A9C9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• Análisis de casos de fraude, corrupción y dilemas éticos del Contador Público.</w:t>
            </w:r>
          </w:p>
          <w:p w14:paraId="62534E6C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• Lectura guiada de las partes del Código de Ética y de sus revisiones recientes.</w:t>
            </w:r>
          </w:p>
          <w:p w14:paraId="30F46D3C" w14:textId="77777777" w:rsidR="00B163E0" w:rsidRPr="00DB6B78" w:rsidRDefault="00B163E0" w:rsidP="00B163E0">
            <w:pPr>
              <w:spacing w:after="60"/>
            </w:pPr>
            <w:r w:rsidRPr="00DB6B78">
              <w:rPr>
                <w:sz w:val="20"/>
                <w:szCs w:val="20"/>
              </w:rPr>
              <w:t>• Resolución guiada de casos de amenazas y salvaguardas con el marco conceptual.</w:t>
            </w:r>
          </w:p>
          <w:p w14:paraId="16C92BE3" w14:textId="2C0F7522" w:rsidR="00ED7C78" w:rsidRPr="00DB6B78" w:rsidRDefault="00B163E0" w:rsidP="0025078B">
            <w:pPr>
              <w:spacing w:before="20" w:after="20"/>
            </w:pPr>
            <w:r w:rsidRPr="00DB6B78">
              <w:rPr>
                <w:sz w:val="20"/>
                <w:szCs w:val="20"/>
              </w:rPr>
              <w:t>• Preguntas de comprensión sobre la independencia en los encargos de auditoría y de aseguramiento.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50D4A" w14:textId="77777777" w:rsidR="0025078B" w:rsidRPr="00DB6B78" w:rsidRDefault="0025078B" w:rsidP="0025078B">
            <w:pPr>
              <w:spacing w:after="60"/>
            </w:pPr>
            <w:r w:rsidRPr="00DB6B78">
              <w:rPr>
                <w:sz w:val="20"/>
                <w:szCs w:val="20"/>
              </w:rPr>
              <w:t>Lectura del Código Internacional de Ética para Profesionales de la Contabilidad.</w:t>
            </w:r>
          </w:p>
          <w:p w14:paraId="6B8BBD6D" w14:textId="77777777" w:rsidR="0025078B" w:rsidRPr="00DB6B78" w:rsidRDefault="0025078B" w:rsidP="0025078B">
            <w:pPr>
              <w:spacing w:after="60"/>
            </w:pPr>
            <w:r w:rsidRPr="00DB6B78">
              <w:rPr>
                <w:sz w:val="20"/>
                <w:szCs w:val="20"/>
              </w:rPr>
              <w:t>• Análisis de casos de dilemas éticos del ejercicio profesional.</w:t>
            </w:r>
          </w:p>
          <w:p w14:paraId="6AEEEE04" w14:textId="77777777" w:rsidR="0025078B" w:rsidRPr="00DB6B78" w:rsidRDefault="0025078B" w:rsidP="0025078B">
            <w:pPr>
              <w:spacing w:after="60"/>
            </w:pPr>
            <w:r w:rsidRPr="00DB6B78">
              <w:rPr>
                <w:sz w:val="20"/>
                <w:szCs w:val="20"/>
              </w:rPr>
              <w:t>• Redacción de un ensayo sobre la ética personal y la ética profesional.</w:t>
            </w:r>
          </w:p>
          <w:p w14:paraId="338488BD" w14:textId="6B2DED30" w:rsidR="00ED7C78" w:rsidRPr="00DB6B78" w:rsidRDefault="0025078B" w:rsidP="0025078B">
            <w:pPr>
              <w:spacing w:before="20" w:after="20"/>
            </w:pPr>
            <w:r w:rsidRPr="00DB6B78">
              <w:rPr>
                <w:sz w:val="20"/>
                <w:szCs w:val="20"/>
              </w:rPr>
              <w:t>• Comparación del Código Internacional de Ética con el Código de Ética del Auditor Gubernamental de Bolivia.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1E9BF" w14:textId="77777777" w:rsidR="0025078B" w:rsidRPr="00DB6B78" w:rsidRDefault="0025078B" w:rsidP="0025078B">
            <w:pPr>
              <w:spacing w:after="60"/>
            </w:pPr>
            <w:r w:rsidRPr="00DB6B78">
              <w:rPr>
                <w:sz w:val="20"/>
                <w:szCs w:val="20"/>
              </w:rPr>
              <w:t>• Cuestionarios de comprensión de cada tema en la plataforma Moodle UMSA.</w:t>
            </w:r>
          </w:p>
          <w:p w14:paraId="5E613946" w14:textId="77777777" w:rsidR="0025078B" w:rsidRPr="00DB6B78" w:rsidRDefault="0025078B" w:rsidP="0025078B">
            <w:pPr>
              <w:spacing w:after="60"/>
            </w:pPr>
            <w:r w:rsidRPr="00DB6B78">
              <w:rPr>
                <w:sz w:val="20"/>
                <w:szCs w:val="20"/>
              </w:rPr>
              <w:t>• Foros de debate sobre casos de fraude y corrupción.</w:t>
            </w:r>
          </w:p>
          <w:p w14:paraId="52DF1A0E" w14:textId="77777777" w:rsidR="0025078B" w:rsidRPr="00DB6B78" w:rsidRDefault="0025078B" w:rsidP="0025078B">
            <w:pPr>
              <w:spacing w:after="60"/>
            </w:pPr>
            <w:r w:rsidRPr="00DB6B78">
              <w:rPr>
                <w:sz w:val="20"/>
                <w:szCs w:val="20"/>
              </w:rPr>
              <w:t>• Videotutoriales sobre el marco conceptual de amenazas y salvaguardas.</w:t>
            </w:r>
          </w:p>
          <w:p w14:paraId="219A1377" w14:textId="53F76CF1" w:rsidR="00ED7C78" w:rsidRPr="00DB6B78" w:rsidRDefault="0025078B" w:rsidP="0025078B">
            <w:pPr>
              <w:spacing w:before="20" w:after="20"/>
            </w:pPr>
            <w:r w:rsidRPr="00DB6B78">
              <w:rPr>
                <w:sz w:val="20"/>
                <w:szCs w:val="20"/>
              </w:rPr>
              <w:t>• Entrega y retroalimentación en la plataforma Moodle UMSA de los casos de evaluación de la independencia del equipo del encargo ante distintas relaciones con el cliente.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54F16" w14:textId="77777777" w:rsidR="0025078B" w:rsidRPr="00DB6B78" w:rsidRDefault="0025078B" w:rsidP="0025078B">
            <w:pPr>
              <w:spacing w:after="60"/>
            </w:pPr>
            <w:r w:rsidRPr="00DB6B78">
              <w:rPr>
                <w:sz w:val="20"/>
                <w:szCs w:val="20"/>
              </w:rPr>
              <w:t>• Análisis colaborativo de dilemas éticos del Contador Público con las corrientes de la filosofía moral.</w:t>
            </w:r>
          </w:p>
          <w:p w14:paraId="3167F05C" w14:textId="77777777" w:rsidR="0025078B" w:rsidRPr="00DB6B78" w:rsidRDefault="0025078B" w:rsidP="0025078B">
            <w:pPr>
              <w:spacing w:after="60"/>
            </w:pPr>
            <w:r w:rsidRPr="00DB6B78">
              <w:rPr>
                <w:sz w:val="20"/>
                <w:szCs w:val="20"/>
              </w:rPr>
              <w:t>• Análisis guiado de amenazas a la independencia en casos de auditoría.</w:t>
            </w:r>
          </w:p>
          <w:p w14:paraId="7B7CCC70" w14:textId="77777777" w:rsidR="0025078B" w:rsidRPr="00DB6B78" w:rsidRDefault="0025078B" w:rsidP="0025078B">
            <w:pPr>
              <w:spacing w:after="60"/>
            </w:pPr>
            <w:r w:rsidRPr="00DB6B78">
              <w:rPr>
                <w:sz w:val="20"/>
                <w:szCs w:val="20"/>
              </w:rPr>
              <w:t>• Revisión cruzada de informes de aseguramiento entre equipos.</w:t>
            </w:r>
          </w:p>
          <w:p w14:paraId="7DBBEEC7" w14:textId="77777777" w:rsidR="0025078B" w:rsidRPr="00DB6B78" w:rsidRDefault="0025078B" w:rsidP="0025078B">
            <w:pPr>
              <w:spacing w:after="60"/>
            </w:pPr>
            <w:r w:rsidRPr="00DB6B78">
              <w:rPr>
                <w:sz w:val="20"/>
                <w:szCs w:val="20"/>
              </w:rPr>
              <w:t>• Resolución de un dilema ético con el marco conceptual del Código y documentación de la conclusión.</w:t>
            </w:r>
          </w:p>
          <w:p w14:paraId="1A107F98" w14:textId="2DC43F81" w:rsidR="00ED7C78" w:rsidRPr="00DB6B78" w:rsidRDefault="0025078B" w:rsidP="0025078B">
            <w:pPr>
              <w:spacing w:before="20" w:after="20"/>
            </w:pPr>
            <w:r w:rsidRPr="00DB6B78">
              <w:rPr>
                <w:sz w:val="20"/>
                <w:szCs w:val="20"/>
              </w:rPr>
              <w:t>• Simulación de un comité de ética que decide la aceptación o el rechazo de un encargo que compromete la independencia</w:t>
            </w:r>
            <w:r w:rsidR="00ED7C78" w:rsidRPr="00DB6B78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44638" w14:textId="77777777" w:rsidR="0025078B" w:rsidRPr="00DB6B78" w:rsidRDefault="0025078B" w:rsidP="0025078B">
            <w:pPr>
              <w:spacing w:after="60"/>
            </w:pPr>
            <w:r w:rsidRPr="00DB6B78">
              <w:rPr>
                <w:sz w:val="20"/>
                <w:szCs w:val="20"/>
              </w:rPr>
              <w:t>Revisión de casos de corrupción y fraude en empresas o entidades bolivianas.</w:t>
            </w:r>
          </w:p>
          <w:p w14:paraId="1C0683CD" w14:textId="77777777" w:rsidR="0025078B" w:rsidRPr="00DB6B78" w:rsidRDefault="0025078B" w:rsidP="0025078B">
            <w:pPr>
              <w:spacing w:after="60"/>
            </w:pPr>
            <w:r w:rsidRPr="00DB6B78">
              <w:rPr>
                <w:sz w:val="20"/>
                <w:szCs w:val="20"/>
              </w:rPr>
              <w:t>• Revisión de los códigos de conducta y de los canales de denuncia de entidades bolivianas, con su autorización.</w:t>
            </w:r>
          </w:p>
          <w:p w14:paraId="40FAFE74" w14:textId="77777777" w:rsidR="0025078B" w:rsidRPr="00DB6B78" w:rsidRDefault="0025078B" w:rsidP="0025078B">
            <w:pPr>
              <w:spacing w:after="60"/>
            </w:pPr>
            <w:r w:rsidRPr="00DB6B78">
              <w:rPr>
                <w:sz w:val="20"/>
                <w:szCs w:val="20"/>
              </w:rPr>
              <w:t>• Análisis de la aplicación de herramientas tecnológicas en la práctica contable y de sus implicaciones éticas.</w:t>
            </w:r>
          </w:p>
          <w:p w14:paraId="1C0BDB49" w14:textId="78008935" w:rsidR="00ED7C78" w:rsidRPr="00DB6B78" w:rsidRDefault="0025078B" w:rsidP="0025078B">
            <w:pPr>
              <w:spacing w:before="20" w:after="20"/>
            </w:pPr>
            <w:r>
              <w:rPr>
                <w:sz w:val="20"/>
                <w:szCs w:val="20"/>
              </w:rPr>
              <w:t xml:space="preserve">• Revisión de las disposiciones del Código de Ética sobre planificación fiscal y sobre información de sostenibilidad </w:t>
            </w:r>
            <w:del w:id="9009" w:author="Comisión de revisión 4.5" w:date="2026-10-13T00:00:00Z">
              <w:r>
                <w:rPr>
                  <w:sz w:val="20"/>
                  <w:szCs w:val="20"/>
                </w:rPr>
                <w:delText xml:space="preserve">en casos de entidades reales.</w:delText>
              </w:r>
              <w:r>
                <w:rPr>
                  <w:sz w:val="21"/>
                  <w:szCs w:val="21"/>
                </w:rPr>
                <w:delText xml:space="preserve">.</w:delText>
              </w:r>
            </w:del>
            <w:ins w:id="9010" w:author="Comisión de revisión 4.5" w:date="2026-10-13T00:00:00Z">
              <w:r>
                <w:rPr>
                  <w:sz w:val="20"/>
                  <w:szCs w:val="20"/>
                </w:rPr>
                <w:t xml:space="preserve">en casos de entidades reales.</w:t>
              </w:r>
            </w:ins>
          </w:p>
        </w:tc>
      </w:tr>
      <w:tr w:rsidR="00ED7C78" w:rsidRPr="00DB6B78" w14:paraId="78A7242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BFB7A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38453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Aprendizaje basado en el análisis de dilemas éticos reales.</w:t>
            </w:r>
          </w:p>
          <w:p w14:paraId="56E8457C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Estudio de casos de amenazas a la independencia del auditor.</w:t>
            </w:r>
          </w:p>
          <w:p w14:paraId="27BE7E04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Debate estructurado sobre ética empresarial, responsabilidad social y dilemas éticos del ejercicio profesional, con sustento en el Código.</w:t>
            </w:r>
          </w:p>
          <w:p w14:paraId="51F51C5E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Trabajo colaborativo en equipos de análisis normativo.</w:t>
            </w:r>
          </w:p>
          <w:p w14:paraId="434E35D6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Clase invertida para la estructura del Código Internacional de Ética.</w:t>
            </w:r>
          </w:p>
          <w:p w14:paraId="2A743DF7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Reflexión guiada sobre la función social del Contador Público.</w:t>
            </w:r>
          </w:p>
          <w:p w14:paraId="487A03CC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Simulación de un comité de ética para la toma de decisiones de aceptación de encargos.</w:t>
            </w:r>
          </w:p>
          <w:p w14:paraId="10E9E948" w14:textId="3D87FB7F" w:rsidR="00ED7C78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Práctica con herramientas tecnológicas con verificación de sus resultados por el estudiante.</w:t>
            </w:r>
          </w:p>
        </w:tc>
      </w:tr>
      <w:tr w:rsidR="00ED7C78" w:rsidRPr="00DB6B78" w14:paraId="400BCCA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1EFF0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EECDF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Plataforma Moodle UMSA.</w:t>
            </w:r>
          </w:p>
          <w:p w14:paraId="0461F16B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Código Internacional de Ética para Profesionales de la Contabilidad, en su edición vigente, y su manual.</w:t>
            </w:r>
          </w:p>
          <w:p w14:paraId="3C775782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Código de Ética del Auditor Gubernamental de la Contraloría General del Estado.</w:t>
            </w:r>
          </w:p>
          <w:p w14:paraId="4964F490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Normas de auditoría y de aseguramiento del Consejo de Normas Internacionales de Auditoría y Aseguramiento.</w:t>
            </w:r>
          </w:p>
          <w:p w14:paraId="41070617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lastRenderedPageBreak/>
              <w:t>Casos de dilemas éticos, de amenazas a la independencia y de decisión de aceptación de encargos, y formularios de declaración de independencia, elaborados por la cátedra.</w:t>
            </w:r>
          </w:p>
          <w:p w14:paraId="458168A9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Hoja de cálculo Microsoft Excel y asistente de inteligencia artificial Microsoft Copilot, ambos de Office 365, para el análisis de casos y la documentación del análisis ético.</w:t>
            </w:r>
          </w:p>
          <w:p w14:paraId="5A1DB093" w14:textId="0C701A5E" w:rsidR="00ED7C78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Aula con computadores o equipos portátiles de los estudiantes con acceso a internet.</w:t>
            </w:r>
          </w:p>
        </w:tc>
      </w:tr>
      <w:tr w:rsidR="00ED7C78" w:rsidRPr="00DB6B78" w14:paraId="0514FFC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6132F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lastRenderedPageBreak/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19B40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Evaluación diagnóstica: prueba inicial sobre los conocimientos previos de contabilidad internacional, de costos, de bancos y gubernamental.</w:t>
            </w:r>
          </w:p>
          <w:p w14:paraId="224D96E1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02E422BB" w14:textId="3893F30A" w:rsidR="00ED7C78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Evaluación sumativa: tres evaluaciones que califican los productos del itinerario con sus rúbricas, la primera sobre los Elementos 1 y 2, la segunda sobre los Elementos 3 y 4 y la tercera sobre el Elemento 5.</w:t>
            </w:r>
          </w:p>
        </w:tc>
      </w:tr>
      <w:tr w:rsidR="00ED7C78" w:rsidRPr="00DB6B78" w14:paraId="77739A3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556B5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E3C3A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Nota mínima de aprobación: 51/100.</w:t>
            </w:r>
          </w:p>
          <w:p w14:paraId="790953E9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La calificación se obtiene en tres evaluaciones sumativas: la primera, de los Productos 1 a 8, con 35 puntos; la segunda, de los Productos 9 a 16, con 35 puntos; y la tercera, de los Productos 17 a 20, con 30 puntos.</w:t>
            </w:r>
          </w:p>
          <w:p w14:paraId="75E4FF7D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Cada evidencia de producto se evalúa con su propia rúbrica de tres niveles de logro: Insuficiente, de 1 a 50; Suficiente, de 51 a 80; y Destacado, de 81 a 100.</w:t>
            </w:r>
          </w:p>
          <w:p w14:paraId="7FB9014B" w14:textId="131CDBD2" w:rsidR="00ED7C78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/>
            </w:pPr>
            <w:r w:rsidRPr="00DB6B78">
              <w:rPr>
                <w:sz w:val="20"/>
                <w:szCs w:val="20"/>
              </w:rPr>
              <w:t>La calificación de cada elemento de competencia suma las calificaciones de sus evidencias de producto, y la nota final suma las de los cinco elementos.</w:t>
            </w:r>
          </w:p>
        </w:tc>
      </w:tr>
      <w:tr w:rsidR="00ED7C78" w:rsidRPr="00DB6B78" w14:paraId="531D8F5E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05FD7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97A92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DB6B78">
              <w:rPr>
                <w:sz w:val="21"/>
                <w:szCs w:val="21"/>
              </w:rPr>
              <w:t>Esquema de ética, moral y axiología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0071C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D7C78" w:rsidRPr="00DB6B78" w14:paraId="22B3A7C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1ECF4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C2462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C91FA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8FD82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24E54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08C2F7F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8977E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8B5EF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Distinción conceptual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860A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Confunde la ética con la moral.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09D7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Distingue la ética, la moral y la axiología.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4C98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Ilustra cada concepto con situaciones del ejercicio contable.</w:t>
            </w:r>
          </w:p>
        </w:tc>
      </w:tr>
      <w:tr w:rsidR="00ED7C78" w:rsidRPr="00DB6B78" w14:paraId="3DCF19B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05923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85E5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Relación con la vocación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82C8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Omite la vocación.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06F8F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Relaciona la vocación con la formación ética.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4B63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Argumenta la vocación como compromiso con el interés público.</w:t>
            </w:r>
          </w:p>
        </w:tc>
      </w:tr>
      <w:tr w:rsidR="00ED7C78" w:rsidRPr="00DB6B78" w14:paraId="137E6FD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A9B75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ABBC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Participación en el debate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1DCA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No participa o lo hace sin fundamento.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B41C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Participa con argumentos pertinentes.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6FE8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Rebate con respeto las posturas contrarias.</w:t>
            </w:r>
          </w:p>
        </w:tc>
      </w:tr>
      <w:tr w:rsidR="00ED7C78" w:rsidRPr="00DB6B78" w14:paraId="0D2F52A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1777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22F50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DB6B78">
              <w:rPr>
                <w:sz w:val="21"/>
                <w:szCs w:val="21"/>
              </w:rPr>
              <w:t>Informe de integridad académica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DC5EF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D7C78" w:rsidRPr="00DB6B78" w14:paraId="671E6B4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32B9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DE3C9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8642C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7B0C6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545AA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693AF8E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E7BF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84E4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Identificación de la falta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F9CA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No identifica la falta.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8DE7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la falta de autoría o de citación.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AB55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Distingue el uso legítimo del uso indebido de la herramienta.</w:t>
            </w:r>
          </w:p>
        </w:tc>
      </w:tr>
      <w:tr w:rsidR="00ED7C78" w:rsidRPr="00DB6B78" w14:paraId="2AF295D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CC31E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604A7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Valoración ética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D61B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valoración carece de fundamento.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9BA2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Valora el caso con los valores éticos aplicables.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6ADB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Relaciona la falta con la conducta profesional futura.</w:t>
            </w:r>
          </w:p>
        </w:tc>
      </w:tr>
      <w:tr w:rsidR="00ED7C78" w:rsidRPr="00DB6B78" w14:paraId="46E05BD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ABC6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CA8E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8042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31C8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A969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ED7C78" w:rsidRPr="00DB6B78" w14:paraId="7AB6FB3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F8B3D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D77FB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DB6B78">
              <w:rPr>
                <w:sz w:val="21"/>
                <w:szCs w:val="21"/>
              </w:rPr>
              <w:t>Cuadro de valores del profesional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0A357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D7C78" w:rsidRPr="00DB6B78" w14:paraId="0C3F145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AF03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9FE0D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40B26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C5CC9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07CC2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2E8CD4A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C1CCD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9E47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Identificación de valores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DF2E7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Omite valores principales.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C940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respeto, honestidad, ética, responsabilidad y lealtad.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7EA8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Jerarquiza los valores según el interés público.</w:t>
            </w:r>
          </w:p>
        </w:tc>
      </w:tr>
      <w:tr w:rsidR="00ED7C78" w:rsidRPr="00DB6B78" w14:paraId="5540AC0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A018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8B6F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Ejemplos del ejercicio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04AD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Los ejemplos no corresponden a la profesión.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418E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Presenta ejemplos pertinentes del ejercicio contable.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B7CD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Muestra las consecuencias de vulnerar cada valor.</w:t>
            </w:r>
          </w:p>
        </w:tc>
      </w:tr>
      <w:tr w:rsidR="00ED7C78" w:rsidRPr="00DB6B78" w14:paraId="4B6EED1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633D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CDFF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8170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7AE9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1FBA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ED7C78" w:rsidRPr="00DB6B78" w14:paraId="5314537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352A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673BC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DB6B78">
              <w:rPr>
                <w:sz w:val="21"/>
                <w:szCs w:val="21"/>
              </w:rPr>
              <w:t>Ensayo sobre valores éticos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2C74B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D7C78" w:rsidRPr="00DB6B78" w14:paraId="15221E5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330E2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72578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53E7E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B2FB4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1F49D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600AB6A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2B13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8639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Tesis y argumentos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0D8E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No plantea una tesis.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E7307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Plantea una tesis sostenida con argumentos.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FD49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Anticipa y responde objeciones.</w:t>
            </w:r>
          </w:p>
        </w:tc>
      </w:tr>
      <w:tr w:rsidR="00ED7C78" w:rsidRPr="00DB6B78" w14:paraId="5BF0EB3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5DA4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E089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Uso de fuentes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B47B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No cita fuentes.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A20C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Cita fuentes de forma correcta.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9279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Integra fuentes diversas con criterio.</w:t>
            </w:r>
          </w:p>
        </w:tc>
      </w:tr>
      <w:tr w:rsidR="00ED7C78" w:rsidRPr="00DB6B78" w14:paraId="0E0CA8E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F765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BCA0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Redacción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2AE2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redacción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F39A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redacción es clara y ordenada.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3735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ensayo es original y persuasivo.</w:t>
            </w:r>
          </w:p>
        </w:tc>
      </w:tr>
      <w:tr w:rsidR="00ED7C78" w:rsidRPr="00DB6B78" w14:paraId="63E6496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4BF4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99A6C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DB6B78">
              <w:rPr>
                <w:sz w:val="21"/>
                <w:szCs w:val="21"/>
              </w:rPr>
              <w:t>Análisis de un caso de fraude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5DF59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ED7C78" w:rsidRPr="00DB6B78" w14:paraId="67D0B56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BAA40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F0FF3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3A7AF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4A637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943F3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0D44046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922D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0AD0D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Triángulo del fraude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BAA5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No identifica los elementos del fraude.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34EB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la presión, la oportunidad y la racionalización.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F53EF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Relaciona cada elemento con un control que lo mitiga.</w:t>
            </w:r>
          </w:p>
        </w:tc>
      </w:tr>
      <w:tr w:rsidR="00ED7C78" w:rsidRPr="00DB6B78" w14:paraId="74FECA6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940E1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AB55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Responsabilidad profesional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B3D3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Confunde las responsabilidades.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76D4C" w14:textId="6B0DFE57" w:rsidR="00ED7C78" w:rsidRPr="00DB6B78" w:rsidRDefault="005C59D0" w:rsidP="00ED7C78">
            <w:pPr>
              <w:spacing w:before="20" w:after="20"/>
            </w:pPr>
            <w:r w:rsidRPr="00DB6B78">
              <w:rPr>
                <w:sz w:val="20"/>
                <w:szCs w:val="20"/>
              </w:rPr>
              <w:t>Explica la responsabilidad según las normas de auditoría sobre fraude.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8D70D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Distingue la responsabilidad de la dirección y la del auditor.</w:t>
            </w:r>
          </w:p>
        </w:tc>
      </w:tr>
      <w:tr w:rsidR="00ED7C78" w:rsidRPr="00DB6B78" w14:paraId="4611D0C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8234A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EC58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Conclusiones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D427B" w14:textId="58F5F66C" w:rsidR="00ED7C78" w:rsidRPr="00DB6B78" w:rsidRDefault="00D176C1" w:rsidP="00ED7C78">
            <w:pPr>
              <w:spacing w:before="20" w:after="20"/>
            </w:pPr>
            <w:r w:rsidRPr="00DB6B78">
              <w:rPr>
                <w:sz w:val="20"/>
                <w:szCs w:val="20"/>
              </w:rPr>
              <w:t>Omite las señales de alerta del caso.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C527B" w14:textId="77FB487B" w:rsidR="00ED7C78" w:rsidRPr="00DB6B78" w:rsidRDefault="005C59D0" w:rsidP="00ED7C78">
            <w:pPr>
              <w:spacing w:before="20" w:after="20"/>
            </w:pPr>
            <w:r w:rsidRPr="00DB6B78">
              <w:rPr>
                <w:sz w:val="20"/>
                <w:szCs w:val="20"/>
              </w:rPr>
              <w:t>Actúa con escepticismo ante las señales de alerta.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524CE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Propone medidas de prevención viables.</w:t>
            </w:r>
          </w:p>
        </w:tc>
      </w:tr>
      <w:tr w:rsidR="00ED7C78" w:rsidRPr="00DB6B78" w14:paraId="0EE4483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3F368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DB9B1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DB6B78">
              <w:rPr>
                <w:sz w:val="21"/>
                <w:szCs w:val="21"/>
              </w:rPr>
              <w:t>Propuesta de programa de integridad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99E22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ED7C78" w:rsidRPr="00DB6B78" w14:paraId="1CF8942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3DD04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2DDA3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D815E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8D41B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DEB4B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0CF76E6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A7CF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D604E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Diagnóstico del riesgo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45B5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No identifica el riesgo de corrupción.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0EB9F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el soborno, la influencia indebida o el conflicto de intereses.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C3CD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Evalúa la exposición de la organización.</w:t>
            </w:r>
          </w:p>
        </w:tc>
      </w:tr>
      <w:tr w:rsidR="00ED7C78" w:rsidRPr="00DB6B78" w14:paraId="1F447E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36540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FF71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Medidas propuestas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6A84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Las medidas son genéricas.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1DEB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Propone código de conducta, canal de denuncias y debida diligencia.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909AA" w14:textId="2C6D5C2E" w:rsidR="00ED7C78" w:rsidRPr="00DB6B78" w:rsidRDefault="00D176C1" w:rsidP="00ED7C78">
            <w:pPr>
              <w:spacing w:before="20" w:after="20"/>
            </w:pPr>
            <w:r w:rsidRPr="00DB6B78">
              <w:rPr>
                <w:sz w:val="20"/>
                <w:szCs w:val="20"/>
              </w:rPr>
              <w:t>Alinea las medidas con un sistema de gestión antisoborno reconocido.</w:t>
            </w:r>
          </w:p>
        </w:tc>
      </w:tr>
      <w:tr w:rsidR="00ED7C78" w:rsidRPr="00DB6B78" w14:paraId="4EF389B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C6401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533D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2586F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75CF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5290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ED7C78" w:rsidRPr="00DB6B78" w14:paraId="3F94FEB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84890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4B6E6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DB6B78">
              <w:rPr>
                <w:sz w:val="21"/>
                <w:szCs w:val="21"/>
              </w:rPr>
              <w:t>Resolución de un dilema ético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94F54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ED7C78" w:rsidRPr="00DB6B78" w14:paraId="55C1609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C8AF8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C39CA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1D13A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4658E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8B701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59FE65F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F079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D4DD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Planteamiento del dilema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F082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No identifica los preceptos en conflicto.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8364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los preceptos y los afectados.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71C8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Distingue el conflicto legal del conflicto moral.</w:t>
            </w:r>
          </w:p>
        </w:tc>
      </w:tr>
      <w:tr w:rsidR="00ED7C78" w:rsidRPr="00DB6B78" w14:paraId="54E88AD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ACFC3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1183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Fundamento normativo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A246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Resuelve sin referencia al Código.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2A4D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Fundamenta la resolución en el Código de Ética.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B5CE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Evalúa alternativas antes de decidir.</w:t>
            </w:r>
          </w:p>
        </w:tc>
      </w:tr>
      <w:tr w:rsidR="00ED7C78" w:rsidRPr="00DB6B78" w14:paraId="755E0ED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7AC0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9026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CE2A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F3ED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982D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ED7C78" w:rsidRPr="00DB6B78" w14:paraId="68C045E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E436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EB593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DB6B78">
              <w:rPr>
                <w:sz w:val="21"/>
                <w:szCs w:val="21"/>
              </w:rPr>
              <w:t>Informe sobre la función social del contador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88697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ED7C78" w:rsidRPr="00DB6B78" w14:paraId="4E24A0C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713FA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61BDC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7B00C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99021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B1EAD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25DC2D5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A22B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24E7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Función social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84AF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Omite la confianza pública.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0167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Explica la función de garantizar la confianza pública.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A599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Relaciona la función con casos recientes.</w:t>
            </w:r>
          </w:p>
        </w:tc>
      </w:tr>
      <w:tr w:rsidR="00ED7C78" w:rsidRPr="00DB6B78" w14:paraId="31DA119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CFAF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014F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Riesgos éticos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0F78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No identifica riesgos.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5184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riesgos de confidencialidad y de declaraciones engañosas.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0A5E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Propone pautas de conducta frente a esos riesgos.</w:t>
            </w:r>
          </w:p>
        </w:tc>
      </w:tr>
      <w:tr w:rsidR="00ED7C78" w:rsidRPr="00DB6B78" w14:paraId="57DB691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E8C8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EF2D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Claridad de la sustentación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7B03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sustentación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04D8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Sustenta con claridad ante el curso.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A1CB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Responde con fundamentos a las preguntas.</w:t>
            </w:r>
          </w:p>
        </w:tc>
      </w:tr>
      <w:tr w:rsidR="00ED7C78" w:rsidRPr="00DB6B78" w14:paraId="086A7B6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CF47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E9450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DB6B78">
              <w:rPr>
                <w:sz w:val="21"/>
                <w:szCs w:val="21"/>
              </w:rPr>
              <w:t>Esquema de la estructura del Código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C7969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ED7C78" w:rsidRPr="00DB6B78" w14:paraId="16838B0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D21E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5AF7A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9A86B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F0D8C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7BDA6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2CF45BF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88F63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1A3A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Partes del Código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F291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Omite partes del Código.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8036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Describe las partes y su ámbito de aplicación.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7CBD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Relaciona cada parte con un tipo de profesional.</w:t>
            </w:r>
          </w:p>
        </w:tc>
      </w:tr>
      <w:tr w:rsidR="00ED7C78" w:rsidRPr="00DB6B78" w14:paraId="7B49F43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7D5D6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34FCD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Revisiones recientes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95C3E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Ignora las revisiones recientes.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4782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Describe las disposiciones sobre planificación fiscal, tecnología y sostenibilidad.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29B3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Explica el efecto de las revisiones en la práctica.</w:t>
            </w:r>
          </w:p>
        </w:tc>
      </w:tr>
      <w:tr w:rsidR="00ED7C78" w:rsidRPr="00DB6B78" w14:paraId="613ACD7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83EC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3D98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C5C3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exposición es desordenada.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9A95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exposición es clara y ordenada.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1DA2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ED7C78" w:rsidRPr="00DB6B78" w14:paraId="1948084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8B954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A8B5B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DB6B78">
              <w:rPr>
                <w:sz w:val="21"/>
                <w:szCs w:val="21"/>
              </w:rPr>
              <w:t>Clasificación de casos según el Código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0F29B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ED7C78" w:rsidRPr="00DB6B78" w14:paraId="5C090EC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1D804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8FDF3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32DB8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DA88A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76E8E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490D902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F124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4D907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Ubicación del caso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6D16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Ubica mal los casos.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C8A4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Ubica cada caso en la parte correcta.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0A2A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Justifica la ubicación con la sección pertinente.</w:t>
            </w:r>
          </w:p>
        </w:tc>
      </w:tr>
      <w:tr w:rsidR="00ED7C78" w:rsidRPr="00DB6B78" w14:paraId="5B3CD75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F0E31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03D3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Distinción de ámbitos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9A23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Confunde la empresa con el ejercicio profesional.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161D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Distingue los ámbitos de actuación.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3359E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casos que involucran varias partes.</w:t>
            </w:r>
          </w:p>
        </w:tc>
      </w:tr>
      <w:tr w:rsidR="00ED7C78" w:rsidRPr="00DB6B78" w14:paraId="1611993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43B5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55BAE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Precisión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B15C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Cita el Código de forma imprecisa.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E443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Cita el Código con precisión.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AAC5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Contrasta la edición vigente con la anterior.</w:t>
            </w:r>
          </w:p>
        </w:tc>
      </w:tr>
      <w:tr w:rsidR="00ED7C78" w:rsidRPr="00DB6B78" w14:paraId="5E890E6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E8048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C2CAF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DB6B78">
              <w:rPr>
                <w:sz w:val="21"/>
                <w:szCs w:val="21"/>
              </w:rPr>
              <w:t>Cuadro de principios fundamentales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B304F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ED7C78" w:rsidRPr="00DB6B78" w14:paraId="57BE904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7F1A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AE1B0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0DD39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3CE10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52D7A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3EA9EA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4119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82A3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Principios fundamentales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9049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Omite principios.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1983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Explica los cinco principios fundamentales.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9C9A7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Relaciona los principios con la mentalidad inquisitiva.</w:t>
            </w:r>
          </w:p>
        </w:tc>
      </w:tr>
      <w:tr w:rsidR="00ED7C78" w:rsidRPr="00DB6B78" w14:paraId="444F265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CD4FA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3446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Aplicación al caso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3E52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Los ejemplos no corresponden.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A085F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Aplica cada principio al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FCED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las excepciones a la confidencialidad.</w:t>
            </w:r>
          </w:p>
        </w:tc>
      </w:tr>
      <w:tr w:rsidR="00ED7C78" w:rsidRPr="00DB6B78" w14:paraId="4B3B8F8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74DC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2E2CE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3CC3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cuadro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ED3A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cuadro es claro y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A1D1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cuadro sirve como guía de consulta.</w:t>
            </w:r>
          </w:p>
        </w:tc>
      </w:tr>
      <w:tr w:rsidR="00ED7C78" w:rsidRPr="00DB6B78" w14:paraId="0AEFC13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E8F34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89136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DB6B78">
              <w:rPr>
                <w:sz w:val="21"/>
                <w:szCs w:val="21"/>
              </w:rPr>
              <w:t>Documentación de amenazas y salvaguardas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79DDB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ED7C78" w:rsidRPr="00DB6B78" w14:paraId="37AEA05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4089D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B3A44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70443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B7C12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39095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1089C64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AC968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D686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Identificación de amenazas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B3E8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Confunde las categorías de amenaza.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A149D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las amenazas por categoría.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5898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Evalúa su nivel con la prueba del tercero informado.</w:t>
            </w:r>
          </w:p>
        </w:tc>
      </w:tr>
      <w:tr w:rsidR="00ED7C78" w:rsidRPr="00DB6B78" w14:paraId="65E489C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66BC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CF9D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Salvaguardas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961C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Las salvaguardas no responden a la amenaza.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903B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Propone salvaguardas proporcionales.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1011D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Determina cuándo corresponde rechazar el encargo.</w:t>
            </w:r>
          </w:p>
        </w:tc>
      </w:tr>
      <w:tr w:rsidR="00ED7C78" w:rsidRPr="00DB6B78" w14:paraId="416EBD1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9140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1F97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B894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DE36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996E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ED7C78" w:rsidRPr="00DB6B78" w14:paraId="670FFD1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9C6EB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106DB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DB6B78">
              <w:rPr>
                <w:sz w:val="21"/>
                <w:szCs w:val="21"/>
              </w:rPr>
              <w:t>Informe de amenazas en la empresa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0BF19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ED7C78" w:rsidRPr="00DB6B78" w14:paraId="5F46B4F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E5C56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9336D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68A87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D4425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C16E3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3FB5DAC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951E8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7F38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Conflicto de intereses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5FEAD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No identifica el conflicto.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7DFA7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el conflicto y los intereses en juego.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BFB5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Relaciona el conflicto con la información financiera.</w:t>
            </w:r>
          </w:p>
        </w:tc>
      </w:tr>
      <w:tr w:rsidR="00ED7C78" w:rsidRPr="00DB6B78" w14:paraId="0797C29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B12D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7DD9F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Incentivos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DE12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Ignora los incentivos y regalos.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4289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Evalúa los incentivos como amenaza.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6910E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Propone una política de regalos y atenciones.</w:t>
            </w:r>
          </w:p>
        </w:tc>
      </w:tr>
      <w:tr w:rsidR="00ED7C78" w:rsidRPr="00DB6B78" w14:paraId="283ABDF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1FCE4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F9A56" w14:textId="694B199C" w:rsidR="00ED7C78" w:rsidRPr="00DB6B78" w:rsidRDefault="00D176C1" w:rsidP="00ED7C78">
            <w:pPr>
              <w:spacing w:before="20" w:after="20"/>
            </w:pPr>
            <w:r w:rsidRPr="00DB6B78">
              <w:rPr>
                <w:sz w:val="20"/>
                <w:szCs w:val="20"/>
              </w:rPr>
              <w:t>Integridad y objetividad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0911C" w14:textId="53839A94" w:rsidR="00ED7C78" w:rsidRPr="00DB6B78" w:rsidRDefault="00D176C1" w:rsidP="00ED7C78">
            <w:pPr>
              <w:spacing w:before="20" w:after="20"/>
            </w:pPr>
            <w:r w:rsidRPr="00DB6B78">
              <w:rPr>
                <w:sz w:val="20"/>
                <w:szCs w:val="20"/>
              </w:rPr>
              <w:t>Omite los intereses en juego.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BBE07" w14:textId="31662D52" w:rsidR="00ED7C78" w:rsidRPr="00DB6B78" w:rsidRDefault="00D176C1" w:rsidP="00ED7C78">
            <w:pPr>
              <w:spacing w:before="20" w:after="20"/>
            </w:pPr>
            <w:r w:rsidRPr="00DB6B78">
              <w:rPr>
                <w:sz w:val="20"/>
                <w:szCs w:val="20"/>
              </w:rPr>
              <w:t>Concluye con objetividad conforme al Código.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6111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Fundamenta la conclusión con la sección aplicable.</w:t>
            </w:r>
          </w:p>
        </w:tc>
      </w:tr>
      <w:tr w:rsidR="00ED7C78" w:rsidRPr="00DB6B78" w14:paraId="32DB8B3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0E1D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556C2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DB6B78">
              <w:rPr>
                <w:sz w:val="21"/>
                <w:szCs w:val="21"/>
              </w:rPr>
              <w:t>Hoja de decisión ante presiones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E43CA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D7C78" w:rsidRPr="00DB6B78" w14:paraId="699F1A9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8162B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74604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5CB7E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C518D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17195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6C1FE79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C45A3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840D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Análisis de la presión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BCAD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No reconoce la presión.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1CBC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Describe la presión y su origen.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2C517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Evalúa el efecto en los usuarios de la información.</w:t>
            </w:r>
          </w:p>
        </w:tc>
      </w:tr>
      <w:tr w:rsidR="00ED7C78" w:rsidRPr="00DB6B78" w14:paraId="4D53F4C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52703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661C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Curso de acción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0DD6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curso de acción vulnera el Código.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AFD1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Determina un curso de acción conforme al Código.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CC73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Prevé la escalada a los órganos de gobierno.</w:t>
            </w:r>
          </w:p>
        </w:tc>
      </w:tr>
      <w:tr w:rsidR="00ED7C78" w:rsidRPr="00DB6B78" w14:paraId="3A427BA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6809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DF0C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A84B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14CF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1C72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ED7C78" w:rsidRPr="00DB6B78" w14:paraId="500D70E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DECD7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3B8AB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DB6B78">
              <w:rPr>
                <w:sz w:val="21"/>
                <w:szCs w:val="21"/>
              </w:rPr>
              <w:t>Resolución de un caso de incumplimiento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03350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D7C78" w:rsidRPr="00DB6B78" w14:paraId="1D6CCDF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257D1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FC259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F8681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7E937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AC178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5A3AFA4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57CFA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8684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Identificación del incumplimiento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51D2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No identifica el incumplimiento.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CEF5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el incumplimiento y su gravedad.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7761D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Distingue los incumplimientos según su efecto.</w:t>
            </w:r>
          </w:p>
        </w:tc>
      </w:tr>
      <w:tr w:rsidR="00ED7C78" w:rsidRPr="00DB6B78" w14:paraId="25DC340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0AB3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7428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Respuesta profesional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F21A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respuesta es inadecuada.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B1F3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Aplica la respuesta prevista en el Código.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9847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Evalúa la comunicación a la autoridad competente.</w:t>
            </w:r>
          </w:p>
        </w:tc>
      </w:tr>
      <w:tr w:rsidR="00ED7C78" w:rsidRPr="00DB6B78" w14:paraId="34F6FFE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E0F8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4427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5B34E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C9167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2DCA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ED7C78" w:rsidRPr="00DB6B78" w14:paraId="5D511D1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32A17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2758C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DB6B78">
              <w:rPr>
                <w:sz w:val="21"/>
                <w:szCs w:val="21"/>
              </w:rPr>
              <w:t>Informe de planificación fiscal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43062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D7C78" w:rsidRPr="00DB6B78" w14:paraId="5A17C0B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6783E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F976C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0ED37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92ECC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51D75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293FD5D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8CA3A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2F12D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Base técnica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B50F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No evalúa la base técnica.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D28A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Evalúa la base técnica del asesoramiento.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D9F9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Distingue la planificación legítima de la elusión.</w:t>
            </w:r>
          </w:p>
        </w:tc>
      </w:tr>
      <w:tr w:rsidR="00ED7C78" w:rsidRPr="00DB6B78" w14:paraId="6C5B588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B9A96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61B2D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Honorarios y dependencia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D470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Ignora la amenaza de interés propio.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B459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Evalúa los honorarios condicionados y la dependencia.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98E77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Propone medidas frente a la amenaza.</w:t>
            </w:r>
          </w:p>
        </w:tc>
      </w:tr>
      <w:tr w:rsidR="00ED7C78" w:rsidRPr="00DB6B78" w14:paraId="7D8BA2C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10A98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015F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Efecto reputacional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6F5F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Omite el efecto reputacional.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7447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Valora el efecto reputacional del asesoramiento.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AA8D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Recomienda una conducta que preserve la confianza pública.</w:t>
            </w:r>
          </w:p>
        </w:tc>
      </w:tr>
      <w:tr w:rsidR="00ED7C78" w:rsidRPr="00DB6B78" w14:paraId="3A6F167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B836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4E7BB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17: </w:t>
            </w:r>
            <w:r w:rsidRPr="00DB6B78">
              <w:rPr>
                <w:sz w:val="21"/>
                <w:szCs w:val="21"/>
              </w:rPr>
              <w:t>Matriz de amenazas en auditoría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AAB00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ED7C78" w:rsidRPr="00DB6B78" w14:paraId="205C081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C8ED8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0CB3D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1A3AC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0E662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322D4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07082AC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4122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5575F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Identificación de relaciones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59CD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Omite relaciones relevantes.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DFECD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las relaciones financieras, laborales y familiares.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4E88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Evalúa la rotación y los periodos de enfriamiento.</w:t>
            </w:r>
          </w:p>
        </w:tc>
      </w:tr>
      <w:tr w:rsidR="00ED7C78" w:rsidRPr="00DB6B78" w14:paraId="4E80835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ECC11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7A0F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Salvaguardas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6CFB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Las salvaguardas son insuficientes.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B6AD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Propone salvaguardas pertinentes.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F496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Determina cuándo corresponde renunciar al encargo.</w:t>
            </w:r>
          </w:p>
        </w:tc>
      </w:tr>
      <w:tr w:rsidR="00ED7C78" w:rsidRPr="00DB6B78" w14:paraId="7D18020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C3312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FFA6E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Comunicación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70CF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Omite la comunicación con el gobierno de la entidad.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9A37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Prevé la comunicación con los responsables del gobierno.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010F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Redacta la declaración de independencia del equipo.</w:t>
            </w:r>
          </w:p>
        </w:tc>
      </w:tr>
      <w:tr w:rsidR="00ED7C78" w:rsidRPr="00DB6B78" w14:paraId="0F194BA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19F7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AC95C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18: </w:t>
            </w:r>
            <w:r w:rsidRPr="00DB6B78">
              <w:rPr>
                <w:sz w:val="21"/>
                <w:szCs w:val="21"/>
              </w:rPr>
              <w:t>Evaluación de servicios distintos del aseguramiento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BA3D7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ED7C78" w:rsidRPr="00DB6B78" w14:paraId="3D34CD7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7B8EE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E60F3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9FFA0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0838D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39DAE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48BBCBC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287E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02557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Tipo de servicio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563F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Confunde los tipos de servicio.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8705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el servicio y la amenaza que genera.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9A3C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Considera si el cliente es entidad de interés público.</w:t>
            </w:r>
          </w:p>
        </w:tc>
      </w:tr>
      <w:tr w:rsidR="00ED7C78" w:rsidRPr="00DB6B78" w14:paraId="794C96B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4326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AF42E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Decisión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6475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decisión vulnera el Código.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C1BD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Decide si el servicio es permisible.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4E04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Fundamenta la decisión en la sección aplicable.</w:t>
            </w:r>
          </w:p>
        </w:tc>
      </w:tr>
      <w:tr w:rsidR="00ED7C78" w:rsidRPr="00DB6B78" w14:paraId="62E43AF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01BDF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9DE8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9BFF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592E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0DE7D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ED7C78" w:rsidRPr="00DB6B78" w14:paraId="1DFC107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65870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BAA90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19: </w:t>
            </w:r>
            <w:r w:rsidRPr="00DB6B78">
              <w:rPr>
                <w:sz w:val="21"/>
                <w:szCs w:val="21"/>
              </w:rPr>
              <w:t>Matriz de amenazas en aseguramiento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B230A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ED7C78" w:rsidRPr="00DB6B78" w14:paraId="61AFF40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0C3A0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DD0E1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315F7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E707C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E1107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176C1" w:rsidRPr="00DB6B78" w14:paraId="77CFAC1F" w14:textId="77777777" w:rsidTr="00F33369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2DE55" w14:textId="77777777" w:rsidR="00D176C1" w:rsidRPr="00DB6B78" w:rsidRDefault="00D176C1" w:rsidP="00D176C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83885" w14:textId="38A5AA0E" w:rsidR="00D176C1" w:rsidRPr="00DB6B78" w:rsidRDefault="00D176C1" w:rsidP="00D176C1">
            <w:pPr>
              <w:spacing w:before="20" w:after="20"/>
            </w:pPr>
            <w:r w:rsidRPr="00DB6B78">
              <w:rPr>
                <w:sz w:val="20"/>
                <w:szCs w:val="20"/>
              </w:rPr>
              <w:t>Amenazas y salvaguardas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D37C1" w14:textId="42F9DDFB" w:rsidR="00D176C1" w:rsidRPr="00DB6B78" w:rsidRDefault="00D176C1" w:rsidP="00D176C1">
            <w:pPr>
              <w:spacing w:before="20" w:after="20"/>
            </w:pPr>
            <w:r w:rsidRPr="00DB6B78">
              <w:rPr>
                <w:sz w:val="20"/>
                <w:szCs w:val="20"/>
              </w:rPr>
              <w:t>Omite amenazas relevantes.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0E777" w14:textId="6BC63374" w:rsidR="00D176C1" w:rsidRPr="00DB6B78" w:rsidRDefault="00D176C1" w:rsidP="00D176C1">
            <w:pPr>
              <w:spacing w:before="20" w:after="20"/>
            </w:pPr>
            <w:r w:rsidRPr="00DB6B78">
              <w:rPr>
                <w:sz w:val="20"/>
                <w:szCs w:val="20"/>
              </w:rPr>
              <w:t>Identifica las amenazas por relaciones con el cliente y propone salvaguardas pertinentes.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C9FE9" w14:textId="732352AF" w:rsidR="00D176C1" w:rsidRPr="00DB6B78" w:rsidRDefault="00D176C1" w:rsidP="00D176C1">
            <w:pPr>
              <w:spacing w:before="20" w:after="20"/>
            </w:pPr>
            <w:r w:rsidRPr="00DB6B78">
              <w:rPr>
                <w:sz w:val="20"/>
                <w:szCs w:val="20"/>
              </w:rPr>
              <w:t>Justifica la proporcionalidad de las salvaguardas.</w:t>
            </w:r>
          </w:p>
        </w:tc>
      </w:tr>
      <w:tr w:rsidR="00ED7C78" w:rsidRPr="00DB6B78" w14:paraId="5528367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B127A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0BDD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Sostenibilidad y expertos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FD420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Ignora la información de sostenibilidad.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97C22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Aplica las normas de ética para el aseguramiento de sostenibilidad.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BFA24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Evalúa la objetividad del experto externo.</w:t>
            </w:r>
          </w:p>
        </w:tc>
      </w:tr>
      <w:tr w:rsidR="00D176C1" w:rsidRPr="00DB6B78" w14:paraId="369FA903" w14:textId="77777777" w:rsidTr="008673C9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F841" w14:textId="77777777" w:rsidR="00D176C1" w:rsidRPr="00DB6B78" w:rsidRDefault="00D176C1" w:rsidP="00D176C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98F9B" w14:textId="73EB12E8" w:rsidR="00D176C1" w:rsidRPr="00DB6B78" w:rsidRDefault="00D176C1" w:rsidP="00D176C1">
            <w:pPr>
              <w:spacing w:before="20" w:after="20"/>
            </w:pPr>
            <w:r w:rsidRPr="00DB6B78">
              <w:rPr>
                <w:sz w:val="20"/>
                <w:szCs w:val="20"/>
              </w:rPr>
              <w:t>Objetividad en la evaluación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71DC7" w14:textId="0F056D0A" w:rsidR="00D176C1" w:rsidRPr="00DB6B78" w:rsidRDefault="00D176C1" w:rsidP="00D176C1">
            <w:pPr>
              <w:spacing w:before="20" w:after="20"/>
            </w:pPr>
            <w:r w:rsidRPr="00DB6B78">
              <w:rPr>
                <w:sz w:val="20"/>
                <w:szCs w:val="20"/>
              </w:rPr>
              <w:t>Evalúa con sesgo a favor del cliente.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E3E6C" w14:textId="29424E76" w:rsidR="00D176C1" w:rsidRPr="00DB6B78" w:rsidRDefault="00D176C1" w:rsidP="00D176C1">
            <w:pPr>
              <w:spacing w:before="20" w:after="20"/>
            </w:pPr>
            <w:r w:rsidRPr="00DB6B78">
              <w:rPr>
                <w:sz w:val="20"/>
                <w:szCs w:val="20"/>
              </w:rPr>
              <w:t>Evalúa con objetividad las relaciones con el cliente.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D9AFC" w14:textId="030FB13D" w:rsidR="00D176C1" w:rsidRPr="00DB6B78" w:rsidRDefault="00D176C1" w:rsidP="00D176C1">
            <w:pPr>
              <w:spacing w:before="20" w:after="20"/>
            </w:pPr>
            <w:r w:rsidRPr="00DB6B78">
              <w:rPr>
                <w:sz w:val="20"/>
                <w:szCs w:val="20"/>
              </w:rPr>
              <w:t>Distingue los requisitos de la auditoría y del aseguramiento.</w:t>
            </w:r>
          </w:p>
        </w:tc>
      </w:tr>
      <w:tr w:rsidR="00ED7C78" w:rsidRPr="00DB6B78" w14:paraId="2F553BE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AE7C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98F15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 xml:space="preserve">Producto 20: </w:t>
            </w:r>
            <w:r w:rsidRPr="00DB6B78">
              <w:rPr>
                <w:sz w:val="21"/>
                <w:szCs w:val="21"/>
              </w:rPr>
              <w:t>Análisis de un informe con restricción de uso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2EFC5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ED7C78" w:rsidRPr="00DB6B78" w14:paraId="236CC80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8A107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670A5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C4162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52578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B3067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D7C78" w:rsidRPr="00DB6B78" w14:paraId="06389E1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312C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53828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Identificación de la restricción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821D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No identifica la restricción.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6D745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Identifica la restricción y a los usuarios previstos.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D6BAC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Explica el efecto en los requisitos de independencia.</w:t>
            </w:r>
          </w:p>
        </w:tc>
      </w:tr>
      <w:tr w:rsidR="00ED7C78" w:rsidRPr="00DB6B78" w14:paraId="133A66E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6CFAC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9CD1B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Tratamiento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E538F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tratamiento es inadecuado.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86B1D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Aplica el tratamiento previsto en el Código.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23363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Evalúa los riesgos de una distribución indebida.</w:t>
            </w:r>
          </w:p>
        </w:tc>
      </w:tr>
      <w:tr w:rsidR="00ED7C78" w:rsidRPr="00DB6B78" w14:paraId="6C7FE88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ABB8E" w14:textId="77777777" w:rsidR="00ED7C78" w:rsidRPr="00DB6B78" w:rsidRDefault="00ED7C78" w:rsidP="00ED7C7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A184A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2C9B1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059F9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89B0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ED7C78" w:rsidRPr="00DB6B78" w14:paraId="471B4032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86F7" w14:textId="77777777" w:rsidR="00ED7C78" w:rsidRPr="00DB6B78" w:rsidRDefault="00ED7C78" w:rsidP="00ED7C7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16CFF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F667A" w14:textId="77777777" w:rsidR="00ED7C78" w:rsidRPr="00DB6B78" w:rsidRDefault="00ED7C78" w:rsidP="00ED7C78">
            <w:pPr>
              <w:spacing w:before="20" w:after="20"/>
              <w:jc w:val="center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ED7C78" w:rsidRPr="00DB6B78" w14:paraId="6EB6A0B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A8AF6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6CE01344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/>
            </w:pPr>
            <w:r w:rsidRPr="00DB6B78">
              <w:rPr>
                <w:sz w:val="20"/>
                <w:szCs w:val="20"/>
              </w:rPr>
              <w:t>Código de Comercio, Decreto Ley N° 14379, de 25 de febrero de 1977.</w:t>
            </w:r>
          </w:p>
          <w:p w14:paraId="6B4FF955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/>
            </w:pPr>
            <w:r w:rsidRPr="00DB6B78">
              <w:rPr>
                <w:sz w:val="20"/>
                <w:szCs w:val="20"/>
              </w:rPr>
              <w:t>Código Tributario Boliviano, Ley N° 2492, de 2 de agosto de 2003.</w:t>
            </w:r>
          </w:p>
          <w:p w14:paraId="761D25CA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/>
            </w:pPr>
            <w:r w:rsidRPr="00DB6B78">
              <w:rPr>
                <w:sz w:val="20"/>
                <w:szCs w:val="20"/>
              </w:rPr>
              <w:t>Colegio de Auditores o Contadores Públicos de Bolivia, CAUB – Consejo Técnico Nacional de Auditoría y Contabilidad, CTNAC (2023). Compendio de Normas de Contabilidad y Auditoría. Santa Cruz.</w:t>
            </w:r>
          </w:p>
          <w:p w14:paraId="573FB696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/>
            </w:pPr>
            <w:r w:rsidRPr="00DB6B78">
              <w:rPr>
                <w:sz w:val="20"/>
                <w:szCs w:val="20"/>
              </w:rPr>
              <w:t>Consejo de Normas Internacionales de Ética para Contadores, IESBA (2025). Manual del Código Internacional de Ética para Profesionales de la Contabilidad, edición 2025, con las disposiciones sobre planificación fiscal y sobre información de sostenibilidad. Nueva York.</w:t>
            </w:r>
          </w:p>
          <w:p w14:paraId="424C6A3D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/>
            </w:pPr>
            <w:r w:rsidRPr="00DB6B78">
              <w:rPr>
                <w:sz w:val="20"/>
                <w:szCs w:val="20"/>
              </w:rPr>
              <w:lastRenderedPageBreak/>
              <w:t>Consejo de Normas Internacionales de Ética para Contadores, IESBA (2025). Normas Internacionales de Ética para el Aseguramiento de Sostenibilidad y norma sobre el uso del trabajo de un experto externo. Nueva York.</w:t>
            </w:r>
          </w:p>
          <w:p w14:paraId="08948686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/>
            </w:pPr>
            <w:r w:rsidRPr="00DB6B78">
              <w:rPr>
                <w:sz w:val="20"/>
                <w:szCs w:val="20"/>
              </w:rPr>
              <w:t>Constitución Política del Estado, de 7 de febrero de 2009.</w:t>
            </w:r>
          </w:p>
          <w:p w14:paraId="44F9666C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/>
            </w:pPr>
            <w:r w:rsidRPr="00DB6B78">
              <w:rPr>
                <w:sz w:val="20"/>
                <w:szCs w:val="20"/>
              </w:rPr>
              <w:t>Contraloría General del Estado (1996). Código de Ética del Auditor Gubernamental.</w:t>
            </w:r>
          </w:p>
          <w:p w14:paraId="2EDB095D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/>
            </w:pPr>
            <w:r w:rsidRPr="00DB6B78">
              <w:rPr>
                <w:sz w:val="20"/>
                <w:szCs w:val="20"/>
              </w:rPr>
              <w:t>Disposiciones legales relacionadas.</w:t>
            </w:r>
          </w:p>
          <w:p w14:paraId="2402FD3E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/>
            </w:pPr>
            <w:r w:rsidRPr="00DB6B78">
              <w:rPr>
                <w:sz w:val="20"/>
                <w:szCs w:val="20"/>
                <w:lang w:val="en-US"/>
              </w:rPr>
              <w:t xml:space="preserve">International Auditing and Assurance Standards Board, IAASB (2025). Handbook of International Quality Control, Auditing, Review, Other Assurance, and Related Services Pronouncements. </w:t>
            </w:r>
            <w:r w:rsidRPr="00DB6B78">
              <w:rPr>
                <w:sz w:val="20"/>
                <w:szCs w:val="20"/>
              </w:rPr>
              <w:t>2025 Edition, Volume I, II, III, IV and V.</w:t>
            </w:r>
          </w:p>
          <w:p w14:paraId="5A89ACCA" w14:textId="5DCA3822" w:rsidR="00ED7C78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/>
            </w:pPr>
            <w:r w:rsidRPr="00DB6B78">
              <w:rPr>
                <w:sz w:val="20"/>
                <w:szCs w:val="20"/>
              </w:rPr>
              <w:t>Ley N° 004, de Lucha contra la Corrupción, Enriquecimiento Ilícito e Investigación de Fortunas Marcelo Quiroga Santa Cruz, de 31 de marzo de 2010, y Decreto Supremo N° 4904, de 5 de abril de 2023.</w:t>
            </w:r>
          </w:p>
        </w:tc>
      </w:tr>
      <w:tr w:rsidR="00ED7C78" w14:paraId="5B626F7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F81EF" w14:textId="77777777" w:rsidR="00ED7C78" w:rsidRPr="00DB6B78" w:rsidRDefault="00ED7C78" w:rsidP="00ED7C78">
            <w:pPr>
              <w:spacing w:before="20" w:after="20"/>
            </w:pPr>
            <w:r w:rsidRPr="00DB6B78">
              <w:rPr>
                <w:b/>
                <w:bCs/>
                <w:i/>
                <w:iCs/>
                <w:sz w:val="21"/>
                <w:szCs w:val="21"/>
              </w:rPr>
              <w:lastRenderedPageBreak/>
              <w:t>Bibliografía complementaria:</w:t>
            </w:r>
          </w:p>
          <w:p w14:paraId="7268B3B8" w14:textId="77777777" w:rsidR="00ED7C78" w:rsidRPr="00DB6B78" w:rsidRDefault="00ED7C78" w:rsidP="00ED7C78">
            <w:pPr>
              <w:spacing w:before="10" w:after="10"/>
              <w:ind w:left="360" w:hanging="360"/>
            </w:pPr>
            <w:r w:rsidRPr="00DB6B78">
              <w:rPr>
                <w:sz w:val="21"/>
                <w:szCs w:val="21"/>
              </w:rPr>
              <w:t>Colegio de Auditores o Contadores Públicos de Bolivia: https://www.auditores.org.bo</w:t>
            </w:r>
          </w:p>
          <w:p w14:paraId="35C38A76" w14:textId="77777777" w:rsidR="00ED7C78" w:rsidRPr="00DB6B78" w:rsidRDefault="00ED7C78" w:rsidP="00ED7C78">
            <w:pPr>
              <w:spacing w:before="10" w:after="10"/>
              <w:ind w:left="360" w:hanging="360"/>
            </w:pPr>
            <w:r w:rsidRPr="00DB6B78">
              <w:rPr>
                <w:sz w:val="21"/>
                <w:szCs w:val="21"/>
              </w:rPr>
              <w:t>Consejo de Normas Internacionales de Ética para Contadores: https://www.ethicsboard.org</w:t>
            </w:r>
          </w:p>
          <w:p w14:paraId="29A3AB02" w14:textId="77777777" w:rsidR="00ED7C78" w:rsidRPr="00DB6B78" w:rsidRDefault="00ED7C78" w:rsidP="00ED7C78">
            <w:pPr>
              <w:spacing w:before="10" w:after="10"/>
              <w:ind w:left="360" w:hanging="360"/>
            </w:pPr>
            <w:r w:rsidRPr="00DB6B78">
              <w:rPr>
                <w:sz w:val="21"/>
                <w:szCs w:val="21"/>
              </w:rPr>
              <w:t>Organización Internacional de Normalización. ISO 37001, Sistemas de gestión antisoborno, e ISO 37000, Gobernanza de las organizaciones.</w:t>
            </w:r>
          </w:p>
          <w:p w14:paraId="06E432EA" w14:textId="77777777" w:rsidR="00ED7C78" w:rsidRPr="00DB6B78" w:rsidRDefault="00ED7C78" w:rsidP="00ED7C78">
            <w:pPr>
              <w:spacing w:before="10" w:after="10"/>
              <w:ind w:left="360" w:hanging="360"/>
            </w:pPr>
            <w:r w:rsidRPr="00DB6B78">
              <w:rPr>
                <w:sz w:val="21"/>
                <w:szCs w:val="21"/>
              </w:rPr>
              <w:t>Páginas de Internet.</w:t>
            </w:r>
          </w:p>
          <w:p w14:paraId="7B81DD8C" w14:textId="77777777" w:rsidR="00ED7C78" w:rsidRPr="00DB6B78" w:rsidRDefault="00ED7C78" w:rsidP="00ED7C78">
            <w:pPr>
              <w:spacing w:before="10" w:after="10"/>
              <w:ind w:left="360" w:hanging="360"/>
            </w:pPr>
            <w:r w:rsidRPr="00DB6B78">
              <w:rPr>
                <w:sz w:val="21"/>
                <w:szCs w:val="21"/>
              </w:rPr>
              <w:t xml:space="preserve">Savater, F. (2009). </w:t>
            </w:r>
            <w:r w:rsidRPr="00DB6B78">
              <w:rPr>
                <w:i/>
                <w:iCs/>
                <w:sz w:val="21"/>
                <w:szCs w:val="21"/>
              </w:rPr>
              <w:t>Ética para Amador</w:t>
            </w:r>
            <w:r w:rsidRPr="00DB6B78">
              <w:rPr>
                <w:sz w:val="21"/>
                <w:szCs w:val="21"/>
              </w:rPr>
              <w:t>. Editorial Hispania.</w:t>
            </w:r>
          </w:p>
          <w:p w14:paraId="401D39F2" w14:textId="77777777" w:rsidR="00ED7C78" w:rsidRPr="00DB6B78" w:rsidRDefault="00ED7C78" w:rsidP="00ED7C78">
            <w:pPr>
              <w:spacing w:before="10" w:after="10"/>
              <w:ind w:left="360" w:hanging="360"/>
            </w:pPr>
            <w:r w:rsidRPr="00DB6B78">
              <w:rPr>
                <w:sz w:val="21"/>
                <w:szCs w:val="21"/>
              </w:rPr>
              <w:t xml:space="preserve">Torres Hernández, Z. (2014). </w:t>
            </w:r>
            <w:r w:rsidRPr="00DB6B78">
              <w:rPr>
                <w:i/>
                <w:iCs/>
                <w:sz w:val="21"/>
                <w:szCs w:val="21"/>
              </w:rPr>
              <w:t>Introducción a la ética</w:t>
            </w:r>
            <w:r w:rsidRPr="00DB6B78">
              <w:rPr>
                <w:sz w:val="21"/>
                <w:szCs w:val="21"/>
              </w:rPr>
              <w:t>. Primera edición. México: Grupo Editorial Patria.</w:t>
            </w:r>
          </w:p>
          <w:p w14:paraId="3C44DCF2" w14:textId="77777777" w:rsidR="00ED7C78" w:rsidRPr="00DB6B78" w:rsidRDefault="00ED7C78" w:rsidP="00ED7C78">
            <w:pPr>
              <w:spacing w:before="10" w:after="10"/>
              <w:ind w:left="360" w:hanging="360"/>
            </w:pPr>
            <w:r w:rsidRPr="00DB6B78">
              <w:rPr>
                <w:sz w:val="21"/>
                <w:szCs w:val="21"/>
              </w:rPr>
              <w:t xml:space="preserve">Velásquez, M. (2012). </w:t>
            </w:r>
            <w:r w:rsidRPr="00DB6B78">
              <w:rPr>
                <w:i/>
                <w:iCs/>
                <w:sz w:val="21"/>
                <w:szCs w:val="21"/>
              </w:rPr>
              <w:t>Ética en los Negocios: Conceptos y Casos</w:t>
            </w:r>
            <w:r w:rsidRPr="00DB6B78">
              <w:rPr>
                <w:sz w:val="21"/>
                <w:szCs w:val="21"/>
              </w:rPr>
              <w:t>. Séptima edición. México: Editorial Pearson.</w:t>
            </w:r>
          </w:p>
          <w:p w14:paraId="38DCF633" w14:textId="77777777" w:rsidR="00ED7C78" w:rsidRPr="00DB6B78" w:rsidRDefault="00ED7C78" w:rsidP="00ED7C78">
            <w:pPr>
              <w:spacing w:before="10" w:after="10"/>
              <w:ind w:left="360" w:hanging="360"/>
            </w:pPr>
            <w:r w:rsidRPr="00DB6B78">
              <w:rPr>
                <w:sz w:val="21"/>
                <w:szCs w:val="21"/>
              </w:rPr>
              <w:t xml:space="preserve">Zamorano García, E. (1999). </w:t>
            </w:r>
            <w:r w:rsidRPr="00DB6B78">
              <w:rPr>
                <w:i/>
                <w:iCs/>
                <w:sz w:val="21"/>
                <w:szCs w:val="21"/>
              </w:rPr>
              <w:t>Ética Profesional: el tercer cantero</w:t>
            </w:r>
            <w:r w:rsidRPr="00DB6B78">
              <w:rPr>
                <w:sz w:val="21"/>
                <w:szCs w:val="21"/>
              </w:rPr>
              <w:t>. Instituto Mexicano de Contadores Públicos.</w:t>
            </w:r>
          </w:p>
          <w:p w14:paraId="0FDDC48B" w14:textId="77777777" w:rsidR="00ED7C78" w:rsidRPr="00DB6B78" w:rsidRDefault="00ED7C78" w:rsidP="00ED7C78">
            <w:pPr>
              <w:spacing w:before="10" w:after="10"/>
              <w:ind w:left="360" w:hanging="360"/>
            </w:pPr>
            <w:r w:rsidRPr="00DB6B78">
              <w:rPr>
                <w:sz w:val="21"/>
                <w:szCs w:val="21"/>
              </w:rPr>
              <w:lastRenderedPageBreak/>
              <w:t xml:space="preserve">Zamorano García, E. (2010). </w:t>
            </w:r>
            <w:r w:rsidRPr="00DB6B78">
              <w:rPr>
                <w:i/>
                <w:iCs/>
                <w:sz w:val="21"/>
                <w:szCs w:val="21"/>
              </w:rPr>
              <w:t>La formación ética del Contador Público</w:t>
            </w:r>
            <w:r w:rsidRPr="00DB6B78">
              <w:rPr>
                <w:sz w:val="21"/>
                <w:szCs w:val="21"/>
              </w:rPr>
              <w:t>. Instituto Mexicano de Contadores Públicos.</w:t>
            </w:r>
          </w:p>
          <w:p w14:paraId="49C9BCF2" w14:textId="77777777" w:rsidR="00ED7C78" w:rsidRPr="000A2424" w:rsidRDefault="00ED7C78" w:rsidP="00ED7C78">
            <w:pPr>
              <w:spacing w:before="10" w:after="10"/>
              <w:ind w:left="360" w:hanging="360"/>
              <w:rPr>
                <w:vertAlign w:val="subscript"/>
              </w:rPr>
            </w:pPr>
            <w:r w:rsidRPr="00DB6B78">
              <w:rPr>
                <w:sz w:val="21"/>
                <w:szCs w:val="21"/>
              </w:rPr>
              <w:t xml:space="preserve">Zamorano García, E. (s.f.). </w:t>
            </w:r>
            <w:r w:rsidRPr="00DB6B78">
              <w:rPr>
                <w:i/>
                <w:iCs/>
                <w:sz w:val="21"/>
                <w:szCs w:val="21"/>
              </w:rPr>
              <w:t>La formación ética en las Universidades</w:t>
            </w:r>
            <w:r w:rsidRPr="00DB6B78">
              <w:rPr>
                <w:sz w:val="21"/>
                <w:szCs w:val="21"/>
              </w:rPr>
              <w:t>. Instituto Mexicano de Contadores Públicos.</w:t>
            </w:r>
          </w:p>
        </w:tc>
      </w:tr>
    </w:tbl>
    <w:p w14:paraId="6A5A58F4" w14:textId="77777777" w:rsidR="004553AA" w:rsidRDefault="004553AA"/>
    <w:sectPr w:rsidR="004553AA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DCFB4" w14:textId="77777777" w:rsidR="00D338B4" w:rsidRDefault="00D338B4">
      <w:r>
        <w:separator/>
      </w:r>
    </w:p>
  </w:endnote>
  <w:endnote w:type="continuationSeparator" w:id="0">
    <w:p w14:paraId="7C0A6E96" w14:textId="77777777" w:rsidR="00D338B4" w:rsidRDefault="00D33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F934" w14:textId="77777777" w:rsidR="00494E31" w:rsidRDefault="004553AA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0A2424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5A428" w14:textId="77777777" w:rsidR="00D338B4" w:rsidRDefault="00D338B4">
      <w:r>
        <w:separator/>
      </w:r>
    </w:p>
  </w:footnote>
  <w:footnote w:type="continuationSeparator" w:id="0">
    <w:p w14:paraId="5A48B2BC" w14:textId="77777777" w:rsidR="00D338B4" w:rsidRDefault="00D338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3C19"/>
    <w:multiLevelType w:val="hybridMultilevel"/>
    <w:tmpl w:val="90603A7C"/>
    <w:lvl w:ilvl="0" w:tplc="2446D728">
      <w:start w:val="1"/>
      <w:numFmt w:val="bullet"/>
      <w:lvlText w:val="●"/>
      <w:lvlJc w:val="left"/>
      <w:pPr>
        <w:ind w:left="720" w:hanging="360"/>
      </w:pPr>
    </w:lvl>
    <w:lvl w:ilvl="1" w:tplc="9696907C">
      <w:start w:val="1"/>
      <w:numFmt w:val="bullet"/>
      <w:lvlText w:val="○"/>
      <w:lvlJc w:val="left"/>
      <w:pPr>
        <w:ind w:left="1440" w:hanging="360"/>
      </w:pPr>
    </w:lvl>
    <w:lvl w:ilvl="2" w:tplc="583C5396">
      <w:start w:val="1"/>
      <w:numFmt w:val="bullet"/>
      <w:lvlText w:val="■"/>
      <w:lvlJc w:val="left"/>
      <w:pPr>
        <w:ind w:left="2160" w:hanging="360"/>
      </w:pPr>
    </w:lvl>
    <w:lvl w:ilvl="3" w:tplc="14045C3C">
      <w:start w:val="1"/>
      <w:numFmt w:val="bullet"/>
      <w:lvlText w:val="●"/>
      <w:lvlJc w:val="left"/>
      <w:pPr>
        <w:ind w:left="2880" w:hanging="360"/>
      </w:pPr>
    </w:lvl>
    <w:lvl w:ilvl="4" w:tplc="C6A41BF0">
      <w:start w:val="1"/>
      <w:numFmt w:val="bullet"/>
      <w:lvlText w:val="○"/>
      <w:lvlJc w:val="left"/>
      <w:pPr>
        <w:ind w:left="3600" w:hanging="360"/>
      </w:pPr>
    </w:lvl>
    <w:lvl w:ilvl="5" w:tplc="1122B0D8">
      <w:start w:val="1"/>
      <w:numFmt w:val="bullet"/>
      <w:lvlText w:val="■"/>
      <w:lvlJc w:val="left"/>
      <w:pPr>
        <w:ind w:left="4320" w:hanging="360"/>
      </w:pPr>
    </w:lvl>
    <w:lvl w:ilvl="6" w:tplc="EAB02702">
      <w:start w:val="1"/>
      <w:numFmt w:val="bullet"/>
      <w:lvlText w:val="●"/>
      <w:lvlJc w:val="left"/>
      <w:pPr>
        <w:ind w:left="5040" w:hanging="360"/>
      </w:pPr>
    </w:lvl>
    <w:lvl w:ilvl="7" w:tplc="D70221F8">
      <w:start w:val="1"/>
      <w:numFmt w:val="bullet"/>
      <w:lvlText w:val="●"/>
      <w:lvlJc w:val="left"/>
      <w:pPr>
        <w:ind w:left="5760" w:hanging="360"/>
      </w:pPr>
    </w:lvl>
    <w:lvl w:ilvl="8" w:tplc="6A28ED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0D379E"/>
    <w:multiLevelType w:val="hybridMultilevel"/>
    <w:tmpl w:val="B0506F00"/>
    <w:lvl w:ilvl="0" w:tplc="C4FCA2F4">
      <w:start w:val="1"/>
      <w:numFmt w:val="bullet"/>
      <w:lvlText w:val="•"/>
      <w:lvlJc w:val="left"/>
      <w:pPr>
        <w:ind w:left="540" w:hanging="270"/>
      </w:pPr>
    </w:lvl>
    <w:lvl w:ilvl="1" w:tplc="07EA0984">
      <w:numFmt w:val="decimal"/>
      <w:lvlText w:val=""/>
      <w:lvlJc w:val="left"/>
    </w:lvl>
    <w:lvl w:ilvl="2" w:tplc="7C621D00">
      <w:numFmt w:val="decimal"/>
      <w:lvlText w:val=""/>
      <w:lvlJc w:val="left"/>
    </w:lvl>
    <w:lvl w:ilvl="3" w:tplc="04EE6D92">
      <w:numFmt w:val="decimal"/>
      <w:lvlText w:val=""/>
      <w:lvlJc w:val="left"/>
    </w:lvl>
    <w:lvl w:ilvl="4" w:tplc="D4E4CE6A">
      <w:numFmt w:val="decimal"/>
      <w:lvlText w:val=""/>
      <w:lvlJc w:val="left"/>
    </w:lvl>
    <w:lvl w:ilvl="5" w:tplc="57EC66D6">
      <w:numFmt w:val="decimal"/>
      <w:lvlText w:val=""/>
      <w:lvlJc w:val="left"/>
    </w:lvl>
    <w:lvl w:ilvl="6" w:tplc="9DAAED9E">
      <w:numFmt w:val="decimal"/>
      <w:lvlText w:val=""/>
      <w:lvlJc w:val="left"/>
    </w:lvl>
    <w:lvl w:ilvl="7" w:tplc="50F8920C">
      <w:numFmt w:val="decimal"/>
      <w:lvlText w:val=""/>
      <w:lvlJc w:val="left"/>
    </w:lvl>
    <w:lvl w:ilvl="8" w:tplc="50C27290">
      <w:numFmt w:val="decimal"/>
      <w:lvlText w:val=""/>
      <w:lvlJc w:val="left"/>
    </w:lvl>
  </w:abstractNum>
  <w:abstractNum w:abstractNumId="2" w15:restartNumberingAfterBreak="0">
    <w:nsid w:val="58236FAD"/>
    <w:multiLevelType w:val="hybridMultilevel"/>
    <w:tmpl w:val="3DB24DB6"/>
    <w:lvl w:ilvl="0" w:tplc="8D72CCBA">
      <w:start w:val="1"/>
      <w:numFmt w:val="bullet"/>
      <w:lvlText w:val="•"/>
      <w:lvlJc w:val="left"/>
      <w:pPr>
        <w:ind w:left="260" w:hanging="220"/>
      </w:pPr>
    </w:lvl>
    <w:lvl w:ilvl="1" w:tplc="958C8AD6">
      <w:numFmt w:val="decimal"/>
      <w:lvlText w:val=""/>
      <w:lvlJc w:val="left"/>
    </w:lvl>
    <w:lvl w:ilvl="2" w:tplc="96AA6FBA">
      <w:numFmt w:val="decimal"/>
      <w:lvlText w:val=""/>
      <w:lvlJc w:val="left"/>
    </w:lvl>
    <w:lvl w:ilvl="3" w:tplc="C6564B90">
      <w:numFmt w:val="decimal"/>
      <w:lvlText w:val=""/>
      <w:lvlJc w:val="left"/>
    </w:lvl>
    <w:lvl w:ilvl="4" w:tplc="55C6E9B0">
      <w:numFmt w:val="decimal"/>
      <w:lvlText w:val=""/>
      <w:lvlJc w:val="left"/>
    </w:lvl>
    <w:lvl w:ilvl="5" w:tplc="AD566A8A">
      <w:numFmt w:val="decimal"/>
      <w:lvlText w:val=""/>
      <w:lvlJc w:val="left"/>
    </w:lvl>
    <w:lvl w:ilvl="6" w:tplc="B0D6844C">
      <w:numFmt w:val="decimal"/>
      <w:lvlText w:val=""/>
      <w:lvlJc w:val="left"/>
    </w:lvl>
    <w:lvl w:ilvl="7" w:tplc="FFE82016">
      <w:numFmt w:val="decimal"/>
      <w:lvlText w:val=""/>
      <w:lvlJc w:val="left"/>
    </w:lvl>
    <w:lvl w:ilvl="8" w:tplc="55CE1FFE">
      <w:numFmt w:val="decimal"/>
      <w:lvlText w:val=""/>
      <w:lvlJc w:val="left"/>
    </w:lvl>
  </w:abstractNum>
  <w:abstractNum w:abstractNumId="3" w15:restartNumberingAfterBreak="0">
    <w:nsid w:val="63840C8F"/>
    <w:multiLevelType w:val="hybridMultilevel"/>
    <w:tmpl w:val="1944BECC"/>
    <w:lvl w:ilvl="0" w:tplc="26FE541C">
      <w:start w:val="1"/>
      <w:numFmt w:val="decimal"/>
      <w:lvlText w:val="%1."/>
      <w:lvlJc w:val="left"/>
      <w:pPr>
        <w:ind w:left="400" w:hanging="380"/>
      </w:pPr>
    </w:lvl>
    <w:lvl w:ilvl="1" w:tplc="2360A2B6">
      <w:numFmt w:val="decimal"/>
      <w:lvlText w:val=""/>
      <w:lvlJc w:val="left"/>
    </w:lvl>
    <w:lvl w:ilvl="2" w:tplc="941A3082">
      <w:numFmt w:val="decimal"/>
      <w:lvlText w:val=""/>
      <w:lvlJc w:val="left"/>
    </w:lvl>
    <w:lvl w:ilvl="3" w:tplc="42845816">
      <w:numFmt w:val="decimal"/>
      <w:lvlText w:val=""/>
      <w:lvlJc w:val="left"/>
    </w:lvl>
    <w:lvl w:ilvl="4" w:tplc="9AA680EC">
      <w:numFmt w:val="decimal"/>
      <w:lvlText w:val=""/>
      <w:lvlJc w:val="left"/>
    </w:lvl>
    <w:lvl w:ilvl="5" w:tplc="817AC080">
      <w:numFmt w:val="decimal"/>
      <w:lvlText w:val=""/>
      <w:lvlJc w:val="left"/>
    </w:lvl>
    <w:lvl w:ilvl="6" w:tplc="82403D56">
      <w:numFmt w:val="decimal"/>
      <w:lvlText w:val=""/>
      <w:lvlJc w:val="left"/>
    </w:lvl>
    <w:lvl w:ilvl="7" w:tplc="99FE1F8A">
      <w:numFmt w:val="decimal"/>
      <w:lvlText w:val=""/>
      <w:lvlJc w:val="left"/>
    </w:lvl>
    <w:lvl w:ilvl="8" w:tplc="31D2B05C">
      <w:numFmt w:val="decimal"/>
      <w:lvlText w:val=""/>
      <w:lvlJc w:val="left"/>
    </w:lvl>
  </w:abstractNum>
  <w:num w:numId="1" w16cid:durableId="1165626319">
    <w:abstractNumId w:val="0"/>
    <w:lvlOverride w:ilvl="0">
      <w:startOverride w:val="1"/>
    </w:lvlOverride>
  </w:num>
  <w:num w:numId="2" w16cid:durableId="692536843">
    <w:abstractNumId w:val="3"/>
    <w:lvlOverride w:ilvl="0">
      <w:startOverride w:val="1"/>
    </w:lvlOverride>
  </w:num>
  <w:num w:numId="3" w16cid:durableId="828207080">
    <w:abstractNumId w:val="2"/>
    <w:lvlOverride w:ilvl="0">
      <w:startOverride w:val="1"/>
    </w:lvlOverride>
  </w:num>
  <w:num w:numId="4" w16cid:durableId="291326150">
    <w:abstractNumId w:val="3"/>
    <w:lvlOverride w:ilvl="0">
      <w:startOverride w:val="1"/>
    </w:lvlOverride>
  </w:num>
  <w:num w:numId="5" w16cid:durableId="519008885">
    <w:abstractNumId w:val="3"/>
    <w:lvlOverride w:ilvl="0">
      <w:startOverride w:val="1"/>
    </w:lvlOverride>
  </w:num>
  <w:num w:numId="6" w16cid:durableId="1075784901">
    <w:abstractNumId w:val="3"/>
    <w:lvlOverride w:ilvl="0">
      <w:startOverride w:val="1"/>
    </w:lvlOverride>
  </w:num>
  <w:num w:numId="7" w16cid:durableId="2142962575">
    <w:abstractNumId w:val="3"/>
    <w:lvlOverride w:ilvl="0">
      <w:startOverride w:val="1"/>
    </w:lvlOverride>
  </w:num>
  <w:num w:numId="8" w16cid:durableId="1547525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E31"/>
    <w:rsid w:val="000A2424"/>
    <w:rsid w:val="001D4112"/>
    <w:rsid w:val="00241868"/>
    <w:rsid w:val="0025078B"/>
    <w:rsid w:val="0035275B"/>
    <w:rsid w:val="003E674F"/>
    <w:rsid w:val="004553AA"/>
    <w:rsid w:val="00494E31"/>
    <w:rsid w:val="005A40F4"/>
    <w:rsid w:val="005C59D0"/>
    <w:rsid w:val="00790E92"/>
    <w:rsid w:val="009901FD"/>
    <w:rsid w:val="00B163E0"/>
    <w:rsid w:val="00B52347"/>
    <w:rsid w:val="00D176C1"/>
    <w:rsid w:val="00D338B4"/>
    <w:rsid w:val="00DB6B78"/>
    <w:rsid w:val="00ED522E"/>
    <w:rsid w:val="00ED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7750"/>
  <w15:docId w15:val="{4A62819D-F9A0-43E8-8E2C-2591AEEC8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6137</Words>
  <Characters>33754</Characters>
  <Application>Microsoft Office Word</Application>
  <DocSecurity>0</DocSecurity>
  <Lines>281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Valery Chuquimia</cp:lastModifiedBy>
  <cp:revision>2</cp:revision>
  <dcterms:created xsi:type="dcterms:W3CDTF">2026-10-09T18:02:00Z</dcterms:created>
  <dcterms:modified xsi:type="dcterms:W3CDTF">2026-10-09T18:02:00Z</dcterms:modified>
</cp:coreProperties>
</file>
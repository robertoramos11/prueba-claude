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0AEB" w14:textId="77777777" w:rsidR="007722C5" w:rsidRDefault="008D77DE">
      <w:pPr>
        <w:spacing w:after="60"/>
      </w:pPr>
      <w:r>
        <w:rPr>
          <w:i/>
          <w:iCs/>
        </w:rPr>
        <w:t>Nivel: Licenciatura en Contaduría Pública</w:t>
      </w:r>
    </w:p>
    <w:p w14:paraId="3A697B8A" w14:textId="77777777" w:rsidR="007722C5" w:rsidRDefault="008D77DE">
      <w:pPr>
        <w:spacing w:after="60"/>
        <w:jc w:val="center"/>
      </w:pPr>
      <w:r>
        <w:rPr>
          <w:b/>
          <w:bCs/>
        </w:rPr>
        <w:t>PRIMER AÑO</w:t>
      </w:r>
    </w:p>
    <w:tbl>
      <w:tblPr>
        <w:tblW w:w="996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7722C5" w14:paraId="514A0A2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53060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DCB82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52526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F0470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7722C5" w:rsidRPr="00BC25AD" w14:paraId="7456D46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4C00E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Derecho Comercial y Corporativo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8A7E9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DER-101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E72C9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Derecho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63407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7722C5" w:rsidRPr="00BC25AD" w14:paraId="0AB3BAB0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11F2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D3B2B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7722C5" w:rsidRPr="00BC25AD" w14:paraId="34834A08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DB227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84F32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30084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78924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504F7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5E3C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7E9DB" w14:textId="77777777" w:rsidR="007722C5" w:rsidRPr="00BC25AD" w:rsidRDefault="007722C5">
            <w:pPr>
              <w:spacing w:before="20" w:after="20"/>
              <w:jc w:val="center"/>
            </w:pPr>
          </w:p>
        </w:tc>
      </w:tr>
      <w:tr w:rsidR="007722C5" w:rsidRPr="00BC25AD" w14:paraId="655D6184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BD5B9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2D240" w14:textId="741AD276" w:rsidR="007722C5" w:rsidRPr="00BC25AD" w:rsidRDefault="00ED0E7C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8DC5B" w14:textId="4408F46D" w:rsidR="007722C5" w:rsidRPr="00BC25AD" w:rsidRDefault="00ED0E7C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A799B" w14:textId="25412C4E" w:rsidR="007722C5" w:rsidRPr="00BC25AD" w:rsidRDefault="00C257C4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1462" w14:textId="504D61C2" w:rsidR="007722C5" w:rsidRPr="00BC25AD" w:rsidRDefault="00C257C4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2F527" w14:textId="68BABFEF" w:rsidR="007722C5" w:rsidRPr="00BC25AD" w:rsidRDefault="00C257C4">
            <w:pPr>
              <w:spacing w:before="20" w:after="20"/>
              <w:jc w:val="center"/>
            </w:pPr>
            <w:r>
              <w:t>120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B541" w14:textId="77777777" w:rsidR="007722C5" w:rsidRPr="00BC25AD" w:rsidRDefault="007722C5"/>
        </w:tc>
      </w:tr>
      <w:tr w:rsidR="007722C5" w:rsidRPr="00BC25AD" w14:paraId="3840B0B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2FC2A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7722C5" w:rsidRPr="00BC25AD" w14:paraId="3AA5FD0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87E67" w14:textId="1190B5CF" w:rsidR="007722C5" w:rsidRPr="00BC25AD" w:rsidRDefault="00A24830" w:rsidP="003F64A7">
            <w:pPr>
              <w:pStyle w:val="Prrafodelista"/>
            </w:pPr>
            <w:r w:rsidRPr="00BC25AD">
              <w:t>Aplica el ordenamiento jurídico comercial que regula los actos de c</w:t>
            </w:r>
            <w:r w:rsidR="00740EF2" w:rsidRPr="00BC25AD">
              <w:t>omercio, los sujetos de derecho</w:t>
            </w:r>
            <w:r w:rsidRPr="00BC25AD">
              <w:t xml:space="preserve"> y las s</w:t>
            </w:r>
            <w:r w:rsidR="00FB158B" w:rsidRPr="00BC25AD">
              <w:t>ociedades comerciales</w:t>
            </w:r>
            <w:r w:rsidRPr="00BC25AD">
              <w:t>, mediante el análisis del Código de Comercio y la legislación regulatoria vigente, la car</w:t>
            </w:r>
            <w:r w:rsidR="00283DE1" w:rsidRPr="00BC25AD">
              <w:t xml:space="preserve">acterización de los documentos constitutivos societarios, </w:t>
            </w:r>
            <w:r w:rsidRPr="00BC25AD">
              <w:t>títulos valores</w:t>
            </w:r>
            <w:r w:rsidR="00283DE1" w:rsidRPr="00BC25AD">
              <w:t xml:space="preserve"> y mercado de valores</w:t>
            </w:r>
            <w:r w:rsidRPr="00BC25AD">
              <w:t>, y el seguimiento de los procedimientos de constitución, reorgan</w:t>
            </w:r>
            <w:r w:rsidR="00FB158B" w:rsidRPr="00BC25AD">
              <w:t>ización y disolución de sociedades comerciales</w:t>
            </w:r>
            <w:r w:rsidRPr="00BC25AD">
              <w:t>, para garantizar la validez legal de las</w:t>
            </w:r>
            <w:r w:rsidR="001A432B" w:rsidRPr="00BC25AD">
              <w:t xml:space="preserve"> operaciones </w:t>
            </w:r>
            <w:r w:rsidR="00283DE1" w:rsidRPr="00BC25AD">
              <w:t>comerciales</w:t>
            </w:r>
            <w:r w:rsidRPr="00BC25AD">
              <w:t>, la gobernanza corporativa y la protección del patrimonio organizacional, con ética profesional, responsabilidad, confidencialidad y estricto cumplimiento normativo.</w:t>
            </w:r>
          </w:p>
        </w:tc>
      </w:tr>
      <w:tr w:rsidR="007722C5" w:rsidRPr="00BC25AD" w14:paraId="7AE1BE4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9A814" w14:textId="77777777" w:rsidR="007722C5" w:rsidRPr="00BC25AD" w:rsidRDefault="008D77DE">
            <w:pPr>
              <w:spacing w:before="20" w:after="20"/>
              <w:jc w:val="both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BC25AD">
              <w:rPr>
                <w:sz w:val="21"/>
                <w:szCs w:val="21"/>
              </w:rPr>
              <w:t>Analiza el marco conceptual del derecho comercial y el estatuto del comerciante, aplicando el Código de Comercio a los actos de comercio y a las obligaciones registrales de los sujetos mercantiles.</w:t>
            </w:r>
          </w:p>
        </w:tc>
      </w:tr>
      <w:tr w:rsidR="007722C5" w:rsidRPr="00BC25AD" w14:paraId="714E2A0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F69E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DE2FD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9EAB7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7722C5" w:rsidRPr="00BC25AD" w14:paraId="6A4F4A5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FF7B5" w14:textId="77777777" w:rsidR="007722C5" w:rsidRPr="00BC25AD" w:rsidRDefault="008D77DE">
            <w:pPr>
              <w:spacing w:before="20" w:after="20"/>
            </w:pPr>
            <w:r w:rsidRPr="00BC25AD">
              <w:rPr>
                <w:sz w:val="21"/>
                <w:szCs w:val="21"/>
              </w:rPr>
              <w:t>1. Explica el marco co</w:t>
            </w:r>
            <w:r w:rsidR="00B00081" w:rsidRPr="00BC25AD">
              <w:rPr>
                <w:sz w:val="21"/>
                <w:szCs w:val="21"/>
              </w:rPr>
              <w:t>nceptual del derecho comercial e identifica</w:t>
            </w:r>
            <w:r w:rsidRPr="00BC25AD">
              <w:rPr>
                <w:sz w:val="21"/>
                <w:szCs w:val="21"/>
              </w:rPr>
              <w:t xml:space="preserve"> los actos de comercio y los bienes mercantiles según el Código de Comercio.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C395" w14:textId="77777777" w:rsidR="007722C5" w:rsidRPr="00BC25AD" w:rsidRDefault="00B00081">
            <w:pPr>
              <w:spacing w:before="20" w:after="20"/>
            </w:pPr>
            <w:r w:rsidRPr="00BC25AD">
              <w:rPr>
                <w:sz w:val="21"/>
                <w:szCs w:val="21"/>
              </w:rPr>
              <w:t xml:space="preserve">1.1 Clasifica </w:t>
            </w:r>
            <w:r w:rsidR="008D77DE" w:rsidRPr="00BC25AD">
              <w:rPr>
                <w:sz w:val="21"/>
                <w:szCs w:val="21"/>
              </w:rPr>
              <w:t>un conjunto de actos en actos comerciales, no comerciales, mixtos o por conexión conforme al Código de Comercio.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1E306" w14:textId="77777777" w:rsidR="007722C5" w:rsidRPr="00BC25AD" w:rsidRDefault="008D77DE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1: </w:t>
            </w:r>
            <w:r w:rsidRPr="00BC25AD">
              <w:rPr>
                <w:sz w:val="21"/>
                <w:szCs w:val="21"/>
              </w:rPr>
              <w:t>Cuadro de clasificación de los actos de comercio.</w:t>
            </w:r>
          </w:p>
        </w:tc>
      </w:tr>
      <w:tr w:rsidR="007722C5" w:rsidRPr="00BC25AD" w14:paraId="1D2FD5D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2B32" w14:textId="77777777" w:rsidR="007722C5" w:rsidRPr="00BC25AD" w:rsidRDefault="007722C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0877" w14:textId="77777777" w:rsidR="00A95CCB" w:rsidRPr="00BC25AD" w:rsidRDefault="00B00081" w:rsidP="00A95CCB">
            <w:pPr>
              <w:spacing w:before="20" w:after="20"/>
            </w:pPr>
            <w:r w:rsidRPr="00BC25AD">
              <w:rPr>
                <w:sz w:val="21"/>
                <w:szCs w:val="21"/>
              </w:rPr>
              <w:t xml:space="preserve">1.2 Identifica </w:t>
            </w:r>
            <w:r w:rsidR="00A95CCB" w:rsidRPr="00BC25AD">
              <w:rPr>
                <w:sz w:val="21"/>
                <w:szCs w:val="21"/>
              </w:rPr>
              <w:t>la diferencia del documento electrónico comercial con relación al documento comercial tradicional.</w:t>
            </w:r>
          </w:p>
          <w:p w14:paraId="230374E7" w14:textId="77777777" w:rsidR="007722C5" w:rsidRPr="00BC25AD" w:rsidRDefault="007722C5" w:rsidP="00A95CCB">
            <w:pPr>
              <w:spacing w:before="20" w:after="20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89A2F" w14:textId="77777777" w:rsidR="007722C5" w:rsidRPr="00BC25AD" w:rsidRDefault="008D77DE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2: </w:t>
            </w:r>
            <w:r w:rsidR="00776D59" w:rsidRPr="00BC25AD">
              <w:rPr>
                <w:sz w:val="21"/>
                <w:szCs w:val="21"/>
              </w:rPr>
              <w:t>Ficha de r</w:t>
            </w:r>
            <w:r w:rsidR="00BD5F92" w:rsidRPr="00BC25AD">
              <w:rPr>
                <w:sz w:val="21"/>
                <w:szCs w:val="21"/>
              </w:rPr>
              <w:t>esumen</w:t>
            </w:r>
            <w:r w:rsidRPr="00BC25AD">
              <w:rPr>
                <w:sz w:val="21"/>
                <w:szCs w:val="21"/>
              </w:rPr>
              <w:t xml:space="preserve"> de una operación de comercio electrónico.</w:t>
            </w:r>
          </w:p>
        </w:tc>
      </w:tr>
      <w:tr w:rsidR="007722C5" w:rsidRPr="00BC25AD" w14:paraId="194F22B9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C627D" w14:textId="77777777" w:rsidR="007722C5" w:rsidRPr="00BC25AD" w:rsidRDefault="008D77DE">
            <w:pPr>
              <w:spacing w:before="20" w:after="20"/>
            </w:pPr>
            <w:r w:rsidRPr="00BC25AD">
              <w:rPr>
                <w:sz w:val="21"/>
                <w:szCs w:val="21"/>
              </w:rPr>
              <w:t>2. Aplica el estatuto del comerciante a las obligaciones registrales y contables de los sujetos mercantiles, distinguiendo sus clases, sus impedimentos y sus prohibiciones.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B4221" w14:textId="77777777" w:rsidR="007722C5" w:rsidRPr="00BC25AD" w:rsidRDefault="008D77DE">
            <w:pPr>
              <w:spacing w:before="20" w:after="20"/>
            </w:pPr>
            <w:r w:rsidRPr="00BC25AD">
              <w:rPr>
                <w:sz w:val="21"/>
                <w:szCs w:val="21"/>
              </w:rPr>
              <w:t>2.1 Verifica en equipo el cumplimiento de las obligaciones contables y registrales de un comerciante en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DB55" w14:textId="77777777" w:rsidR="007722C5" w:rsidRPr="00BC25AD" w:rsidRDefault="008D77DE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3: </w:t>
            </w:r>
            <w:r w:rsidRPr="00BC25AD">
              <w:rPr>
                <w:sz w:val="21"/>
                <w:szCs w:val="21"/>
              </w:rPr>
              <w:t>Informe sobre las obligaciones y el estatuto de un comerciante.</w:t>
            </w:r>
          </w:p>
        </w:tc>
      </w:tr>
      <w:tr w:rsidR="007722C5" w:rsidRPr="00BC25AD" w14:paraId="6BFD7B2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DAB1" w14:textId="77777777" w:rsidR="007722C5" w:rsidRPr="00BC25AD" w:rsidRDefault="007722C5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976B8" w14:textId="77777777" w:rsidR="007722C5" w:rsidRPr="00BC25AD" w:rsidRDefault="008D77DE">
            <w:pPr>
              <w:spacing w:before="20" w:after="20"/>
            </w:pPr>
            <w:r w:rsidRPr="00BC25AD">
              <w:rPr>
                <w:sz w:val="21"/>
                <w:szCs w:val="21"/>
              </w:rPr>
              <w:t>2.2 Describe ante el curso el trámite de inscripción de una empresa unipersonal ante el Registro de Comercio.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C3015" w14:textId="77777777" w:rsidR="007722C5" w:rsidRPr="00BC25AD" w:rsidRDefault="008D77DE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4: </w:t>
            </w:r>
            <w:r w:rsidRPr="00BC25AD">
              <w:rPr>
                <w:sz w:val="21"/>
                <w:szCs w:val="21"/>
              </w:rPr>
              <w:t>Ficha de trámite de inscripción ante el Registro de Comercio.</w:t>
            </w:r>
          </w:p>
        </w:tc>
      </w:tr>
      <w:tr w:rsidR="007722C5" w:rsidRPr="00BC25AD" w14:paraId="708D312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A8C16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7722C5" w:rsidRPr="00BC25AD" w14:paraId="25ADD18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C864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888F6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39AF6BF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8CBC3" w14:textId="77777777" w:rsidR="007722C5" w:rsidRPr="00BC25AD" w:rsidRDefault="008D77DE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8346D" w:rsidRPr="00BC25AD" w14:paraId="23BC2D2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C122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1: Derecho Comercial</w:t>
            </w:r>
          </w:p>
          <w:p w14:paraId="3960D0B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2: Comerciante o empresario mercantil</w:t>
            </w:r>
          </w:p>
          <w:p w14:paraId="5233A39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3: Estatuto del comerciante o empresario mercantil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6F54C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Derecho comercial, subjetivo y objetivo. (C)</w:t>
            </w:r>
          </w:p>
          <w:p w14:paraId="354D3AE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Derecho mercantil como derecho de la empresa y del mercado. (C)</w:t>
            </w:r>
          </w:p>
          <w:p w14:paraId="6EDA798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Actos de comercio: clasificación, actos y operaciones según el Código de Comercio, actos no comerciales, actos mixtos y actos por conexión. (C, P)</w:t>
            </w:r>
          </w:p>
          <w:p w14:paraId="4E750B4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Bienes mercantiles. (C, P)</w:t>
            </w:r>
          </w:p>
          <w:p w14:paraId="7B3F927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Comercio electrónico: documento electrónico y la firma digital. (C, T)</w:t>
            </w:r>
          </w:p>
          <w:p w14:paraId="50E2C4FB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Concepto y clases de empresarios mercantiles. (C)</w:t>
            </w:r>
          </w:p>
          <w:p w14:paraId="26ABC4CD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El comerciante persona natural o empresario mercantil individual frente a la empresa unipersonal. Impedimentos y prohibiciones para ejercer el comercio. (C, P)</w:t>
            </w:r>
          </w:p>
          <w:p w14:paraId="26A9AA5E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El comerciante persona jurídica o empresario mercantil social: Sociedades comerciales. (C)</w:t>
            </w:r>
          </w:p>
          <w:p w14:paraId="55F98CF9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 xml:space="preserve">Obligaciones de los comerciantes. (C) </w:t>
            </w:r>
          </w:p>
          <w:p w14:paraId="61A20878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Contabilidad ordenada: libros de contabilidad, libro diario, libro mayor, inventarios y balances, y conservación de los libros contables, análisis jurídico legal y su implicancia con las normas contables. (C, P)</w:t>
            </w:r>
          </w:p>
          <w:p w14:paraId="202BBF88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Registro de Comercio: conceptualización y principios, objeto, actos y sujetos a inscripción. (C, P)</w:t>
            </w:r>
          </w:p>
          <w:p w14:paraId="495F9960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El SEPREC y el registro de comercio. (C, T)</w:t>
            </w:r>
          </w:p>
          <w:p w14:paraId="738BD0F6" w14:textId="77777777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Sanciones e infracciones comerciales. (C)</w:t>
            </w:r>
          </w:p>
          <w:p w14:paraId="2761CA9E" w14:textId="55DC6C72" w:rsidR="00B8346D" w:rsidRPr="00BC25AD" w:rsidRDefault="00B8346D" w:rsidP="00B8346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Derecho de la competencia: legislación sobre la libre competencia, la competencia desleal, y clasificación y análisis de los actos de competencia desleal.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6D5D4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Servicio Plurinacional de Registro de Comercio (SEPREC), creado por el Decreto Supremo N° 4596 en el marco de la Ley N° 1398, de Registro de Comercio.</w:t>
            </w:r>
          </w:p>
          <w:p w14:paraId="34661C54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Código de Comercio, Decreto Ley N° 14379, que clasifica los actos de comercio y regula las obligaciones de los comerciantes en Bolivia.</w:t>
            </w:r>
          </w:p>
          <w:p w14:paraId="4C599529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Ley N° 164, General de Telecomunicaciones, Tecnologías de Información y Comunicación, que reconoce el valor jurídico del documento electrónico y de la firma digital en los actos comerciales.</w:t>
            </w:r>
          </w:p>
        </w:tc>
      </w:tr>
      <w:tr w:rsidR="00B8346D" w:rsidRPr="00BC25AD" w14:paraId="3C774DE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C9D3" w14:textId="77777777" w:rsidR="00B8346D" w:rsidRPr="00BC25AD" w:rsidRDefault="00B8346D" w:rsidP="00B8346D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BC25AD">
              <w:rPr>
                <w:shd w:val="clear" w:color="auto" w:fill="FAF9F9"/>
              </w:rPr>
              <w:t>Interpreta la estructura del contrato social y los lineamientos de gobierno corporativo, verificando el cumplimiento legal y regulatorio en la constitución, administración y disolución de sociedades comerciales.</w:t>
            </w:r>
          </w:p>
        </w:tc>
      </w:tr>
      <w:tr w:rsidR="00B8346D" w:rsidRPr="00BC25AD" w14:paraId="5F293D40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4CE9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5723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C2E4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8346D" w:rsidRPr="00BC25AD" w14:paraId="3B72FF1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FB510" w14:textId="77777777" w:rsidR="00B8346D" w:rsidRPr="00BC25AD" w:rsidRDefault="00B8346D" w:rsidP="00B8346D">
            <w:pPr>
              <w:spacing w:before="20" w:after="20"/>
              <w:rPr>
                <w:shd w:val="clear" w:color="auto" w:fill="FAF9F9"/>
              </w:rPr>
            </w:pPr>
            <w:r w:rsidRPr="00BC25AD">
              <w:rPr>
                <w:sz w:val="21"/>
                <w:szCs w:val="21"/>
              </w:rPr>
              <w:t xml:space="preserve">1. </w:t>
            </w:r>
            <w:r w:rsidRPr="00BC25AD">
              <w:rPr>
                <w:shd w:val="clear" w:color="auto" w:fill="FAF9F9"/>
              </w:rPr>
              <w:t>Verifica el contenido mínimo legal y regulatorio del contrato social de una sociedad comercial, diferenciando las sociedades de personas de las sociedades de capital y la estructura de sus órganos.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20778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 xml:space="preserve">1.1 </w:t>
            </w:r>
            <w:r w:rsidRPr="00BC25AD">
              <w:t>Revisa el cumplimiento de los requisitos legales del Código de Comercio en el contrato social y estatutos de una SRL o SA mediante una lista de cotejo.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56C92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b/>
                <w:bCs/>
                <w:sz w:val="21"/>
                <w:szCs w:val="21"/>
              </w:rPr>
              <w:t xml:space="preserve">Producto 5: </w:t>
            </w:r>
            <w:del w:id="9001" w:author="Comisión de revisión 4.5" w:date="2026-10-13T00:00:00Z">
              <w:r>
                <w:rPr>
                  <w:shd w:val="clear" w:color="auto" w:fill="FAF9F9"/>
                </w:rPr>
                <w:delText xml:space="preserve">Informe de revisiòn y lista</w:delText>
              </w:r>
            </w:del>
            <w:ins w:id="9002" w:author="Comisión de revisión 4.5" w:date="2026-10-13T00:00:00Z">
              <w:r>
                <w:rPr>
                  <w:shd w:val="clear" w:color="auto" w:fill="FAF9F9"/>
                </w:rPr>
                <w:t xml:space="preserve">Informe de revisión y lista</w:t>
              </w:r>
            </w:ins>
            <w:r>
              <w:rPr>
                <w:shd w:val="clear" w:color="auto" w:fill="FAF9F9"/>
              </w:rPr>
              <w:t xml:space="preserve"> de cotejo del cumplimiento legal del contrato social y sus estatutos.</w:t>
            </w:r>
          </w:p>
        </w:tc>
      </w:tr>
      <w:tr w:rsidR="00B8346D" w:rsidRPr="00BC25AD" w14:paraId="2B8D3E2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1942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FE06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1.2 Compara en aula las características de la sociedad colectiva, la sociedad en comandita simple, la asociación accidental, la sociedad de responsabilidad limitada y la sociedad anónima.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FB63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6: </w:t>
            </w:r>
            <w:r w:rsidRPr="00BC25AD">
              <w:rPr>
                <w:sz w:val="21"/>
                <w:szCs w:val="21"/>
              </w:rPr>
              <w:t>Cuadro comparativo de los tipos societarios.</w:t>
            </w:r>
          </w:p>
        </w:tc>
      </w:tr>
      <w:tr w:rsidR="00B8346D" w:rsidRPr="00BC25AD" w14:paraId="27D94A9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7566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 Aplica los lineamientos de gobierno corporativo y el régimen de disolución, liquidación, transformación, fusión y escisión de las sociedades comerciales, distinguiendo las empresas públicas, mixtas y sociales y la protección de la empresa mercantil.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9C81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2.1 Analiza en equipo los principios de gobierno corporativo y los conflictos de interés de una sociedad anónima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EEA8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7: </w:t>
            </w:r>
            <w:r w:rsidRPr="00BC25AD">
              <w:rPr>
                <w:sz w:val="21"/>
                <w:szCs w:val="21"/>
              </w:rPr>
              <w:t>Informe de aplicación de los principios de gobierno corporativo a una sociedad comercial.</w:t>
            </w:r>
          </w:p>
        </w:tc>
      </w:tr>
      <w:tr w:rsidR="00B8346D" w:rsidRPr="00BC25AD" w14:paraId="6C9313A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3AA2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62B4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2.2 Describe en aula los efectos legales y contables de un caso de disolución, liquidación, fusión o escisión de una sociedad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6EEC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8: </w:t>
            </w:r>
            <w:r w:rsidRPr="00BC25AD">
              <w:rPr>
                <w:bCs/>
                <w:sz w:val="21"/>
                <w:szCs w:val="21"/>
              </w:rPr>
              <w:t>Informe de los efectos legales y contables de un caso de reorganización o disolución de una empresa</w:t>
            </w:r>
            <w:r w:rsidRPr="00BC25AD">
              <w:rPr>
                <w:sz w:val="21"/>
                <w:szCs w:val="21"/>
              </w:rPr>
              <w:t>.</w:t>
            </w:r>
          </w:p>
        </w:tc>
      </w:tr>
      <w:tr w:rsidR="00B8346D" w:rsidRPr="00BC25AD" w14:paraId="33D59EB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67CF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8346D" w:rsidRPr="00BC25AD" w14:paraId="5E251C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7DF0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2E62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1F365B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2F74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8346D" w:rsidRPr="00BC25AD" w14:paraId="4CA3544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A40C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4: Sociedades comerciales</w:t>
            </w:r>
          </w:p>
          <w:p w14:paraId="7A2354D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5: Sociedades comerciales con predominio del factor personal</w:t>
            </w:r>
          </w:p>
          <w:p w14:paraId="387B0B2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6: Sociedad de Responsabilidad Limitada</w:t>
            </w:r>
          </w:p>
          <w:p w14:paraId="6366EC6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7: Sociedad Anónima</w:t>
            </w:r>
          </w:p>
          <w:p w14:paraId="7E87BEBF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 xml:space="preserve">Tema 8: Sociedad Anónima Mixta y </w:t>
            </w:r>
          </w:p>
          <w:p w14:paraId="38ADA05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9: Empresas estatales</w:t>
            </w:r>
          </w:p>
          <w:p w14:paraId="77ED2CA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10: Empresas sociales</w:t>
            </w:r>
          </w:p>
          <w:p w14:paraId="60D6F6F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11: Resolución parcial, disolución, liquidación, transformación, fusión y escisión de sociedades comerciales</w:t>
            </w:r>
          </w:p>
          <w:p w14:paraId="31CCEB3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12: Gobierno corporativo</w:t>
            </w:r>
          </w:p>
          <w:p w14:paraId="1D69AC5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13: Lineamientos de Gobierno corporativo para sociedades comerciales</w:t>
            </w:r>
          </w:p>
          <w:p w14:paraId="7A05B1B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14: Empresa mercantil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AB1A" w14:textId="3AE34751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Concepto, naturaleza jurídica y clasificación de las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sociedades comerciales, Elementos que configuran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sociedades comerciales; elementos que configuran</w:t>
              </w:r>
            </w:ins>
            <w:r>
              <w:rPr>
                <w:sz w:val="21"/>
                <w:szCs w:val="21"/>
              </w:rPr>
              <w:t xml:space="preserve"> el contrato de sociedad comercial. (C)</w:t>
            </w:r>
          </w:p>
          <w:p w14:paraId="3F99D48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t xml:space="preserve">Regulación general de las sociedades comerciales. Contenido del instrumento </w:t>
            </w:r>
            <w:del w:id="9007" w:author="Comisión de revisión 4.5" w:date="2026-10-13T00:00:00Z">
              <w:r>
                <w:delText xml:space="preserve">constitutivo, Requisitos y trámite</w:delText>
              </w:r>
            </w:del>
            <w:ins w:id="9008" w:author="Comisión de revisión 4.5" w:date="2026-10-13T00:00:00Z">
              <w:r>
                <w:t xml:space="preserve">constitutivo, requisitos y trámite</w:t>
              </w:r>
            </w:ins>
            <w:r>
              <w:t xml:space="preserve"> de inscripción ante el registro de comercio, </w:t>
            </w:r>
            <w:del w:id="9009" w:author="Comisión de revisión 4.5" w:date="2026-10-13T00:00:00Z">
              <w:r>
                <w:delText xml:space="preserve">Adquisición de personalidad jurídica, </w:delText>
              </w:r>
              <w:r>
                <w:rPr>
                  <w:sz w:val="21"/>
                  <w:szCs w:val="21"/>
                </w:rPr>
                <w:delText xml:space="preserve">Estipulaciones nulas</w:delText>
              </w:r>
            </w:del>
            <w:ins w:id="9010" w:author="Comisión de revisión 4.5" w:date="2026-10-13T00:00:00Z">
              <w:r>
                <w:t xml:space="preserve">adquisición de personalidad jurídica, estipulaciones nulas</w:t>
              </w:r>
            </w:ins>
            <w:r>
              <w:rPr>
                <w:sz w:val="21"/>
                <w:szCs w:val="21"/>
              </w:rPr>
              <w:t xml:space="preserve"> o cláusulas prohibidas, y derechos de los socios. (C)</w:t>
            </w:r>
          </w:p>
          <w:p w14:paraId="0B7BB902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colectiva: características, responsabilidad de los socios, razón social o denominación, administración y representación, participación en los resultados, admisión y retiro de socios, resoluciones y actos de competencia. (C, P)</w:t>
            </w:r>
          </w:p>
          <w:p w14:paraId="24753368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en comandita simple. (C)</w:t>
            </w:r>
          </w:p>
          <w:p w14:paraId="3F41E0A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de responsabilidad limitada: concepto, características, nombre de la sociedad y capital social. Aumento de capital, transferencia de cuotas de capital y registro de socios. Órganos de la sociedad de responsabilidad limitada: administración, asamblea de socios, facultades y convocatoria a asamblea, resoluciones, y órgano de control y vigilancia. (C, P)</w:t>
            </w:r>
          </w:p>
          <w:p w14:paraId="5D54C953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anónima: concepto, características y denominación. Constitución por acto único de fundadores y constitución por suscripción pública de acciones. Capital autorizado, capital suscrito, capital pagado, y aumento y reducción del capital. La acción: acciones nominativas y al portador, y acciones ordinarias y preferidas, y los accionistas. Órganos de la sociedad anónima. (C, P)</w:t>
            </w:r>
          </w:p>
          <w:p w14:paraId="18BC60C1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en comandita por acciones. (C)</w:t>
            </w:r>
          </w:p>
          <w:p w14:paraId="0DD8794C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Sociedad anónima mixta: concepto, características, naturaleza de persona de derecho privado, denominación, número de socios y constitución, aportes, transferencia recíproca de acciones, inversión en otras sociedades, emisión de acciones preferidas y bonos, representación estatal, presupuesto y tributación. (C, P)</w:t>
            </w:r>
          </w:p>
          <w:p w14:paraId="44B22064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Asociación accidental o de cuentas en participación: características, derechos, obligaciones y ausencia de formalidades. (C)</w:t>
            </w:r>
          </w:p>
          <w:p w14:paraId="0091769F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Empresas Estatales: tipos, régimen legal, caracteres. Creación de las empresas estatales, de la empresa mixta, de la empresa estatal mixta y de la empresa estatal intergubernamental. (C)</w:t>
            </w:r>
          </w:p>
          <w:p w14:paraId="67806084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Empresas sociales: concepto, naturaleza jurídica,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causas de creación y Constitución.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causas de creación y constitución.</w:t>
              </w:r>
            </w:ins>
            <w:r>
              <w:rPr>
                <w:sz w:val="21"/>
                <w:szCs w:val="21"/>
              </w:rPr>
              <w:t xml:space="preserve"> (C)</w:t>
            </w:r>
          </w:p>
          <w:p w14:paraId="43038EF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Concepto, objetivos y principios del gobierno corporativo, Lineamientos de gobierno corporativo para sociedades comerciales. (C, A)</w:t>
            </w:r>
          </w:p>
          <w:p w14:paraId="7A910F1E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Resolución parcial de la sociedad: causas de disolución parcial, muerte de un socio y exclusión de socios. (C, P)</w:t>
            </w:r>
          </w:p>
          <w:p w14:paraId="29FDED3B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Disolución: causas y efectos de la disolución. (C)</w:t>
            </w:r>
          </w:p>
          <w:p w14:paraId="0D82C9AD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Liquidación: nombramiento y remoción de liquidadores, sus obligaciones y facultades, y el balance final y la distribución. (C, P)</w:t>
            </w:r>
          </w:p>
          <w:p w14:paraId="6D7FB222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Transformación de sociedades: requisitos y derecho de los socios. (C, P)</w:t>
            </w:r>
          </w:p>
          <w:p w14:paraId="56E1BCB5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Fusión de sociedades: clases de fusión, fusión propia, fusión por absorción, requisitos y acuerdo definitivo. (C, P)</w:t>
            </w:r>
          </w:p>
          <w:p w14:paraId="2D115D6C" w14:textId="77777777" w:rsidR="00B8346D" w:rsidRPr="00BC25AD" w:rsidRDefault="00B8346D" w:rsidP="00B8346D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Escisión de sociedades comerciales. (C, P)</w:t>
            </w:r>
          </w:p>
          <w:p w14:paraId="3113F116" w14:textId="0E39C0C5" w:rsidR="00B8346D" w:rsidRPr="00BC25AD" w:rsidRDefault="00B8346D" w:rsidP="00B8346D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BC25AD">
              <w:rPr>
                <w:sz w:val="21"/>
                <w:szCs w:val="21"/>
              </w:rPr>
              <w:t>Propiedad intelectual, industrial y marcas.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49D7A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Código de Comercio, Decreto Ley N° 14379, que regula la constitución, la administración y la disolución de las sociedades comerciales en Bolivia.</w:t>
            </w:r>
          </w:p>
          <w:p w14:paraId="62EA2BE8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Lineamientos de Buen Gobierno Corporativo de la Autoridad de Fiscalización de Empresas (AEMP), aprobados con la Resolución Administrativa N° 330/2023 para las sociedades comerciales bolivianas.</w:t>
            </w:r>
          </w:p>
        </w:tc>
      </w:tr>
      <w:tr w:rsidR="00B8346D" w:rsidRPr="00BC25AD" w14:paraId="563E3D6D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4D7F9" w14:textId="77777777" w:rsidR="00B8346D" w:rsidRPr="00BC25AD" w:rsidRDefault="00B8346D" w:rsidP="00B8346D">
            <w:pPr>
              <w:spacing w:before="20" w:after="20"/>
              <w:jc w:val="both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BC25AD">
              <w:rPr>
                <w:sz w:val="21"/>
                <w:szCs w:val="21"/>
              </w:rPr>
              <w:t>Aplica el régimen legal de los títulos valores y del mercado de valores, diferenciando la letra de cambio, el pagaré, el cheque, los bonos y las cédulas hipotecarias según sus requisitos, su circulación y sus acciones legales.</w:t>
            </w:r>
          </w:p>
        </w:tc>
      </w:tr>
      <w:tr w:rsidR="00B8346D" w:rsidRPr="00BC25AD" w14:paraId="4E94201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773D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4A30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F10C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8346D" w:rsidRPr="00BC25AD" w14:paraId="0CEB600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F5B2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 Aplica el régimen legal de la letra de cambio, el pagaré y el cheque, verificando sus requisitos, su endoso, su protesto y sus acciones emergentes.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8063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1.1 Llena en aula una letra de cambio, un pagaré y un cheque con sus requisitos legales y sus endosos.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31DC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9: </w:t>
            </w:r>
            <w:r w:rsidRPr="00BC25AD">
              <w:rPr>
                <w:sz w:val="21"/>
                <w:szCs w:val="21"/>
              </w:rPr>
              <w:t>Carpeta de títulos valores llenados conforme a sus requisitos legales.</w:t>
            </w:r>
          </w:p>
        </w:tc>
      </w:tr>
      <w:tr w:rsidR="00B8346D" w:rsidRPr="00BC25AD" w14:paraId="14664062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8725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05C6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1.2 Resuelve en equipo un caso de protesto y de acciones emergentes por falta de pago de un título valor.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68E1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10: </w:t>
            </w:r>
            <w:r w:rsidRPr="00BC25AD">
              <w:rPr>
                <w:sz w:val="21"/>
                <w:szCs w:val="21"/>
              </w:rPr>
              <w:t>Informe de un caso de protesto.</w:t>
            </w:r>
          </w:p>
        </w:tc>
      </w:tr>
      <w:tr w:rsidR="00B8346D" w:rsidRPr="00BC25AD" w14:paraId="5921855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0B2B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 Diferencia los bonos y las cédulas hipotecarias según sus requisitos de emisión y sus garantías, describiendo el mercado de valores boliviano.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5CCE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2.1 Compara en equipo los requisitos de emisión, las garantías y los derechos de los tenedores de bonos y de cédulas hipotecarias.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2CEB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11: </w:t>
            </w:r>
            <w:r w:rsidRPr="00BC25AD">
              <w:rPr>
                <w:sz w:val="21"/>
                <w:szCs w:val="21"/>
              </w:rPr>
              <w:t>Cuadro comparativo de los bonos y las cédulas hipotecarias.</w:t>
            </w:r>
          </w:p>
        </w:tc>
      </w:tr>
      <w:tr w:rsidR="00B8346D" w:rsidRPr="00BC25AD" w14:paraId="66DFC6E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5225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A3DF7" w14:textId="77777777" w:rsidR="00B8346D" w:rsidRPr="00BC25AD" w:rsidRDefault="00B8346D" w:rsidP="00B8346D">
            <w:pPr>
              <w:spacing w:before="20" w:after="20"/>
            </w:pPr>
            <w:r>
              <w:rPr>
                <w:sz w:val="21"/>
                <w:szCs w:val="21"/>
              </w:rPr>
              <w:t xml:space="preserve">2.2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Expone ante el curso la estructura y de los participantes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Expone ante el curso la estructura y los participantes</w:t>
              </w:r>
            </w:ins>
            <w:r>
              <w:rPr>
                <w:sz w:val="21"/>
                <w:szCs w:val="21"/>
              </w:rPr>
              <w:t xml:space="preserve"> del mercado de valores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8158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12: </w:t>
            </w:r>
            <w:r w:rsidRPr="00BC25AD">
              <w:rPr>
                <w:sz w:val="21"/>
                <w:szCs w:val="21"/>
              </w:rPr>
              <w:t>Esquema de la estructura y de los participantes del mercado de valores boliviano.</w:t>
            </w:r>
          </w:p>
        </w:tc>
      </w:tr>
      <w:tr w:rsidR="00B8346D" w:rsidRPr="00BC25AD" w14:paraId="56E27EE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F198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8346D" w:rsidRPr="00BC25AD" w14:paraId="1A7D0A7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AFBE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E5ED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858AE4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39E4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8346D" w:rsidRPr="00BC25AD" w14:paraId="34DC4F9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7B2A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15: Teoría de los títulos valores</w:t>
            </w:r>
          </w:p>
          <w:p w14:paraId="245C88D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16: Letra de cambio</w:t>
            </w:r>
          </w:p>
          <w:p w14:paraId="0CFA0BA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17: Pagaré</w:t>
            </w:r>
          </w:p>
          <w:p w14:paraId="6F9DC8F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18: Cheque</w:t>
            </w:r>
          </w:p>
          <w:p w14:paraId="133316D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19: Bonos</w:t>
            </w:r>
          </w:p>
          <w:p w14:paraId="29FF82E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20: Cédulas hipotecarias</w:t>
            </w:r>
          </w:p>
          <w:p w14:paraId="4A4EBBF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21: Mercado de valores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1C214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Concepto, denominación, características y naturaleza jurídica de los títulos valores. Requisitos comunes y clasificación de los títulos valores. </w:t>
            </w: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El endoso y sus clases. (C, P).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El endoso y sus clases. (C, P)</w:t>
              </w:r>
            </w:ins>
            <w:r>
              <w:rPr>
                <w:sz w:val="21"/>
                <w:szCs w:val="21"/>
              </w:rPr>
              <w:t xml:space="preserve"> </w:t>
            </w:r>
          </w:p>
          <w:p w14:paraId="00DF531C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Letra de cambio: concepto, elementos personales, modalidades de giro y formas de vencimiento. Aceptación, cláusula de valor y cláusulas especiales de la letra de cambio. Aval, presentación y pago, y protesto de la letra de cambio. (C, P)</w:t>
            </w:r>
          </w:p>
          <w:p w14:paraId="1284047C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Pagaré: concepto, personas que intervienen y modalidades de giro. Estipulación de intereses, normas aplicables y acciones emergentes por la falta de pago del pagaré. (C, P)</w:t>
            </w:r>
          </w:p>
          <w:p w14:paraId="6DACBC12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Cheque: concepto, contenido, modalidades de giro y endoso. Cheque no negociable, presentación y pago, revalidación y pago parcial. Rechazo del cheque, cheques especiales, y responsabilidad del cuentacorrentista y de la entidad financiera en su pago. (C, P)</w:t>
            </w:r>
          </w:p>
          <w:p w14:paraId="16B7FEA2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Bonos: concepto, requisitos para su emisión, características y pago de capital e intereses. Garantías, prospecto de emisión, representante común de tenedores de bonos y programa de emisiones. Calificación de riesgo, obligaciones de la sociedad emisora y derechos de los bonistas. Bonos convertibles en acciones, bonos participativos, exigibilidad de los bonos y acciones para su pago, y prescripción. (C, P)</w:t>
            </w:r>
          </w:p>
          <w:p w14:paraId="2BB040EE" w14:textId="77777777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Cédulas hipotecarias: concepto, contenido y emisión. Límites y correspondencia entre operaciones activas y pasivas, solicitud de no objeción para la emisión, y prospecto. Adquisición de cédulas hipotecarias por entidades de intermediación financiera, su registro, exigibilidad del documento y acciones para su cumplimiento, y prescripción. (C, P)</w:t>
            </w:r>
          </w:p>
          <w:p w14:paraId="2705EC50" w14:textId="23B7A728" w:rsidR="00B8346D" w:rsidRPr="00BC25AD" w:rsidRDefault="00B8346D" w:rsidP="00B8346D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BC25AD">
              <w:rPr>
                <w:sz w:val="21"/>
                <w:szCs w:val="21"/>
              </w:rPr>
              <w:t>Mercado de valores: concepto, características, clasificación y oferta pública de valores. Clasificación de los valores, la Bolsa Boliviana de Valores y operaciones de bolsa. (C,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76E7D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Ley N° 1834, del Mercado de Valores, que regula la Bolsa Boliviana de Valores, las agencias de bolsa, las calificadoras de riesgo y las entidades de depósito de valores, y exige mantener en reserva la información privilegiada.</w:t>
            </w:r>
          </w:p>
          <w:p w14:paraId="34667871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Código de Comercio, Decreto Ley N° 14379, que regula la letra de cambio, el pagaré, el cheque y los demás títulos valores en Bolivia.</w:t>
            </w:r>
          </w:p>
          <w:p w14:paraId="5A276862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Entidad de Depósito de Valores de Bolivia S.A. (EDV).</w:t>
            </w:r>
          </w:p>
        </w:tc>
      </w:tr>
      <w:tr w:rsidR="00B8346D" w:rsidRPr="00BC25AD" w14:paraId="325F9455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550F6" w14:textId="77777777" w:rsidR="00B8346D" w:rsidRPr="00BC25AD" w:rsidRDefault="00B8346D" w:rsidP="00B8346D">
            <w:pPr>
              <w:spacing w:before="20" w:after="20"/>
              <w:jc w:val="both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4: </w:t>
            </w:r>
            <w:r w:rsidRPr="00BC25AD">
              <w:rPr>
                <w:sz w:val="21"/>
                <w:szCs w:val="21"/>
              </w:rPr>
              <w:t>Aplica el régimen legal de las obligaciones y de los contratos comerciales, interpretando las cláusulas de un contrato de compraventa, de transporte o bancario conforme a la normativa comercial vigente.</w:t>
            </w:r>
          </w:p>
        </w:tc>
      </w:tr>
      <w:tr w:rsidR="00B8346D" w:rsidRPr="00BC25AD" w14:paraId="6CA204D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A45B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251B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6464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B8346D" w:rsidRPr="00BC25AD" w14:paraId="579ABA8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105D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 xml:space="preserve">1. Describe las cláusulas de un contrato de compraventa comercial. 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A29F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1.1 Revisa las cláusulas de un contrato de compraventa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934FC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b/>
                <w:bCs/>
                <w:sz w:val="21"/>
                <w:szCs w:val="21"/>
              </w:rPr>
              <w:t xml:space="preserve">Producto 13: </w:t>
            </w:r>
            <w:r w:rsidRPr="00BC25AD">
              <w:rPr>
                <w:bCs/>
                <w:sz w:val="21"/>
                <w:szCs w:val="21"/>
              </w:rPr>
              <w:t>Informe de  revisión de las cláusulas de un c</w:t>
            </w:r>
            <w:r w:rsidRPr="00BC25AD">
              <w:rPr>
                <w:sz w:val="21"/>
                <w:szCs w:val="21"/>
              </w:rPr>
              <w:t>ontrato de compraventa comercial.</w:t>
            </w:r>
          </w:p>
          <w:p w14:paraId="70D2873A" w14:textId="77777777" w:rsidR="00B8346D" w:rsidRPr="00BC25AD" w:rsidRDefault="00B8346D" w:rsidP="00B8346D">
            <w:pPr>
              <w:spacing w:before="20" w:after="20"/>
            </w:pPr>
          </w:p>
        </w:tc>
      </w:tr>
      <w:tr w:rsidR="00B8346D" w:rsidRPr="00BC25AD" w14:paraId="0AB4D45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7E13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88A5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1.2 Identifica en equipo las obligaciones del vendedor y del comprador en un caso de compraventa internacional.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0644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14: </w:t>
            </w:r>
            <w:r w:rsidRPr="00BC25AD">
              <w:rPr>
                <w:bCs/>
                <w:sz w:val="21"/>
                <w:szCs w:val="21"/>
              </w:rPr>
              <w:t xml:space="preserve">Cuadro descriptivo </w:t>
            </w:r>
            <w:r w:rsidRPr="00BC25AD">
              <w:rPr>
                <w:sz w:val="21"/>
                <w:szCs w:val="21"/>
              </w:rPr>
              <w:t>de las obligaciones y riesgos de las partes.</w:t>
            </w:r>
          </w:p>
        </w:tc>
      </w:tr>
      <w:tr w:rsidR="00B8346D" w:rsidRPr="00BC25AD" w14:paraId="5333972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A6F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 Diferencia los diferentes tipos de contratos comerciales.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078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2.1 Analiza los diferentes tipos de contratos comerciales.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2AFE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15: </w:t>
            </w:r>
            <w:r w:rsidRPr="00BC25AD">
              <w:rPr>
                <w:sz w:val="21"/>
                <w:szCs w:val="21"/>
              </w:rPr>
              <w:t>Cuadro comparativo de los distintos tipos de contratos.</w:t>
            </w:r>
          </w:p>
        </w:tc>
      </w:tr>
      <w:tr w:rsidR="00B8346D" w:rsidRPr="00BC25AD" w14:paraId="04FF967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53CA" w14:textId="77777777" w:rsidR="00B8346D" w:rsidRPr="00BC25AD" w:rsidRDefault="00B8346D" w:rsidP="00B8346D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A604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 xml:space="preserve">2.2 Describe en aula las diferencias de los distintos tipos de contratos comerciales.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D1D7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sz w:val="21"/>
                <w:szCs w:val="21"/>
              </w:rPr>
              <w:t xml:space="preserve">Producto 16: </w:t>
            </w:r>
            <w:r w:rsidRPr="00BC25AD">
              <w:rPr>
                <w:sz w:val="21"/>
                <w:szCs w:val="21"/>
              </w:rPr>
              <w:t>Informe de las diferencias de los distintos tipos de contratos comerciales.</w:t>
            </w:r>
          </w:p>
        </w:tc>
      </w:tr>
      <w:tr w:rsidR="00B8346D" w:rsidRPr="00BC25AD" w14:paraId="748F669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B935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B8346D" w:rsidRPr="00BC25AD" w14:paraId="45A4224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F725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34CF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D9BE71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D048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B8346D" w:rsidRPr="00BC25AD" w14:paraId="5CEFDB8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32F0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Tema 22: Contratos y obligaciones comerciales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4D75D" w14:textId="77777777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Contratos comerciales. (C)</w:t>
            </w:r>
          </w:p>
          <w:p w14:paraId="3026EDC4" w14:textId="77777777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Obligaciones comerciales. (C)</w:t>
            </w:r>
          </w:p>
          <w:p w14:paraId="0444198B" w14:textId="607C5004" w:rsidR="00B8346D" w:rsidRPr="00BC25AD" w:rsidRDefault="00B8346D" w:rsidP="00B8346D">
            <w:pPr>
              <w:pStyle w:val="Prrafodelista"/>
              <w:numPr>
                <w:ilvl w:val="0"/>
                <w:numId w:val="13"/>
              </w:numPr>
              <w:spacing w:before="10" w:after="10"/>
            </w:pP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Distintas modalidades de Contrato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Distintas modalidades de contrato</w:t>
              </w:r>
            </w:ins>
            <w:r>
              <w:rPr>
                <w:sz w:val="21"/>
                <w:szCs w:val="21"/>
              </w:rPr>
              <w:t xml:space="preserve"> conforme al Código de Comercio.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4A3B7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Incoterms de la Cámara de Comercio Internacional, empleados en los contratos de compraventa internacional de mercaderías.</w:t>
            </w:r>
          </w:p>
          <w:p w14:paraId="3859827E" w14:textId="77777777" w:rsidR="00B8346D" w:rsidRPr="00BC25AD" w:rsidRDefault="00B8346D" w:rsidP="00B8346D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Código de Comercio, Decreto Ley N° 14379, que regula los contratos comerciales y las obligaciones mercantiles en Bolivia.</w:t>
            </w:r>
          </w:p>
        </w:tc>
      </w:tr>
      <w:tr w:rsidR="00B8346D" w:rsidRPr="00BC25AD" w14:paraId="5FFC5C3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606B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B8346D" w:rsidRPr="00BC25AD" w14:paraId="68E9552A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9A92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C1A5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19C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9AF0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8C9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B8346D" w:rsidRPr="00BC25AD" w14:paraId="1766ED1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518F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Exposición dialogada de las normas del Código de Comercio sobre comerciantes, sociedades y títulos valores.</w:t>
            </w:r>
          </w:p>
          <w:p w14:paraId="594C1E2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Lectura comentada de cláusulas de contratos sociales, de estatutos y de contratos comerciales.</w:t>
            </w:r>
          </w:p>
          <w:p w14:paraId="582E07F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Resolución guiada del llenado y del endoso de letras de cambio, pagarés y cheques.</w:t>
            </w:r>
          </w:p>
          <w:p w14:paraId="78F3D52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Análisis de casos de constitución, fusión y disolución de sociedades comerciales bolivianas.</w:t>
            </w:r>
          </w:p>
          <w:p w14:paraId="3D46591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Preguntas de comprensión sobre gobierno corporativo y mercado de valores.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4D2A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Lectura de las normas del Código de Comercio, de la Ley de la Empresa Pública y de los Lineamientos de Buen Gobierno Corporativo de la AEMP.</w:t>
            </w:r>
          </w:p>
          <w:p w14:paraId="55A1F77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Elaboración progresiva del contrato de una sociedad comercial y de sus estatutos.</w:t>
            </w:r>
          </w:p>
          <w:p w14:paraId="41A006F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Resolución de ejercicios de llenado de letras de cambio, pagarés y cheques.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8376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Cuestionarios de comprensión sobre los tipos societarios y los títulos valores en la plataforma Moodle UMSA.</w:t>
            </w:r>
          </w:p>
          <w:p w14:paraId="0EB2460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Foros de consulta sobre gobierno corporativo y disolución de sociedades.</w:t>
            </w:r>
          </w:p>
          <w:p w14:paraId="6836668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Videotutoriales de trámites ante el SEPREC y ante el Registro del Mercado de Valores.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CC1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Debate colaborativo sobre la elección del tipo societario más adecuado para un caso real.</w:t>
            </w:r>
          </w:p>
          <w:p w14:paraId="0E89A5C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Elaboración guiada de un contrato de sociedad y de un contrato de compraventa comercial.</w:t>
            </w:r>
          </w:p>
          <w:p w14:paraId="51A8C77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Simulación de un protesto y de acciones emergentes de un título valor.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7E3D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Investigación sobre la aplicación del gobierno corporativo en una sociedad anónima boliviana, con el análisis de sus conflictos de interés y de la gestión de sus riesgos.</w:t>
            </w:r>
          </w:p>
          <w:p w14:paraId="0AED566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Análisis de un caso de fusión, escisión o transformación de una sociedad comercial.</w:t>
            </w:r>
          </w:p>
          <w:p w14:paraId="4E185AF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sz w:val="21"/>
                <w:szCs w:val="21"/>
              </w:rPr>
              <w:t>Comparación de los requisitos de emisión de bonos y de cédulas hipotecarias en el mercado de valores boliviano.</w:t>
            </w:r>
          </w:p>
        </w:tc>
      </w:tr>
      <w:tr w:rsidR="00B8346D" w:rsidRPr="00BC25AD" w14:paraId="0B5362C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2044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C480D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Aprendizaje basado en problemas con casos de constitución y de disolución de sociedades comerciales.</w:t>
            </w:r>
          </w:p>
          <w:p w14:paraId="2CB51681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Estudio de casos de aplicación del Código de Comercio y de la Ley de la Empresa Pública.</w:t>
            </w:r>
          </w:p>
          <w:p w14:paraId="3A2D2F6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Proyecto integrador que recorre la constitución, el gobierno corporativo y la disolución de una sociedad.</w:t>
            </w:r>
          </w:p>
          <w:p w14:paraId="7280426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Trabajo colaborativo en equipos para el llenado y el análisis de títulos valores.</w:t>
            </w:r>
          </w:p>
          <w:p w14:paraId="3D806E44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Simulaciones de trámites ante el SEPREC y ante el mercado de valores.</w:t>
            </w:r>
          </w:p>
          <w:p w14:paraId="0313027F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Clase invertida para los contenidos conceptuales del derecho comercial general.</w:t>
            </w:r>
          </w:p>
        </w:tc>
      </w:tr>
      <w:tr w:rsidR="00B8346D" w:rsidRPr="00BC25AD" w14:paraId="377C147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25A2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A1296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Plataforma Moodle UMSA.</w:t>
            </w:r>
          </w:p>
          <w:p w14:paraId="56B7A918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Código de Comercio, Ley de la Empresa Pública, Ley del Mercado de Valores y Lineamientos de Buen Gobierno Corporativo de la AEMP.</w:t>
            </w:r>
          </w:p>
          <w:p w14:paraId="5EDEE06F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Formatos de letras de cambio, pagarés y cheques para el trabajo en aula.</w:t>
            </w:r>
          </w:p>
          <w:p w14:paraId="2754FB43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Guías de ejercicios y casos elaborados por la cátedra.</w:t>
            </w:r>
          </w:p>
          <w:p w14:paraId="0237F343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Manuales e instructivos del Registro de Comercio del SEPREC.</w:t>
            </w:r>
          </w:p>
        </w:tc>
      </w:tr>
      <w:tr w:rsidR="00B8346D" w:rsidRPr="00BC25AD" w14:paraId="35C4B43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A5C9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E2C20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Evaluación diagnóstica: prueba inicial sobre nociones generales de derecho y de las relaciones comerciales.</w:t>
            </w:r>
          </w:p>
          <w:p w14:paraId="485F8E5B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Evaluación formativa: preguntas de comprensión y desarrollo de ejercicios prácticos en el aula, con retroalimentación continua.</w:t>
            </w:r>
          </w:p>
          <w:p w14:paraId="14E524E2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B8346D" w:rsidRPr="00BC25AD" w14:paraId="6947918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1773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77AC2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Nota mínima de aprobación: 51/100.</w:t>
            </w:r>
          </w:p>
          <w:p w14:paraId="707D2F07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0D82157C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527EE5ED" w14:textId="77777777" w:rsidR="00B8346D" w:rsidRPr="00BC25AD" w:rsidRDefault="00B8346D" w:rsidP="00B8346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BC25AD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B8346D" w:rsidRPr="00BC25AD" w14:paraId="1C40028D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7FA54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B717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BC25AD">
              <w:rPr>
                <w:sz w:val="21"/>
                <w:szCs w:val="21"/>
              </w:rPr>
              <w:t>Cuadro de clasificación de actos de comercio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D7D6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307650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AEE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9431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F9B6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9945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D746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595E88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67A58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06B6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CAF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Clasifica los actos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B7EA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Clasifica correctamente cada acto.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6E8D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los casos dudosos con el criterio de conexión.</w:t>
            </w:r>
          </w:p>
        </w:tc>
      </w:tr>
      <w:tr w:rsidR="00B8346D" w:rsidRPr="00BC25AD" w14:paraId="2B4EC1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542F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B4F9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Fundamento legal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9166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cita el artículo aplicable.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DF8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Cita el artículo del Código de Comercio de cada acto.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33A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Relaciona la clasificación con las concepciones subjetiva y objetiva.</w:t>
            </w:r>
          </w:p>
        </w:tc>
      </w:tr>
      <w:tr w:rsidR="00B8346D" w:rsidRPr="00BC25AD" w14:paraId="27F4F9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571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A668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CB8E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DC6F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5C35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incluye ejemplos de la actividad comercial boliviana.</w:t>
            </w:r>
          </w:p>
        </w:tc>
      </w:tr>
      <w:tr w:rsidR="00B8346D" w:rsidRPr="00BC25AD" w14:paraId="58B9DA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B206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69A7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BC25AD">
              <w:rPr>
                <w:sz w:val="21"/>
                <w:szCs w:val="21"/>
              </w:rPr>
              <w:t>Ficha de comercio electrónico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DFF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25206E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9C9D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B19A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5491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3C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9E26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048CFF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E9FFD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943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Bienes mercantiles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FAE2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identifica los bienes de la operación.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88DF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los bienes mercantiles de la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41D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Distingue los bienes corporales de los incorporales.</w:t>
            </w:r>
          </w:p>
        </w:tc>
      </w:tr>
      <w:tr w:rsidR="00B8346D" w:rsidRPr="00BC25AD" w14:paraId="399BA0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D6E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1C51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Validez jurídica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30DC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el valor del documento electrónico.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3450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el valor jurídico del documento electrónico y de la firma digital.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C2C4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los riesgos de una firma no certificada.</w:t>
            </w:r>
          </w:p>
        </w:tc>
      </w:tr>
      <w:tr w:rsidR="00B8346D" w:rsidRPr="00BC25AD" w14:paraId="518D9A2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29A1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8CFA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3A63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C76A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1BDD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equipo explica la ficha ante el curso.</w:t>
            </w:r>
          </w:p>
        </w:tc>
      </w:tr>
      <w:tr w:rsidR="00B8346D" w:rsidRPr="00BC25AD" w14:paraId="70DEAAC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DD54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AAF7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BC25AD">
              <w:rPr>
                <w:sz w:val="21"/>
                <w:szCs w:val="21"/>
              </w:rPr>
              <w:t>Informe sobre el estatuto del comerciante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3AC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5CA1BB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97B0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D123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2C5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FB7D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C749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684FE3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7726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D3A6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Clase de comerciante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7535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el comerciante individual y el social.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5387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la clase de comerciante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379A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Verifica la capacidad y las prohibiciones del comerciante.</w:t>
            </w:r>
          </w:p>
        </w:tc>
      </w:tr>
      <w:tr w:rsidR="00B8346D" w:rsidRPr="00BC25AD" w14:paraId="4157AD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DC5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A405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Contabilidad ordenada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2D11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los libros obligatorios.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C8C3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Verifica los libros obligatorios y su conservación.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BF58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Relaciona los libros con las normas de contabilidad vigentes.</w:t>
            </w:r>
          </w:p>
        </w:tc>
      </w:tr>
      <w:tr w:rsidR="00B8346D" w:rsidRPr="00BC25AD" w14:paraId="441464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A8A3E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6435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334A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6E94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FBB6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equipo sustenta sus conclusiones con la norma.</w:t>
            </w:r>
          </w:p>
        </w:tc>
      </w:tr>
      <w:tr w:rsidR="00B8346D" w:rsidRPr="00BC25AD" w14:paraId="0783AF4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C3A9B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12B3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BC25AD">
              <w:rPr>
                <w:sz w:val="21"/>
                <w:szCs w:val="21"/>
              </w:rPr>
              <w:t>Ficha de trámite ante el Registro de Comercio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4C8A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8346D" w:rsidRPr="00BC25AD" w14:paraId="62E6DC9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F821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6F2D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F3D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AC7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7F74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5BD682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D58F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5A6D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Requisitos del trámite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E626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requisitos de la inscripción.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2745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Detalla los requisitos y los pasos del trámite.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5324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los actos posteriores sujetos a inscripción.</w:t>
            </w:r>
          </w:p>
        </w:tc>
      </w:tr>
      <w:tr w:rsidR="00B8346D" w:rsidRPr="00BC25AD" w14:paraId="607639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C472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B1FF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Competencia del registro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5CBF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 competencia del SEPREC.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F04B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competencia y el objeto del registro.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4EAF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los efectos de la falta de inscripción.</w:t>
            </w:r>
          </w:p>
        </w:tc>
      </w:tr>
      <w:tr w:rsidR="00B8346D" w:rsidRPr="00BC25AD" w14:paraId="4050273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9D44C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242C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9682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C493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Expone con claridad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0FE7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Responde con fundamento las preguntas del curso.</w:t>
            </w:r>
          </w:p>
        </w:tc>
      </w:tr>
      <w:tr w:rsidR="00B8346D" w:rsidRPr="00BC25AD" w14:paraId="0BD21E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B4C9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D5F41" w14:textId="77777777" w:rsidR="00B8346D" w:rsidRPr="00BC25AD" w:rsidRDefault="00B8346D" w:rsidP="00B8346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BC25AD">
              <w:rPr>
                <w:shd w:val="clear" w:color="auto" w:fill="FFFFFF"/>
              </w:rPr>
              <w:t>Informe de evaluación y lista de cotejo del cumplimiento legal del contrato social y sus estatutos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C317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12%</w:t>
            </w:r>
          </w:p>
        </w:tc>
      </w:tr>
      <w:tr w:rsidR="00B8346D" w:rsidRPr="00BC25AD" w14:paraId="3DE764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F26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48E1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CD9A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7DEA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64D1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4604CF5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453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AA578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Verificación del contenido mínimo legal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AD4D2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Desconoce los requisitos esenciales del Art. 127 del Código de Comercio o pasa por alto estipulaciones nulas o prohibidas.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3493D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hd w:val="clear" w:color="auto" w:fill="FFFFFF"/>
              </w:rPr>
              <w:t>Verifica de forma completa el cumplimiento del contenido mínimo legal en el contrato social y sus estatutos mediante la lista de cotejo.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D97E8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Fundamenta jurídicamente las observaciones identificadas, evaluando el impacto de eventuales contingencias o riesgos de nulidad societaria.</w:t>
            </w:r>
          </w:p>
          <w:p w14:paraId="63296497" w14:textId="77777777" w:rsidR="00B8346D" w:rsidRPr="00BC25AD" w:rsidRDefault="00B8346D" w:rsidP="00B8346D">
            <w:pPr>
              <w:spacing w:before="20" w:after="20"/>
            </w:pPr>
          </w:p>
        </w:tc>
      </w:tr>
      <w:tr w:rsidR="00B8346D" w:rsidRPr="00BC25AD" w14:paraId="3BBDCEA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4332C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BF9A5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Capital y órganos</w:t>
            </w:r>
          </w:p>
          <w:p w14:paraId="482526E7" w14:textId="77777777" w:rsidR="00B8346D" w:rsidRPr="00BC25AD" w:rsidRDefault="00B8346D" w:rsidP="00B8346D"/>
          <w:p w14:paraId="54523E6A" w14:textId="77777777" w:rsidR="00B8346D" w:rsidRPr="00BC25AD" w:rsidRDefault="00B8346D" w:rsidP="00B8346D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141D2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Identifica erróneamente la estructura de capital o la atribución de funciones de los órganos según el tipo societario (SRL o SA)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702E8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Evalúa la composición del capital social (cuotas o acciones) y la delimitación legal de los órganos de administración, deliberación y control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77499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t>Propone mejoras a la redacción de cláusulas sobre convocatorias, mayorías y facultades para fortalecer el gobierno corporativo y el sustento contable.</w:t>
            </w:r>
          </w:p>
          <w:p w14:paraId="5140BDCA" w14:textId="77777777" w:rsidR="00B8346D" w:rsidRPr="00BC25AD" w:rsidRDefault="00B8346D" w:rsidP="00B8346D">
            <w:pPr>
              <w:spacing w:before="20" w:after="20"/>
            </w:pPr>
          </w:p>
        </w:tc>
      </w:tr>
      <w:tr w:rsidR="00B8346D" w:rsidRPr="00BC25AD" w14:paraId="4CB2FF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3941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6939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C9E3B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EEDD6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  <w:p w14:paraId="5B77119E" w14:textId="77777777" w:rsidR="00B8346D" w:rsidRPr="00BC25AD" w:rsidRDefault="00B8346D" w:rsidP="00B8346D">
            <w:pPr>
              <w:spacing w:before="20" w:after="20"/>
            </w:pP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BC361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El equipo justifica la elección del tipo societario.</w:t>
            </w:r>
          </w:p>
        </w:tc>
      </w:tr>
      <w:tr w:rsidR="00B8346D" w:rsidRPr="00BC25AD" w14:paraId="1A8665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A7B0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5C8C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BC25AD">
              <w:rPr>
                <w:sz w:val="21"/>
                <w:szCs w:val="21"/>
              </w:rPr>
              <w:t>Cuadro comparativo de los tipos societarios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3685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B8346D" w:rsidRPr="00BC25AD" w14:paraId="284ED55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FFA7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5822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F263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A55E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EB97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2A16C2B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37D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AB0D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Responsabilidad de los socios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DF6E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el alcance de la responsabilidad.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5BF8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responsabilidad de los socios en cada tipo.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08B9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Relaciona la responsabilidad con el riesgo del negocio.</w:t>
            </w:r>
          </w:p>
        </w:tc>
      </w:tr>
      <w:tr w:rsidR="00B8346D" w:rsidRPr="00BC25AD" w14:paraId="4D3954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9CC0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578E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Capital y administración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B3EC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 composición del capital o de la administración.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45FD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Compara el capital y la administración de cada tipo.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D852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la ventaja de cada tipo para un caso concreto.</w:t>
            </w:r>
          </w:p>
        </w:tc>
      </w:tr>
      <w:tr w:rsidR="00B8346D" w:rsidRPr="00BC25AD" w14:paraId="28988C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E1F4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198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C36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36BC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AD34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cuadro cita los artículos aplicables.</w:t>
            </w:r>
          </w:p>
        </w:tc>
      </w:tr>
      <w:tr w:rsidR="00B8346D" w:rsidRPr="00BC25AD" w14:paraId="73584A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23946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368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BC25AD">
              <w:rPr>
                <w:sz w:val="21"/>
                <w:szCs w:val="21"/>
              </w:rPr>
              <w:t>Informe de aplicación de los principios del gobierno corporativo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4BBE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B8346D" w:rsidRPr="00BC25AD" w14:paraId="09B07E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7D34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0E26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B1B5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54EE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0830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1B7377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1EF34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2763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Principios y lineamientos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E953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los principios aplicables.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E57E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Aplica los lineamientos a los órganos de la sociedad.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663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Evalúa el grado de cumplimiento de la sociedad.</w:t>
            </w:r>
          </w:p>
        </w:tc>
      </w:tr>
      <w:tr w:rsidR="00B8346D" w:rsidRPr="00BC25AD" w14:paraId="4AF1F3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EE6FF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0A66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Conflictos de interés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D324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identifica los conflictos de interés.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EE51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los conflictos y los deberes de diligencia y lealtad.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6D97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Propone medidas para gestionar los conflictos.</w:t>
            </w:r>
          </w:p>
        </w:tc>
      </w:tr>
      <w:tr w:rsidR="00B8346D" w:rsidRPr="00BC25AD" w14:paraId="5731A05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F81C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2126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Ética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8D72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relaciona el control interno y la rendición de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D60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Relaciona el caso con el control interno y la rendición de cuentas.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887E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Vincula el gobierno corporativo con la sostenibilidad.</w:t>
            </w:r>
          </w:p>
        </w:tc>
      </w:tr>
      <w:tr w:rsidR="00B8346D" w:rsidRPr="00BC25AD" w14:paraId="4DBEBFF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064F9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E6F9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BC25AD">
              <w:rPr>
                <w:sz w:val="21"/>
                <w:szCs w:val="21"/>
              </w:rPr>
              <w:t>Informe de los efectos legales y contables de reorganización de empresas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C94A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B8346D" w:rsidRPr="00BC25AD" w14:paraId="6BEAA4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AB6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7FA4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E19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04F9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A7014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503E000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52C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6C3C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Causa y procedimiento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27BD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identifica la causa o el procedimiento.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4F3F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la causa y sigue el procedimiento legal.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376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los efectos para socios y acreedores.</w:t>
            </w:r>
          </w:p>
        </w:tc>
      </w:tr>
      <w:tr w:rsidR="00B8346D" w:rsidRPr="00BC25AD" w14:paraId="791598A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E5A1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D509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Requisitos legales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8A6E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verifica los requisitos del acuerdo.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8297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Verifica los requisitos y el derecho de los socios.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C690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las responsabilidades de los liquidadores o administradores.</w:t>
            </w:r>
          </w:p>
        </w:tc>
      </w:tr>
      <w:tr w:rsidR="00B8346D" w:rsidRPr="00BC25AD" w14:paraId="5BAB6F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A64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D904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Fundamento normativo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53DF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cita la norma.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66FA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Cita los artículos del Código de Comercio.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6A52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Distingue el régimen de la empresa pública o mixta.</w:t>
            </w:r>
          </w:p>
        </w:tc>
      </w:tr>
      <w:tr w:rsidR="00B8346D" w:rsidRPr="00BC25AD" w14:paraId="6BF395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7414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710B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BC25AD">
              <w:rPr>
                <w:sz w:val="21"/>
                <w:szCs w:val="21"/>
              </w:rPr>
              <w:t>Carpeta de títulos valores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9E49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B8346D" w:rsidRPr="00BC25AD" w14:paraId="0E12E8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5A40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B399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C544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B0C0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49C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6A939E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49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696B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Requisitos de forma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18C6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los requisitos esenciales.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3362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Llena cada título con todos sus requisitos.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1A35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consecuencia de la omisión de requisitos.</w:t>
            </w:r>
          </w:p>
        </w:tc>
      </w:tr>
      <w:tr w:rsidR="00B8346D" w:rsidRPr="00BC25AD" w14:paraId="42093D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CEDD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7BD1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Endoso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F0A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las clases de endoso.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31ED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Aplica correctamente las clases de endoso.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2245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los efectos de cada endoso.</w:t>
            </w:r>
          </w:p>
        </w:tc>
      </w:tr>
      <w:tr w:rsidR="00B8346D" w:rsidRPr="00BC25AD" w14:paraId="4316A3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C8A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266B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B4F3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Los títulos tienen tachaduras o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284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Los títulos están completos y legibles.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42AB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Incluye un aval y una cláusula especial correcta.</w:t>
            </w:r>
          </w:p>
        </w:tc>
      </w:tr>
      <w:tr w:rsidR="00B8346D" w:rsidRPr="00BC25AD" w14:paraId="283977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EE8D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77748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BC25AD">
              <w:rPr>
                <w:sz w:val="21"/>
                <w:szCs w:val="21"/>
              </w:rPr>
              <w:t>Informe del caso de protesto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7D9C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B8346D" w:rsidRPr="00BC25AD" w14:paraId="789CE0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F1BE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E06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F120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45FA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745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352829E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54F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8B5F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Protesto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A57D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las causas del protesto.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9B8E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Conoce las causas del protesto.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6C31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Distingue los casos con cláusula sin protesto.</w:t>
            </w:r>
          </w:p>
        </w:tc>
      </w:tr>
      <w:tr w:rsidR="00B8346D" w:rsidRPr="00BC25AD" w14:paraId="48F769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16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F4DC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Acciones emergentes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8627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las acciones derivadas de los protestos.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6B45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la acción directa y la de regreso.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2501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Calcula la prescripción de cada acción.</w:t>
            </w:r>
          </w:p>
        </w:tc>
      </w:tr>
      <w:tr w:rsidR="00B8346D" w:rsidRPr="00BC25AD" w14:paraId="38D989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C55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2FCB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6BFD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8B8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672A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equipo sustenta la solución ante el curso.</w:t>
            </w:r>
          </w:p>
        </w:tc>
      </w:tr>
      <w:tr w:rsidR="00B8346D" w:rsidRPr="00BC25AD" w14:paraId="2CB5A2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E183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E201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BC25AD">
              <w:rPr>
                <w:sz w:val="21"/>
                <w:szCs w:val="21"/>
              </w:rPr>
              <w:t>Cuadro comparativo de bonos y cédulas hipotecarias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16FA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B8346D" w:rsidRPr="00BC25AD" w14:paraId="154755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73D9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33794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0A3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F8CA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E386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55D01A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9BE0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8DAF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Requisitos de emisión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4C92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requisitos de emisión.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1F4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Compara los requisitos de emisión de ambos títulos.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DBF4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función del prospecto y del representante de tenedores.</w:t>
            </w:r>
          </w:p>
        </w:tc>
      </w:tr>
      <w:tr w:rsidR="00B8346D" w:rsidRPr="00BC25AD" w14:paraId="51C8D0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F40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EB1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Garantías y derechos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9C5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las garantías.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98EA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Distingue las garantías y los derechos de los tenedores.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2F54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Relaciona la calificación de riesgo con la garantía.</w:t>
            </w:r>
          </w:p>
        </w:tc>
      </w:tr>
      <w:tr w:rsidR="00B8346D" w:rsidRPr="00BC25AD" w14:paraId="7CD757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71F3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7333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4D12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9592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D202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equipo responde las preguntas del curso.</w:t>
            </w:r>
          </w:p>
        </w:tc>
      </w:tr>
      <w:tr w:rsidR="00B8346D" w:rsidRPr="00BC25AD" w14:paraId="15F449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1E62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48DD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BC25AD">
              <w:rPr>
                <w:sz w:val="21"/>
                <w:szCs w:val="21"/>
              </w:rPr>
              <w:t>Esquema de la estructura y participantes del mercado de valores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31F4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B8346D" w:rsidRPr="00BC25AD" w14:paraId="0BE951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4D0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BA0F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B100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1BBE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22F9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12C751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05AB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0382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Participantes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18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 estructura y los participantes del mercado.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7337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Presenta la bolsa, las agencias, las calificadoras y las entidades de depósito.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E3F8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función de cada participante.</w:t>
            </w:r>
          </w:p>
        </w:tc>
      </w:tr>
      <w:tr w:rsidR="00B8346D" w:rsidRPr="00BC25AD" w14:paraId="58E7B1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693C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7D37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Operaciones de bolsa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B1E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las operaciones de bolsa.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A29F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Describe las operaciones de bolsa.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8635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Compara los efectos de las operaciones de bolsa.</w:t>
            </w:r>
          </w:p>
        </w:tc>
      </w:tr>
      <w:tr w:rsidR="00B8346D" w:rsidRPr="00BC25AD" w14:paraId="2C7288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6079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EE6B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Conducta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69FE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 información privilegiada.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1201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reserva de la información privilegiada.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8A44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Ilustra con un caso el uso indebido de la información.</w:t>
            </w:r>
          </w:p>
        </w:tc>
      </w:tr>
      <w:tr w:rsidR="00B8346D" w:rsidRPr="00BC25AD" w14:paraId="6215487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B2F7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08FD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BC25AD">
              <w:rPr>
                <w:sz w:val="21"/>
                <w:szCs w:val="21"/>
              </w:rPr>
              <w:t>Informe de revisión de las cláusulas de un contrato de compraventa comercial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9EF7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7382D4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67C1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457C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56EE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767D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DA800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5269AA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05D0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D74A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Requisitos del contrato comercial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79B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los requisitos de los contratos.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B306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Describe los requisitos de los contratos.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D036F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Justifica la importancia de los requisitos de los contratos.</w:t>
            </w:r>
          </w:p>
        </w:tc>
      </w:tr>
      <w:tr w:rsidR="00B8346D" w:rsidRPr="00BC25AD" w14:paraId="572BE1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3B74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C92A0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Cláusulas esenciales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1FAE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el objeto, el precio o la entrega.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2AC8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Redacta las cláusulas esenciales del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2B87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Incluye cláusulas de garantía y de solución de controversias.</w:t>
            </w:r>
          </w:p>
        </w:tc>
      </w:tr>
      <w:tr w:rsidR="00B8346D" w:rsidRPr="00BC25AD" w14:paraId="5B1693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F2FC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B8FE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D63E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redacción es ambigua.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E182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redacción es clara y precisa.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0EFA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Usa con propiedad la terminología en inglés.</w:t>
            </w:r>
          </w:p>
        </w:tc>
      </w:tr>
      <w:tr w:rsidR="00B8346D" w:rsidRPr="00BC25AD" w14:paraId="79AFC6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CAFF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04286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BC25AD">
              <w:rPr>
                <w:sz w:val="21"/>
                <w:szCs w:val="21"/>
              </w:rPr>
              <w:t>Cuadro descriptivo de las obligaciones y riesgos de las partes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4D6C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0D18147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4636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66E25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C43D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2F34E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E8B4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70FB230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C3BE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0430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Obligaciones de las partes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8A99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incorrectamente las obligaciones.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E6F8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correctamente las obligaciones de cada parte.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96317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Determina el momento de la transmisión de los riesgos.</w:t>
            </w:r>
          </w:p>
        </w:tc>
      </w:tr>
      <w:tr w:rsidR="00B8346D" w:rsidRPr="00BC25AD" w14:paraId="64165D8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C7E50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C61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B148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los costos de la operación.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FA8F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Distribuye los costos según las condiciones de compraventa.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7D8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Compara las condiciones de compraventa para una misma operación.</w:t>
            </w:r>
          </w:p>
        </w:tc>
      </w:tr>
      <w:tr w:rsidR="00B8346D" w:rsidRPr="00BC25AD" w14:paraId="4C18F37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50B8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B6C6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B535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7E301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670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El equipo sustenta el cuadro ante el curso.</w:t>
            </w:r>
          </w:p>
        </w:tc>
      </w:tr>
      <w:tr w:rsidR="00B8346D" w:rsidRPr="00BC25AD" w14:paraId="0CC00C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3051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483D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BC25AD">
              <w:rPr>
                <w:sz w:val="21"/>
                <w:szCs w:val="21"/>
              </w:rPr>
              <w:t>Cuadro comparativo de los distintos tipos de contrato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1D47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B8346D" w:rsidRPr="00BC25AD" w14:paraId="1D230D5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6CAF6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5194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7B7CB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2E262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371D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7D1349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79FA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B4E9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Naturaleza del contrato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46A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la naturaleza de los contratos.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E3C8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Distingue la naturaleza de cada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5E808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Explica la función económica de cada contrato.</w:t>
            </w:r>
          </w:p>
        </w:tc>
      </w:tr>
      <w:tr w:rsidR="00B8346D" w:rsidRPr="00BC25AD" w14:paraId="380F16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8832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EE22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Obligaciones de las partes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77D10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las obligaciones de las partes.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5A8CD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las obligaciones de cada parte.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9A01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Señala las consecuencias del incumplimiento.</w:t>
            </w:r>
          </w:p>
        </w:tc>
      </w:tr>
      <w:tr w:rsidR="00B8346D" w:rsidRPr="00BC25AD" w14:paraId="22CF89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99F45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FDEC6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2416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4B0D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Expone con claridad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1E5F3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Responde con fundamento las preguntas del curso.</w:t>
            </w:r>
          </w:p>
        </w:tc>
      </w:tr>
      <w:tr w:rsidR="00B8346D" w:rsidRPr="00BC25AD" w14:paraId="6CFE168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6F3F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D8E37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BC25AD">
              <w:rPr>
                <w:sz w:val="21"/>
                <w:szCs w:val="21"/>
              </w:rPr>
              <w:t>Informe de las diferencias de los distintos tipos de contratos comerciales.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5B50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B8346D" w:rsidRPr="00BC25AD" w14:paraId="718CED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C642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9C43F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5871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F9954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A00C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B8346D" w:rsidRPr="00BC25AD" w14:paraId="257A525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B4FE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0520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Identificación del contrato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6F97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Confunde la naturaleza de los distintos tipos de contrato.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DCD1B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Identifica correctamente las características de los diferentes tipos de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27474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Compara y diferencia los distintos tipos de contrato.</w:t>
            </w:r>
          </w:p>
        </w:tc>
      </w:tr>
      <w:tr w:rsidR="00B8346D" w:rsidRPr="00BC25AD" w14:paraId="2368BB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C964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BEFD9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Obligaciones y derechos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D2E9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Desconoce derechos u obligaciones.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18A75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Conoce las obligaciones y derechos de cada parte.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99367" w14:textId="77777777" w:rsidR="00B8346D" w:rsidRPr="00BC25AD" w:rsidRDefault="00B8346D" w:rsidP="00B8346D">
            <w:pPr>
              <w:spacing w:before="20" w:after="20"/>
              <w:rPr>
                <w:sz w:val="21"/>
                <w:szCs w:val="21"/>
              </w:rPr>
            </w:pPr>
            <w:r w:rsidRPr="00BC25AD">
              <w:rPr>
                <w:sz w:val="21"/>
                <w:szCs w:val="21"/>
              </w:rPr>
              <w:t>Aplica las obligaciones y derechos de las partes.</w:t>
            </w:r>
          </w:p>
        </w:tc>
      </w:tr>
      <w:tr w:rsidR="00B8346D" w:rsidRPr="00BC25AD" w14:paraId="374439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9212" w14:textId="77777777" w:rsidR="00B8346D" w:rsidRPr="00BC25AD" w:rsidRDefault="00B8346D" w:rsidP="00B8346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69F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Buena fe y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8459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No considera la buena fe.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2F2DE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Valora la buena fe en la ejecución del contrato.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C2B42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sz w:val="21"/>
                <w:szCs w:val="21"/>
              </w:rPr>
              <w:t>Propone una solución equitativa al conflicto.</w:t>
            </w:r>
          </w:p>
        </w:tc>
      </w:tr>
      <w:tr w:rsidR="00B8346D" w:rsidRPr="00BC25AD" w14:paraId="080BB8B0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4D28" w14:textId="77777777" w:rsidR="00B8346D" w:rsidRPr="00BC25AD" w:rsidRDefault="00B8346D" w:rsidP="00B8346D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9D603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43329" w14:textId="77777777" w:rsidR="00B8346D" w:rsidRPr="00BC25AD" w:rsidRDefault="00B8346D" w:rsidP="00B8346D">
            <w:pPr>
              <w:spacing w:before="20" w:after="20"/>
              <w:jc w:val="center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B8346D" w:rsidRPr="00BC25AD" w14:paraId="3FAC6E1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8F71A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06EC7F02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Autoridad de Empresas (AEMP). Resolución Administrativa N° 330/2023, Lineamientos de Buen Gobierno Corporativo.</w:t>
            </w:r>
          </w:p>
          <w:p w14:paraId="39D12C0B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Autoridad de Empresas (AEMP). Resoluciones administrativas.</w:t>
            </w:r>
          </w:p>
          <w:p w14:paraId="2893844E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Código de Comercio, Decreto Ley N° 14379. Gaceta Oficial de Bolivia.</w:t>
            </w:r>
          </w:p>
          <w:p w14:paraId="3E4763CD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Constitución Política del Estado. Gaceta Oficial de Bolivia.</w:t>
            </w:r>
          </w:p>
          <w:p w14:paraId="53CC838B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Ley de la Empresa Pública, Ley N° 466. Gaceta Oficial de Bolivia.</w:t>
            </w:r>
          </w:p>
          <w:p w14:paraId="67DF3DB1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Ley de la Empresa Social, Ley N° 1055 de Creación de Empresas Sociales. Gaceta Oficial de Bolivia.</w:t>
            </w:r>
          </w:p>
          <w:p w14:paraId="7A4E931A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Ley de Seguros, Ley N° 1883. Gaceta Oficial de Bolivia.</w:t>
            </w:r>
          </w:p>
          <w:p w14:paraId="336E4A8D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Ley del Mercado de Valores, Ley N° 1834. Gaceta Oficial de Bolivia.</w:t>
            </w:r>
          </w:p>
          <w:p w14:paraId="292ED1AD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Ley N° 164, General de Telecomunicaciones, Tecnologías de Información y Comunicación. Gaceta Oficial de Bolivia.</w:t>
            </w:r>
          </w:p>
          <w:p w14:paraId="042E9425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Servicio Plurinacional de Registro de Comercio (SEPREC). Instructivos del Registro de Comercio.</w:t>
            </w:r>
          </w:p>
          <w:p w14:paraId="09F60F0F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>Servicio Plurinacional de Registro de Comercio (SEPREC). Manual de trámites del Registro de Comercio.</w:t>
            </w:r>
          </w:p>
        </w:tc>
      </w:tr>
      <w:tr w:rsidR="00B8346D" w:rsidRPr="00BC25AD" w14:paraId="3FADF5C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858AC" w14:textId="77777777" w:rsidR="00B8346D" w:rsidRPr="00BC25AD" w:rsidRDefault="00B8346D" w:rsidP="00B8346D">
            <w:pPr>
              <w:spacing w:before="20" w:after="20"/>
            </w:pPr>
            <w:r w:rsidRPr="00BC25AD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3C3EA30A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Broseta Pont, M. (2021). </w:t>
            </w:r>
            <w:r w:rsidRPr="00BC25AD">
              <w:rPr>
                <w:i/>
                <w:iCs/>
                <w:sz w:val="21"/>
                <w:szCs w:val="21"/>
              </w:rPr>
              <w:t>Manual de derecho mercantil</w:t>
            </w:r>
            <w:r w:rsidRPr="00BC25AD">
              <w:rPr>
                <w:sz w:val="21"/>
                <w:szCs w:val="21"/>
              </w:rPr>
              <w:t>. Tomo I y II. Madrid: Tecnos.</w:t>
            </w:r>
          </w:p>
          <w:p w14:paraId="4A018755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Castrillón, V. (2017). </w:t>
            </w:r>
            <w:r w:rsidRPr="00BC25AD">
              <w:rPr>
                <w:i/>
                <w:iCs/>
                <w:sz w:val="21"/>
                <w:szCs w:val="21"/>
              </w:rPr>
              <w:t>Tratado de derecho mercantil</w:t>
            </w:r>
            <w:r w:rsidRPr="00BC25AD">
              <w:rPr>
                <w:sz w:val="21"/>
                <w:szCs w:val="21"/>
              </w:rPr>
              <w:t>. México: Porrúa.</w:t>
            </w:r>
          </w:p>
          <w:p w14:paraId="37B19368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De Pina, R. (2002). </w:t>
            </w:r>
            <w:r w:rsidRPr="00BC25AD">
              <w:rPr>
                <w:i/>
                <w:iCs/>
                <w:sz w:val="21"/>
                <w:szCs w:val="21"/>
              </w:rPr>
              <w:t>Elementos de derecho mercantil mexicano</w:t>
            </w:r>
            <w:r w:rsidRPr="00BC25AD">
              <w:rPr>
                <w:sz w:val="21"/>
                <w:szCs w:val="21"/>
              </w:rPr>
              <w:t>. México: Porrúa.</w:t>
            </w:r>
          </w:p>
          <w:p w14:paraId="3270DA38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Menéndez Menéndez, A. y Rojo, Á. (2019). </w:t>
            </w:r>
            <w:r w:rsidRPr="00BC25AD">
              <w:rPr>
                <w:i/>
                <w:iCs/>
                <w:sz w:val="21"/>
                <w:szCs w:val="21"/>
              </w:rPr>
              <w:t>Lecciones de derecho mercantil</w:t>
            </w:r>
            <w:r w:rsidRPr="00BC25AD">
              <w:rPr>
                <w:sz w:val="21"/>
                <w:szCs w:val="21"/>
              </w:rPr>
              <w:t>. Navarra, España: Thomson Civitas.</w:t>
            </w:r>
          </w:p>
          <w:p w14:paraId="2E705D3A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Ovando, J. (2008). </w:t>
            </w:r>
            <w:r w:rsidRPr="00BC25AD">
              <w:rPr>
                <w:i/>
                <w:iCs/>
                <w:sz w:val="21"/>
                <w:szCs w:val="21"/>
              </w:rPr>
              <w:t>Sociedades comerciales</w:t>
            </w:r>
            <w:r w:rsidRPr="00BC25AD">
              <w:rPr>
                <w:sz w:val="21"/>
                <w:szCs w:val="21"/>
              </w:rPr>
              <w:t>. La Paz: Plural Editores.</w:t>
            </w:r>
          </w:p>
          <w:p w14:paraId="27B54D78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Rodríguez Rodríguez, J. (1998). </w:t>
            </w:r>
            <w:r w:rsidRPr="00BC25AD">
              <w:rPr>
                <w:i/>
                <w:iCs/>
                <w:sz w:val="21"/>
                <w:szCs w:val="21"/>
              </w:rPr>
              <w:t>Curso de derecho mercantil</w:t>
            </w:r>
            <w:r w:rsidRPr="00BC25AD">
              <w:rPr>
                <w:sz w:val="21"/>
                <w:szCs w:val="21"/>
              </w:rPr>
              <w:t>. México: Porrúa.</w:t>
            </w:r>
          </w:p>
          <w:p w14:paraId="7169AE70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Sánchez Calero, F. (2014). </w:t>
            </w:r>
            <w:r w:rsidRPr="00BC25AD">
              <w:rPr>
                <w:i/>
                <w:iCs/>
                <w:sz w:val="21"/>
                <w:szCs w:val="21"/>
              </w:rPr>
              <w:t>Instituciones de derecho mercantil</w:t>
            </w:r>
            <w:r w:rsidRPr="00BC25AD">
              <w:rPr>
                <w:sz w:val="21"/>
                <w:szCs w:val="21"/>
              </w:rPr>
              <w:t>. Vol. I. Madrid: Tecnos.</w:t>
            </w:r>
          </w:p>
          <w:p w14:paraId="7E55E137" w14:textId="77777777" w:rsidR="00B8346D" w:rsidRPr="00BC25AD" w:rsidRDefault="00B8346D" w:rsidP="00B8346D">
            <w:pPr>
              <w:spacing w:before="10" w:after="10"/>
              <w:ind w:left="360" w:hanging="360"/>
            </w:pPr>
            <w:r w:rsidRPr="00BC25AD">
              <w:rPr>
                <w:sz w:val="21"/>
                <w:szCs w:val="21"/>
              </w:rPr>
              <w:t xml:space="preserve">Sánchez Cannavó, S. (2017). </w:t>
            </w:r>
            <w:r w:rsidRPr="00BC25AD">
              <w:rPr>
                <w:i/>
                <w:iCs/>
                <w:sz w:val="21"/>
                <w:szCs w:val="21"/>
              </w:rPr>
              <w:t>Manual de derecho comercial</w:t>
            </w:r>
            <w:r w:rsidRPr="00BC25AD">
              <w:rPr>
                <w:sz w:val="21"/>
                <w:szCs w:val="21"/>
              </w:rPr>
              <w:t>. Buenos Aires: Edunpaz.</w:t>
            </w:r>
          </w:p>
        </w:tc>
      </w:tr>
    </w:tbl>
    <w:p w14:paraId="0FBB1523" w14:textId="77777777" w:rsidR="008D77DE" w:rsidRDefault="008D77DE"/>
    <w:sectPr w:rsidR="008D77DE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28A4C" w14:textId="77777777" w:rsidR="00B50617" w:rsidRDefault="00B50617">
      <w:r>
        <w:separator/>
      </w:r>
    </w:p>
  </w:endnote>
  <w:endnote w:type="continuationSeparator" w:id="0">
    <w:p w14:paraId="4E1D95AE" w14:textId="77777777" w:rsidR="00B50617" w:rsidRDefault="00B50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284F" w14:textId="77777777" w:rsidR="000713F2" w:rsidRDefault="000713F2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740EF2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65B72" w14:textId="77777777" w:rsidR="00B50617" w:rsidRDefault="00B50617">
      <w:r>
        <w:separator/>
      </w:r>
    </w:p>
  </w:footnote>
  <w:footnote w:type="continuationSeparator" w:id="0">
    <w:p w14:paraId="580A613D" w14:textId="77777777" w:rsidR="00B50617" w:rsidRDefault="00B50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DFC"/>
    <w:multiLevelType w:val="hybridMultilevel"/>
    <w:tmpl w:val="C9F4115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C2793"/>
    <w:multiLevelType w:val="hybridMultilevel"/>
    <w:tmpl w:val="E196D516"/>
    <w:lvl w:ilvl="0" w:tplc="F3EC4A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80" w:hanging="360"/>
      </w:pPr>
    </w:lvl>
    <w:lvl w:ilvl="2" w:tplc="400A001B" w:tentative="1">
      <w:start w:val="1"/>
      <w:numFmt w:val="lowerRoman"/>
      <w:lvlText w:val="%3."/>
      <w:lvlJc w:val="right"/>
      <w:pPr>
        <w:ind w:left="2200" w:hanging="180"/>
      </w:pPr>
    </w:lvl>
    <w:lvl w:ilvl="3" w:tplc="400A000F" w:tentative="1">
      <w:start w:val="1"/>
      <w:numFmt w:val="decimal"/>
      <w:lvlText w:val="%4."/>
      <w:lvlJc w:val="left"/>
      <w:pPr>
        <w:ind w:left="2920" w:hanging="360"/>
      </w:pPr>
    </w:lvl>
    <w:lvl w:ilvl="4" w:tplc="400A0019" w:tentative="1">
      <w:start w:val="1"/>
      <w:numFmt w:val="lowerLetter"/>
      <w:lvlText w:val="%5."/>
      <w:lvlJc w:val="left"/>
      <w:pPr>
        <w:ind w:left="3640" w:hanging="360"/>
      </w:pPr>
    </w:lvl>
    <w:lvl w:ilvl="5" w:tplc="400A001B" w:tentative="1">
      <w:start w:val="1"/>
      <w:numFmt w:val="lowerRoman"/>
      <w:lvlText w:val="%6."/>
      <w:lvlJc w:val="right"/>
      <w:pPr>
        <w:ind w:left="4360" w:hanging="180"/>
      </w:pPr>
    </w:lvl>
    <w:lvl w:ilvl="6" w:tplc="400A000F" w:tentative="1">
      <w:start w:val="1"/>
      <w:numFmt w:val="decimal"/>
      <w:lvlText w:val="%7."/>
      <w:lvlJc w:val="left"/>
      <w:pPr>
        <w:ind w:left="5080" w:hanging="360"/>
      </w:pPr>
    </w:lvl>
    <w:lvl w:ilvl="7" w:tplc="400A0019" w:tentative="1">
      <w:start w:val="1"/>
      <w:numFmt w:val="lowerLetter"/>
      <w:lvlText w:val="%8."/>
      <w:lvlJc w:val="left"/>
      <w:pPr>
        <w:ind w:left="5800" w:hanging="360"/>
      </w:pPr>
    </w:lvl>
    <w:lvl w:ilvl="8" w:tplc="40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429E5738"/>
    <w:multiLevelType w:val="hybridMultilevel"/>
    <w:tmpl w:val="82406932"/>
    <w:lvl w:ilvl="0" w:tplc="E5BA920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45464"/>
    <w:multiLevelType w:val="hybridMultilevel"/>
    <w:tmpl w:val="7DDCFE00"/>
    <w:lvl w:ilvl="0" w:tplc="D36450B6">
      <w:start w:val="1"/>
      <w:numFmt w:val="bullet"/>
      <w:lvlText w:val="●"/>
      <w:lvlJc w:val="left"/>
      <w:pPr>
        <w:ind w:left="720" w:hanging="360"/>
      </w:pPr>
    </w:lvl>
    <w:lvl w:ilvl="1" w:tplc="ECCA7FE6">
      <w:start w:val="1"/>
      <w:numFmt w:val="bullet"/>
      <w:lvlText w:val="○"/>
      <w:lvlJc w:val="left"/>
      <w:pPr>
        <w:ind w:left="1440" w:hanging="360"/>
      </w:pPr>
    </w:lvl>
    <w:lvl w:ilvl="2" w:tplc="FD343F2E">
      <w:start w:val="1"/>
      <w:numFmt w:val="bullet"/>
      <w:lvlText w:val="■"/>
      <w:lvlJc w:val="left"/>
      <w:pPr>
        <w:ind w:left="2160" w:hanging="360"/>
      </w:pPr>
    </w:lvl>
    <w:lvl w:ilvl="3" w:tplc="1674CA72">
      <w:start w:val="1"/>
      <w:numFmt w:val="bullet"/>
      <w:lvlText w:val="●"/>
      <w:lvlJc w:val="left"/>
      <w:pPr>
        <w:ind w:left="2880" w:hanging="360"/>
      </w:pPr>
    </w:lvl>
    <w:lvl w:ilvl="4" w:tplc="2C0AC80C">
      <w:start w:val="1"/>
      <w:numFmt w:val="bullet"/>
      <w:lvlText w:val="○"/>
      <w:lvlJc w:val="left"/>
      <w:pPr>
        <w:ind w:left="3600" w:hanging="360"/>
      </w:pPr>
    </w:lvl>
    <w:lvl w:ilvl="5" w:tplc="1350287A">
      <w:start w:val="1"/>
      <w:numFmt w:val="bullet"/>
      <w:lvlText w:val="■"/>
      <w:lvlJc w:val="left"/>
      <w:pPr>
        <w:ind w:left="4320" w:hanging="360"/>
      </w:pPr>
    </w:lvl>
    <w:lvl w:ilvl="6" w:tplc="165C18D4">
      <w:start w:val="1"/>
      <w:numFmt w:val="bullet"/>
      <w:lvlText w:val="●"/>
      <w:lvlJc w:val="left"/>
      <w:pPr>
        <w:ind w:left="5040" w:hanging="360"/>
      </w:pPr>
    </w:lvl>
    <w:lvl w:ilvl="7" w:tplc="C3D8F26C">
      <w:start w:val="1"/>
      <w:numFmt w:val="bullet"/>
      <w:lvlText w:val="●"/>
      <w:lvlJc w:val="left"/>
      <w:pPr>
        <w:ind w:left="5760" w:hanging="360"/>
      </w:pPr>
    </w:lvl>
    <w:lvl w:ilvl="8" w:tplc="AD2E2B2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F969C5"/>
    <w:multiLevelType w:val="hybridMultilevel"/>
    <w:tmpl w:val="8190CE5E"/>
    <w:lvl w:ilvl="0" w:tplc="960022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80" w:hanging="360"/>
      </w:pPr>
    </w:lvl>
    <w:lvl w:ilvl="2" w:tplc="400A001B" w:tentative="1">
      <w:start w:val="1"/>
      <w:numFmt w:val="lowerRoman"/>
      <w:lvlText w:val="%3."/>
      <w:lvlJc w:val="right"/>
      <w:pPr>
        <w:ind w:left="2200" w:hanging="180"/>
      </w:pPr>
    </w:lvl>
    <w:lvl w:ilvl="3" w:tplc="400A000F" w:tentative="1">
      <w:start w:val="1"/>
      <w:numFmt w:val="decimal"/>
      <w:lvlText w:val="%4."/>
      <w:lvlJc w:val="left"/>
      <w:pPr>
        <w:ind w:left="2920" w:hanging="360"/>
      </w:pPr>
    </w:lvl>
    <w:lvl w:ilvl="4" w:tplc="400A0019" w:tentative="1">
      <w:start w:val="1"/>
      <w:numFmt w:val="lowerLetter"/>
      <w:lvlText w:val="%5."/>
      <w:lvlJc w:val="left"/>
      <w:pPr>
        <w:ind w:left="3640" w:hanging="360"/>
      </w:pPr>
    </w:lvl>
    <w:lvl w:ilvl="5" w:tplc="400A001B" w:tentative="1">
      <w:start w:val="1"/>
      <w:numFmt w:val="lowerRoman"/>
      <w:lvlText w:val="%6."/>
      <w:lvlJc w:val="right"/>
      <w:pPr>
        <w:ind w:left="4360" w:hanging="180"/>
      </w:pPr>
    </w:lvl>
    <w:lvl w:ilvl="6" w:tplc="400A000F" w:tentative="1">
      <w:start w:val="1"/>
      <w:numFmt w:val="decimal"/>
      <w:lvlText w:val="%7."/>
      <w:lvlJc w:val="left"/>
      <w:pPr>
        <w:ind w:left="5080" w:hanging="360"/>
      </w:pPr>
    </w:lvl>
    <w:lvl w:ilvl="7" w:tplc="400A0019" w:tentative="1">
      <w:start w:val="1"/>
      <w:numFmt w:val="lowerLetter"/>
      <w:lvlText w:val="%8."/>
      <w:lvlJc w:val="left"/>
      <w:pPr>
        <w:ind w:left="5800" w:hanging="360"/>
      </w:pPr>
    </w:lvl>
    <w:lvl w:ilvl="8" w:tplc="40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48440D2C"/>
    <w:multiLevelType w:val="hybridMultilevel"/>
    <w:tmpl w:val="FEB05DE2"/>
    <w:lvl w:ilvl="0" w:tplc="149893C8">
      <w:start w:val="1"/>
      <w:numFmt w:val="bullet"/>
      <w:lvlText w:val="•"/>
      <w:lvlJc w:val="left"/>
      <w:pPr>
        <w:ind w:left="260" w:hanging="220"/>
      </w:pPr>
    </w:lvl>
    <w:lvl w:ilvl="1" w:tplc="CB88C1B8">
      <w:numFmt w:val="decimal"/>
      <w:lvlText w:val=""/>
      <w:lvlJc w:val="left"/>
    </w:lvl>
    <w:lvl w:ilvl="2" w:tplc="401CC51A">
      <w:numFmt w:val="decimal"/>
      <w:lvlText w:val=""/>
      <w:lvlJc w:val="left"/>
    </w:lvl>
    <w:lvl w:ilvl="3" w:tplc="F970DA3A">
      <w:numFmt w:val="decimal"/>
      <w:lvlText w:val=""/>
      <w:lvlJc w:val="left"/>
    </w:lvl>
    <w:lvl w:ilvl="4" w:tplc="910A9F64">
      <w:numFmt w:val="decimal"/>
      <w:lvlText w:val=""/>
      <w:lvlJc w:val="left"/>
    </w:lvl>
    <w:lvl w:ilvl="5" w:tplc="6C86D7CC">
      <w:numFmt w:val="decimal"/>
      <w:lvlText w:val=""/>
      <w:lvlJc w:val="left"/>
    </w:lvl>
    <w:lvl w:ilvl="6" w:tplc="370AE306">
      <w:numFmt w:val="decimal"/>
      <w:lvlText w:val=""/>
      <w:lvlJc w:val="left"/>
    </w:lvl>
    <w:lvl w:ilvl="7" w:tplc="13EA66AC">
      <w:numFmt w:val="decimal"/>
      <w:lvlText w:val=""/>
      <w:lvlJc w:val="left"/>
    </w:lvl>
    <w:lvl w:ilvl="8" w:tplc="407A1A0E">
      <w:numFmt w:val="decimal"/>
      <w:lvlText w:val=""/>
      <w:lvlJc w:val="left"/>
    </w:lvl>
  </w:abstractNum>
  <w:abstractNum w:abstractNumId="6" w15:restartNumberingAfterBreak="0">
    <w:nsid w:val="4EE02795"/>
    <w:multiLevelType w:val="hybridMultilevel"/>
    <w:tmpl w:val="8AD6C026"/>
    <w:lvl w:ilvl="0" w:tplc="EB5856DE">
      <w:start w:val="1"/>
      <w:numFmt w:val="decimal"/>
      <w:lvlText w:val="%1."/>
      <w:lvlJc w:val="left"/>
      <w:pPr>
        <w:ind w:left="400" w:hanging="380"/>
      </w:pPr>
    </w:lvl>
    <w:lvl w:ilvl="1" w:tplc="E248A2C6">
      <w:numFmt w:val="decimal"/>
      <w:lvlText w:val=""/>
      <w:lvlJc w:val="left"/>
    </w:lvl>
    <w:lvl w:ilvl="2" w:tplc="EDF20BB8">
      <w:numFmt w:val="decimal"/>
      <w:lvlText w:val=""/>
      <w:lvlJc w:val="left"/>
    </w:lvl>
    <w:lvl w:ilvl="3" w:tplc="EF5423F0">
      <w:numFmt w:val="decimal"/>
      <w:lvlText w:val=""/>
      <w:lvlJc w:val="left"/>
    </w:lvl>
    <w:lvl w:ilvl="4" w:tplc="028061D0">
      <w:numFmt w:val="decimal"/>
      <w:lvlText w:val=""/>
      <w:lvlJc w:val="left"/>
    </w:lvl>
    <w:lvl w:ilvl="5" w:tplc="D298AD7E">
      <w:numFmt w:val="decimal"/>
      <w:lvlText w:val=""/>
      <w:lvlJc w:val="left"/>
    </w:lvl>
    <w:lvl w:ilvl="6" w:tplc="5DB0C1AA">
      <w:numFmt w:val="decimal"/>
      <w:lvlText w:val=""/>
      <w:lvlJc w:val="left"/>
    </w:lvl>
    <w:lvl w:ilvl="7" w:tplc="0E9000A2">
      <w:numFmt w:val="decimal"/>
      <w:lvlText w:val=""/>
      <w:lvlJc w:val="left"/>
    </w:lvl>
    <w:lvl w:ilvl="8" w:tplc="87E03AFE">
      <w:numFmt w:val="decimal"/>
      <w:lvlText w:val=""/>
      <w:lvlJc w:val="left"/>
    </w:lvl>
  </w:abstractNum>
  <w:abstractNum w:abstractNumId="7" w15:restartNumberingAfterBreak="0">
    <w:nsid w:val="6A300EBD"/>
    <w:multiLevelType w:val="hybridMultilevel"/>
    <w:tmpl w:val="2EB2E05E"/>
    <w:lvl w:ilvl="0" w:tplc="F31ACDB4">
      <w:start w:val="1"/>
      <w:numFmt w:val="bullet"/>
      <w:lvlText w:val="•"/>
      <w:lvlJc w:val="left"/>
      <w:pPr>
        <w:ind w:left="260" w:hanging="220"/>
      </w:pPr>
    </w:lvl>
    <w:lvl w:ilvl="1" w:tplc="13FAA2C2">
      <w:numFmt w:val="decimal"/>
      <w:lvlText w:val=""/>
      <w:lvlJc w:val="left"/>
    </w:lvl>
    <w:lvl w:ilvl="2" w:tplc="853233A0">
      <w:numFmt w:val="decimal"/>
      <w:lvlText w:val=""/>
      <w:lvlJc w:val="left"/>
    </w:lvl>
    <w:lvl w:ilvl="3" w:tplc="D09EEF0A">
      <w:numFmt w:val="decimal"/>
      <w:lvlText w:val=""/>
      <w:lvlJc w:val="left"/>
    </w:lvl>
    <w:lvl w:ilvl="4" w:tplc="DD0A45E2">
      <w:numFmt w:val="decimal"/>
      <w:lvlText w:val=""/>
      <w:lvlJc w:val="left"/>
    </w:lvl>
    <w:lvl w:ilvl="5" w:tplc="3C002576">
      <w:numFmt w:val="decimal"/>
      <w:lvlText w:val=""/>
      <w:lvlJc w:val="left"/>
    </w:lvl>
    <w:lvl w:ilvl="6" w:tplc="982C7100">
      <w:numFmt w:val="decimal"/>
      <w:lvlText w:val=""/>
      <w:lvlJc w:val="left"/>
    </w:lvl>
    <w:lvl w:ilvl="7" w:tplc="AC76A3D8">
      <w:numFmt w:val="decimal"/>
      <w:lvlText w:val=""/>
      <w:lvlJc w:val="left"/>
    </w:lvl>
    <w:lvl w:ilvl="8" w:tplc="3208B2B0">
      <w:numFmt w:val="decimal"/>
      <w:lvlText w:val=""/>
      <w:lvlJc w:val="left"/>
    </w:lvl>
  </w:abstractNum>
  <w:abstractNum w:abstractNumId="8" w15:restartNumberingAfterBreak="0">
    <w:nsid w:val="6A982602"/>
    <w:multiLevelType w:val="hybridMultilevel"/>
    <w:tmpl w:val="908AA7BC"/>
    <w:lvl w:ilvl="0" w:tplc="6F6CE1FC">
      <w:start w:val="1"/>
      <w:numFmt w:val="decimal"/>
      <w:lvlText w:val="%1."/>
      <w:lvlJc w:val="left"/>
      <w:pPr>
        <w:ind w:left="400" w:hanging="380"/>
      </w:pPr>
    </w:lvl>
    <w:lvl w:ilvl="1" w:tplc="28C6A4AC">
      <w:numFmt w:val="decimal"/>
      <w:lvlText w:val=""/>
      <w:lvlJc w:val="left"/>
    </w:lvl>
    <w:lvl w:ilvl="2" w:tplc="09BA72FA">
      <w:numFmt w:val="decimal"/>
      <w:lvlText w:val=""/>
      <w:lvlJc w:val="left"/>
    </w:lvl>
    <w:lvl w:ilvl="3" w:tplc="6FBCDF16">
      <w:numFmt w:val="decimal"/>
      <w:lvlText w:val=""/>
      <w:lvlJc w:val="left"/>
    </w:lvl>
    <w:lvl w:ilvl="4" w:tplc="06621708">
      <w:numFmt w:val="decimal"/>
      <w:lvlText w:val=""/>
      <w:lvlJc w:val="left"/>
    </w:lvl>
    <w:lvl w:ilvl="5" w:tplc="0A500F42">
      <w:numFmt w:val="decimal"/>
      <w:lvlText w:val=""/>
      <w:lvlJc w:val="left"/>
    </w:lvl>
    <w:lvl w:ilvl="6" w:tplc="C99889CA">
      <w:numFmt w:val="decimal"/>
      <w:lvlText w:val=""/>
      <w:lvlJc w:val="left"/>
    </w:lvl>
    <w:lvl w:ilvl="7" w:tplc="93A0DA4A">
      <w:numFmt w:val="decimal"/>
      <w:lvlText w:val=""/>
      <w:lvlJc w:val="left"/>
    </w:lvl>
    <w:lvl w:ilvl="8" w:tplc="ED383508">
      <w:numFmt w:val="decimal"/>
      <w:lvlText w:val=""/>
      <w:lvlJc w:val="left"/>
    </w:lvl>
  </w:abstractNum>
  <w:abstractNum w:abstractNumId="9" w15:restartNumberingAfterBreak="0">
    <w:nsid w:val="75336569"/>
    <w:multiLevelType w:val="hybridMultilevel"/>
    <w:tmpl w:val="67B061A6"/>
    <w:lvl w:ilvl="0" w:tplc="A01E1C64">
      <w:numFmt w:val="bullet"/>
      <w:lvlText w:val="-"/>
      <w:lvlJc w:val="left"/>
      <w:pPr>
        <w:ind w:left="380" w:hanging="360"/>
      </w:pPr>
      <w:rPr>
        <w:rFonts w:ascii="Times New Roman" w:eastAsia="Times New Roman" w:hAnsi="Times New Roman" w:cs="Times New Roman" w:hint="default"/>
        <w:sz w:val="21"/>
      </w:rPr>
    </w:lvl>
    <w:lvl w:ilvl="1" w:tplc="0C0A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2009870693">
    <w:abstractNumId w:val="3"/>
    <w:lvlOverride w:ilvl="0">
      <w:startOverride w:val="1"/>
    </w:lvlOverride>
  </w:num>
  <w:num w:numId="2" w16cid:durableId="686519542">
    <w:abstractNumId w:val="8"/>
    <w:lvlOverride w:ilvl="0">
      <w:startOverride w:val="1"/>
    </w:lvlOverride>
  </w:num>
  <w:num w:numId="3" w16cid:durableId="1655067411">
    <w:abstractNumId w:val="5"/>
    <w:lvlOverride w:ilvl="0">
      <w:startOverride w:val="1"/>
    </w:lvlOverride>
  </w:num>
  <w:num w:numId="4" w16cid:durableId="83891133">
    <w:abstractNumId w:val="8"/>
    <w:lvlOverride w:ilvl="0">
      <w:startOverride w:val="1"/>
    </w:lvlOverride>
  </w:num>
  <w:num w:numId="5" w16cid:durableId="1739404972">
    <w:abstractNumId w:val="8"/>
    <w:lvlOverride w:ilvl="0">
      <w:startOverride w:val="1"/>
    </w:lvlOverride>
  </w:num>
  <w:num w:numId="6" w16cid:durableId="623273958">
    <w:abstractNumId w:val="8"/>
    <w:lvlOverride w:ilvl="0">
      <w:startOverride w:val="1"/>
    </w:lvlOverride>
  </w:num>
  <w:num w:numId="7" w16cid:durableId="599917420">
    <w:abstractNumId w:val="7"/>
    <w:lvlOverride w:ilvl="0">
      <w:startOverride w:val="1"/>
    </w:lvlOverride>
  </w:num>
  <w:num w:numId="8" w16cid:durableId="319817682">
    <w:abstractNumId w:val="6"/>
    <w:lvlOverride w:ilvl="0">
      <w:startOverride w:val="1"/>
    </w:lvlOverride>
  </w:num>
  <w:num w:numId="9" w16cid:durableId="2122600187">
    <w:abstractNumId w:val="9"/>
  </w:num>
  <w:num w:numId="10" w16cid:durableId="833956376">
    <w:abstractNumId w:val="0"/>
  </w:num>
  <w:num w:numId="11" w16cid:durableId="530534371">
    <w:abstractNumId w:val="2"/>
  </w:num>
  <w:num w:numId="12" w16cid:durableId="1474788034">
    <w:abstractNumId w:val="1"/>
  </w:num>
  <w:num w:numId="13" w16cid:durableId="66462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C5"/>
    <w:rsid w:val="00026CCC"/>
    <w:rsid w:val="000675B2"/>
    <w:rsid w:val="000713F2"/>
    <w:rsid w:val="000B6E56"/>
    <w:rsid w:val="000F10AD"/>
    <w:rsid w:val="000F439E"/>
    <w:rsid w:val="00116369"/>
    <w:rsid w:val="00124534"/>
    <w:rsid w:val="00125F8F"/>
    <w:rsid w:val="001A432B"/>
    <w:rsid w:val="002579E0"/>
    <w:rsid w:val="00270826"/>
    <w:rsid w:val="00283DE1"/>
    <w:rsid w:val="00286916"/>
    <w:rsid w:val="002A0F1E"/>
    <w:rsid w:val="003429FE"/>
    <w:rsid w:val="00353CC9"/>
    <w:rsid w:val="00397278"/>
    <w:rsid w:val="003C1E6A"/>
    <w:rsid w:val="003D222C"/>
    <w:rsid w:val="003F64A7"/>
    <w:rsid w:val="004C200A"/>
    <w:rsid w:val="00554438"/>
    <w:rsid w:val="00554ADC"/>
    <w:rsid w:val="0059142C"/>
    <w:rsid w:val="00727E31"/>
    <w:rsid w:val="00740EF2"/>
    <w:rsid w:val="007417FB"/>
    <w:rsid w:val="007722C5"/>
    <w:rsid w:val="00776D59"/>
    <w:rsid w:val="0089138F"/>
    <w:rsid w:val="008A1581"/>
    <w:rsid w:val="008D77DE"/>
    <w:rsid w:val="00960DD8"/>
    <w:rsid w:val="009630B2"/>
    <w:rsid w:val="009672FC"/>
    <w:rsid w:val="009904F8"/>
    <w:rsid w:val="00A24830"/>
    <w:rsid w:val="00A91B7F"/>
    <w:rsid w:val="00A95CCB"/>
    <w:rsid w:val="00B00081"/>
    <w:rsid w:val="00B00553"/>
    <w:rsid w:val="00B50617"/>
    <w:rsid w:val="00B70A0D"/>
    <w:rsid w:val="00B8346D"/>
    <w:rsid w:val="00BC25AD"/>
    <w:rsid w:val="00BD5F92"/>
    <w:rsid w:val="00C10452"/>
    <w:rsid w:val="00C10EFF"/>
    <w:rsid w:val="00C257C4"/>
    <w:rsid w:val="00D36522"/>
    <w:rsid w:val="00D449B0"/>
    <w:rsid w:val="00D57A94"/>
    <w:rsid w:val="00D65376"/>
    <w:rsid w:val="00D67936"/>
    <w:rsid w:val="00D7572B"/>
    <w:rsid w:val="00D92FAF"/>
    <w:rsid w:val="00DB2916"/>
    <w:rsid w:val="00DE32C6"/>
    <w:rsid w:val="00E333BF"/>
    <w:rsid w:val="00E72EBA"/>
    <w:rsid w:val="00EB6A31"/>
    <w:rsid w:val="00ED0E7C"/>
    <w:rsid w:val="00F666BC"/>
    <w:rsid w:val="00F8725E"/>
    <w:rsid w:val="00FB158B"/>
    <w:rsid w:val="00FB3BB1"/>
    <w:rsid w:val="00FC67CB"/>
    <w:rsid w:val="00FE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0DED"/>
  <w15:docId w15:val="{B9F1B437-2AB1-44F0-A96A-B75B3C7F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ng-star-inserted">
    <w:name w:val="ng-star-inserted"/>
    <w:basedOn w:val="Fuentedeprrafopredeter"/>
    <w:rsid w:val="00124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4801</Words>
  <Characters>26409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Anthony Alexander Espinoza Gutierrez</cp:lastModifiedBy>
  <cp:revision>2</cp:revision>
  <dcterms:created xsi:type="dcterms:W3CDTF">2026-10-12T21:23:00Z</dcterms:created>
  <dcterms:modified xsi:type="dcterms:W3CDTF">2026-10-12T21:23:00Z</dcterms:modified>
</cp:coreProperties>
</file>
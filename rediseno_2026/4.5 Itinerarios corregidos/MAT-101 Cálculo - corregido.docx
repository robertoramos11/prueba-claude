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D2DB2B" w14:textId="77777777" w:rsidR="00F16FBE" w:rsidRDefault="008F7E16">
      <w:pPr>
        <w:spacing w:after="60"/>
      </w:pPr>
      <w:r>
        <w:rPr>
          <w:i/>
          <w:iCs/>
        </w:rPr>
        <w:t>Nivel: Licenciatura en Contaduría Pública</w:t>
      </w:r>
    </w:p>
    <w:p w14:paraId="662EEF96" w14:textId="77777777" w:rsidR="00F16FBE" w:rsidRDefault="008F7E16">
      <w:pPr>
        <w:spacing w:after="60"/>
        <w:jc w:val="center"/>
      </w:pPr>
      <w:r>
        <w:rPr>
          <w:b/>
          <w:bCs/>
        </w:rPr>
        <w:t>PRIMER AÑO</w:t>
      </w: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45"/>
        <w:gridCol w:w="415"/>
        <w:gridCol w:w="415"/>
        <w:gridCol w:w="415"/>
        <w:gridCol w:w="830"/>
        <w:gridCol w:w="415"/>
        <w:gridCol w:w="415"/>
        <w:gridCol w:w="830"/>
        <w:gridCol w:w="830"/>
        <w:gridCol w:w="415"/>
        <w:gridCol w:w="415"/>
        <w:gridCol w:w="415"/>
        <w:gridCol w:w="415"/>
        <w:gridCol w:w="415"/>
        <w:gridCol w:w="415"/>
        <w:gridCol w:w="1660"/>
      </w:tblGrid>
      <w:tr w:rsidR="00F16FBE" w14:paraId="120A4F9C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AA4E12" w14:textId="77777777" w:rsidR="00F16FBE" w:rsidRDefault="008F7E16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Asignatura</w:t>
            </w:r>
          </w:p>
        </w:tc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81D6B0" w14:textId="77777777" w:rsidR="00F16FBE" w:rsidRDefault="008F7E16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Sigla</w:t>
            </w:r>
          </w:p>
        </w:tc>
        <w:tc>
          <w:tcPr>
            <w:tcW w:w="24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160916" w14:textId="77777777" w:rsidR="00F16FBE" w:rsidRDefault="008F7E16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Nivel/Área</w:t>
            </w:r>
          </w:p>
        </w:tc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67613D" w14:textId="77777777" w:rsidR="00F16FBE" w:rsidRDefault="008F7E16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Prerrequisito</w:t>
            </w:r>
          </w:p>
        </w:tc>
      </w:tr>
      <w:tr w:rsidR="00F16FBE" w14:paraId="74027346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9CBD1C" w14:textId="77777777" w:rsidR="00F16FBE" w:rsidRDefault="008F7E16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Cálculo</w:t>
            </w:r>
          </w:p>
        </w:tc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0F9FCF" w14:textId="77777777" w:rsidR="00F16FBE" w:rsidRDefault="008F7E16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MAT-101</w:t>
            </w:r>
          </w:p>
        </w:tc>
        <w:tc>
          <w:tcPr>
            <w:tcW w:w="24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728A5C" w14:textId="77777777" w:rsidR="00F16FBE" w:rsidRDefault="008F7E16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Matemáticas</w:t>
            </w:r>
          </w:p>
        </w:tc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32D42B" w14:textId="77777777" w:rsidR="00F16FBE" w:rsidRDefault="008F7E16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AE, CPF o PSA</w:t>
            </w:r>
          </w:p>
        </w:tc>
      </w:tr>
      <w:tr w:rsidR="00F16FBE" w14:paraId="05560398" w14:textId="77777777">
        <w:tc>
          <w:tcPr>
            <w:tcW w:w="747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0D35CC" w14:textId="77777777" w:rsidR="00F16FBE" w:rsidRDefault="008F7E16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Carga Horaria</w:t>
            </w:r>
          </w:p>
        </w:tc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D5A635" w14:textId="77777777" w:rsidR="00F16FBE" w:rsidRDefault="008F7E16">
            <w:pPr>
              <w:spacing w:before="20" w:after="20"/>
              <w:jc w:val="center"/>
            </w:pPr>
            <w:r w:rsidRPr="00403963">
              <w:rPr>
                <w:b/>
                <w:bCs/>
                <w:i/>
                <w:iCs/>
                <w:sz w:val="21"/>
                <w:szCs w:val="21"/>
              </w:rPr>
              <w:t>Créditos</w:t>
            </w:r>
          </w:p>
        </w:tc>
      </w:tr>
      <w:tr w:rsidR="00F16FBE" w14:paraId="3F8F2C8B" w14:textId="77777777"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D48482" w14:textId="77777777" w:rsidR="00F16FBE" w:rsidRPr="004234FF" w:rsidRDefault="008F7E16">
            <w:pPr>
              <w:spacing w:before="20" w:after="20"/>
              <w:jc w:val="center"/>
            </w:pPr>
            <w:r w:rsidRPr="004234FF">
              <w:rPr>
                <w:b/>
                <w:bCs/>
                <w:i/>
                <w:iCs/>
                <w:sz w:val="21"/>
                <w:szCs w:val="21"/>
              </w:rPr>
              <w:t>HP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EC4219" w14:textId="77777777" w:rsidR="00F16FBE" w:rsidRPr="004234FF" w:rsidRDefault="008F7E16">
            <w:pPr>
              <w:spacing w:before="20" w:after="20"/>
              <w:jc w:val="center"/>
            </w:pPr>
            <w:r w:rsidRPr="004234FF">
              <w:rPr>
                <w:b/>
                <w:bCs/>
                <w:i/>
                <w:iCs/>
                <w:sz w:val="21"/>
                <w:szCs w:val="21"/>
              </w:rPr>
              <w:t>HAA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B08EE0" w14:textId="77777777" w:rsidR="00F16FBE" w:rsidRPr="004234FF" w:rsidRDefault="008F7E16">
            <w:pPr>
              <w:spacing w:before="20" w:after="20"/>
              <w:jc w:val="center"/>
            </w:pPr>
            <w:r w:rsidRPr="004234FF">
              <w:rPr>
                <w:b/>
                <w:bCs/>
                <w:i/>
                <w:iCs/>
                <w:sz w:val="21"/>
                <w:szCs w:val="21"/>
              </w:rPr>
              <w:t>HTG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660064" w14:textId="77777777" w:rsidR="00F16FBE" w:rsidRPr="004234FF" w:rsidRDefault="008F7E16">
            <w:pPr>
              <w:spacing w:before="20" w:after="20"/>
              <w:jc w:val="center"/>
            </w:pPr>
            <w:r w:rsidRPr="004234FF">
              <w:rPr>
                <w:b/>
                <w:bCs/>
                <w:i/>
                <w:iCs/>
                <w:sz w:val="21"/>
                <w:szCs w:val="21"/>
              </w:rPr>
              <w:t>HIP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29CE14" w14:textId="77777777" w:rsidR="00F16FBE" w:rsidRPr="004234FF" w:rsidRDefault="008F7E16">
            <w:pPr>
              <w:spacing w:before="20" w:after="20"/>
              <w:jc w:val="center"/>
            </w:pPr>
            <w:r w:rsidRPr="004234FF">
              <w:rPr>
                <w:b/>
                <w:bCs/>
                <w:i/>
                <w:iCs/>
                <w:sz w:val="21"/>
                <w:szCs w:val="21"/>
              </w:rPr>
              <w:t>HE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D38F42" w14:textId="77777777" w:rsidR="00F16FBE" w:rsidRPr="004234FF" w:rsidRDefault="008F7E16">
            <w:pPr>
              <w:spacing w:before="20" w:after="20"/>
              <w:jc w:val="center"/>
            </w:pPr>
            <w:r w:rsidRPr="004234FF">
              <w:rPr>
                <w:b/>
                <w:bCs/>
                <w:i/>
                <w:iCs/>
                <w:sz w:val="21"/>
                <w:szCs w:val="21"/>
              </w:rPr>
              <w:t>TOTAL</w:t>
            </w:r>
          </w:p>
        </w:tc>
        <w:tc>
          <w:tcPr>
            <w:tcW w:w="2490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2BC772" w14:textId="77777777" w:rsidR="00F16FBE" w:rsidRDefault="00F16FBE">
            <w:pPr>
              <w:spacing w:before="20" w:after="20"/>
              <w:jc w:val="center"/>
            </w:pPr>
          </w:p>
        </w:tc>
      </w:tr>
      <w:tr w:rsidR="00F16FBE" w14:paraId="0642801E" w14:textId="77777777"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AC98F3" w14:textId="53E2EEEC" w:rsidR="00F16FBE" w:rsidRPr="004234FF" w:rsidRDefault="008F7E16">
            <w:pPr>
              <w:spacing w:before="20" w:after="20"/>
              <w:jc w:val="center"/>
            </w:pPr>
            <w:r>
              <w:t>160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7494EA" w14:textId="3389F59A" w:rsidR="00F16FBE" w:rsidRPr="004234FF" w:rsidRDefault="008F7E16">
            <w:pPr>
              <w:spacing w:before="20" w:after="20"/>
              <w:jc w:val="center"/>
            </w:pPr>
            <w:r>
              <w:t>16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81D1EA" w14:textId="45304F15" w:rsidR="00F16FBE" w:rsidRPr="004234FF" w:rsidRDefault="008F7E16">
            <w:pPr>
              <w:spacing w:before="20" w:after="20"/>
              <w:jc w:val="center"/>
            </w:pPr>
            <w:r>
              <w:t>32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5ECFFA" w14:textId="1D23EF18" w:rsidR="00F16FBE" w:rsidRPr="004234FF" w:rsidRDefault="008F7E16">
            <w:pPr>
              <w:spacing w:before="20" w:after="20"/>
              <w:jc w:val="center"/>
            </w:pPr>
            <w:r>
              <w:t>16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5D9F16" w14:textId="49755485" w:rsidR="00F16FBE" w:rsidRPr="004234FF" w:rsidRDefault="008F7E16">
            <w:pPr>
              <w:spacing w:before="20" w:after="20"/>
              <w:jc w:val="center"/>
            </w:pPr>
            <w:r>
              <w:t>16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ACCCBB" w14:textId="34A9D1EF" w:rsidR="00F16FBE" w:rsidRPr="004234FF" w:rsidRDefault="008F7E16">
            <w:pPr>
              <w:spacing w:before="20" w:after="20"/>
              <w:jc w:val="center"/>
            </w:pPr>
            <w:r>
              <w:t>240</w:t>
            </w:r>
          </w:p>
        </w:tc>
        <w:tc>
          <w:tcPr>
            <w:tcW w:w="2490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7158D" w14:textId="77777777" w:rsidR="00F16FBE" w:rsidRDefault="00F16FBE"/>
        </w:tc>
      </w:tr>
      <w:tr w:rsidR="00F16FBE" w14:paraId="00B09C39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39B3B9" w14:textId="77777777" w:rsidR="00F16FBE" w:rsidRPr="004234FF" w:rsidRDefault="008F7E16">
            <w:pPr>
              <w:spacing w:before="20" w:after="20"/>
              <w:jc w:val="center"/>
            </w:pPr>
            <w:r w:rsidRPr="004234FF">
              <w:rPr>
                <w:b/>
                <w:bCs/>
                <w:i/>
                <w:iCs/>
                <w:sz w:val="21"/>
                <w:szCs w:val="21"/>
              </w:rPr>
              <w:t>Unidad de Competencia</w:t>
            </w:r>
          </w:p>
        </w:tc>
      </w:tr>
      <w:tr w:rsidR="00F16FBE" w14:paraId="6B265B20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65EC49" w14:textId="77777777" w:rsidR="00F16FBE" w:rsidRPr="004234FF" w:rsidRDefault="008F7E16">
            <w:pPr>
              <w:spacing w:before="20" w:after="20"/>
              <w:jc w:val="center"/>
            </w:pPr>
            <w:r w:rsidRPr="004234FF">
              <w:rPr>
                <w:sz w:val="21"/>
                <w:szCs w:val="21"/>
              </w:rPr>
              <w:t>Optimiza las funciones económicas, financieras y contables de una entidad con herramientas digitales, analizando las funciones, los límites, las derivadas y la sensibilidad de sus resultados, calculando integrales y derivadas parciales, y resolviendo ecuaciones y sistemas de ecuaciones, con rigor lógico, integridad e iniciativa propia.</w:t>
            </w:r>
          </w:p>
        </w:tc>
      </w:tr>
      <w:tr w:rsidR="00F16FBE" w14:paraId="67EE8874" w14:textId="77777777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82BF38" w14:textId="77777777" w:rsidR="00F16FBE" w:rsidRPr="004234FF" w:rsidRDefault="008F7E16">
            <w:pPr>
              <w:spacing w:before="20" w:after="20"/>
              <w:jc w:val="both"/>
            </w:pPr>
            <w:r w:rsidRPr="004234FF">
              <w:rPr>
                <w:b/>
                <w:bCs/>
                <w:i/>
                <w:iCs/>
                <w:sz w:val="21"/>
                <w:szCs w:val="21"/>
              </w:rPr>
              <w:t xml:space="preserve">Elemento de competencia 1: </w:t>
            </w:r>
            <w:r w:rsidRPr="004234FF">
              <w:rPr>
                <w:sz w:val="21"/>
                <w:szCs w:val="21"/>
              </w:rPr>
              <w:t>Resuelve ecuaciones, sistemas de ecuaciones e inecuaciones, aplicando sus propiedades a problemas de las ciencias económicas, financieras y administrativas.</w:t>
            </w:r>
          </w:p>
        </w:tc>
      </w:tr>
      <w:tr w:rsidR="00F16FBE" w14:paraId="170A2F4E" w14:textId="77777777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F5C46C" w14:textId="77777777" w:rsidR="00F16FBE" w:rsidRPr="004234FF" w:rsidRDefault="008F7E16">
            <w:pPr>
              <w:spacing w:before="20" w:after="20"/>
              <w:jc w:val="center"/>
            </w:pPr>
            <w:r w:rsidRPr="004234FF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7D4DDC" w14:textId="77777777" w:rsidR="00F16FBE" w:rsidRPr="004234FF" w:rsidRDefault="008F7E16">
            <w:pPr>
              <w:spacing w:before="20" w:after="20"/>
              <w:jc w:val="center"/>
            </w:pPr>
            <w:r w:rsidRPr="004234FF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20B69C" w14:textId="77777777" w:rsidR="00F16FBE" w:rsidRPr="004234FF" w:rsidRDefault="008F7E16">
            <w:pPr>
              <w:spacing w:before="20" w:after="20"/>
              <w:jc w:val="center"/>
            </w:pPr>
            <w:r w:rsidRPr="004234FF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F16FBE" w14:paraId="75B77191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C57263" w14:textId="77777777" w:rsidR="00F16FBE" w:rsidRPr="004234FF" w:rsidRDefault="008F7E16">
            <w:pPr>
              <w:spacing w:before="20" w:after="20"/>
            </w:pPr>
            <w:r w:rsidRPr="004234FF">
              <w:rPr>
                <w:sz w:val="21"/>
                <w:szCs w:val="21"/>
              </w:rPr>
              <w:t>1. Resuelve ecuaciones lineales, cuadráticas, exponenciales y logarítmicas, analizando las propiedades de sus raíces en problemas de las ciencias económicas.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C242DD" w14:textId="77777777" w:rsidR="00F16FBE" w:rsidRPr="004234FF" w:rsidRDefault="008F7E16">
            <w:pPr>
              <w:spacing w:before="20" w:after="20"/>
            </w:pPr>
            <w:r w:rsidRPr="004234FF">
              <w:rPr>
                <w:sz w:val="21"/>
                <w:szCs w:val="21"/>
              </w:rPr>
              <w:t>1.1 Resuelve en aula ecuaciones lineales y cuadráticas de aplicación económica y comprueba sus raíces.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8BFEB6" w14:textId="290DA3EE" w:rsidR="00F16FBE" w:rsidRPr="003E436E" w:rsidRDefault="003E436E" w:rsidP="003E436E">
            <w:pPr>
              <w:pStyle w:val="NormalWeb"/>
              <w:spacing w:after="40"/>
              <w:rPr>
                <w:lang w:val="es-BO"/>
              </w:rPr>
            </w:pPr>
            <w:r w:rsidRPr="003E436E">
              <w:rPr>
                <w:b/>
                <w:bCs/>
                <w:color w:val="000000"/>
                <w:sz w:val="21"/>
                <w:szCs w:val="21"/>
                <w:lang w:val="es-BO"/>
              </w:rPr>
              <w:t xml:space="preserve">Producto 1: </w:t>
            </w:r>
            <w:r w:rsidRPr="003E436E">
              <w:rPr>
                <w:color w:val="000000"/>
                <w:sz w:val="21"/>
                <w:szCs w:val="21"/>
                <w:lang w:val="es-BO"/>
              </w:rPr>
              <w:t>Práctico de resolución de ecuaciones lineales, cuadráticas, exponenciales y logarítmicas</w:t>
            </w:r>
            <w:r w:rsidRPr="003E436E">
              <w:rPr>
                <w:color w:val="000000"/>
                <w:sz w:val="22"/>
                <w:szCs w:val="22"/>
                <w:lang w:val="es-BO"/>
              </w:rPr>
              <w:t> </w:t>
            </w:r>
          </w:p>
        </w:tc>
      </w:tr>
      <w:tr w:rsidR="00F16FBE" w14:paraId="27DCEECE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CC5A2" w14:textId="77777777" w:rsidR="00F16FBE" w:rsidRPr="004234FF" w:rsidRDefault="00F16FBE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0B64D1" w14:textId="77777777" w:rsidR="00144147" w:rsidRDefault="00144147" w:rsidP="00144147">
            <w:pPr>
              <w:spacing w:before="10" w:after="10"/>
              <w:rPr>
                <w:sz w:val="21"/>
                <w:szCs w:val="21"/>
              </w:rPr>
            </w:pPr>
          </w:p>
          <w:p w14:paraId="6BC23478" w14:textId="1995A5EE" w:rsidR="00144147" w:rsidRPr="005F2E96" w:rsidRDefault="008F7E16" w:rsidP="00144147">
            <w:pPr>
              <w:spacing w:before="10" w:after="10"/>
            </w:pPr>
            <w:r w:rsidRPr="00144147">
              <w:rPr>
                <w:sz w:val="21"/>
                <w:szCs w:val="21"/>
              </w:rPr>
              <w:t xml:space="preserve">1.2 </w:t>
            </w:r>
            <w:r w:rsidR="00144147" w:rsidRPr="00144147">
              <w:rPr>
                <w:sz w:val="21"/>
                <w:szCs w:val="21"/>
              </w:rPr>
              <w:t>Resuelve en aula un sistema de ecuaciones lineales aplicado a un problema de costos e ingresos de una empresa.</w:t>
            </w:r>
          </w:p>
          <w:p w14:paraId="4886985D" w14:textId="1463C2A7" w:rsidR="00F16FBE" w:rsidRPr="004234FF" w:rsidRDefault="00F16FBE">
            <w:pPr>
              <w:spacing w:before="20" w:after="20"/>
            </w:pP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C5C57C" w14:textId="77777777" w:rsidR="00144147" w:rsidRDefault="00144147" w:rsidP="00144147">
            <w:pPr>
              <w:spacing w:before="10" w:after="10"/>
              <w:rPr>
                <w:b/>
                <w:bCs/>
                <w:sz w:val="21"/>
                <w:szCs w:val="21"/>
              </w:rPr>
            </w:pPr>
          </w:p>
          <w:p w14:paraId="793D5B82" w14:textId="31CA1D49" w:rsidR="00144147" w:rsidRPr="00A970B8" w:rsidRDefault="008F7E16" w:rsidP="00144147">
            <w:pPr>
              <w:spacing w:before="10" w:after="10"/>
            </w:pPr>
            <w:r w:rsidRPr="00144147">
              <w:rPr>
                <w:b/>
                <w:bCs/>
                <w:sz w:val="21"/>
                <w:szCs w:val="21"/>
              </w:rPr>
              <w:t xml:space="preserve">Producto 2: </w:t>
            </w:r>
            <w:r>
              <w:rPr>
                <w:bCs/>
                <w:sz w:val="21"/>
                <w:szCs w:val="21"/>
              </w:rPr>
              <w:t xml:space="preserve">Informe técnico con la resolución y análisis de un </w:t>
            </w:r>
            <w:r>
              <w:rPr>
                <w:sz w:val="21"/>
                <w:szCs w:val="21"/>
              </w:rPr>
              <w:t>problema</w:t>
            </w:r>
            <w:r w:rsidR="00144147" w:rsidRPr="00144147">
              <w:rPr>
                <w:sz w:val="21"/>
                <w:szCs w:val="21"/>
              </w:rPr>
              <w:t xml:space="preserve"> de aplicación de ecuaciones a las ciencias económicas.</w:t>
            </w:r>
          </w:p>
          <w:p w14:paraId="6E9010AF" w14:textId="41EC8ACE" w:rsidR="00F16FBE" w:rsidRPr="004234FF" w:rsidRDefault="00F16FBE">
            <w:pPr>
              <w:spacing w:before="20" w:after="20"/>
            </w:pPr>
          </w:p>
        </w:tc>
      </w:tr>
      <w:tr w:rsidR="00F16FBE" w14:paraId="1035CE9B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C21798" w14:textId="77777777" w:rsidR="00F16FBE" w:rsidRPr="004234FF" w:rsidRDefault="008F7E16">
            <w:pPr>
              <w:spacing w:before="20" w:after="20"/>
            </w:pPr>
            <w:r w:rsidRPr="004234FF">
              <w:rPr>
                <w:sz w:val="21"/>
                <w:szCs w:val="21"/>
              </w:rPr>
              <w:t>2. Resuelve sistemas de ecuaciones e inecuaciones lineales y de segundo grado, interpretando su solución en problemas de costos, ingresos y producción.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101C59" w14:textId="77777777" w:rsidR="00F16FBE" w:rsidRPr="004234FF" w:rsidRDefault="008F7E16">
            <w:pPr>
              <w:spacing w:before="20" w:after="20"/>
            </w:pPr>
            <w:r w:rsidRPr="004234FF">
              <w:rPr>
                <w:sz w:val="21"/>
                <w:szCs w:val="21"/>
              </w:rPr>
              <w:t xml:space="preserve">2.1 Grafica en el laboratorio de cómputo las raíces reales de un sistema lineal-cuadrático con software de </w:t>
            </w:r>
            <w:proofErr w:type="spellStart"/>
            <w:r w:rsidRPr="004234FF">
              <w:rPr>
                <w:sz w:val="21"/>
                <w:szCs w:val="21"/>
              </w:rPr>
              <w:t>graficación</w:t>
            </w:r>
            <w:proofErr w:type="spellEnd"/>
            <w:r w:rsidRPr="004234FF">
              <w:rPr>
                <w:sz w:val="21"/>
                <w:szCs w:val="21"/>
              </w:rPr>
              <w:t>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1C8561" w14:textId="77777777" w:rsidR="00F16FBE" w:rsidRPr="004234FF" w:rsidRDefault="008F7E16">
            <w:pPr>
              <w:spacing w:before="20" w:after="20"/>
            </w:pPr>
            <w:r w:rsidRPr="004234FF">
              <w:rPr>
                <w:b/>
                <w:bCs/>
                <w:sz w:val="21"/>
                <w:szCs w:val="21"/>
              </w:rPr>
              <w:t xml:space="preserve">Producto 3: </w:t>
            </w:r>
            <w:r w:rsidRPr="004234FF">
              <w:rPr>
                <w:sz w:val="21"/>
                <w:szCs w:val="21"/>
              </w:rPr>
              <w:t>Gráfica de las raíces reales de un sistema de ecuaciones por el método gráfico.</w:t>
            </w:r>
          </w:p>
        </w:tc>
      </w:tr>
      <w:tr w:rsidR="00F16FBE" w14:paraId="11D67FEE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3C73A" w14:textId="77777777" w:rsidR="00F16FBE" w:rsidRPr="004234FF" w:rsidRDefault="00F16FBE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3F01BD" w14:textId="77777777" w:rsidR="00F16FBE" w:rsidRPr="004234FF" w:rsidRDefault="008F7E16">
            <w:pPr>
              <w:spacing w:before="20" w:after="20"/>
            </w:pPr>
            <w:r w:rsidRPr="004234FF">
              <w:rPr>
                <w:sz w:val="21"/>
                <w:szCs w:val="21"/>
              </w:rPr>
              <w:t>2.2 Resuelve ante el curso una inecuación de segundo grado que determina el rango de producción con utilidad positiva.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32B1A8" w14:textId="77777777" w:rsidR="00F16FBE" w:rsidRPr="004234FF" w:rsidRDefault="008F7E16">
            <w:pPr>
              <w:spacing w:before="20" w:after="20"/>
            </w:pPr>
            <w:r w:rsidRPr="004234FF">
              <w:rPr>
                <w:b/>
                <w:bCs/>
                <w:sz w:val="21"/>
                <w:szCs w:val="21"/>
              </w:rPr>
              <w:t xml:space="preserve">Producto 4: </w:t>
            </w:r>
            <w:r w:rsidRPr="004234FF">
              <w:rPr>
                <w:sz w:val="21"/>
                <w:szCs w:val="21"/>
              </w:rPr>
              <w:t>Cuadro del intervalo de producción rentable determinado con inecuaciones.</w:t>
            </w:r>
          </w:p>
        </w:tc>
      </w:tr>
      <w:tr w:rsidR="00F16FBE" w14:paraId="4B27218B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F697B6" w14:textId="77777777" w:rsidR="00F16FBE" w:rsidRDefault="008F7E16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F16FBE" w14:paraId="0B415D40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3EB839" w14:textId="77777777" w:rsidR="00F16FBE" w:rsidRDefault="008F7E16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2E3DAB" w14:textId="77777777" w:rsidR="00F16FBE" w:rsidRPr="004234FF" w:rsidRDefault="008F7E16">
            <w:pPr>
              <w:spacing w:before="20" w:after="20"/>
              <w:jc w:val="center"/>
            </w:pPr>
            <w:r w:rsidRPr="004234FF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1500B698" w14:textId="77777777" w:rsidR="00F16FBE" w:rsidRPr="004234FF" w:rsidRDefault="008F7E16">
            <w:pPr>
              <w:spacing w:before="20" w:after="20"/>
              <w:jc w:val="center"/>
            </w:pPr>
            <w:r w:rsidRPr="004234FF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69A73B" w14:textId="77777777" w:rsidR="00F16FBE" w:rsidRPr="004234FF" w:rsidRDefault="008F7E16">
            <w:pPr>
              <w:spacing w:before="20" w:after="20"/>
              <w:jc w:val="center"/>
            </w:pPr>
            <w:r w:rsidRPr="004234FF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F16FBE" w14:paraId="5CCCBB1B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A3196B" w14:textId="77777777" w:rsidR="00F16FBE" w:rsidRDefault="008F7E16">
            <w:pPr>
              <w:spacing w:before="20" w:after="20"/>
            </w:pPr>
            <w:r>
              <w:rPr>
                <w:sz w:val="21"/>
                <w:szCs w:val="21"/>
              </w:rPr>
              <w:t>Tema 1: Teoría de Ecuaciones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130E6A" w14:textId="77777777" w:rsidR="00F16FBE" w:rsidRPr="004234FF" w:rsidRDefault="008F7E16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4234FF">
              <w:rPr>
                <w:sz w:val="21"/>
                <w:szCs w:val="21"/>
              </w:rPr>
              <w:t>Igualdad, ecuación e identidad, y teorema fundamental del álgebra. (C)</w:t>
            </w:r>
          </w:p>
          <w:p w14:paraId="1F1CCB9B" w14:textId="77777777" w:rsidR="00F16FBE" w:rsidRPr="004234FF" w:rsidRDefault="008F7E16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4234FF">
              <w:rPr>
                <w:sz w:val="21"/>
                <w:szCs w:val="21"/>
              </w:rPr>
              <w:t>Ecuación entera racional, ecuaciones lineales y ecuaciones cuadráticas, y propiedades de las raíces. (C)</w:t>
            </w:r>
          </w:p>
          <w:p w14:paraId="2EBBBDA5" w14:textId="77777777" w:rsidR="00F16FBE" w:rsidRPr="004234FF" w:rsidRDefault="008F7E16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4234FF">
              <w:rPr>
                <w:sz w:val="21"/>
                <w:szCs w:val="21"/>
              </w:rPr>
              <w:t>Sistemas de ecuaciones lineales, lineal-cuadráticos y cúbicos, y método gráfico para hallar raíces reales. (C)</w:t>
            </w:r>
          </w:p>
          <w:p w14:paraId="73672F97" w14:textId="77777777" w:rsidR="00F16FBE" w:rsidRPr="004234FF" w:rsidRDefault="008F7E16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4234FF">
              <w:rPr>
                <w:sz w:val="21"/>
                <w:szCs w:val="21"/>
              </w:rPr>
              <w:t>Problemas que se resuelven aplicando ecuaciones y sistemas de ecuaciones. (C)</w:t>
            </w:r>
          </w:p>
          <w:p w14:paraId="5899AD17" w14:textId="77777777" w:rsidR="00F16FBE" w:rsidRPr="004234FF" w:rsidRDefault="008F7E16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4234FF">
              <w:rPr>
                <w:sz w:val="21"/>
                <w:szCs w:val="21"/>
              </w:rPr>
              <w:lastRenderedPageBreak/>
              <w:t>Ecuaciones y sistemas de ecuaciones exponenciales, logarítmicas y trigonométricas, con aplicaciones al interés compuesto. (C)</w:t>
            </w:r>
          </w:p>
          <w:p w14:paraId="1A92214D" w14:textId="77777777" w:rsidR="00F16FBE" w:rsidRPr="004234FF" w:rsidRDefault="008F7E16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4234FF">
              <w:rPr>
                <w:sz w:val="21"/>
                <w:szCs w:val="21"/>
              </w:rPr>
              <w:t>Inecuaciones lineales y de segundo grado, y problemas de aplicación a las ciencias económicas, financieras y administrativas. (P)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14478F" w14:textId="77777777" w:rsidR="00F16FBE" w:rsidRPr="004234FF" w:rsidRDefault="008F7E16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4234FF">
              <w:rPr>
                <w:sz w:val="21"/>
                <w:szCs w:val="21"/>
              </w:rPr>
              <w:lastRenderedPageBreak/>
              <w:t>Productos notables y factorización algebraica.</w:t>
            </w:r>
          </w:p>
          <w:p w14:paraId="6C0A28D1" w14:textId="77777777" w:rsidR="00F16FBE" w:rsidRPr="004234FF" w:rsidRDefault="008F7E16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4234FF">
              <w:rPr>
                <w:sz w:val="21"/>
                <w:szCs w:val="21"/>
              </w:rPr>
              <w:t>Propiedades de los exponentes, los radicales y los logaritmos.</w:t>
            </w:r>
          </w:p>
        </w:tc>
      </w:tr>
      <w:tr w:rsidR="00F16FBE" w14:paraId="7D78CEEB" w14:textId="77777777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32EB47" w14:textId="1E1CDB98" w:rsidR="00F16FBE" w:rsidRPr="004234FF" w:rsidRDefault="008F7E16" w:rsidP="008F7E16">
            <w:pPr>
              <w:spacing w:before="20" w:after="20"/>
              <w:jc w:val="both"/>
            </w:pPr>
            <w:r w:rsidRPr="004234FF">
              <w:rPr>
                <w:b/>
                <w:bCs/>
                <w:i/>
                <w:iCs/>
                <w:sz w:val="21"/>
                <w:szCs w:val="21"/>
              </w:rPr>
              <w:lastRenderedPageBreak/>
              <w:t xml:space="preserve">Elemento de competencia 2: </w:t>
            </w:r>
            <w:r w:rsidRPr="004234FF">
              <w:rPr>
                <w:sz w:val="21"/>
                <w:szCs w:val="21"/>
              </w:rPr>
              <w:t>Analiza las funciones, los lím</w:t>
            </w:r>
            <w:r>
              <w:rPr>
                <w:sz w:val="21"/>
                <w:szCs w:val="21"/>
              </w:rPr>
              <w:t>ites y la continuidad, mediante la aplicación de modelos</w:t>
            </w:r>
            <w:r w:rsidRPr="004234FF">
              <w:rPr>
                <w:sz w:val="21"/>
                <w:szCs w:val="21"/>
              </w:rPr>
              <w:t xml:space="preserve"> lineales y no lineales a problemas de ingresos, costos, utilidades, oferta y demanda de las empresas.</w:t>
            </w:r>
          </w:p>
        </w:tc>
      </w:tr>
      <w:tr w:rsidR="00F16FBE" w14:paraId="77521251" w14:textId="77777777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A6FC31" w14:textId="77777777" w:rsidR="00F16FBE" w:rsidRPr="004234FF" w:rsidRDefault="008F7E16">
            <w:pPr>
              <w:spacing w:before="20" w:after="20"/>
              <w:jc w:val="center"/>
            </w:pPr>
            <w:r w:rsidRPr="004234FF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25B028" w14:textId="77777777" w:rsidR="00F16FBE" w:rsidRPr="004234FF" w:rsidRDefault="008F7E16">
            <w:pPr>
              <w:spacing w:before="20" w:after="20"/>
              <w:jc w:val="center"/>
            </w:pPr>
            <w:r w:rsidRPr="004234FF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E3A587" w14:textId="77777777" w:rsidR="00F16FBE" w:rsidRPr="004234FF" w:rsidRDefault="008F7E16">
            <w:pPr>
              <w:spacing w:before="20" w:after="20"/>
              <w:jc w:val="center"/>
            </w:pPr>
            <w:r w:rsidRPr="004234FF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F16FBE" w14:paraId="3434B176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95AB4F" w14:textId="77777777" w:rsidR="00F16FBE" w:rsidRPr="004234FF" w:rsidRDefault="008F7E16">
            <w:pPr>
              <w:spacing w:before="20" w:after="20"/>
            </w:pPr>
            <w:r w:rsidRPr="004234FF">
              <w:rPr>
                <w:sz w:val="21"/>
                <w:szCs w:val="21"/>
              </w:rPr>
              <w:t>1. Aplica las relaciones y las funciones lineales y no lineales a problemas de ingresos, costos, utilidades, oferta y demanda, interpretando su dominio y su recorrido.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D9AF2B" w14:textId="77777777" w:rsidR="00F16FBE" w:rsidRPr="004234FF" w:rsidRDefault="008F7E16">
            <w:pPr>
              <w:spacing w:before="20" w:after="20"/>
            </w:pPr>
            <w:r w:rsidRPr="004234FF">
              <w:rPr>
                <w:sz w:val="21"/>
                <w:szCs w:val="21"/>
              </w:rPr>
              <w:t>1.1 Grafica en aula las funciones de oferta y demanda de un mercado y determina el precio y la cantidad de equilibrio.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21EAAC" w14:textId="0578096A" w:rsidR="00F16FBE" w:rsidRPr="004234FF" w:rsidRDefault="008F7E16">
            <w:pPr>
              <w:spacing w:before="20" w:after="20"/>
            </w:pPr>
            <w:r>
              <w:rPr>
                <w:b/>
                <w:bCs/>
                <w:sz w:val="21"/>
                <w:szCs w:val="21"/>
              </w:rPr>
              <w:t xml:space="preserve">Producto 5: </w:t>
            </w:r>
            <w:r>
              <w:rPr>
                <w:bCs/>
                <w:sz w:val="21"/>
                <w:szCs w:val="21"/>
              </w:rPr>
              <w:t xml:space="preserve">Reporte de análisis del </w:t>
            </w:r>
            <w:r>
              <w:rPr>
                <w:sz w:val="21"/>
                <w:szCs w:val="21"/>
              </w:rPr>
              <w:t>m</w:t>
            </w:r>
            <w:r w:rsidRPr="008F7E16">
              <w:rPr>
                <w:sz w:val="21"/>
                <w:szCs w:val="21"/>
              </w:rPr>
              <w:t>odelo</w:t>
            </w:r>
            <w:r w:rsidRPr="004234FF">
              <w:rPr>
                <w:sz w:val="21"/>
                <w:szCs w:val="21"/>
              </w:rPr>
              <w:t xml:space="preserve"> de oferta y demanda con el precio y la cantidad de equilibrio.</w:t>
            </w:r>
          </w:p>
        </w:tc>
      </w:tr>
      <w:tr w:rsidR="00F16FBE" w14:paraId="63662A25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8C1B3" w14:textId="77777777" w:rsidR="00F16FBE" w:rsidRPr="004234FF" w:rsidRDefault="00F16FBE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7BD4F4" w14:textId="77777777" w:rsidR="00F16FBE" w:rsidRPr="004234FF" w:rsidRDefault="008F7E16">
            <w:pPr>
              <w:spacing w:before="20" w:after="20"/>
            </w:pPr>
            <w:r w:rsidRPr="004234FF">
              <w:rPr>
                <w:sz w:val="21"/>
                <w:szCs w:val="21"/>
              </w:rPr>
              <w:t>1.2 Elabora en equipo la función lineal de depreciación de un activo fijo y la función exponencial de crecimiento de una variable económica en hoja de cálculo.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A5882E" w14:textId="77777777" w:rsidR="00F16FBE" w:rsidRPr="004234FF" w:rsidRDefault="008F7E16">
            <w:pPr>
              <w:spacing w:before="20" w:after="20"/>
            </w:pPr>
            <w:r w:rsidRPr="004234FF">
              <w:rPr>
                <w:b/>
                <w:bCs/>
                <w:sz w:val="21"/>
                <w:szCs w:val="21"/>
              </w:rPr>
              <w:t xml:space="preserve">Producto 6: </w:t>
            </w:r>
            <w:r w:rsidRPr="004234FF">
              <w:rPr>
                <w:sz w:val="21"/>
                <w:szCs w:val="21"/>
              </w:rPr>
              <w:t>Hoja de cálculo de funciones lineales y exponenciales aplicadas a la depreciación y al crecimiento.</w:t>
            </w:r>
          </w:p>
        </w:tc>
      </w:tr>
      <w:tr w:rsidR="00F16FBE" w14:paraId="6E84E485" w14:textId="77777777" w:rsidTr="003E436E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6BBAAF" w14:textId="77777777" w:rsidR="00F16FBE" w:rsidRPr="004234FF" w:rsidRDefault="008F7E16">
            <w:pPr>
              <w:spacing w:before="20" w:after="20"/>
            </w:pPr>
            <w:r w:rsidRPr="004234FF">
              <w:rPr>
                <w:sz w:val="21"/>
                <w:szCs w:val="21"/>
              </w:rPr>
              <w:t>2. Calcula límites de funciones algebraicas y trascendentes, analizando la continuidad de funciones aplicadas a la economía.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E5C554" w14:textId="77777777" w:rsidR="00F16FBE" w:rsidRPr="004234FF" w:rsidRDefault="008F7E16">
            <w:pPr>
              <w:spacing w:before="20" w:after="20"/>
            </w:pPr>
            <w:r w:rsidRPr="004234FF">
              <w:rPr>
                <w:sz w:val="21"/>
                <w:szCs w:val="21"/>
              </w:rPr>
              <w:t>2.1 Calcula en aula límites algebraicos, logarítmicos, exponenciales y trigonométricos aplicando sus propiedades.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D02E17" w14:textId="118F31A5" w:rsidR="00F16FBE" w:rsidRPr="003E436E" w:rsidRDefault="003E436E">
            <w:pPr>
              <w:spacing w:before="20" w:after="2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Producto 7: </w:t>
            </w:r>
            <w:r>
              <w:rPr>
                <w:color w:val="000000"/>
                <w:sz w:val="21"/>
                <w:szCs w:val="21"/>
              </w:rPr>
              <w:t>Práctico de cálculo de límites de funciones algebraicas y trascendentes</w:t>
            </w:r>
          </w:p>
        </w:tc>
      </w:tr>
      <w:tr w:rsidR="00F16FBE" w14:paraId="09CFC50D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FBD0C" w14:textId="77777777" w:rsidR="00F16FBE" w:rsidRPr="004234FF" w:rsidRDefault="00F16FBE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446394" w14:textId="77777777" w:rsidR="00F16FBE" w:rsidRPr="004234FF" w:rsidRDefault="008F7E16">
            <w:pPr>
              <w:spacing w:before="20" w:after="20"/>
            </w:pPr>
            <w:r w:rsidRPr="004234FF">
              <w:rPr>
                <w:sz w:val="21"/>
                <w:szCs w:val="21"/>
              </w:rPr>
              <w:t>2.2 Analiza en equipo la continuidad de una función de costos por tramos y clasifica sus discontinuidades.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AD0618" w14:textId="77777777" w:rsidR="00F16FBE" w:rsidRPr="004234FF" w:rsidRDefault="008F7E16">
            <w:pPr>
              <w:spacing w:before="20" w:after="20"/>
            </w:pPr>
            <w:r w:rsidRPr="004234FF">
              <w:rPr>
                <w:b/>
                <w:bCs/>
                <w:sz w:val="21"/>
                <w:szCs w:val="21"/>
              </w:rPr>
              <w:t xml:space="preserve">Producto 8: </w:t>
            </w:r>
            <w:r w:rsidRPr="004234FF">
              <w:rPr>
                <w:sz w:val="21"/>
                <w:szCs w:val="21"/>
              </w:rPr>
              <w:t>Informe de continuidad de una función de costos por tramos.</w:t>
            </w:r>
          </w:p>
        </w:tc>
      </w:tr>
      <w:tr w:rsidR="00F16FBE" w14:paraId="310D60A6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C740CB" w14:textId="77777777" w:rsidR="00F16FBE" w:rsidRDefault="008F7E16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F16FBE" w14:paraId="1E841E40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417CEC" w14:textId="77777777" w:rsidR="00F16FBE" w:rsidRDefault="008F7E16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62588E" w14:textId="77777777" w:rsidR="00F16FBE" w:rsidRPr="004234FF" w:rsidRDefault="008F7E16">
            <w:pPr>
              <w:spacing w:before="20" w:after="20"/>
              <w:jc w:val="center"/>
            </w:pPr>
            <w:r w:rsidRPr="004234FF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27EC0BDD" w14:textId="77777777" w:rsidR="00F16FBE" w:rsidRPr="004234FF" w:rsidRDefault="008F7E16">
            <w:pPr>
              <w:spacing w:before="20" w:after="20"/>
              <w:jc w:val="center"/>
            </w:pPr>
            <w:r w:rsidRPr="004234FF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8FF3AE" w14:textId="77777777" w:rsidR="00F16FBE" w:rsidRPr="004234FF" w:rsidRDefault="008F7E16">
            <w:pPr>
              <w:spacing w:before="20" w:after="20"/>
              <w:jc w:val="center"/>
            </w:pPr>
            <w:r w:rsidRPr="004234FF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F16FBE" w14:paraId="6DA2DBC6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892E07" w14:textId="77777777" w:rsidR="00F16FBE" w:rsidRDefault="008F7E16">
            <w:pPr>
              <w:spacing w:before="20" w:after="20"/>
            </w:pPr>
            <w:r>
              <w:rPr>
                <w:sz w:val="21"/>
                <w:szCs w:val="21"/>
              </w:rPr>
              <w:t>Tema 2: Funciones con Geometría Analítica</w:t>
            </w:r>
          </w:p>
          <w:p w14:paraId="22B7A5E6" w14:textId="77777777" w:rsidR="00F16FBE" w:rsidRDefault="008F7E16">
            <w:pPr>
              <w:spacing w:before="20" w:after="20"/>
            </w:pPr>
            <w:r>
              <w:rPr>
                <w:sz w:val="21"/>
                <w:szCs w:val="21"/>
              </w:rPr>
              <w:t>Tema 3: Límites y Continuidad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643CD9" w14:textId="77777777" w:rsidR="00F16FBE" w:rsidRPr="004234FF" w:rsidRDefault="008F7E16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4234FF">
              <w:rPr>
                <w:sz w:val="21"/>
                <w:szCs w:val="21"/>
              </w:rPr>
              <w:t>Par ordenado, producto cartesiano y relaciones: concepto, definición, dominio y recorrido. (C)</w:t>
            </w:r>
          </w:p>
          <w:p w14:paraId="727F37EE" w14:textId="77777777" w:rsidR="00F16FBE" w:rsidRPr="004234FF" w:rsidRDefault="008F7E16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4234FF">
              <w:rPr>
                <w:sz w:val="21"/>
                <w:szCs w:val="21"/>
              </w:rPr>
              <w:t>Propiedades de las relaciones y tipos de relaciones: de equivalencia, de orden y sus aplicaciones a las ciencias económicas. (C)</w:t>
            </w:r>
          </w:p>
          <w:p w14:paraId="1591A345" w14:textId="77777777" w:rsidR="00F16FBE" w:rsidRPr="004234FF" w:rsidRDefault="008F7E16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4234FF">
              <w:rPr>
                <w:sz w:val="21"/>
                <w:szCs w:val="21"/>
              </w:rPr>
              <w:t xml:space="preserve">Funciones: concepto, definición, dominio, recorrido y tipos: </w:t>
            </w:r>
            <w:proofErr w:type="spellStart"/>
            <w:r w:rsidRPr="004234FF">
              <w:rPr>
                <w:sz w:val="21"/>
                <w:szCs w:val="21"/>
              </w:rPr>
              <w:t>inyectivas</w:t>
            </w:r>
            <w:proofErr w:type="spellEnd"/>
            <w:r w:rsidRPr="004234FF">
              <w:rPr>
                <w:sz w:val="21"/>
                <w:szCs w:val="21"/>
              </w:rPr>
              <w:t xml:space="preserve">, </w:t>
            </w:r>
            <w:proofErr w:type="spellStart"/>
            <w:r w:rsidRPr="004234FF">
              <w:rPr>
                <w:sz w:val="21"/>
                <w:szCs w:val="21"/>
              </w:rPr>
              <w:t>sobreyectivas</w:t>
            </w:r>
            <w:proofErr w:type="spellEnd"/>
            <w:r w:rsidRPr="004234FF">
              <w:rPr>
                <w:sz w:val="21"/>
                <w:szCs w:val="21"/>
              </w:rPr>
              <w:t xml:space="preserve"> y </w:t>
            </w:r>
            <w:proofErr w:type="spellStart"/>
            <w:r w:rsidRPr="004234FF">
              <w:rPr>
                <w:sz w:val="21"/>
                <w:szCs w:val="21"/>
              </w:rPr>
              <w:t>biyectivas</w:t>
            </w:r>
            <w:proofErr w:type="spellEnd"/>
            <w:r w:rsidRPr="004234FF">
              <w:rPr>
                <w:sz w:val="21"/>
                <w:szCs w:val="21"/>
              </w:rPr>
              <w:t>. (C)</w:t>
            </w:r>
          </w:p>
          <w:p w14:paraId="0F3140A5" w14:textId="77777777" w:rsidR="00F16FBE" w:rsidRPr="004234FF" w:rsidRDefault="008F7E16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4234FF">
              <w:rPr>
                <w:sz w:val="21"/>
                <w:szCs w:val="21"/>
              </w:rPr>
              <w:t>Álgebra de funciones, composición de funciones, función inversa y representación gráfica de curvas en el plano cartesiano. (C)</w:t>
            </w:r>
          </w:p>
          <w:p w14:paraId="6F89C4B8" w14:textId="77777777" w:rsidR="00F16FBE" w:rsidRPr="004234FF" w:rsidRDefault="008F7E16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4234FF">
              <w:rPr>
                <w:sz w:val="21"/>
                <w:szCs w:val="21"/>
              </w:rPr>
              <w:t>Funciones lineales: aplicaciones a problemas de ingresos, costos y utilidades, modelos de oferta y demanda, determinación del precio y la cantidad de equilibrio, y depreciación en línea recta según la vida útil de los activos fijos. (P, T)</w:t>
            </w:r>
          </w:p>
          <w:p w14:paraId="134CAB53" w14:textId="77777777" w:rsidR="00F16FBE" w:rsidRPr="004234FF" w:rsidRDefault="008F7E16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4234FF">
              <w:rPr>
                <w:sz w:val="21"/>
                <w:szCs w:val="21"/>
              </w:rPr>
              <w:lastRenderedPageBreak/>
              <w:t>Funciones no lineales: funciones cuadráticas, logarítmicas y exponenciales, con ejercicios de aplicación en economía y administración. (P)</w:t>
            </w:r>
          </w:p>
          <w:p w14:paraId="7F5558F4" w14:textId="77777777" w:rsidR="00F16FBE" w:rsidRPr="004234FF" w:rsidRDefault="008F7E16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4234FF">
              <w:rPr>
                <w:sz w:val="21"/>
                <w:szCs w:val="21"/>
              </w:rPr>
              <w:t>Vecindad, sucesiones y puntos límites. (C)</w:t>
            </w:r>
          </w:p>
          <w:p w14:paraId="084285A0" w14:textId="77777777" w:rsidR="00F16FBE" w:rsidRPr="004234FF" w:rsidRDefault="008F7E16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4234FF">
              <w:rPr>
                <w:sz w:val="21"/>
                <w:szCs w:val="21"/>
              </w:rPr>
              <w:t>Límite de una función: definición, propiedades, límites laterales y límites infinitos. (C)</w:t>
            </w:r>
          </w:p>
          <w:p w14:paraId="7B0CFDB3" w14:textId="77777777" w:rsidR="00F16FBE" w:rsidRPr="004234FF" w:rsidRDefault="008F7E16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4234FF">
              <w:rPr>
                <w:sz w:val="21"/>
                <w:szCs w:val="21"/>
              </w:rPr>
              <w:t>Cálculo de límites algebraicos, logarítmicos, exponenciales y trigonométricos. (P)</w:t>
            </w:r>
          </w:p>
          <w:p w14:paraId="3C6DAD2B" w14:textId="77777777" w:rsidR="00F16FBE" w:rsidRPr="004234FF" w:rsidRDefault="008F7E16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4234FF">
              <w:rPr>
                <w:sz w:val="21"/>
                <w:szCs w:val="21"/>
              </w:rPr>
              <w:t>Continuidad: definición y propiedades, y discontinuidad y sus tipos, con ejercicios de aplicación. (C, P)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992F40" w14:textId="77777777" w:rsidR="00F16FBE" w:rsidRPr="004234FF" w:rsidRDefault="008F7E16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4234FF">
              <w:rPr>
                <w:sz w:val="21"/>
                <w:szCs w:val="21"/>
              </w:rPr>
              <w:lastRenderedPageBreak/>
              <w:t>Razones e identidades trigonométricas básicas.</w:t>
            </w:r>
          </w:p>
          <w:p w14:paraId="4DB681EA" w14:textId="77777777" w:rsidR="00F16FBE" w:rsidRPr="004234FF" w:rsidRDefault="008F7E16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4234FF">
              <w:rPr>
                <w:sz w:val="21"/>
                <w:szCs w:val="21"/>
              </w:rPr>
              <w:t>Valor absoluto y notación de intervalos de los números reales.</w:t>
            </w:r>
          </w:p>
        </w:tc>
      </w:tr>
      <w:tr w:rsidR="00F16FBE" w14:paraId="053FB22C" w14:textId="77777777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D63F1B" w14:textId="77777777" w:rsidR="00F16FBE" w:rsidRPr="004234FF" w:rsidRDefault="008F7E16">
            <w:pPr>
              <w:spacing w:before="20" w:after="20"/>
              <w:jc w:val="both"/>
            </w:pPr>
            <w:r w:rsidRPr="004234FF">
              <w:rPr>
                <w:b/>
                <w:bCs/>
                <w:i/>
                <w:iCs/>
                <w:sz w:val="21"/>
                <w:szCs w:val="21"/>
              </w:rPr>
              <w:lastRenderedPageBreak/>
              <w:t xml:space="preserve">Elemento de competencia 3: </w:t>
            </w:r>
            <w:r w:rsidRPr="004234FF">
              <w:rPr>
                <w:sz w:val="21"/>
                <w:szCs w:val="21"/>
              </w:rPr>
              <w:t>Optimiza las funciones de costo, ingreso y beneficio de una empresa, aplicando la derivada y su regla de cálculo a los problemas de máximos, mínimos y elasticidad.</w:t>
            </w:r>
          </w:p>
        </w:tc>
      </w:tr>
      <w:tr w:rsidR="00F16FBE" w14:paraId="46686565" w14:textId="77777777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A300C5" w14:textId="77777777" w:rsidR="00F16FBE" w:rsidRPr="004234FF" w:rsidRDefault="008F7E16">
            <w:pPr>
              <w:spacing w:before="20" w:after="20"/>
              <w:jc w:val="center"/>
            </w:pPr>
            <w:r w:rsidRPr="004234FF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618E03" w14:textId="77777777" w:rsidR="00F16FBE" w:rsidRPr="004234FF" w:rsidRDefault="008F7E16">
            <w:pPr>
              <w:spacing w:before="20" w:after="20"/>
              <w:jc w:val="center"/>
            </w:pPr>
            <w:r w:rsidRPr="004234FF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91DA17" w14:textId="77777777" w:rsidR="00F16FBE" w:rsidRPr="004234FF" w:rsidRDefault="008F7E16">
            <w:pPr>
              <w:spacing w:before="20" w:after="20"/>
              <w:jc w:val="center"/>
            </w:pPr>
            <w:r w:rsidRPr="004234FF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F16FBE" w14:paraId="23B2FC62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06A0A5" w14:textId="77777777" w:rsidR="00F16FBE" w:rsidRPr="004234FF" w:rsidRDefault="008F7E16">
            <w:pPr>
              <w:spacing w:before="20" w:after="20"/>
            </w:pPr>
            <w:r w:rsidRPr="004234FF">
              <w:rPr>
                <w:sz w:val="21"/>
                <w:szCs w:val="21"/>
              </w:rPr>
              <w:t>1. Calcula la derivada de funciones algebraicas, exponenciales, logarítmicas y trigonométricas, aplicando las fórmulas de derivación, la derivada implícita y las derivadas de orden superior.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4DA252" w14:textId="77777777" w:rsidR="00F16FBE" w:rsidRPr="004234FF" w:rsidRDefault="008F7E16">
            <w:pPr>
              <w:spacing w:before="20" w:after="20"/>
            </w:pPr>
            <w:r w:rsidRPr="004234FF">
              <w:rPr>
                <w:sz w:val="21"/>
                <w:szCs w:val="21"/>
              </w:rPr>
              <w:t>1.1 Deriva en aula funciones algebraicas y trascendentes aplicando las fórmulas de derivación.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590F75" w14:textId="4B773568" w:rsidR="00F16FBE" w:rsidRPr="004234FF" w:rsidRDefault="00661711">
            <w:pPr>
              <w:spacing w:before="20" w:after="20"/>
            </w:pPr>
            <w:r>
              <w:rPr>
                <w:b/>
                <w:bCs/>
                <w:sz w:val="21"/>
                <w:szCs w:val="21"/>
              </w:rPr>
              <w:t xml:space="preserve">Producto 9: </w:t>
            </w:r>
            <w:del w:id="9003" w:author="Comisión de revisión 4.5" w:date="2026-10-13T00:00:00Z">
              <w:r>
                <w:rPr>
                  <w:sz w:val="21"/>
                  <w:szCs w:val="21"/>
                </w:rPr>
                <w:delText xml:space="preserve">Práctico  de cálculo de derivadas</w:delText>
              </w:r>
            </w:del>
            <w:ins w:id="9004" w:author="Comisión de revisión 4.5" w:date="2026-10-13T00:00:00Z">
              <w:r>
                <w:rPr>
                  <w:sz w:val="21"/>
                  <w:szCs w:val="21"/>
                </w:rPr>
                <w:t xml:space="preserve">Práctico de cálculo de derivadas</w:t>
              </w:r>
            </w:ins>
            <w:r>
              <w:rPr>
                <w:sz w:val="21"/>
                <w:szCs w:val="21"/>
              </w:rPr>
              <w:t xml:space="preserve"> de funciones algebraicas y trascendentes.</w:t>
            </w:r>
          </w:p>
        </w:tc>
      </w:tr>
      <w:tr w:rsidR="00F16FBE" w14:paraId="4D8132CA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8FF44" w14:textId="77777777" w:rsidR="00F16FBE" w:rsidRPr="004234FF" w:rsidRDefault="00F16FBE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B58801" w14:textId="77777777" w:rsidR="00F16FBE" w:rsidRPr="004234FF" w:rsidRDefault="008F7E16">
            <w:pPr>
              <w:spacing w:before="20" w:after="20"/>
            </w:pPr>
            <w:r w:rsidRPr="004234FF">
              <w:rPr>
                <w:sz w:val="21"/>
                <w:szCs w:val="21"/>
              </w:rPr>
              <w:t xml:space="preserve">1.2 Determina en equipo la recta tangente a una curva de costo total y resuelve formas indeterminadas con el teorema de </w:t>
            </w:r>
            <w:proofErr w:type="spellStart"/>
            <w:r w:rsidRPr="004234FF">
              <w:rPr>
                <w:sz w:val="21"/>
                <w:szCs w:val="21"/>
              </w:rPr>
              <w:t>L'Hôpital</w:t>
            </w:r>
            <w:proofErr w:type="spellEnd"/>
            <w:r w:rsidRPr="004234FF">
              <w:rPr>
                <w:sz w:val="21"/>
                <w:szCs w:val="21"/>
              </w:rPr>
              <w:t>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2F5FF5" w14:textId="77777777" w:rsidR="00F16FBE" w:rsidRPr="004234FF" w:rsidRDefault="008F7E16">
            <w:pPr>
              <w:spacing w:before="20" w:after="20"/>
            </w:pPr>
            <w:r w:rsidRPr="004234FF">
              <w:rPr>
                <w:b/>
                <w:bCs/>
                <w:sz w:val="21"/>
                <w:szCs w:val="21"/>
              </w:rPr>
              <w:t xml:space="preserve">Producto 10: </w:t>
            </w:r>
            <w:r w:rsidRPr="004234FF">
              <w:rPr>
                <w:sz w:val="21"/>
                <w:szCs w:val="21"/>
              </w:rPr>
              <w:t xml:space="preserve">Cuadro de rectas tangentes y de límites resueltos con el teorema de </w:t>
            </w:r>
            <w:proofErr w:type="spellStart"/>
            <w:r w:rsidRPr="004234FF">
              <w:rPr>
                <w:sz w:val="21"/>
                <w:szCs w:val="21"/>
              </w:rPr>
              <w:t>L'Hôpital</w:t>
            </w:r>
            <w:proofErr w:type="spellEnd"/>
            <w:r w:rsidRPr="004234FF">
              <w:rPr>
                <w:sz w:val="21"/>
                <w:szCs w:val="21"/>
              </w:rPr>
              <w:t>.</w:t>
            </w:r>
          </w:p>
        </w:tc>
      </w:tr>
      <w:tr w:rsidR="00F16FBE" w14:paraId="2E329D2E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8641BA" w14:textId="77777777" w:rsidR="00F16FBE" w:rsidRPr="004234FF" w:rsidRDefault="008F7E16">
            <w:pPr>
              <w:spacing w:before="20" w:after="20"/>
            </w:pPr>
            <w:r w:rsidRPr="004234FF">
              <w:rPr>
                <w:sz w:val="21"/>
                <w:szCs w:val="21"/>
              </w:rPr>
              <w:t>2. Optimiza las funciones de costo, ingreso y beneficio de una empresa, interpretando los máximos, los mínimos, la elasticidad y la sensibilidad del resultado.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946E4F" w14:textId="77777777" w:rsidR="00F16FBE" w:rsidRPr="004234FF" w:rsidRDefault="008F7E16">
            <w:pPr>
              <w:spacing w:before="20" w:after="20"/>
            </w:pPr>
            <w:r w:rsidRPr="004234FF">
              <w:rPr>
                <w:sz w:val="21"/>
                <w:szCs w:val="21"/>
              </w:rPr>
              <w:t>2.1 Grafica en el laboratorio de cómputo una función a partir de su crecimiento, sus extremos relativos y sus puntos de inflexión.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58C2B5" w14:textId="77777777" w:rsidR="00F16FBE" w:rsidRPr="004234FF" w:rsidRDefault="008F7E16">
            <w:pPr>
              <w:spacing w:before="20" w:after="20"/>
            </w:pPr>
            <w:r w:rsidRPr="004234FF">
              <w:rPr>
                <w:b/>
                <w:bCs/>
                <w:sz w:val="21"/>
                <w:szCs w:val="21"/>
              </w:rPr>
              <w:t xml:space="preserve">Producto 11: </w:t>
            </w:r>
            <w:r w:rsidRPr="004234FF">
              <w:rPr>
                <w:sz w:val="21"/>
                <w:szCs w:val="21"/>
              </w:rPr>
              <w:t>Gráfica de una función con sus máximos, mínimos y puntos de inflexión.</w:t>
            </w:r>
          </w:p>
        </w:tc>
      </w:tr>
      <w:tr w:rsidR="00F16FBE" w14:paraId="08525FFE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4B843" w14:textId="77777777" w:rsidR="00F16FBE" w:rsidRPr="004234FF" w:rsidRDefault="00F16FBE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DDD847" w14:textId="77777777" w:rsidR="00F16FBE" w:rsidRPr="004234FF" w:rsidRDefault="008F7E16">
            <w:pPr>
              <w:spacing w:before="20" w:after="20"/>
            </w:pPr>
            <w:r w:rsidRPr="004234FF">
              <w:rPr>
                <w:sz w:val="21"/>
                <w:szCs w:val="21"/>
              </w:rPr>
              <w:t>2.2 Expone ante el curso la optimización del beneficio de una empresa con su elasticidad precio de la demanda y su análisis de sensibilidad.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BEF1E4" w14:textId="77777777" w:rsidR="00F16FBE" w:rsidRPr="004234FF" w:rsidRDefault="008F7E16">
            <w:pPr>
              <w:spacing w:before="20" w:after="20"/>
            </w:pPr>
            <w:r w:rsidRPr="004234FF">
              <w:rPr>
                <w:b/>
                <w:bCs/>
                <w:sz w:val="21"/>
                <w:szCs w:val="21"/>
              </w:rPr>
              <w:t xml:space="preserve">Producto 12: </w:t>
            </w:r>
            <w:r w:rsidRPr="004234FF">
              <w:rPr>
                <w:sz w:val="21"/>
                <w:szCs w:val="21"/>
              </w:rPr>
              <w:t>Informe de optimización del beneficio con su elasticidad y su análisis de sensibilidad.</w:t>
            </w:r>
          </w:p>
        </w:tc>
      </w:tr>
      <w:tr w:rsidR="00F16FBE" w14:paraId="416CEDA0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395489" w14:textId="77777777" w:rsidR="00F16FBE" w:rsidRDefault="008F7E16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F16FBE" w14:paraId="56910D6A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E4F582" w14:textId="77777777" w:rsidR="00F16FBE" w:rsidRDefault="008F7E16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AB42AA" w14:textId="77777777" w:rsidR="00F16FBE" w:rsidRPr="004234FF" w:rsidRDefault="008F7E16">
            <w:pPr>
              <w:spacing w:before="20" w:after="20"/>
              <w:jc w:val="center"/>
            </w:pPr>
            <w:r w:rsidRPr="004234FF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21291D58" w14:textId="77777777" w:rsidR="00F16FBE" w:rsidRPr="004234FF" w:rsidRDefault="008F7E16">
            <w:pPr>
              <w:spacing w:before="20" w:after="20"/>
              <w:jc w:val="center"/>
            </w:pPr>
            <w:r w:rsidRPr="004234FF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578B8A" w14:textId="77777777" w:rsidR="00F16FBE" w:rsidRPr="004234FF" w:rsidRDefault="008F7E16">
            <w:pPr>
              <w:spacing w:before="20" w:after="20"/>
              <w:jc w:val="center"/>
            </w:pPr>
            <w:r w:rsidRPr="004234FF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F16FBE" w14:paraId="6897431E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BC8502" w14:textId="77777777" w:rsidR="00F16FBE" w:rsidRDefault="008F7E16">
            <w:pPr>
              <w:spacing w:before="20" w:after="20"/>
            </w:pPr>
            <w:r>
              <w:rPr>
                <w:sz w:val="21"/>
                <w:szCs w:val="21"/>
              </w:rPr>
              <w:t>Tema 4: La Derivada</w:t>
            </w:r>
          </w:p>
          <w:p w14:paraId="7C476DF9" w14:textId="77777777" w:rsidR="00F16FBE" w:rsidRDefault="008F7E16">
            <w:pPr>
              <w:spacing w:before="20" w:after="20"/>
            </w:pPr>
            <w:r>
              <w:rPr>
                <w:sz w:val="21"/>
                <w:szCs w:val="21"/>
              </w:rPr>
              <w:t>Tema 5: Aplicaciones de la Derivada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52D7E6" w14:textId="77777777" w:rsidR="00F16FBE" w:rsidRPr="004234FF" w:rsidRDefault="008F7E16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4234FF">
              <w:rPr>
                <w:sz w:val="21"/>
                <w:szCs w:val="21"/>
              </w:rPr>
              <w:t>Incrementos y la derivada: definición y fórmulas de derivación. (C)</w:t>
            </w:r>
          </w:p>
          <w:p w14:paraId="143188DF" w14:textId="77777777" w:rsidR="00F16FBE" w:rsidRPr="004234FF" w:rsidRDefault="008F7E16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4234FF">
              <w:rPr>
                <w:sz w:val="21"/>
                <w:szCs w:val="21"/>
              </w:rPr>
              <w:t>Derivada de funciones algebraicas, exponenciales, logarítmicas y trigonométricas. (C)</w:t>
            </w:r>
          </w:p>
          <w:p w14:paraId="4B5C7F38" w14:textId="77777777" w:rsidR="00F16FBE" w:rsidRPr="004234FF" w:rsidRDefault="008F7E16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4234FF">
              <w:rPr>
                <w:sz w:val="21"/>
                <w:szCs w:val="21"/>
              </w:rPr>
              <w:t>Derivada implícita y derivada de orden superior, con ejercicios de aplicación. (P)</w:t>
            </w:r>
          </w:p>
          <w:p w14:paraId="368967A1" w14:textId="77777777" w:rsidR="00F16FBE" w:rsidRPr="004234FF" w:rsidRDefault="008F7E16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4234FF">
              <w:rPr>
                <w:sz w:val="21"/>
                <w:szCs w:val="21"/>
              </w:rPr>
              <w:t xml:space="preserve">Recta tangente y recta normal, y formas indeterminadas con el teorema de </w:t>
            </w:r>
            <w:proofErr w:type="spellStart"/>
            <w:r w:rsidRPr="004234FF">
              <w:rPr>
                <w:sz w:val="21"/>
                <w:szCs w:val="21"/>
              </w:rPr>
              <w:t>L'Hôpital</w:t>
            </w:r>
            <w:proofErr w:type="spellEnd"/>
            <w:r w:rsidRPr="004234FF">
              <w:rPr>
                <w:sz w:val="21"/>
                <w:szCs w:val="21"/>
              </w:rPr>
              <w:t>. (C)</w:t>
            </w:r>
          </w:p>
          <w:p w14:paraId="50594EA0" w14:textId="77777777" w:rsidR="00F16FBE" w:rsidRPr="004234FF" w:rsidRDefault="008F7E16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4234FF">
              <w:rPr>
                <w:sz w:val="21"/>
                <w:szCs w:val="21"/>
              </w:rPr>
              <w:t>Función creciente y decreciente, máximos y mínimos relativos, y punto de inflexión. (C)</w:t>
            </w:r>
          </w:p>
          <w:p w14:paraId="0D2A2060" w14:textId="77777777" w:rsidR="00F16FBE" w:rsidRPr="004234FF" w:rsidRDefault="008F7E16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4234FF">
              <w:rPr>
                <w:sz w:val="21"/>
                <w:szCs w:val="21"/>
              </w:rPr>
              <w:t>Gráfica de funciones. (C)</w:t>
            </w:r>
          </w:p>
          <w:p w14:paraId="2428CAF5" w14:textId="77777777" w:rsidR="00F16FBE" w:rsidRPr="004234FF" w:rsidRDefault="008F7E16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4234FF">
              <w:rPr>
                <w:sz w:val="21"/>
                <w:szCs w:val="21"/>
              </w:rPr>
              <w:lastRenderedPageBreak/>
              <w:t>Optimización de funciones de costo, ingreso y beneficio de una empresa, y elasticidad, con problemas de aplicación y análisis de sensibilidad del beneficio ante variaciones de precios y costos. (P)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FEE8CD" w14:textId="77777777" w:rsidR="00F16FBE" w:rsidRPr="004234FF" w:rsidRDefault="008F7E16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4234FF">
              <w:rPr>
                <w:sz w:val="21"/>
                <w:szCs w:val="21"/>
              </w:rPr>
              <w:lastRenderedPageBreak/>
              <w:t>Noción de razón de cambio y de tasa de variación media.</w:t>
            </w:r>
          </w:p>
          <w:p w14:paraId="0D35EB79" w14:textId="77777777" w:rsidR="00F16FBE" w:rsidRPr="004234FF" w:rsidRDefault="008F7E16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4234FF">
              <w:rPr>
                <w:sz w:val="21"/>
                <w:szCs w:val="21"/>
              </w:rPr>
              <w:t xml:space="preserve">Uso básico de software de </w:t>
            </w:r>
            <w:proofErr w:type="spellStart"/>
            <w:r w:rsidRPr="004234FF">
              <w:rPr>
                <w:sz w:val="21"/>
                <w:szCs w:val="21"/>
              </w:rPr>
              <w:t>graficación</w:t>
            </w:r>
            <w:proofErr w:type="spellEnd"/>
            <w:r w:rsidRPr="004234FF">
              <w:rPr>
                <w:sz w:val="21"/>
                <w:szCs w:val="21"/>
              </w:rPr>
              <w:t xml:space="preserve"> matemática.</w:t>
            </w:r>
          </w:p>
        </w:tc>
      </w:tr>
      <w:tr w:rsidR="00F16FBE" w14:paraId="4DFCBD98" w14:textId="77777777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F6BEA7" w14:textId="77777777" w:rsidR="00F16FBE" w:rsidRPr="004234FF" w:rsidRDefault="008F7E16">
            <w:pPr>
              <w:spacing w:before="20" w:after="20"/>
              <w:jc w:val="both"/>
            </w:pPr>
            <w:r w:rsidRPr="004234FF">
              <w:rPr>
                <w:b/>
                <w:bCs/>
                <w:i/>
                <w:iCs/>
                <w:sz w:val="21"/>
                <w:szCs w:val="21"/>
              </w:rPr>
              <w:lastRenderedPageBreak/>
              <w:t xml:space="preserve">Elemento de competencia 4: </w:t>
            </w:r>
            <w:r w:rsidRPr="004234FF">
              <w:rPr>
                <w:sz w:val="21"/>
                <w:szCs w:val="21"/>
              </w:rPr>
              <w:t xml:space="preserve">Calcula la integral indefinida y la integral definida de una función, aplicando el cálculo de áreas y el multiplicador de </w:t>
            </w:r>
            <w:proofErr w:type="spellStart"/>
            <w:r w:rsidRPr="004234FF">
              <w:rPr>
                <w:sz w:val="21"/>
                <w:szCs w:val="21"/>
              </w:rPr>
              <w:t>Lagrange</w:t>
            </w:r>
            <w:proofErr w:type="spellEnd"/>
            <w:r w:rsidRPr="004234FF">
              <w:rPr>
                <w:sz w:val="21"/>
                <w:szCs w:val="21"/>
              </w:rPr>
              <w:t xml:space="preserve"> a problemas de las ciencias económicas y financieras.</w:t>
            </w:r>
          </w:p>
        </w:tc>
      </w:tr>
      <w:tr w:rsidR="00F16FBE" w14:paraId="2AC2553B" w14:textId="77777777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026182" w14:textId="77777777" w:rsidR="00F16FBE" w:rsidRPr="004234FF" w:rsidRDefault="008F7E16">
            <w:pPr>
              <w:spacing w:before="20" w:after="20"/>
              <w:jc w:val="center"/>
            </w:pPr>
            <w:r w:rsidRPr="004234FF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63AAA5" w14:textId="77777777" w:rsidR="00F16FBE" w:rsidRPr="004234FF" w:rsidRDefault="008F7E16">
            <w:pPr>
              <w:spacing w:before="20" w:after="20"/>
              <w:jc w:val="center"/>
            </w:pPr>
            <w:r w:rsidRPr="004234FF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963D80" w14:textId="77777777" w:rsidR="00F16FBE" w:rsidRPr="004234FF" w:rsidRDefault="008F7E16">
            <w:pPr>
              <w:spacing w:before="20" w:after="20"/>
              <w:jc w:val="center"/>
            </w:pPr>
            <w:r w:rsidRPr="004234FF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F16FBE" w14:paraId="16A9F1A0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4C8A7A" w14:textId="77777777" w:rsidR="00F16FBE" w:rsidRPr="004234FF" w:rsidRDefault="008F7E16">
            <w:pPr>
              <w:spacing w:before="20" w:after="20"/>
            </w:pPr>
            <w:r w:rsidRPr="004234FF">
              <w:rPr>
                <w:sz w:val="21"/>
                <w:szCs w:val="21"/>
              </w:rPr>
              <w:t>1. Calcula integrales indefinidas y definidas, aplicando los métodos de integración y el teorema fundamental del cálculo a problemas de la economía y de las finanzas.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69668E" w14:textId="77777777" w:rsidR="00F16FBE" w:rsidRPr="004234FF" w:rsidRDefault="008F7E16">
            <w:pPr>
              <w:spacing w:before="20" w:after="20"/>
            </w:pPr>
            <w:r w:rsidRPr="004234FF">
              <w:rPr>
                <w:sz w:val="21"/>
                <w:szCs w:val="21"/>
              </w:rPr>
              <w:t>1.1 Integra en aula funciones diversas aplicando los métodos de sustitución y por partes.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900F5B" w14:textId="4183E2DD" w:rsidR="00F16FBE" w:rsidRPr="004234FF" w:rsidRDefault="00661711">
            <w:pPr>
              <w:spacing w:before="20" w:after="20"/>
            </w:pPr>
            <w:r>
              <w:rPr>
                <w:b/>
                <w:bCs/>
                <w:sz w:val="21"/>
                <w:szCs w:val="21"/>
              </w:rPr>
              <w:t xml:space="preserve">Producto 13: </w:t>
            </w:r>
            <w:r>
              <w:rPr>
                <w:sz w:val="21"/>
                <w:szCs w:val="21"/>
              </w:rPr>
              <w:t>Práctico de cálculo de integrales indefinidas y definidas.</w:t>
            </w:r>
          </w:p>
        </w:tc>
      </w:tr>
      <w:tr w:rsidR="00F16FBE" w14:paraId="18CA0D09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73941" w14:textId="77777777" w:rsidR="00F16FBE" w:rsidRPr="004234FF" w:rsidRDefault="00F16FBE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4C39F1" w14:textId="77777777" w:rsidR="00F16FBE" w:rsidRPr="004234FF" w:rsidRDefault="008F7E16">
            <w:pPr>
              <w:spacing w:before="20" w:after="20"/>
            </w:pPr>
            <w:r w:rsidRPr="004234FF">
              <w:rPr>
                <w:sz w:val="21"/>
                <w:szCs w:val="21"/>
              </w:rPr>
              <w:t>1.2 Calcula en equipo el área bajo la curva de ingreso marginal y el ingreso total acumulado de un periodo.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57CFC1" w14:textId="77777777" w:rsidR="00F16FBE" w:rsidRPr="004234FF" w:rsidRDefault="008F7E16">
            <w:pPr>
              <w:spacing w:before="20" w:after="20"/>
            </w:pPr>
            <w:r w:rsidRPr="004234FF">
              <w:rPr>
                <w:b/>
                <w:bCs/>
                <w:sz w:val="21"/>
                <w:szCs w:val="21"/>
              </w:rPr>
              <w:t xml:space="preserve">Producto 14: </w:t>
            </w:r>
            <w:r w:rsidRPr="004234FF">
              <w:rPr>
                <w:sz w:val="21"/>
                <w:szCs w:val="21"/>
              </w:rPr>
              <w:t>Informe de aplicación económica de la integral definida con el cálculo de áreas.</w:t>
            </w:r>
          </w:p>
        </w:tc>
      </w:tr>
      <w:tr w:rsidR="00F16FBE" w14:paraId="094430CC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62D7A8" w14:textId="77777777" w:rsidR="00F16FBE" w:rsidRPr="004234FF" w:rsidRDefault="008F7E16">
            <w:pPr>
              <w:spacing w:before="20" w:after="20"/>
            </w:pPr>
            <w:r w:rsidRPr="004234FF">
              <w:rPr>
                <w:sz w:val="21"/>
                <w:szCs w:val="21"/>
              </w:rPr>
              <w:t xml:space="preserve">2. Optimiza funciones de varias variables sujetas a restricciones, aplicando las derivadas parciales, la regla de la cadena y el multiplicador de </w:t>
            </w:r>
            <w:proofErr w:type="spellStart"/>
            <w:r w:rsidRPr="004234FF">
              <w:rPr>
                <w:sz w:val="21"/>
                <w:szCs w:val="21"/>
              </w:rPr>
              <w:t>Lagrange</w:t>
            </w:r>
            <w:proofErr w:type="spellEnd"/>
            <w:r w:rsidRPr="004234FF">
              <w:rPr>
                <w:sz w:val="21"/>
                <w:szCs w:val="21"/>
              </w:rPr>
              <w:t>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F80326" w14:textId="77777777" w:rsidR="00F16FBE" w:rsidRPr="004234FF" w:rsidRDefault="008F7E16">
            <w:pPr>
              <w:spacing w:before="20" w:after="20"/>
            </w:pPr>
            <w:r w:rsidRPr="004234FF">
              <w:rPr>
                <w:sz w:val="21"/>
                <w:szCs w:val="21"/>
              </w:rPr>
              <w:t>2.1 Calcula en aula las derivadas parciales de primer y segundo orden y la diferencial total de una función de producción.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9DAEB5" w14:textId="4F71552C" w:rsidR="00F16FBE" w:rsidRPr="004234FF" w:rsidRDefault="00661711">
            <w:pPr>
              <w:spacing w:before="20" w:after="20"/>
            </w:pPr>
            <w:r>
              <w:rPr>
                <w:b/>
                <w:bCs/>
                <w:sz w:val="21"/>
                <w:szCs w:val="21"/>
              </w:rPr>
              <w:t xml:space="preserve">Producto 15: </w:t>
            </w:r>
            <w:r>
              <w:rPr>
                <w:sz w:val="21"/>
                <w:szCs w:val="21"/>
              </w:rPr>
              <w:t>Práctico de derivadas parciales y de diferencial total.</w:t>
            </w:r>
          </w:p>
        </w:tc>
      </w:tr>
      <w:tr w:rsidR="00F16FBE" w14:paraId="0932C7B3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0A9D3" w14:textId="77777777" w:rsidR="00F16FBE" w:rsidRPr="004234FF" w:rsidRDefault="00F16FBE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4FC178" w14:textId="77777777" w:rsidR="00F16FBE" w:rsidRPr="004234FF" w:rsidRDefault="008F7E16">
            <w:pPr>
              <w:spacing w:before="20" w:after="20"/>
            </w:pPr>
            <w:r w:rsidRPr="004234FF">
              <w:rPr>
                <w:sz w:val="21"/>
                <w:szCs w:val="21"/>
              </w:rPr>
              <w:t xml:space="preserve">2.2 Resuelve en el laboratorio de cómputo un problema de producción sujeto a un presupuesto con el multiplicador de </w:t>
            </w:r>
            <w:proofErr w:type="spellStart"/>
            <w:r w:rsidRPr="004234FF">
              <w:rPr>
                <w:sz w:val="21"/>
                <w:szCs w:val="21"/>
              </w:rPr>
              <w:t>Lagrange</w:t>
            </w:r>
            <w:proofErr w:type="spellEnd"/>
            <w:r w:rsidRPr="004234FF">
              <w:rPr>
                <w:sz w:val="21"/>
                <w:szCs w:val="21"/>
              </w:rPr>
              <w:t xml:space="preserve"> y verifica el resultado en hoja de cálculo.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BDECD0" w14:textId="750FD7CB" w:rsidR="00F16FBE" w:rsidRPr="004234FF" w:rsidRDefault="008F7E16" w:rsidP="008F7E16">
            <w:pPr>
              <w:spacing w:before="20" w:after="20"/>
            </w:pPr>
            <w:r w:rsidRPr="004234FF">
              <w:rPr>
                <w:b/>
                <w:bCs/>
                <w:sz w:val="21"/>
                <w:szCs w:val="21"/>
              </w:rPr>
              <w:t xml:space="preserve">Producto 16: </w:t>
            </w:r>
            <w:r>
              <w:rPr>
                <w:sz w:val="21"/>
                <w:szCs w:val="21"/>
              </w:rPr>
              <w:t xml:space="preserve">Informe técnico </w:t>
            </w:r>
            <w:del w:id="9005" w:author="Comisión de revisión 4.5" w:date="2026-10-13T00:00:00Z">
              <w:r>
                <w:rPr>
                  <w:sz w:val="21"/>
                  <w:szCs w:val="21"/>
                </w:rPr>
                <w:delText xml:space="preserve">con la </w:delText>
              </w:r>
              <w:r>
                <w:rPr>
                  <w:sz w:val="21"/>
                  <w:szCs w:val="21"/>
                </w:rPr>
                <w:delText xml:space="preserve"> </w:delText>
              </w:r>
              <w:r>
                <w:rPr>
                  <w:sz w:val="21"/>
                  <w:szCs w:val="21"/>
                </w:rPr>
                <w:delText xml:space="preserve">resolución de un problema</w:delText>
              </w:r>
            </w:del>
            <w:ins w:id="9006" w:author="Comisión de revisión 4.5" w:date="2026-10-13T00:00:00Z">
              <w:r>
                <w:rPr>
                  <w:sz w:val="21"/>
                  <w:szCs w:val="21"/>
                </w:rPr>
                <w:t xml:space="preserve">con la resolución de un problema</w:t>
              </w:r>
            </w:ins>
            <w:r w:rsidRPr="004234FF">
              <w:rPr>
                <w:sz w:val="21"/>
                <w:szCs w:val="21"/>
              </w:rPr>
              <w:t xml:space="preserve"> de optimización con el multiplicador de </w:t>
            </w:r>
            <w:proofErr w:type="spellStart"/>
            <w:r w:rsidRPr="004234FF">
              <w:rPr>
                <w:sz w:val="21"/>
                <w:szCs w:val="21"/>
              </w:rPr>
              <w:t>Lagrange</w:t>
            </w:r>
            <w:proofErr w:type="spellEnd"/>
            <w:r w:rsidRPr="004234FF">
              <w:rPr>
                <w:sz w:val="21"/>
                <w:szCs w:val="21"/>
              </w:rPr>
              <w:t>.</w:t>
            </w:r>
          </w:p>
        </w:tc>
      </w:tr>
      <w:tr w:rsidR="00F16FBE" w14:paraId="056B3091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23D339" w14:textId="77777777" w:rsidR="00F16FBE" w:rsidRDefault="008F7E16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F16FBE" w14:paraId="1F0E68EB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32CBB7" w14:textId="77777777" w:rsidR="00F16FBE" w:rsidRDefault="008F7E16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BE2FA7" w14:textId="77777777" w:rsidR="00F16FBE" w:rsidRPr="004234FF" w:rsidRDefault="008F7E16">
            <w:pPr>
              <w:spacing w:before="20" w:after="20"/>
              <w:jc w:val="center"/>
            </w:pPr>
            <w:r w:rsidRPr="004234FF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72370364" w14:textId="77777777" w:rsidR="00F16FBE" w:rsidRPr="004234FF" w:rsidRDefault="008F7E16">
            <w:pPr>
              <w:spacing w:before="20" w:after="20"/>
              <w:jc w:val="center"/>
            </w:pPr>
            <w:r w:rsidRPr="004234FF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89F87B" w14:textId="77777777" w:rsidR="00F16FBE" w:rsidRPr="004234FF" w:rsidRDefault="008F7E16">
            <w:pPr>
              <w:spacing w:before="20" w:after="20"/>
              <w:jc w:val="center"/>
            </w:pPr>
            <w:r w:rsidRPr="004234FF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F16FBE" w14:paraId="12682CC0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DBB7DF" w14:textId="77777777" w:rsidR="00F16FBE" w:rsidRDefault="008F7E16">
            <w:pPr>
              <w:spacing w:before="20" w:after="20"/>
            </w:pPr>
            <w:r>
              <w:rPr>
                <w:sz w:val="21"/>
                <w:szCs w:val="21"/>
              </w:rPr>
              <w:t>Tema 6: La Integral Indefinida</w:t>
            </w:r>
          </w:p>
          <w:p w14:paraId="362997D7" w14:textId="77777777" w:rsidR="00F16FBE" w:rsidRDefault="008F7E16">
            <w:pPr>
              <w:spacing w:before="20" w:after="20"/>
            </w:pPr>
            <w:r>
              <w:rPr>
                <w:sz w:val="21"/>
                <w:szCs w:val="21"/>
              </w:rPr>
              <w:t>Tema 7: La Integral Definida</w:t>
            </w:r>
          </w:p>
          <w:p w14:paraId="74B2E4ED" w14:textId="77777777" w:rsidR="00F16FBE" w:rsidRDefault="008F7E16">
            <w:pPr>
              <w:spacing w:before="20" w:after="20"/>
            </w:pPr>
            <w:r>
              <w:rPr>
                <w:sz w:val="21"/>
                <w:szCs w:val="21"/>
              </w:rPr>
              <w:t>Tema 8: Derivada Parcial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053F6D" w14:textId="77777777" w:rsidR="00F16FBE" w:rsidRPr="004234FF" w:rsidRDefault="008F7E16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4234FF">
              <w:rPr>
                <w:sz w:val="21"/>
                <w:szCs w:val="21"/>
              </w:rPr>
              <w:t>Introducción a la integral indefinida y fórmulas de integración. (C)</w:t>
            </w:r>
          </w:p>
          <w:p w14:paraId="7A5EFEA7" w14:textId="77777777" w:rsidR="00F16FBE" w:rsidRPr="004234FF" w:rsidRDefault="008F7E16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4234FF">
              <w:rPr>
                <w:sz w:val="21"/>
                <w:szCs w:val="21"/>
              </w:rPr>
              <w:t>Integración de funciones diversas: métodos de integración, con ejercicios de aplicación. (P)</w:t>
            </w:r>
          </w:p>
          <w:p w14:paraId="295C4681" w14:textId="77777777" w:rsidR="00F16FBE" w:rsidRPr="004234FF" w:rsidRDefault="008F7E16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4234FF">
              <w:rPr>
                <w:sz w:val="21"/>
                <w:szCs w:val="21"/>
              </w:rPr>
              <w:t>Integral definida: definición, propiedades y teorema fundamental del cálculo integral. (C, P)</w:t>
            </w:r>
          </w:p>
          <w:p w14:paraId="540983D3" w14:textId="77777777" w:rsidR="00F16FBE" w:rsidRPr="004234FF" w:rsidRDefault="008F7E16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4234FF">
              <w:rPr>
                <w:sz w:val="21"/>
                <w:szCs w:val="21"/>
              </w:rPr>
              <w:t>Cálculo de áreas e integral de funciones impropias. (P)</w:t>
            </w:r>
          </w:p>
          <w:p w14:paraId="0C132201" w14:textId="77777777" w:rsidR="00F16FBE" w:rsidRPr="004234FF" w:rsidRDefault="008F7E16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4234FF">
              <w:rPr>
                <w:sz w:val="21"/>
                <w:szCs w:val="21"/>
              </w:rPr>
              <w:t>Aplicaciones de la integral definida a la economía y a las ciencias financieras, con problemas de aplicación. (P)</w:t>
            </w:r>
          </w:p>
          <w:p w14:paraId="550C2680" w14:textId="77777777" w:rsidR="00F16FBE" w:rsidRPr="004234FF" w:rsidRDefault="008F7E16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4234FF">
              <w:rPr>
                <w:sz w:val="21"/>
                <w:szCs w:val="21"/>
              </w:rPr>
              <w:t>Derivada parcial de primer orden y de orden superior, y la diferencial total. (C)</w:t>
            </w:r>
          </w:p>
          <w:p w14:paraId="4E2DE7CC" w14:textId="77777777" w:rsidR="00F16FBE" w:rsidRPr="004234FF" w:rsidRDefault="008F7E16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4234FF">
              <w:rPr>
                <w:sz w:val="21"/>
                <w:szCs w:val="21"/>
              </w:rPr>
              <w:t>Funciones compuestas y regla de la cadena. (C)</w:t>
            </w:r>
          </w:p>
          <w:p w14:paraId="52225B25" w14:textId="77777777" w:rsidR="00F16FBE" w:rsidRPr="004234FF" w:rsidRDefault="008F7E16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4234FF">
              <w:rPr>
                <w:sz w:val="21"/>
                <w:szCs w:val="21"/>
              </w:rPr>
              <w:t xml:space="preserve">Optimización con el multiplicador de </w:t>
            </w:r>
            <w:proofErr w:type="spellStart"/>
            <w:r w:rsidRPr="004234FF">
              <w:rPr>
                <w:sz w:val="21"/>
                <w:szCs w:val="21"/>
              </w:rPr>
              <w:t>Lagrange</w:t>
            </w:r>
            <w:proofErr w:type="spellEnd"/>
            <w:r w:rsidRPr="004234FF">
              <w:rPr>
                <w:sz w:val="21"/>
                <w:szCs w:val="21"/>
              </w:rPr>
              <w:t>, con aplicaciones a las ciencias económicas y financieras y problemas de aplicación. (P)</w:t>
            </w:r>
          </w:p>
          <w:p w14:paraId="0B0F72B6" w14:textId="77777777" w:rsidR="00F16FBE" w:rsidRPr="004234FF" w:rsidRDefault="008F7E16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4234FF">
              <w:rPr>
                <w:sz w:val="21"/>
                <w:szCs w:val="21"/>
              </w:rPr>
              <w:lastRenderedPageBreak/>
              <w:t>Interpretación de resultados, supuestos y límites de los modelos matemáticos, con integridad en su reporte. (C, A)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B0628B" w14:textId="77777777" w:rsidR="00F16FBE" w:rsidRPr="004234FF" w:rsidRDefault="008F7E16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4234FF">
              <w:rPr>
                <w:sz w:val="21"/>
                <w:szCs w:val="21"/>
              </w:rPr>
              <w:lastRenderedPageBreak/>
              <w:t>Noción de sumas de Riemann como aproximación del área bajo una curva.</w:t>
            </w:r>
          </w:p>
          <w:p w14:paraId="0BC151B4" w14:textId="77777777" w:rsidR="00F16FBE" w:rsidRPr="004234FF" w:rsidRDefault="008F7E16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4234FF">
              <w:rPr>
                <w:sz w:val="21"/>
                <w:szCs w:val="21"/>
              </w:rPr>
              <w:t>Representación de superficies y curvas de nivel de funciones de dos variables.</w:t>
            </w:r>
          </w:p>
        </w:tc>
      </w:tr>
      <w:tr w:rsidR="00F16FBE" w14:paraId="549BFEA0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898ABB" w14:textId="77777777" w:rsidR="00F16FBE" w:rsidRDefault="008F7E16">
            <w:pPr>
              <w:spacing w:before="20" w:after="20"/>
              <w:jc w:val="center"/>
            </w:pPr>
            <w:r w:rsidRPr="004234FF">
              <w:rPr>
                <w:b/>
                <w:bCs/>
                <w:i/>
                <w:iCs/>
                <w:sz w:val="21"/>
                <w:szCs w:val="21"/>
              </w:rPr>
              <w:lastRenderedPageBreak/>
              <w:t>Actividades</w:t>
            </w:r>
          </w:p>
        </w:tc>
      </w:tr>
      <w:tr w:rsidR="00F16FBE" w14:paraId="3642DE4C" w14:textId="77777777"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842008" w14:textId="77777777" w:rsidR="00F16FBE" w:rsidRPr="004234FF" w:rsidRDefault="008F7E16">
            <w:pPr>
              <w:spacing w:before="20" w:after="20"/>
              <w:jc w:val="center"/>
            </w:pPr>
            <w:r w:rsidRPr="004234FF">
              <w:rPr>
                <w:b/>
                <w:bCs/>
                <w:i/>
                <w:iCs/>
                <w:sz w:val="21"/>
                <w:szCs w:val="21"/>
              </w:rPr>
              <w:t>En clase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CDBFEE" w14:textId="77777777" w:rsidR="00F16FBE" w:rsidRPr="004234FF" w:rsidRDefault="008F7E16">
            <w:pPr>
              <w:spacing w:before="20" w:after="20"/>
              <w:jc w:val="center"/>
            </w:pPr>
            <w:r w:rsidRPr="004234FF">
              <w:rPr>
                <w:b/>
                <w:bCs/>
                <w:i/>
                <w:iCs/>
                <w:sz w:val="21"/>
                <w:szCs w:val="21"/>
              </w:rPr>
              <w:t>Autónomas</w:t>
            </w:r>
          </w:p>
        </w:tc>
        <w:tc>
          <w:tcPr>
            <w:tcW w:w="16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48CC07" w14:textId="77777777" w:rsidR="00F16FBE" w:rsidRPr="004234FF" w:rsidRDefault="008F7E16">
            <w:pPr>
              <w:spacing w:before="20" w:after="20"/>
              <w:jc w:val="center"/>
            </w:pPr>
            <w:r w:rsidRPr="004234FF">
              <w:rPr>
                <w:b/>
                <w:bCs/>
                <w:i/>
                <w:iCs/>
                <w:sz w:val="21"/>
                <w:szCs w:val="21"/>
              </w:rPr>
              <w:t>B-</w:t>
            </w:r>
            <w:proofErr w:type="spellStart"/>
            <w:r w:rsidRPr="004234FF">
              <w:rPr>
                <w:b/>
                <w:bCs/>
                <w:i/>
                <w:iCs/>
                <w:sz w:val="21"/>
                <w:szCs w:val="21"/>
              </w:rPr>
              <w:t>Learning</w:t>
            </w:r>
            <w:proofErr w:type="spellEnd"/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C7F5B9" w14:textId="77777777" w:rsidR="00F16FBE" w:rsidRPr="004234FF" w:rsidRDefault="008F7E16">
            <w:pPr>
              <w:spacing w:before="20" w:after="20"/>
              <w:jc w:val="center"/>
            </w:pPr>
            <w:r w:rsidRPr="004234FF">
              <w:rPr>
                <w:b/>
                <w:bCs/>
                <w:i/>
                <w:iCs/>
                <w:sz w:val="21"/>
                <w:szCs w:val="21"/>
              </w:rPr>
              <w:t>Taller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2A7121" w14:textId="77777777" w:rsidR="00F16FBE" w:rsidRPr="004234FF" w:rsidRDefault="008F7E16">
            <w:pPr>
              <w:spacing w:before="20" w:after="20"/>
              <w:jc w:val="center"/>
            </w:pPr>
            <w:r w:rsidRPr="004234FF">
              <w:rPr>
                <w:b/>
                <w:bCs/>
                <w:i/>
                <w:iCs/>
                <w:sz w:val="21"/>
                <w:szCs w:val="21"/>
              </w:rPr>
              <w:t>Investigación/Práctica</w:t>
            </w:r>
          </w:p>
        </w:tc>
      </w:tr>
      <w:tr w:rsidR="00F16FBE" w14:paraId="395B68A5" w14:textId="77777777"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56E53F" w14:textId="77777777" w:rsidR="00F16FBE" w:rsidRPr="004234FF" w:rsidRDefault="008F7E16">
            <w:pPr>
              <w:spacing w:before="20" w:after="20"/>
              <w:jc w:val="center"/>
            </w:pPr>
            <w:r w:rsidRPr="004234FF">
              <w:rPr>
                <w:sz w:val="21"/>
                <w:szCs w:val="21"/>
              </w:rPr>
              <w:t>Exposición dialogada de los conceptos de función, límite, derivada e integral con ejemplos económicos.</w:t>
            </w:r>
          </w:p>
          <w:p w14:paraId="26A58159" w14:textId="77777777" w:rsidR="00F16FBE" w:rsidRPr="004234FF" w:rsidRDefault="008F7E16">
            <w:pPr>
              <w:spacing w:before="20" w:after="20"/>
              <w:jc w:val="center"/>
            </w:pPr>
            <w:r w:rsidRPr="004234FF">
              <w:rPr>
                <w:sz w:val="21"/>
                <w:szCs w:val="21"/>
              </w:rPr>
              <w:t>Resolución guiada en la pizarra de ecuaciones, límites, derivadas e integrales.</w:t>
            </w:r>
          </w:p>
          <w:p w14:paraId="365FF68B" w14:textId="77777777" w:rsidR="00F16FBE" w:rsidRPr="004234FF" w:rsidRDefault="008F7E16">
            <w:pPr>
              <w:spacing w:before="20" w:after="20"/>
              <w:jc w:val="center"/>
            </w:pPr>
            <w:r w:rsidRPr="004234FF">
              <w:rPr>
                <w:sz w:val="21"/>
                <w:szCs w:val="21"/>
              </w:rPr>
              <w:t xml:space="preserve">Demostración en software de </w:t>
            </w:r>
            <w:proofErr w:type="spellStart"/>
            <w:r w:rsidRPr="004234FF">
              <w:rPr>
                <w:sz w:val="21"/>
                <w:szCs w:val="21"/>
              </w:rPr>
              <w:t>graficación</w:t>
            </w:r>
            <w:proofErr w:type="spellEnd"/>
            <w:r w:rsidRPr="004234FF">
              <w:rPr>
                <w:sz w:val="21"/>
                <w:szCs w:val="21"/>
              </w:rPr>
              <w:t xml:space="preserve"> del comportamiento de una función y de su derivada.</w:t>
            </w:r>
          </w:p>
          <w:p w14:paraId="1A8209B7" w14:textId="77777777" w:rsidR="00F16FBE" w:rsidRPr="004234FF" w:rsidRDefault="008F7E16">
            <w:pPr>
              <w:spacing w:before="20" w:after="20"/>
              <w:jc w:val="center"/>
            </w:pPr>
            <w:r w:rsidRPr="004234FF">
              <w:rPr>
                <w:sz w:val="21"/>
                <w:szCs w:val="21"/>
              </w:rPr>
              <w:t>Análisis de problemas de optimización de costos, ingresos y beneficios de empresas bolivianas.</w:t>
            </w:r>
          </w:p>
          <w:p w14:paraId="09BB7572" w14:textId="77777777" w:rsidR="00F16FBE" w:rsidRPr="004234FF" w:rsidRDefault="008F7E16">
            <w:pPr>
              <w:spacing w:before="20" w:after="20"/>
              <w:jc w:val="center"/>
            </w:pPr>
            <w:r w:rsidRPr="004234FF">
              <w:rPr>
                <w:sz w:val="21"/>
                <w:szCs w:val="21"/>
              </w:rPr>
              <w:t>Preguntas de comprensión sobre la interpretación económica de los resultados.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954039" w14:textId="77777777" w:rsidR="00F16FBE" w:rsidRPr="004234FF" w:rsidRDefault="008F7E16">
            <w:pPr>
              <w:spacing w:before="20" w:after="20"/>
              <w:jc w:val="center"/>
            </w:pPr>
            <w:r w:rsidRPr="004234FF">
              <w:rPr>
                <w:sz w:val="21"/>
                <w:szCs w:val="21"/>
              </w:rPr>
              <w:t>Resolución de ejercicios de ecuaciones, límites, derivadas e integrales al cierre de cada tema.</w:t>
            </w:r>
          </w:p>
          <w:p w14:paraId="33CDB22F" w14:textId="77777777" w:rsidR="00F16FBE" w:rsidRPr="004234FF" w:rsidRDefault="008F7E16">
            <w:pPr>
              <w:spacing w:before="20" w:after="20"/>
              <w:jc w:val="center"/>
            </w:pPr>
            <w:r w:rsidRPr="004234FF">
              <w:rPr>
                <w:sz w:val="21"/>
                <w:szCs w:val="21"/>
              </w:rPr>
              <w:t>Lectura de los solucionarios de límites, derivadas e integrales.</w:t>
            </w:r>
          </w:p>
          <w:p w14:paraId="75398911" w14:textId="77777777" w:rsidR="00F16FBE" w:rsidRPr="004234FF" w:rsidRDefault="008F7E16">
            <w:pPr>
              <w:spacing w:before="20" w:after="20"/>
              <w:jc w:val="center"/>
            </w:pPr>
            <w:r w:rsidRPr="004234FF">
              <w:rPr>
                <w:sz w:val="21"/>
                <w:szCs w:val="21"/>
              </w:rPr>
              <w:t>Elaboración progresiva de un problema integrador de optimización económica.</w:t>
            </w:r>
          </w:p>
        </w:tc>
        <w:tc>
          <w:tcPr>
            <w:tcW w:w="16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4C42C5" w14:textId="77777777" w:rsidR="00F16FBE" w:rsidRPr="004234FF" w:rsidRDefault="008F7E16">
            <w:pPr>
              <w:spacing w:before="20" w:after="20"/>
              <w:jc w:val="center"/>
            </w:pPr>
            <w:r w:rsidRPr="004234FF">
              <w:rPr>
                <w:sz w:val="21"/>
                <w:szCs w:val="21"/>
              </w:rPr>
              <w:t>Cuestionarios de comprensión sobre funciones, límites, derivadas e integrales en la plataforma Moodle UMSA.</w:t>
            </w:r>
          </w:p>
          <w:p w14:paraId="77AA4120" w14:textId="77777777" w:rsidR="00F16FBE" w:rsidRPr="004234FF" w:rsidRDefault="008F7E16">
            <w:pPr>
              <w:spacing w:before="20" w:after="20"/>
              <w:jc w:val="center"/>
            </w:pPr>
            <w:r w:rsidRPr="004234FF">
              <w:rPr>
                <w:sz w:val="21"/>
                <w:szCs w:val="21"/>
              </w:rPr>
              <w:t>Foros de consulta sobre la resolución de problemas de aplicación económica.</w:t>
            </w:r>
          </w:p>
          <w:p w14:paraId="5991665A" w14:textId="77777777" w:rsidR="00F16FBE" w:rsidRPr="004234FF" w:rsidRDefault="008F7E16">
            <w:pPr>
              <w:spacing w:before="20" w:after="20"/>
              <w:jc w:val="center"/>
            </w:pPr>
            <w:proofErr w:type="spellStart"/>
            <w:r w:rsidRPr="004234FF">
              <w:rPr>
                <w:sz w:val="21"/>
                <w:szCs w:val="21"/>
              </w:rPr>
              <w:t>Videotutoriales</w:t>
            </w:r>
            <w:proofErr w:type="spellEnd"/>
            <w:r w:rsidRPr="004234FF">
              <w:rPr>
                <w:sz w:val="21"/>
                <w:szCs w:val="21"/>
              </w:rPr>
              <w:t xml:space="preserve"> de </w:t>
            </w:r>
            <w:proofErr w:type="spellStart"/>
            <w:r w:rsidRPr="004234FF">
              <w:rPr>
                <w:sz w:val="21"/>
                <w:szCs w:val="21"/>
              </w:rPr>
              <w:t>graficación</w:t>
            </w:r>
            <w:proofErr w:type="spellEnd"/>
            <w:r w:rsidRPr="004234FF">
              <w:rPr>
                <w:sz w:val="21"/>
                <w:szCs w:val="21"/>
              </w:rPr>
              <w:t xml:space="preserve"> de funciones en software y hoja de cálculo, y de cálculo de derivadas e integrales.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10831B" w14:textId="77777777" w:rsidR="00F16FBE" w:rsidRPr="004234FF" w:rsidRDefault="008F7E16">
            <w:pPr>
              <w:spacing w:before="20" w:after="20"/>
              <w:jc w:val="center"/>
            </w:pPr>
            <w:r w:rsidRPr="004234FF">
              <w:rPr>
                <w:sz w:val="21"/>
                <w:szCs w:val="21"/>
              </w:rPr>
              <w:t>Resolución colaborativa de sistemas de ecuaciones y de problemas de optimización.</w:t>
            </w:r>
          </w:p>
          <w:p w14:paraId="268278AE" w14:textId="77777777" w:rsidR="00F16FBE" w:rsidRPr="004234FF" w:rsidRDefault="008F7E16">
            <w:pPr>
              <w:spacing w:before="20" w:after="20"/>
              <w:jc w:val="center"/>
            </w:pPr>
            <w:r w:rsidRPr="004234FF">
              <w:rPr>
                <w:sz w:val="21"/>
                <w:szCs w:val="21"/>
              </w:rPr>
              <w:t>Elaboración guiada de un modelo de oferta y demanda en hoja de cálculo, con precio y cantidad de equilibrio.</w:t>
            </w:r>
          </w:p>
          <w:p w14:paraId="765C64D4" w14:textId="77777777" w:rsidR="00F16FBE" w:rsidRPr="004234FF" w:rsidRDefault="008F7E16">
            <w:pPr>
              <w:spacing w:before="20" w:after="20"/>
              <w:jc w:val="center"/>
            </w:pPr>
            <w:r w:rsidRPr="004234FF">
              <w:rPr>
                <w:sz w:val="21"/>
                <w:szCs w:val="21"/>
              </w:rPr>
              <w:t xml:space="preserve">Resolución en equipo de un problema de optimización con el multiplicador de </w:t>
            </w:r>
            <w:proofErr w:type="spellStart"/>
            <w:r w:rsidRPr="004234FF">
              <w:rPr>
                <w:sz w:val="21"/>
                <w:szCs w:val="21"/>
              </w:rPr>
              <w:t>Lagrange</w:t>
            </w:r>
            <w:proofErr w:type="spellEnd"/>
            <w:r w:rsidRPr="004234FF">
              <w:rPr>
                <w:sz w:val="21"/>
                <w:szCs w:val="21"/>
              </w:rPr>
              <w:t>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950D01" w14:textId="77777777" w:rsidR="00F16FBE" w:rsidRPr="004234FF" w:rsidRDefault="008F7E16">
            <w:pPr>
              <w:spacing w:before="20" w:after="20"/>
              <w:jc w:val="center"/>
            </w:pPr>
            <w:r w:rsidRPr="004234FF">
              <w:rPr>
                <w:sz w:val="21"/>
                <w:szCs w:val="21"/>
              </w:rPr>
              <w:t>Investigación sobre la aplicación de la derivada a la elasticidad de la demanda de un bien boliviano.</w:t>
            </w:r>
          </w:p>
          <w:p w14:paraId="5E20C018" w14:textId="77777777" w:rsidR="00F16FBE" w:rsidRPr="004234FF" w:rsidRDefault="008F7E16">
            <w:pPr>
              <w:spacing w:before="20" w:after="20"/>
              <w:jc w:val="center"/>
            </w:pPr>
            <w:r w:rsidRPr="004234FF">
              <w:rPr>
                <w:sz w:val="21"/>
                <w:szCs w:val="21"/>
              </w:rPr>
              <w:t>Análisis de un caso de depreciación en línea recta de una empresa boliviana.</w:t>
            </w:r>
          </w:p>
          <w:p w14:paraId="297645AB" w14:textId="77777777" w:rsidR="00F16FBE" w:rsidRPr="004234FF" w:rsidRDefault="008F7E16">
            <w:pPr>
              <w:spacing w:before="20" w:after="20"/>
              <w:jc w:val="center"/>
            </w:pPr>
            <w:r w:rsidRPr="004234FF">
              <w:rPr>
                <w:sz w:val="21"/>
                <w:szCs w:val="21"/>
              </w:rPr>
              <w:t>Comparación de métodos de integración aplicados a problemas de economía y finanzas.</w:t>
            </w:r>
          </w:p>
        </w:tc>
      </w:tr>
      <w:tr w:rsidR="00F16FBE" w14:paraId="3411E016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CA4C46" w14:textId="77777777" w:rsidR="00F16FBE" w:rsidRPr="004234FF" w:rsidRDefault="008F7E16">
            <w:pPr>
              <w:spacing w:before="20" w:after="20"/>
              <w:jc w:val="center"/>
            </w:pPr>
            <w:r w:rsidRPr="004234FF">
              <w:rPr>
                <w:b/>
                <w:bCs/>
                <w:i/>
                <w:iCs/>
                <w:sz w:val="21"/>
                <w:szCs w:val="21"/>
              </w:rPr>
              <w:t>Estrategias de aprendizaje y enseñanza</w:t>
            </w:r>
          </w:p>
        </w:tc>
        <w:tc>
          <w:tcPr>
            <w:tcW w:w="747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DCD41A" w14:textId="77777777" w:rsidR="00F16FBE" w:rsidRPr="004234FF" w:rsidRDefault="008F7E16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4234FF">
              <w:rPr>
                <w:sz w:val="21"/>
                <w:szCs w:val="21"/>
              </w:rPr>
              <w:t>Aprendizaje basado en problemas con casos económicos, financieros y contables.</w:t>
            </w:r>
          </w:p>
          <w:p w14:paraId="23C1A58B" w14:textId="77777777" w:rsidR="00F16FBE" w:rsidRPr="004234FF" w:rsidRDefault="008F7E16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4234FF">
              <w:rPr>
                <w:sz w:val="21"/>
                <w:szCs w:val="21"/>
              </w:rPr>
              <w:t>Resolución guiada de ejercicios en orden de dificultad creciente, del álgebra al cálculo integral.</w:t>
            </w:r>
          </w:p>
          <w:p w14:paraId="56F88389" w14:textId="77777777" w:rsidR="00F16FBE" w:rsidRPr="004234FF" w:rsidRDefault="008F7E16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4234FF">
              <w:rPr>
                <w:sz w:val="21"/>
                <w:szCs w:val="21"/>
              </w:rPr>
              <w:t>Proyecto integrador que recorre la resolución de ecuaciones, funciones, derivadas e integrales.</w:t>
            </w:r>
          </w:p>
          <w:p w14:paraId="16DB07E6" w14:textId="77777777" w:rsidR="00F16FBE" w:rsidRPr="004234FF" w:rsidRDefault="008F7E16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4234FF">
              <w:rPr>
                <w:sz w:val="21"/>
                <w:szCs w:val="21"/>
              </w:rPr>
              <w:t>Estudio de casos de optimización de funciones de costo, ingreso y beneficio.</w:t>
            </w:r>
          </w:p>
          <w:p w14:paraId="6BCAAFF5" w14:textId="77777777" w:rsidR="00F16FBE" w:rsidRPr="004234FF" w:rsidRDefault="008F7E16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4234FF">
              <w:rPr>
                <w:sz w:val="21"/>
                <w:szCs w:val="21"/>
              </w:rPr>
              <w:t>Trabajo colaborativo en equipos para la resolución de problemas de aplicación económica.</w:t>
            </w:r>
          </w:p>
          <w:p w14:paraId="59CD4D0D" w14:textId="77777777" w:rsidR="00F16FBE" w:rsidRPr="004234FF" w:rsidRDefault="008F7E16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4234FF">
              <w:rPr>
                <w:sz w:val="21"/>
                <w:szCs w:val="21"/>
              </w:rPr>
              <w:t>Clase invertida para las reglas y fórmulas de derivación e integración.</w:t>
            </w:r>
          </w:p>
        </w:tc>
      </w:tr>
      <w:tr w:rsidR="00F16FBE" w14:paraId="3F09F0FF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CE8934" w14:textId="77777777" w:rsidR="00F16FBE" w:rsidRPr="004234FF" w:rsidRDefault="008F7E16">
            <w:pPr>
              <w:spacing w:before="20" w:after="20"/>
              <w:jc w:val="center"/>
            </w:pPr>
            <w:r w:rsidRPr="004234FF">
              <w:rPr>
                <w:b/>
                <w:bCs/>
                <w:i/>
                <w:iCs/>
                <w:sz w:val="21"/>
                <w:szCs w:val="21"/>
              </w:rPr>
              <w:t>Recursos para el aprendizaje</w:t>
            </w:r>
          </w:p>
        </w:tc>
        <w:tc>
          <w:tcPr>
            <w:tcW w:w="747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72683C" w14:textId="77777777" w:rsidR="00F16FBE" w:rsidRPr="004234FF" w:rsidRDefault="008F7E16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4234FF">
              <w:rPr>
                <w:sz w:val="21"/>
                <w:szCs w:val="21"/>
              </w:rPr>
              <w:t>Plataforma Moodle UMSA.</w:t>
            </w:r>
          </w:p>
          <w:p w14:paraId="62157F31" w14:textId="77777777" w:rsidR="00F16FBE" w:rsidRPr="004234FF" w:rsidRDefault="008F7E16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4234FF">
              <w:rPr>
                <w:sz w:val="21"/>
                <w:szCs w:val="21"/>
              </w:rPr>
              <w:t>Solucionarios de límites, derivadas e integrales, y problemas de aplicación.</w:t>
            </w:r>
          </w:p>
          <w:p w14:paraId="6DBD59E2" w14:textId="77777777" w:rsidR="00F16FBE" w:rsidRPr="004234FF" w:rsidRDefault="008F7E16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4234FF">
              <w:rPr>
                <w:sz w:val="21"/>
                <w:szCs w:val="21"/>
              </w:rPr>
              <w:t>Guías de ejercicios y casos elaborados por la cátedra.</w:t>
            </w:r>
          </w:p>
          <w:p w14:paraId="142E2033" w14:textId="77777777" w:rsidR="00F16FBE" w:rsidRPr="004234FF" w:rsidRDefault="008F7E16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4234FF">
              <w:rPr>
                <w:sz w:val="21"/>
                <w:szCs w:val="21"/>
              </w:rPr>
              <w:t xml:space="preserve">Hojas de cálculo y software de </w:t>
            </w:r>
            <w:proofErr w:type="spellStart"/>
            <w:r w:rsidRPr="004234FF">
              <w:rPr>
                <w:sz w:val="21"/>
                <w:szCs w:val="21"/>
              </w:rPr>
              <w:t>graficación</w:t>
            </w:r>
            <w:proofErr w:type="spellEnd"/>
            <w:r w:rsidRPr="004234FF">
              <w:rPr>
                <w:sz w:val="21"/>
                <w:szCs w:val="21"/>
              </w:rPr>
              <w:t xml:space="preserve"> de funciones.</w:t>
            </w:r>
          </w:p>
          <w:p w14:paraId="489609FC" w14:textId="77777777" w:rsidR="00F16FBE" w:rsidRPr="004234FF" w:rsidRDefault="008F7E16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4234FF">
              <w:rPr>
                <w:sz w:val="21"/>
                <w:szCs w:val="21"/>
              </w:rPr>
              <w:t>Bibliografía especializada en cálculo diferencial e integral aplicado a la economía.</w:t>
            </w:r>
          </w:p>
        </w:tc>
      </w:tr>
      <w:tr w:rsidR="00F16FBE" w14:paraId="23F51549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6F486A" w14:textId="77777777" w:rsidR="00F16FBE" w:rsidRDefault="008F7E16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Estrategias de evaluación</w:t>
            </w:r>
          </w:p>
        </w:tc>
        <w:tc>
          <w:tcPr>
            <w:tcW w:w="747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3A0C48" w14:textId="77777777" w:rsidR="00F16FBE" w:rsidRPr="004234FF" w:rsidRDefault="008F7E16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4234FF">
              <w:rPr>
                <w:sz w:val="21"/>
                <w:szCs w:val="21"/>
              </w:rPr>
              <w:t>Evaluación diagnóstica: prueba inicial sobre álgebra básica y operaciones matemáticas.</w:t>
            </w:r>
          </w:p>
          <w:p w14:paraId="08F61714" w14:textId="77777777" w:rsidR="00F16FBE" w:rsidRPr="004234FF" w:rsidRDefault="008F7E16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4234FF">
              <w:rPr>
                <w:sz w:val="21"/>
                <w:szCs w:val="21"/>
              </w:rPr>
              <w:t>Evaluación formativa: preguntas de comprensión y desarrollo de ejercicios prácticos en el aula, con retroalimentación continua.</w:t>
            </w:r>
          </w:p>
          <w:p w14:paraId="63E0038D" w14:textId="77777777" w:rsidR="00F16FBE" w:rsidRPr="004234FF" w:rsidRDefault="008F7E16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4234FF">
              <w:rPr>
                <w:sz w:val="21"/>
                <w:szCs w:val="21"/>
              </w:rPr>
              <w:lastRenderedPageBreak/>
              <w:t xml:space="preserve">Evaluación </w:t>
            </w:r>
            <w:proofErr w:type="spellStart"/>
            <w:r w:rsidRPr="004234FF">
              <w:rPr>
                <w:sz w:val="21"/>
                <w:szCs w:val="21"/>
              </w:rPr>
              <w:t>sumativa</w:t>
            </w:r>
            <w:proofErr w:type="spellEnd"/>
            <w:r w:rsidRPr="004234FF">
              <w:rPr>
                <w:sz w:val="21"/>
                <w:szCs w:val="21"/>
              </w:rPr>
              <w:t>: controles de lectura y asistencia, evaluación de casos prácticos, trabajos de investigación y desarrollo, exámenes parciales y examen final.</w:t>
            </w:r>
          </w:p>
        </w:tc>
      </w:tr>
      <w:tr w:rsidR="00F16FBE" w14:paraId="1C3B1287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3E5BED" w14:textId="77777777" w:rsidR="00F16FBE" w:rsidRPr="00144147" w:rsidRDefault="008F7E16">
            <w:pPr>
              <w:spacing w:before="20" w:after="20"/>
              <w:jc w:val="center"/>
            </w:pPr>
            <w:r w:rsidRPr="00144147">
              <w:rPr>
                <w:b/>
                <w:bCs/>
                <w:i/>
                <w:iCs/>
                <w:sz w:val="21"/>
                <w:szCs w:val="21"/>
              </w:rPr>
              <w:lastRenderedPageBreak/>
              <w:t>Criterios de calificación</w:t>
            </w:r>
          </w:p>
        </w:tc>
        <w:tc>
          <w:tcPr>
            <w:tcW w:w="747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5954BC" w14:textId="77777777" w:rsidR="00F16FBE" w:rsidRPr="00144147" w:rsidRDefault="008F7E16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144147">
              <w:rPr>
                <w:sz w:val="21"/>
                <w:szCs w:val="21"/>
              </w:rPr>
              <w:t>Nota mínima de aprobación: 51/100.</w:t>
            </w:r>
          </w:p>
          <w:p w14:paraId="31148EA2" w14:textId="77777777" w:rsidR="00F16FBE" w:rsidRPr="00144147" w:rsidRDefault="008F7E16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144147">
              <w:rPr>
                <w:sz w:val="21"/>
                <w:szCs w:val="21"/>
              </w:rPr>
              <w:t>Evaluación periódica al finalizar cada tema, basada en evidencias de conocimiento, desempeño y producto.</w:t>
            </w:r>
          </w:p>
          <w:p w14:paraId="7CB0AAA0" w14:textId="77777777" w:rsidR="00F16FBE" w:rsidRPr="00144147" w:rsidRDefault="008F7E16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144147">
              <w:rPr>
                <w:sz w:val="21"/>
                <w:szCs w:val="21"/>
              </w:rPr>
              <w:t>Cada evidencia de producto se evalúa con su propia rúbrica de tres niveles: Insuficiente, Suficiente y Destacado.</w:t>
            </w:r>
          </w:p>
          <w:p w14:paraId="208EAACC" w14:textId="77777777" w:rsidR="00F16FBE" w:rsidRPr="00144147" w:rsidRDefault="008F7E16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144147">
              <w:rPr>
                <w:sz w:val="21"/>
                <w:szCs w:val="21"/>
              </w:rPr>
              <w:t>La calificación de cada elemento de competencia suma las calificaciones de sus evidencias de producto.</w:t>
            </w:r>
          </w:p>
        </w:tc>
      </w:tr>
      <w:tr w:rsidR="00F16FBE" w14:paraId="020DAE09" w14:textId="77777777">
        <w:trPr>
          <w:cantSplit/>
        </w:trPr>
        <w:tc>
          <w:tcPr>
            <w:tcW w:w="166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428449" w14:textId="77777777" w:rsidR="00F16FBE" w:rsidRDefault="008F7E16">
            <w:pPr>
              <w:spacing w:before="20" w:after="20"/>
              <w:jc w:val="center"/>
            </w:pPr>
            <w:r w:rsidRPr="001A0827">
              <w:rPr>
                <w:b/>
                <w:bCs/>
                <w:i/>
                <w:iCs/>
                <w:sz w:val="21"/>
                <w:szCs w:val="21"/>
              </w:rPr>
              <w:t>Niveles de logro y distribución de la calificación</w:t>
            </w:r>
          </w:p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D9A3B0" w14:textId="77777777" w:rsidR="00F16FBE" w:rsidRPr="00144147" w:rsidRDefault="008F7E16">
            <w:pPr>
              <w:spacing w:before="20" w:after="20"/>
              <w:jc w:val="center"/>
            </w:pPr>
            <w:r w:rsidRPr="00144147">
              <w:rPr>
                <w:b/>
                <w:bCs/>
                <w:i/>
                <w:iCs/>
                <w:sz w:val="21"/>
                <w:szCs w:val="21"/>
              </w:rPr>
              <w:t xml:space="preserve">Producto 1: </w:t>
            </w:r>
            <w:r w:rsidRPr="00144147">
              <w:rPr>
                <w:sz w:val="21"/>
                <w:szCs w:val="21"/>
              </w:rPr>
              <w:t>Práctico de resolución de ecuaciones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694F23" w14:textId="12AF41DD" w:rsidR="00F16FBE" w:rsidRPr="00144147" w:rsidRDefault="0074750F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5</w:t>
            </w:r>
            <w:r w:rsidR="008F7E16" w:rsidRPr="00144147">
              <w:rPr>
                <w:b/>
                <w:bCs/>
                <w:i/>
                <w:iCs/>
                <w:sz w:val="21"/>
                <w:szCs w:val="21"/>
              </w:rPr>
              <w:t>%</w:t>
            </w:r>
          </w:p>
        </w:tc>
      </w:tr>
      <w:tr w:rsidR="00F16FBE" w14:paraId="03E9D183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A4B36" w14:textId="77777777" w:rsidR="00F16FBE" w:rsidRDefault="00F16FB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843C73" w14:textId="77777777" w:rsidR="00F16FBE" w:rsidRPr="00144147" w:rsidRDefault="008F7E16">
            <w:pPr>
              <w:spacing w:before="20" w:after="20"/>
              <w:jc w:val="center"/>
            </w:pPr>
            <w:r w:rsidRPr="00144147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0FCC7E" w14:textId="77777777" w:rsidR="00F16FBE" w:rsidRPr="00144147" w:rsidRDefault="008F7E16">
            <w:pPr>
              <w:spacing w:before="20" w:after="20"/>
              <w:jc w:val="center"/>
            </w:pPr>
            <w:r w:rsidRPr="00144147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24A08B" w14:textId="77777777" w:rsidR="00F16FBE" w:rsidRPr="00144147" w:rsidRDefault="008F7E16">
            <w:pPr>
              <w:spacing w:before="20" w:after="20"/>
              <w:jc w:val="center"/>
            </w:pPr>
            <w:r w:rsidRPr="00144147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2FB2C4" w14:textId="77777777" w:rsidR="00F16FBE" w:rsidRPr="00144147" w:rsidRDefault="008F7E16">
            <w:pPr>
              <w:spacing w:before="20" w:after="20"/>
              <w:jc w:val="center"/>
            </w:pPr>
            <w:r w:rsidRPr="00144147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F16FBE" w14:paraId="4DE2802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74CEE" w14:textId="77777777" w:rsidR="00F16FBE" w:rsidRDefault="00F16FB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EF2518" w14:textId="77777777" w:rsidR="00F16FBE" w:rsidRPr="00144147" w:rsidRDefault="008F7E16">
            <w:pPr>
              <w:spacing w:before="20" w:after="20"/>
            </w:pPr>
            <w:r w:rsidRPr="00144147">
              <w:rPr>
                <w:sz w:val="21"/>
                <w:szCs w:val="21"/>
              </w:rPr>
              <w:t>Planteamiento de la ecuación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6EF35E" w14:textId="77777777" w:rsidR="00F16FBE" w:rsidRPr="00144147" w:rsidRDefault="008F7E16">
            <w:pPr>
              <w:spacing w:before="20" w:after="20"/>
            </w:pPr>
            <w:r w:rsidRPr="00144147">
              <w:rPr>
                <w:sz w:val="21"/>
                <w:szCs w:val="21"/>
              </w:rPr>
              <w:t>Traduce mal el enunciado a la ecuación.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7B3B55" w14:textId="77777777" w:rsidR="00F16FBE" w:rsidRPr="00144147" w:rsidRDefault="008F7E16">
            <w:pPr>
              <w:spacing w:before="20" w:after="20"/>
            </w:pPr>
            <w:r w:rsidRPr="00144147">
              <w:rPr>
                <w:sz w:val="21"/>
                <w:szCs w:val="21"/>
              </w:rPr>
              <w:t>Plantea la ecuación que corresponde al enunciado.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A01215" w14:textId="77777777" w:rsidR="00F16FBE" w:rsidRPr="00144147" w:rsidRDefault="008F7E16">
            <w:pPr>
              <w:spacing w:before="20" w:after="20"/>
            </w:pPr>
            <w:r w:rsidRPr="00144147">
              <w:rPr>
                <w:sz w:val="21"/>
                <w:szCs w:val="21"/>
              </w:rPr>
              <w:t>Justifica cada término de la ecuación con los datos del problema.</w:t>
            </w:r>
          </w:p>
        </w:tc>
      </w:tr>
      <w:tr w:rsidR="00F16FBE" w14:paraId="43EEE1D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C224E" w14:textId="77777777" w:rsidR="00F16FBE" w:rsidRDefault="00F16FB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9CC9A7" w14:textId="77777777" w:rsidR="00F16FBE" w:rsidRPr="00144147" w:rsidRDefault="008F7E16">
            <w:pPr>
              <w:spacing w:before="20" w:after="20"/>
            </w:pPr>
            <w:r w:rsidRPr="00144147">
              <w:rPr>
                <w:sz w:val="21"/>
                <w:szCs w:val="21"/>
              </w:rPr>
              <w:t>Cálculo de las raíces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F0D1CD" w14:textId="77777777" w:rsidR="00F16FBE" w:rsidRPr="00144147" w:rsidRDefault="008F7E16">
            <w:pPr>
              <w:spacing w:before="20" w:after="20"/>
            </w:pPr>
            <w:r w:rsidRPr="00144147">
              <w:rPr>
                <w:sz w:val="21"/>
                <w:szCs w:val="21"/>
              </w:rPr>
              <w:t>Presenta errores en el despeje o en la fórmula.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AD7FE9" w14:textId="77777777" w:rsidR="00F16FBE" w:rsidRPr="00144147" w:rsidRDefault="008F7E16">
            <w:pPr>
              <w:spacing w:before="20" w:after="20"/>
            </w:pPr>
            <w:r w:rsidRPr="00144147">
              <w:rPr>
                <w:sz w:val="21"/>
                <w:szCs w:val="21"/>
              </w:rPr>
              <w:t>Halla correctamente las raíces de la ecuación.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10F0B4" w14:textId="77777777" w:rsidR="00F16FBE" w:rsidRPr="00144147" w:rsidRDefault="008F7E16">
            <w:pPr>
              <w:spacing w:before="20" w:after="20"/>
            </w:pPr>
            <w:r w:rsidRPr="00144147">
              <w:rPr>
                <w:sz w:val="21"/>
                <w:szCs w:val="21"/>
              </w:rPr>
              <w:t>Relaciona las raíces con las propiedades de la ecuación.</w:t>
            </w:r>
          </w:p>
        </w:tc>
      </w:tr>
      <w:tr w:rsidR="00F16FBE" w14:paraId="444A841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9B9C9" w14:textId="77777777" w:rsidR="00F16FBE" w:rsidRDefault="00F16FB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3929F7" w14:textId="77777777" w:rsidR="00F16FBE" w:rsidRPr="00144147" w:rsidRDefault="008F7E16">
            <w:pPr>
              <w:spacing w:before="20" w:after="20"/>
            </w:pPr>
            <w:r w:rsidRPr="00144147">
              <w:rPr>
                <w:sz w:val="21"/>
                <w:szCs w:val="21"/>
              </w:rPr>
              <w:t>Comprobación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0BA952" w14:textId="77777777" w:rsidR="00F16FBE" w:rsidRPr="00144147" w:rsidRDefault="008F7E16">
            <w:pPr>
              <w:spacing w:before="20" w:after="20"/>
            </w:pPr>
            <w:r w:rsidRPr="00144147">
              <w:rPr>
                <w:sz w:val="21"/>
                <w:szCs w:val="21"/>
              </w:rPr>
              <w:t>No comprueba las soluciones.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6B784B" w14:textId="77777777" w:rsidR="00F16FBE" w:rsidRPr="00144147" w:rsidRDefault="008F7E16">
            <w:pPr>
              <w:spacing w:before="20" w:after="20"/>
            </w:pPr>
            <w:r w:rsidRPr="00144147">
              <w:rPr>
                <w:sz w:val="21"/>
                <w:szCs w:val="21"/>
              </w:rPr>
              <w:t>Comprueba las raíces en la ecuación original.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F2B65A" w14:textId="77777777" w:rsidR="00F16FBE" w:rsidRPr="00144147" w:rsidRDefault="008F7E16">
            <w:pPr>
              <w:spacing w:before="20" w:after="20"/>
            </w:pPr>
            <w:r w:rsidRPr="00144147">
              <w:rPr>
                <w:sz w:val="21"/>
                <w:szCs w:val="21"/>
              </w:rPr>
              <w:t>Descarta las raíces sin sentido económico.</w:t>
            </w:r>
          </w:p>
        </w:tc>
      </w:tr>
      <w:tr w:rsidR="00F16FBE" w14:paraId="66526E2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B628A" w14:textId="77777777" w:rsidR="00F16FBE" w:rsidRDefault="00F16FBE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C03AB3" w14:textId="7A1963BA" w:rsidR="00F16FBE" w:rsidRPr="006B3FA6" w:rsidRDefault="008F7E16" w:rsidP="006B3FA6">
            <w:pPr>
              <w:spacing w:before="10" w:after="10"/>
              <w:jc w:val="center"/>
            </w:pPr>
            <w:r w:rsidRPr="001A0827">
              <w:rPr>
                <w:b/>
                <w:bCs/>
                <w:i/>
                <w:iCs/>
                <w:sz w:val="21"/>
                <w:szCs w:val="21"/>
              </w:rPr>
              <w:t xml:space="preserve">Producto 2: </w:t>
            </w:r>
            <w:r w:rsidR="006B3FA6">
              <w:rPr>
                <w:bCs/>
                <w:sz w:val="21"/>
                <w:szCs w:val="21"/>
              </w:rPr>
              <w:t xml:space="preserve">Informe técnico con la resolución y análisis de un </w:t>
            </w:r>
            <w:r w:rsidR="006B3FA6">
              <w:rPr>
                <w:sz w:val="21"/>
                <w:szCs w:val="21"/>
              </w:rPr>
              <w:t>problema</w:t>
            </w:r>
            <w:r w:rsidR="006B3FA6" w:rsidRPr="00144147">
              <w:rPr>
                <w:sz w:val="21"/>
                <w:szCs w:val="21"/>
              </w:rPr>
              <w:t xml:space="preserve"> de aplicación de ecuaciones a las ciencias económicas.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98B486" w14:textId="1AED0F83" w:rsidR="00F16FBE" w:rsidRPr="00144147" w:rsidRDefault="0074750F">
            <w:pPr>
              <w:spacing w:before="20" w:after="20"/>
              <w:jc w:val="center"/>
              <w:rPr>
                <w:highlight w:val="cyan"/>
              </w:rPr>
            </w:pPr>
            <w:r>
              <w:rPr>
                <w:b/>
                <w:bCs/>
                <w:i/>
                <w:iCs/>
                <w:sz w:val="21"/>
                <w:szCs w:val="21"/>
              </w:rPr>
              <w:t>5</w:t>
            </w:r>
            <w:r w:rsidR="008F7E16" w:rsidRPr="00963375">
              <w:rPr>
                <w:b/>
                <w:bCs/>
                <w:i/>
                <w:iCs/>
                <w:sz w:val="21"/>
                <w:szCs w:val="21"/>
              </w:rPr>
              <w:t>%</w:t>
            </w:r>
          </w:p>
        </w:tc>
      </w:tr>
      <w:tr w:rsidR="00F16FBE" w14:paraId="50EB203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93A45" w14:textId="77777777" w:rsidR="00F16FBE" w:rsidRDefault="00F16FB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1D29F5" w14:textId="77777777" w:rsidR="00F16FBE" w:rsidRPr="00963375" w:rsidRDefault="008F7E16">
            <w:pPr>
              <w:spacing w:before="20" w:after="20"/>
              <w:jc w:val="center"/>
            </w:pPr>
            <w:r w:rsidRPr="00963375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DF5B05" w14:textId="77777777" w:rsidR="00F16FBE" w:rsidRPr="00963375" w:rsidRDefault="008F7E16">
            <w:pPr>
              <w:spacing w:before="20" w:after="20"/>
              <w:jc w:val="center"/>
            </w:pPr>
            <w:r w:rsidRPr="00963375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B39F70" w14:textId="77777777" w:rsidR="00F16FBE" w:rsidRPr="00963375" w:rsidRDefault="008F7E16">
            <w:pPr>
              <w:spacing w:before="20" w:after="20"/>
              <w:jc w:val="center"/>
            </w:pPr>
            <w:r w:rsidRPr="00963375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F8769C" w14:textId="77777777" w:rsidR="00F16FBE" w:rsidRPr="00963375" w:rsidRDefault="008F7E16">
            <w:pPr>
              <w:spacing w:before="20" w:after="20"/>
              <w:jc w:val="center"/>
            </w:pPr>
            <w:r w:rsidRPr="00963375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F16FBE" w14:paraId="3C1B2CF3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03DF0" w14:textId="77777777" w:rsidR="00F16FBE" w:rsidRDefault="00F16FB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951D78" w14:textId="1D660E62" w:rsidR="00F16FBE" w:rsidRPr="00963375" w:rsidRDefault="00963375">
            <w:pPr>
              <w:spacing w:before="20" w:after="20"/>
            </w:pPr>
            <w:r>
              <w:rPr>
                <w:sz w:val="21"/>
                <w:szCs w:val="21"/>
              </w:rPr>
              <w:t>Planteamiento</w:t>
            </w:r>
            <w:r w:rsidR="002B03FA">
              <w:rPr>
                <w:sz w:val="21"/>
                <w:szCs w:val="21"/>
              </w:rPr>
              <w:t xml:space="preserve"> del problema.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98530B" w14:textId="528B3BFD" w:rsidR="00F16FBE" w:rsidRPr="00963375" w:rsidRDefault="002B03FA">
            <w:pPr>
              <w:spacing w:before="20" w:after="20"/>
            </w:pPr>
            <w:r>
              <w:rPr>
                <w:sz w:val="21"/>
                <w:szCs w:val="21"/>
              </w:rPr>
              <w:t>Plantea de forma incorrecta las variables y ecuaciones del problema económico.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B6ADA8" w14:textId="463B86C0" w:rsidR="00F16FBE" w:rsidRPr="00963375" w:rsidRDefault="002B03FA">
            <w:pPr>
              <w:spacing w:before="20" w:after="20"/>
            </w:pPr>
            <w:r>
              <w:rPr>
                <w:sz w:val="21"/>
                <w:szCs w:val="21"/>
              </w:rPr>
              <w:t>Identifica variables y plantea correctamente el sistema de ecuaciones.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30C5A4" w14:textId="11F1DB54" w:rsidR="00963375" w:rsidRPr="00963375" w:rsidRDefault="002B03FA">
            <w:pPr>
              <w:spacing w:before="20" w:after="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Define con precisión las variables y construye el modelo matemático completo.</w:t>
            </w:r>
          </w:p>
        </w:tc>
      </w:tr>
      <w:tr w:rsidR="00F16FBE" w14:paraId="02B2910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8303A" w14:textId="77777777" w:rsidR="00F16FBE" w:rsidRDefault="00F16FB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7F2BFC" w14:textId="17EFA921" w:rsidR="00963375" w:rsidRPr="00963375" w:rsidRDefault="00963375">
            <w:pPr>
              <w:spacing w:before="20" w:after="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Resoluci</w:t>
            </w:r>
            <w:r w:rsidR="002B03FA">
              <w:rPr>
                <w:sz w:val="21"/>
                <w:szCs w:val="21"/>
              </w:rPr>
              <w:t>ón y procedimiento.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C759C2" w14:textId="47E1DA89" w:rsidR="00F16FBE" w:rsidRPr="00963375" w:rsidRDefault="00963375" w:rsidP="002B03FA">
            <w:pPr>
              <w:spacing w:before="20" w:after="20"/>
            </w:pPr>
            <w:r>
              <w:rPr>
                <w:sz w:val="21"/>
                <w:szCs w:val="21"/>
              </w:rPr>
              <w:t xml:space="preserve">Comete errores </w:t>
            </w:r>
            <w:r w:rsidR="002B03FA">
              <w:rPr>
                <w:sz w:val="21"/>
                <w:szCs w:val="21"/>
              </w:rPr>
              <w:t>en los métodos algebraicos o gráficos de soluciones.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CB40F1" w14:textId="33EF082E" w:rsidR="00F16FBE" w:rsidRPr="00963375" w:rsidRDefault="00963375">
            <w:pPr>
              <w:spacing w:before="20" w:after="20"/>
            </w:pPr>
            <w:r>
              <w:rPr>
                <w:sz w:val="21"/>
                <w:szCs w:val="21"/>
              </w:rPr>
              <w:t xml:space="preserve">Aplica métodos de factorización, regla de Ruffini o el </w:t>
            </w:r>
            <w:del w:id="9001" w:author="Comisión de revisión 4.5" w:date="2026-10-13T00:00:00Z">
              <w:r>
                <w:rPr>
                  <w:sz w:val="21"/>
                  <w:szCs w:val="21"/>
                </w:rPr>
                <w:delText xml:space="preserve">t</w:delText>
              </w:r>
              <w:r>
                <w:rPr>
                  <w:sz w:val="21"/>
                  <w:szCs w:val="21"/>
                </w:rPr>
                <w:delText xml:space="preserve">eo</w:delText>
              </w:r>
              <w:r>
                <w:rPr>
                  <w:sz w:val="21"/>
                  <w:szCs w:val="21"/>
                </w:rPr>
                <w:delText xml:space="preserve">rema del algebra</w:delText>
              </w:r>
            </w:del>
            <w:ins w:id="9002" w:author="Comisión de revisión 4.5" w:date="2026-10-13T00:00:00Z">
              <w:r>
                <w:rPr>
                  <w:sz w:val="21"/>
                  <w:szCs w:val="21"/>
                </w:rPr>
                <w:t xml:space="preserve">teorema del álgebra</w:t>
              </w:r>
            </w:ins>
            <w:r w:rsidR="002B03FA">
              <w:rPr>
                <w:sz w:val="21"/>
                <w:szCs w:val="21"/>
              </w:rPr>
              <w:t>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8732BE" w14:textId="78A745CF" w:rsidR="002B03FA" w:rsidRPr="002B03FA" w:rsidRDefault="002B03FA">
            <w:pPr>
              <w:spacing w:before="20" w:after="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Desarrolla el procedimiento con exactitud, orden y verificación.</w:t>
            </w:r>
          </w:p>
        </w:tc>
      </w:tr>
      <w:tr w:rsidR="00F16FBE" w14:paraId="38D7E1A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2392C" w14:textId="77777777" w:rsidR="00F16FBE" w:rsidRDefault="00F16FB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0803FD" w14:textId="67D6C354" w:rsidR="00F16FBE" w:rsidRPr="00963375" w:rsidRDefault="002B03FA">
            <w:pPr>
              <w:spacing w:before="20" w:after="20"/>
            </w:pPr>
            <w:r>
              <w:rPr>
                <w:sz w:val="21"/>
                <w:szCs w:val="21"/>
              </w:rPr>
              <w:t>Interpretación de resultados.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8DB177" w14:textId="59165F3B" w:rsidR="00F16FBE" w:rsidRPr="00963375" w:rsidRDefault="002B03FA" w:rsidP="002B03FA">
            <w:pPr>
              <w:spacing w:before="20" w:after="20"/>
            </w:pPr>
            <w:r>
              <w:rPr>
                <w:sz w:val="21"/>
                <w:szCs w:val="21"/>
              </w:rPr>
              <w:t>No interpreta las soluciones.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DDF0AE" w14:textId="7022F22B" w:rsidR="00F16FBE" w:rsidRPr="00963375" w:rsidRDefault="002B03FA">
            <w:pPr>
              <w:spacing w:before="20" w:after="20"/>
            </w:pPr>
            <w:r>
              <w:rPr>
                <w:sz w:val="21"/>
                <w:szCs w:val="21"/>
              </w:rPr>
              <w:t>Interpreta adecuadamente los resultados.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6723DE" w14:textId="6FF4F653" w:rsidR="00F16FBE" w:rsidRPr="00963375" w:rsidRDefault="002B03FA">
            <w:pPr>
              <w:spacing w:before="20" w:after="20"/>
            </w:pPr>
            <w:r>
              <w:rPr>
                <w:sz w:val="21"/>
                <w:szCs w:val="21"/>
              </w:rPr>
              <w:t>Analiza a fondo los resultados y formula conclusiones claras.</w:t>
            </w:r>
          </w:p>
        </w:tc>
      </w:tr>
      <w:tr w:rsidR="00F16FBE" w14:paraId="37572E8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79921" w14:textId="77777777" w:rsidR="00F16FBE" w:rsidRDefault="00F16FBE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BA774E" w14:textId="77777777" w:rsidR="00F16FBE" w:rsidRPr="001A0827" w:rsidRDefault="008F7E16">
            <w:pPr>
              <w:spacing w:before="20" w:after="20"/>
              <w:jc w:val="center"/>
            </w:pPr>
            <w:r w:rsidRPr="001A0827">
              <w:rPr>
                <w:b/>
                <w:bCs/>
                <w:i/>
                <w:iCs/>
                <w:sz w:val="21"/>
                <w:szCs w:val="21"/>
              </w:rPr>
              <w:t xml:space="preserve">Producto 3: </w:t>
            </w:r>
            <w:r w:rsidRPr="001A0827">
              <w:rPr>
                <w:sz w:val="21"/>
                <w:szCs w:val="21"/>
              </w:rPr>
              <w:t>Gráfica de raíces reales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7FCFE3" w14:textId="77777777" w:rsidR="00F16FBE" w:rsidRPr="001A0827" w:rsidRDefault="008F7E16">
            <w:pPr>
              <w:spacing w:before="20" w:after="20"/>
              <w:jc w:val="center"/>
            </w:pPr>
            <w:r w:rsidRPr="001A0827">
              <w:rPr>
                <w:b/>
                <w:bCs/>
                <w:i/>
                <w:iCs/>
                <w:sz w:val="21"/>
                <w:szCs w:val="21"/>
              </w:rPr>
              <w:t>4%</w:t>
            </w:r>
          </w:p>
        </w:tc>
      </w:tr>
      <w:tr w:rsidR="00F16FBE" w14:paraId="2F3281E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0BCA6" w14:textId="77777777" w:rsidR="00F16FBE" w:rsidRDefault="00F16FB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71EA57" w14:textId="77777777" w:rsidR="00F16FBE" w:rsidRPr="001A0827" w:rsidRDefault="008F7E16">
            <w:pPr>
              <w:spacing w:before="20" w:after="20"/>
              <w:jc w:val="center"/>
            </w:pPr>
            <w:r w:rsidRPr="001A0827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381B18" w14:textId="77777777" w:rsidR="00F16FBE" w:rsidRPr="001A0827" w:rsidRDefault="008F7E16">
            <w:pPr>
              <w:spacing w:before="20" w:after="20"/>
              <w:jc w:val="center"/>
            </w:pPr>
            <w:r w:rsidRPr="001A0827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743B91" w14:textId="77777777" w:rsidR="00F16FBE" w:rsidRPr="001A0827" w:rsidRDefault="008F7E16">
            <w:pPr>
              <w:spacing w:before="20" w:after="20"/>
              <w:jc w:val="center"/>
            </w:pPr>
            <w:r w:rsidRPr="001A0827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1DE6F7" w14:textId="77777777" w:rsidR="00F16FBE" w:rsidRPr="001A0827" w:rsidRDefault="008F7E16">
            <w:pPr>
              <w:spacing w:before="20" w:after="20"/>
              <w:jc w:val="center"/>
            </w:pPr>
            <w:r w:rsidRPr="001A0827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F16FBE" w14:paraId="0893DA2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E2B3F" w14:textId="77777777" w:rsidR="00F16FBE" w:rsidRDefault="00F16FB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BDEFCC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Trazado de las curvas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A52BC4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Las curvas no corresponden a las ecuaciones.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8CE30F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Traza correctamente las curvas del sistema.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EF7CCF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Ajusta la escala para mostrar todas las intersecciones.</w:t>
            </w:r>
          </w:p>
        </w:tc>
      </w:tr>
      <w:tr w:rsidR="00F16FBE" w14:paraId="1832397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5ED68" w14:textId="77777777" w:rsidR="00F16FBE" w:rsidRDefault="00F16FB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116853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Puntos de intersección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DC252C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Omite o ubica mal las raíces.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8AEDD7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Identifica las raíces reales del sistema.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D31751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Contrasta las raíces gráficas con la solución algebraica.</w:t>
            </w:r>
          </w:p>
        </w:tc>
      </w:tr>
      <w:tr w:rsidR="00F16FBE" w14:paraId="6178676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38F87" w14:textId="77777777" w:rsidR="00F16FBE" w:rsidRDefault="00F16FB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360D34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Presentación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A55197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La gráfica carece de títulos y escalas.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37F58F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La gráfica es legible y está rotulada.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D43169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Acompaña la gráfica con su interpretación económica.</w:t>
            </w:r>
          </w:p>
        </w:tc>
      </w:tr>
      <w:tr w:rsidR="00F16FBE" w14:paraId="28022548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3C796" w14:textId="77777777" w:rsidR="00F16FBE" w:rsidRDefault="00F16FBE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ACB848" w14:textId="77777777" w:rsidR="00F16FBE" w:rsidRPr="001A0827" w:rsidRDefault="008F7E16">
            <w:pPr>
              <w:spacing w:before="20" w:after="20"/>
              <w:jc w:val="center"/>
            </w:pPr>
            <w:r w:rsidRPr="001A0827">
              <w:rPr>
                <w:b/>
                <w:bCs/>
                <w:i/>
                <w:iCs/>
                <w:sz w:val="21"/>
                <w:szCs w:val="21"/>
              </w:rPr>
              <w:t xml:space="preserve">Producto 4: </w:t>
            </w:r>
            <w:r w:rsidRPr="001A0827">
              <w:rPr>
                <w:sz w:val="21"/>
                <w:szCs w:val="21"/>
              </w:rPr>
              <w:t>Cuadro del intervalo de producción rentable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26867C" w14:textId="77777777" w:rsidR="00F16FBE" w:rsidRPr="001A0827" w:rsidRDefault="008F7E16">
            <w:pPr>
              <w:spacing w:before="20" w:after="20"/>
              <w:jc w:val="center"/>
            </w:pPr>
            <w:r w:rsidRPr="001A0827">
              <w:rPr>
                <w:b/>
                <w:bCs/>
                <w:i/>
                <w:iCs/>
                <w:sz w:val="21"/>
                <w:szCs w:val="21"/>
              </w:rPr>
              <w:t>3%</w:t>
            </w:r>
          </w:p>
        </w:tc>
      </w:tr>
      <w:tr w:rsidR="00F16FBE" w14:paraId="59823F0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CF3B9" w14:textId="77777777" w:rsidR="00F16FBE" w:rsidRDefault="00F16FB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FF05BC" w14:textId="77777777" w:rsidR="00F16FBE" w:rsidRPr="001A0827" w:rsidRDefault="008F7E16">
            <w:pPr>
              <w:spacing w:before="20" w:after="20"/>
              <w:jc w:val="center"/>
            </w:pPr>
            <w:r w:rsidRPr="001A0827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8BA4C9" w14:textId="77777777" w:rsidR="00F16FBE" w:rsidRPr="001A0827" w:rsidRDefault="008F7E16">
            <w:pPr>
              <w:spacing w:before="20" w:after="20"/>
              <w:jc w:val="center"/>
            </w:pPr>
            <w:r w:rsidRPr="001A0827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3D824B" w14:textId="77777777" w:rsidR="00F16FBE" w:rsidRPr="001A0827" w:rsidRDefault="008F7E16">
            <w:pPr>
              <w:spacing w:before="20" w:after="20"/>
              <w:jc w:val="center"/>
            </w:pPr>
            <w:r w:rsidRPr="001A0827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BC57D4" w14:textId="77777777" w:rsidR="00F16FBE" w:rsidRPr="001A0827" w:rsidRDefault="008F7E16">
            <w:pPr>
              <w:spacing w:before="20" w:after="20"/>
              <w:jc w:val="center"/>
            </w:pPr>
            <w:r w:rsidRPr="001A0827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F16FBE" w14:paraId="6CCA739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8AF4E" w14:textId="77777777" w:rsidR="00F16FBE" w:rsidRDefault="00F16FB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2A3347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Planteamiento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FE1305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No plantea la desigualdad de la utilidad.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2C73C5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Plantea la inecuación de la utilidad positiva.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6214F3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Incluye las restricciones de capacidad de la empresa.</w:t>
            </w:r>
          </w:p>
        </w:tc>
      </w:tr>
      <w:tr w:rsidR="00F16FBE" w14:paraId="3D9308DB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11C02" w14:textId="77777777" w:rsidR="00F16FBE" w:rsidRDefault="00F16FB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5C3C63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Intervalo solución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857CA1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El intervalo es incorrecto.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0AFE16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Determina correctamente el intervalo solución.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C26469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Explica qué ocurre fuera del intervalo.</w:t>
            </w:r>
          </w:p>
        </w:tc>
      </w:tr>
      <w:tr w:rsidR="00F16FBE" w14:paraId="4B00246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78503" w14:textId="77777777" w:rsidR="00F16FBE" w:rsidRDefault="00F16FB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469A8F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Exposición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A42AF4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La explicación es confusa.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10A5AA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Explica el procedimiento con claridad.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B02820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Responde con solvencia las preguntas del curso.</w:t>
            </w:r>
          </w:p>
        </w:tc>
      </w:tr>
      <w:tr w:rsidR="00F16FBE" w14:paraId="5E1E824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12F8D" w14:textId="77777777" w:rsidR="00F16FBE" w:rsidRDefault="00F16FBE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0A0D89" w14:textId="77777777" w:rsidR="00F16FBE" w:rsidRPr="001A0827" w:rsidRDefault="008F7E16">
            <w:pPr>
              <w:spacing w:before="20" w:after="20"/>
              <w:jc w:val="center"/>
            </w:pPr>
            <w:r w:rsidRPr="001A0827">
              <w:rPr>
                <w:b/>
                <w:bCs/>
                <w:i/>
                <w:iCs/>
                <w:sz w:val="21"/>
                <w:szCs w:val="21"/>
              </w:rPr>
              <w:t xml:space="preserve">Producto 5: </w:t>
            </w:r>
            <w:r w:rsidRPr="001A0827">
              <w:rPr>
                <w:sz w:val="21"/>
                <w:szCs w:val="21"/>
              </w:rPr>
              <w:t>Modelo de oferta y demanda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B62E63" w14:textId="77777777" w:rsidR="00F16FBE" w:rsidRPr="001A0827" w:rsidRDefault="008F7E16">
            <w:pPr>
              <w:spacing w:before="20" w:after="20"/>
              <w:jc w:val="center"/>
            </w:pPr>
            <w:r w:rsidRPr="001A0827">
              <w:rPr>
                <w:b/>
                <w:bCs/>
                <w:i/>
                <w:iCs/>
                <w:sz w:val="21"/>
                <w:szCs w:val="21"/>
              </w:rPr>
              <w:t>7%</w:t>
            </w:r>
          </w:p>
        </w:tc>
      </w:tr>
      <w:tr w:rsidR="00F16FBE" w14:paraId="16BBD70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8B070" w14:textId="77777777" w:rsidR="00F16FBE" w:rsidRDefault="00F16FB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159FF0" w14:textId="77777777" w:rsidR="00F16FBE" w:rsidRPr="001A0827" w:rsidRDefault="008F7E16">
            <w:pPr>
              <w:spacing w:before="20" w:after="20"/>
              <w:jc w:val="center"/>
            </w:pPr>
            <w:r w:rsidRPr="001A0827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A59F91" w14:textId="77777777" w:rsidR="00F16FBE" w:rsidRPr="001A0827" w:rsidRDefault="008F7E16">
            <w:pPr>
              <w:spacing w:before="20" w:after="20"/>
              <w:jc w:val="center"/>
            </w:pPr>
            <w:r w:rsidRPr="001A0827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E74E4C" w14:textId="77777777" w:rsidR="00F16FBE" w:rsidRPr="001A0827" w:rsidRDefault="008F7E16">
            <w:pPr>
              <w:spacing w:before="20" w:after="20"/>
              <w:jc w:val="center"/>
            </w:pPr>
            <w:r w:rsidRPr="001A0827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B3A488" w14:textId="77777777" w:rsidR="00F16FBE" w:rsidRPr="001A0827" w:rsidRDefault="008F7E16">
            <w:pPr>
              <w:spacing w:before="20" w:after="20"/>
              <w:jc w:val="center"/>
            </w:pPr>
            <w:r w:rsidRPr="001A0827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F16FBE" w14:paraId="5CB6857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5681C" w14:textId="77777777" w:rsidR="00F16FBE" w:rsidRDefault="00F16FB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E7CCF7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Funciones del modelo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AF14EC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Confunde la función de oferta con la de demanda.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C25881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Expresa correctamente ambas funciones.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CA449A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Explica el significado de las pendientes.</w:t>
            </w:r>
          </w:p>
        </w:tc>
      </w:tr>
      <w:tr w:rsidR="00F16FBE" w14:paraId="19E56A7E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ADE93" w14:textId="77777777" w:rsidR="00F16FBE" w:rsidRDefault="00F16FB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A99E05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Punto de equilibrio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1FFFE2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El equilibrio calculado es incorrecto.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A84150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Determina el precio y la cantidad de equilibrio.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DE8D73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Analiza el efecto de un cambio en una de las funciones.</w:t>
            </w:r>
          </w:p>
        </w:tc>
      </w:tr>
      <w:tr w:rsidR="00F16FBE" w14:paraId="1D582F0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324F7" w14:textId="77777777" w:rsidR="00F16FBE" w:rsidRDefault="00F16FB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1DCC41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Gráfica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31C01D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La gráfica no muestra el equilibrio.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A404F5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Grafica ambas funciones y su intersección.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5EFE8C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Señala el excedente y el faltante fuera del equilibrio.</w:t>
            </w:r>
          </w:p>
        </w:tc>
      </w:tr>
      <w:tr w:rsidR="00F16FBE" w14:paraId="0ABCBD3E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013CD" w14:textId="77777777" w:rsidR="00F16FBE" w:rsidRDefault="00F16FBE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D48288" w14:textId="77777777" w:rsidR="00F16FBE" w:rsidRPr="001A0827" w:rsidRDefault="008F7E16">
            <w:pPr>
              <w:spacing w:before="20" w:after="20"/>
              <w:jc w:val="center"/>
            </w:pPr>
            <w:r w:rsidRPr="001A0827">
              <w:rPr>
                <w:b/>
                <w:bCs/>
                <w:i/>
                <w:iCs/>
                <w:sz w:val="21"/>
                <w:szCs w:val="21"/>
              </w:rPr>
              <w:t xml:space="preserve">Producto 6: </w:t>
            </w:r>
            <w:r w:rsidRPr="001A0827">
              <w:rPr>
                <w:sz w:val="21"/>
                <w:szCs w:val="21"/>
              </w:rPr>
              <w:t>Hoja de funciones lineales y exponenciales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A053D3" w14:textId="77777777" w:rsidR="00F16FBE" w:rsidRPr="001A0827" w:rsidRDefault="008F7E16">
            <w:pPr>
              <w:spacing w:before="20" w:after="20"/>
              <w:jc w:val="center"/>
            </w:pPr>
            <w:r w:rsidRPr="001A0827">
              <w:rPr>
                <w:b/>
                <w:bCs/>
                <w:i/>
                <w:iCs/>
                <w:sz w:val="21"/>
                <w:szCs w:val="21"/>
              </w:rPr>
              <w:t>6%</w:t>
            </w:r>
          </w:p>
        </w:tc>
      </w:tr>
      <w:tr w:rsidR="00F16FBE" w14:paraId="0BBF62C4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4A31B" w14:textId="77777777" w:rsidR="00F16FBE" w:rsidRDefault="00F16FB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E20365" w14:textId="77777777" w:rsidR="00F16FBE" w:rsidRPr="001A0827" w:rsidRDefault="008F7E16">
            <w:pPr>
              <w:spacing w:before="20" w:after="20"/>
              <w:jc w:val="center"/>
            </w:pPr>
            <w:r w:rsidRPr="001A0827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A9298F" w14:textId="77777777" w:rsidR="00F16FBE" w:rsidRPr="001A0827" w:rsidRDefault="008F7E16">
            <w:pPr>
              <w:spacing w:before="20" w:after="20"/>
              <w:jc w:val="center"/>
            </w:pPr>
            <w:r w:rsidRPr="001A0827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AC3422" w14:textId="77777777" w:rsidR="00F16FBE" w:rsidRPr="001A0827" w:rsidRDefault="008F7E16">
            <w:pPr>
              <w:spacing w:before="20" w:after="20"/>
              <w:jc w:val="center"/>
            </w:pPr>
            <w:r w:rsidRPr="001A0827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58C661" w14:textId="77777777" w:rsidR="00F16FBE" w:rsidRPr="001A0827" w:rsidRDefault="008F7E16">
            <w:pPr>
              <w:spacing w:before="20" w:after="20"/>
              <w:jc w:val="center"/>
            </w:pPr>
            <w:r w:rsidRPr="001A0827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F16FBE" w14:paraId="124D9A8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C9F7E" w14:textId="77777777" w:rsidR="00F16FBE" w:rsidRDefault="00F16FB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BF77A5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Función de depreciación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5DCABC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La función no refleja la vida útil del activo.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37674F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Expresa el valor del activo como función lineal del tiempo.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8339CF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Interpreta la pendiente como depreciación anual.</w:t>
            </w:r>
          </w:p>
        </w:tc>
      </w:tr>
      <w:tr w:rsidR="00F16FBE" w14:paraId="32EDEABC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F2A0E" w14:textId="77777777" w:rsidR="00F16FBE" w:rsidRDefault="00F16FB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6D2737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Función de crecimiento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86316F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Usa un modelo lineal para un crecimiento porcentual.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2361F6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Aplica la función exponencial al crecimiento.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721720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Compara el crecimiento lineal con el exponencial.</w:t>
            </w:r>
          </w:p>
        </w:tc>
      </w:tr>
      <w:tr w:rsidR="00F16FBE" w14:paraId="2D15270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30C68" w14:textId="77777777" w:rsidR="00F16FBE" w:rsidRDefault="00F16FB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0FD104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Uso de la hoja de cálculo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D25B32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Las fórmulas tienen errores de referencia.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0177B6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Las fórmulas y gráficos son correctos.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5A6659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Organiza la hoja para cambiar los datos con facilidad.</w:t>
            </w:r>
          </w:p>
        </w:tc>
      </w:tr>
      <w:tr w:rsidR="00F16FBE" w14:paraId="760BCF9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6B79F" w14:textId="77777777" w:rsidR="00F16FBE" w:rsidRDefault="00F16FBE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3F0936" w14:textId="77777777" w:rsidR="00F16FBE" w:rsidRPr="001A0827" w:rsidRDefault="008F7E16">
            <w:pPr>
              <w:spacing w:before="20" w:after="20"/>
              <w:jc w:val="center"/>
            </w:pPr>
            <w:r w:rsidRPr="001A0827">
              <w:rPr>
                <w:b/>
                <w:bCs/>
                <w:i/>
                <w:iCs/>
                <w:sz w:val="21"/>
                <w:szCs w:val="21"/>
              </w:rPr>
              <w:t xml:space="preserve">Producto 7: </w:t>
            </w:r>
            <w:r w:rsidRPr="001A0827">
              <w:rPr>
                <w:sz w:val="21"/>
                <w:szCs w:val="21"/>
              </w:rPr>
              <w:t>Práctico de cálculo de límites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5103CF" w14:textId="3F002FFD" w:rsidR="00F16FBE" w:rsidRPr="001A0827" w:rsidRDefault="0074750F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5</w:t>
            </w:r>
            <w:r w:rsidR="008F7E16" w:rsidRPr="001A0827">
              <w:rPr>
                <w:b/>
                <w:bCs/>
                <w:i/>
                <w:iCs/>
                <w:sz w:val="21"/>
                <w:szCs w:val="21"/>
              </w:rPr>
              <w:t>%</w:t>
            </w:r>
          </w:p>
        </w:tc>
      </w:tr>
      <w:tr w:rsidR="00F16FBE" w14:paraId="1823F75B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811A6" w14:textId="77777777" w:rsidR="00F16FBE" w:rsidRDefault="00F16FB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39EAE4" w14:textId="77777777" w:rsidR="00F16FBE" w:rsidRPr="001A0827" w:rsidRDefault="008F7E16">
            <w:pPr>
              <w:spacing w:before="20" w:after="20"/>
              <w:jc w:val="center"/>
            </w:pPr>
            <w:r w:rsidRPr="001A0827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F501A6" w14:textId="77777777" w:rsidR="00F16FBE" w:rsidRPr="001A0827" w:rsidRDefault="008F7E16">
            <w:pPr>
              <w:spacing w:before="20" w:after="20"/>
              <w:jc w:val="center"/>
            </w:pPr>
            <w:r w:rsidRPr="001A0827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4D0876" w14:textId="77777777" w:rsidR="00F16FBE" w:rsidRPr="001A0827" w:rsidRDefault="008F7E16">
            <w:pPr>
              <w:spacing w:before="20" w:after="20"/>
              <w:jc w:val="center"/>
            </w:pPr>
            <w:r w:rsidRPr="001A0827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4A5177" w14:textId="77777777" w:rsidR="00F16FBE" w:rsidRPr="001A0827" w:rsidRDefault="008F7E16">
            <w:pPr>
              <w:spacing w:before="20" w:after="20"/>
              <w:jc w:val="center"/>
            </w:pPr>
            <w:r w:rsidRPr="001A0827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F16FBE" w14:paraId="35CA9A5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52F95" w14:textId="77777777" w:rsidR="00F16FBE" w:rsidRDefault="00F16FB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8F3295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Propiedades aplicadas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945499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Aplica propiedades que no corresponden.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7E3C95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Aplica correctamente las propiedades de los límites.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E71983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Elige el procedimiento más directo en cada caso.</w:t>
            </w:r>
          </w:p>
        </w:tc>
      </w:tr>
      <w:tr w:rsidR="00F16FBE" w14:paraId="29CD976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F0C90" w14:textId="77777777" w:rsidR="00F16FBE" w:rsidRDefault="00F16FB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E1C2CF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Indeterminaciones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FB5884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No resuelve las formas indeterminadas.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7F8737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Levanta las indeterminaciones algebraicamente.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72F27D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Explica el origen de cada indeterminación.</w:t>
            </w:r>
          </w:p>
        </w:tc>
      </w:tr>
      <w:tr w:rsidR="00F16FBE" w14:paraId="24A2273C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52247" w14:textId="77777777" w:rsidR="00F16FBE" w:rsidRDefault="00F16FB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70E6EB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Exactitud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579924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Presenta errores de cálculo.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9AD6C4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Los resultados son correctos.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2DEB21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Comprueba los resultados con una tabla de valores.</w:t>
            </w:r>
          </w:p>
        </w:tc>
      </w:tr>
      <w:tr w:rsidR="00F16FBE" w14:paraId="2E4F0FF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7DEE4" w14:textId="77777777" w:rsidR="00F16FBE" w:rsidRDefault="00F16FBE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BED693" w14:textId="77777777" w:rsidR="00F16FBE" w:rsidRPr="001A0827" w:rsidRDefault="008F7E16">
            <w:pPr>
              <w:spacing w:before="20" w:after="20"/>
              <w:jc w:val="center"/>
            </w:pPr>
            <w:r w:rsidRPr="001A0827">
              <w:rPr>
                <w:b/>
                <w:bCs/>
                <w:i/>
                <w:iCs/>
                <w:sz w:val="21"/>
                <w:szCs w:val="21"/>
              </w:rPr>
              <w:t xml:space="preserve">Producto 8: </w:t>
            </w:r>
            <w:r w:rsidRPr="001A0827">
              <w:rPr>
                <w:sz w:val="21"/>
                <w:szCs w:val="21"/>
              </w:rPr>
              <w:t>Informe de continuidad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3AA815" w14:textId="4FC5CE9A" w:rsidR="00F16FBE" w:rsidRPr="001A0827" w:rsidRDefault="0074750F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7</w:t>
            </w:r>
            <w:r w:rsidR="008F7E16" w:rsidRPr="001A0827">
              <w:rPr>
                <w:b/>
                <w:bCs/>
                <w:i/>
                <w:iCs/>
                <w:sz w:val="21"/>
                <w:szCs w:val="21"/>
              </w:rPr>
              <w:t>%</w:t>
            </w:r>
          </w:p>
        </w:tc>
      </w:tr>
      <w:tr w:rsidR="00F16FBE" w14:paraId="3D1D146B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329A7" w14:textId="77777777" w:rsidR="00F16FBE" w:rsidRDefault="00F16FB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01BFBD" w14:textId="77777777" w:rsidR="00F16FBE" w:rsidRPr="001A0827" w:rsidRDefault="008F7E16">
            <w:pPr>
              <w:spacing w:before="20" w:after="20"/>
              <w:jc w:val="center"/>
            </w:pPr>
            <w:r w:rsidRPr="001A0827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2587DB" w14:textId="77777777" w:rsidR="00F16FBE" w:rsidRPr="001A0827" w:rsidRDefault="008F7E16">
            <w:pPr>
              <w:spacing w:before="20" w:after="20"/>
              <w:jc w:val="center"/>
            </w:pPr>
            <w:r w:rsidRPr="001A0827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D9C05E" w14:textId="77777777" w:rsidR="00F16FBE" w:rsidRPr="001A0827" w:rsidRDefault="008F7E16">
            <w:pPr>
              <w:spacing w:before="20" w:after="20"/>
              <w:jc w:val="center"/>
            </w:pPr>
            <w:r w:rsidRPr="001A0827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B58787" w14:textId="77777777" w:rsidR="00F16FBE" w:rsidRPr="001A0827" w:rsidRDefault="008F7E16">
            <w:pPr>
              <w:spacing w:before="20" w:after="20"/>
              <w:jc w:val="center"/>
            </w:pPr>
            <w:r w:rsidRPr="001A0827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F16FBE" w14:paraId="6695EDA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52690" w14:textId="77777777" w:rsidR="00F16FBE" w:rsidRDefault="00F16FB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C5260D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Límites laterales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517BFE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Omite el cálculo de los límites laterales.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0E8CBF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Calcula los límites laterales en cada punto de cambio.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3A748C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Relaciona los saltos con cambios en la estructura de costos.</w:t>
            </w:r>
          </w:p>
        </w:tc>
      </w:tr>
      <w:tr w:rsidR="00F16FBE" w14:paraId="369E6B0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C2FB6" w14:textId="77777777" w:rsidR="00F16FBE" w:rsidRDefault="00F16FB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4F2A7D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Clasificación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1DE149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Clasifica mal la discontinuidad.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58B298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Clasifica correctamente cada discontinuidad.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C83B79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Propone cómo volver continua la función.</w:t>
            </w:r>
          </w:p>
        </w:tc>
      </w:tr>
      <w:tr w:rsidR="00F16FBE" w14:paraId="354B76A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C8564" w14:textId="77777777" w:rsidR="00F16FBE" w:rsidRDefault="00F16FB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1640B8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Redacción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BDA231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El informe es desordenado.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041959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El informe es claro y ordenado.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4D6C96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Las conclusiones se apoyan en la gráfica de la función.</w:t>
            </w:r>
          </w:p>
        </w:tc>
      </w:tr>
      <w:tr w:rsidR="00F16FBE" w14:paraId="0A86328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2EAEA" w14:textId="77777777" w:rsidR="00F16FBE" w:rsidRDefault="00F16FBE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CACE81" w14:textId="77777777" w:rsidR="00F16FBE" w:rsidRPr="001A0827" w:rsidRDefault="008F7E16">
            <w:pPr>
              <w:spacing w:before="20" w:after="20"/>
              <w:jc w:val="center"/>
            </w:pPr>
            <w:r w:rsidRPr="001A0827">
              <w:rPr>
                <w:b/>
                <w:bCs/>
                <w:i/>
                <w:iCs/>
                <w:sz w:val="21"/>
                <w:szCs w:val="21"/>
              </w:rPr>
              <w:t xml:space="preserve">Producto 9: </w:t>
            </w:r>
            <w:r w:rsidRPr="001A0827">
              <w:rPr>
                <w:sz w:val="21"/>
                <w:szCs w:val="21"/>
              </w:rPr>
              <w:t>Práctico de derivadas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60E6E1" w14:textId="77777777" w:rsidR="00F16FBE" w:rsidRPr="001A0827" w:rsidRDefault="008F7E16">
            <w:pPr>
              <w:spacing w:before="20" w:after="20"/>
              <w:jc w:val="center"/>
            </w:pPr>
            <w:r w:rsidRPr="001A0827">
              <w:rPr>
                <w:b/>
                <w:bCs/>
                <w:i/>
                <w:iCs/>
                <w:sz w:val="21"/>
                <w:szCs w:val="21"/>
              </w:rPr>
              <w:t>8%</w:t>
            </w:r>
          </w:p>
        </w:tc>
      </w:tr>
      <w:tr w:rsidR="00F16FBE" w14:paraId="27FA44C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D81B8" w14:textId="77777777" w:rsidR="00F16FBE" w:rsidRDefault="00F16FB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76426B" w14:textId="77777777" w:rsidR="00F16FBE" w:rsidRPr="001A0827" w:rsidRDefault="008F7E16">
            <w:pPr>
              <w:spacing w:before="20" w:after="20"/>
              <w:jc w:val="center"/>
            </w:pPr>
            <w:r w:rsidRPr="001A0827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DEBCCB" w14:textId="77777777" w:rsidR="00F16FBE" w:rsidRPr="001A0827" w:rsidRDefault="008F7E16">
            <w:pPr>
              <w:spacing w:before="20" w:after="20"/>
              <w:jc w:val="center"/>
            </w:pPr>
            <w:r w:rsidRPr="001A0827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FD7AE1" w14:textId="77777777" w:rsidR="00F16FBE" w:rsidRPr="001A0827" w:rsidRDefault="008F7E16">
            <w:pPr>
              <w:spacing w:before="20" w:after="20"/>
              <w:jc w:val="center"/>
            </w:pPr>
            <w:r w:rsidRPr="001A0827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60005A" w14:textId="77777777" w:rsidR="00F16FBE" w:rsidRPr="001A0827" w:rsidRDefault="008F7E16">
            <w:pPr>
              <w:spacing w:before="20" w:after="20"/>
              <w:jc w:val="center"/>
            </w:pPr>
            <w:r w:rsidRPr="001A0827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F16FBE" w14:paraId="288BE70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D5617" w14:textId="77777777" w:rsidR="00F16FBE" w:rsidRDefault="00F16FB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4C9B5B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Fórmulas de derivación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F0B438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Aplica fórmulas que no corresponden.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3EB118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Aplica correctamente las fórmulas de derivación.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1CBD03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Simplifica la derivada obtenida.</w:t>
            </w:r>
          </w:p>
        </w:tc>
      </w:tr>
      <w:tr w:rsidR="00F16FBE" w14:paraId="18D40DC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A76DF" w14:textId="77777777" w:rsidR="00F16FBE" w:rsidRDefault="00F16FB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1F0A7F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Derivada implícita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E2A0E6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No deriva respecto de la variable correcta.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436D92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Obtiene correctamente la derivada implícita.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CF67F5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Interpreta la derivada implícita en una curva de nivel económica.</w:t>
            </w:r>
          </w:p>
        </w:tc>
      </w:tr>
      <w:tr w:rsidR="00F16FBE" w14:paraId="458A0B1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06062" w14:textId="77777777" w:rsidR="00F16FBE" w:rsidRDefault="00F16FB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1E5D13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Orden superior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E59B11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Omite derivadas de orden superior.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7A83A4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Calcula las derivadas de segundo y tercer orden.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18E15A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Explica el significado de la segunda derivada.</w:t>
            </w:r>
          </w:p>
        </w:tc>
      </w:tr>
      <w:tr w:rsidR="00F16FBE" w14:paraId="148B4FE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76F0E" w14:textId="77777777" w:rsidR="00F16FBE" w:rsidRDefault="00F16FBE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C4ACB" w14:textId="77777777" w:rsidR="00F16FBE" w:rsidRPr="001A0827" w:rsidRDefault="008F7E16">
            <w:pPr>
              <w:spacing w:before="20" w:after="20"/>
              <w:jc w:val="center"/>
            </w:pPr>
            <w:r w:rsidRPr="001A0827">
              <w:rPr>
                <w:b/>
                <w:bCs/>
                <w:i/>
                <w:iCs/>
                <w:sz w:val="21"/>
                <w:szCs w:val="21"/>
              </w:rPr>
              <w:t xml:space="preserve">Producto 10: </w:t>
            </w:r>
            <w:r w:rsidRPr="001A0827">
              <w:rPr>
                <w:sz w:val="21"/>
                <w:szCs w:val="21"/>
              </w:rPr>
              <w:t xml:space="preserve">Cuadro de rectas tangentes y </w:t>
            </w:r>
            <w:proofErr w:type="spellStart"/>
            <w:r w:rsidRPr="001A0827">
              <w:rPr>
                <w:sz w:val="21"/>
                <w:szCs w:val="21"/>
              </w:rPr>
              <w:t>L'Hôpital</w:t>
            </w:r>
            <w:proofErr w:type="spellEnd"/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5E3E5E" w14:textId="76068E64" w:rsidR="00F16FBE" w:rsidRPr="001A0827" w:rsidRDefault="0074750F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6</w:t>
            </w:r>
            <w:r w:rsidR="008F7E16" w:rsidRPr="001A0827">
              <w:rPr>
                <w:b/>
                <w:bCs/>
                <w:i/>
                <w:iCs/>
                <w:sz w:val="21"/>
                <w:szCs w:val="21"/>
              </w:rPr>
              <w:t>%</w:t>
            </w:r>
          </w:p>
        </w:tc>
      </w:tr>
      <w:tr w:rsidR="00F16FBE" w14:paraId="2892CF7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5FE48" w14:textId="77777777" w:rsidR="00F16FBE" w:rsidRDefault="00F16FB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78D911" w14:textId="77777777" w:rsidR="00F16FBE" w:rsidRPr="001A0827" w:rsidRDefault="008F7E16">
            <w:pPr>
              <w:spacing w:before="20" w:after="20"/>
              <w:jc w:val="center"/>
            </w:pPr>
            <w:r w:rsidRPr="001A0827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2C0A89" w14:textId="77777777" w:rsidR="00F16FBE" w:rsidRPr="001A0827" w:rsidRDefault="008F7E16">
            <w:pPr>
              <w:spacing w:before="20" w:after="20"/>
              <w:jc w:val="center"/>
            </w:pPr>
            <w:r w:rsidRPr="001A0827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9D0DCC" w14:textId="77777777" w:rsidR="00F16FBE" w:rsidRPr="001A0827" w:rsidRDefault="008F7E16">
            <w:pPr>
              <w:spacing w:before="20" w:after="20"/>
              <w:jc w:val="center"/>
            </w:pPr>
            <w:r w:rsidRPr="001A0827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2737C2" w14:textId="77777777" w:rsidR="00F16FBE" w:rsidRPr="001A0827" w:rsidRDefault="008F7E16">
            <w:pPr>
              <w:spacing w:before="20" w:after="20"/>
              <w:jc w:val="center"/>
            </w:pPr>
            <w:r w:rsidRPr="001A0827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F16FBE" w14:paraId="536BBE0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EC93A" w14:textId="77777777" w:rsidR="00F16FBE" w:rsidRDefault="00F16FB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EA6F3D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Recta tangente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BA67B4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La pendiente no corresponde a la derivada.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29377C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Determina la recta tangente y la normal.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427ABF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Interpreta la pendiente como costo marginal.</w:t>
            </w:r>
          </w:p>
        </w:tc>
      </w:tr>
      <w:tr w:rsidR="00F16FBE" w14:paraId="1556E5E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65880" w14:textId="77777777" w:rsidR="00F16FBE" w:rsidRDefault="00F16FB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5E22A8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 xml:space="preserve">Teorema de </w:t>
            </w:r>
            <w:proofErr w:type="spellStart"/>
            <w:r w:rsidRPr="001A0827">
              <w:rPr>
                <w:sz w:val="21"/>
                <w:szCs w:val="21"/>
              </w:rPr>
              <w:t>L'Hôpital</w:t>
            </w:r>
            <w:proofErr w:type="spellEnd"/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64600C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Aplica el teorema sin verificar la indeterminación.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C57E1A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Resuelve las formas indeterminadas con el teorema.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83B22A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Compara el resultado con el método algebraico.</w:t>
            </w:r>
          </w:p>
        </w:tc>
      </w:tr>
      <w:tr w:rsidR="00F16FBE" w14:paraId="7632C0A4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D9C70" w14:textId="77777777" w:rsidR="00F16FBE" w:rsidRDefault="00F16FB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275B44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Trabajo en equipo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E50CBA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El cuadro está incompleto.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263149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El equipo completa el cuadro de forma correcta.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3D7EB4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El equipo revisa y corrige los errores de sus miembros.</w:t>
            </w:r>
          </w:p>
        </w:tc>
      </w:tr>
      <w:tr w:rsidR="00F16FBE" w14:paraId="5837630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53A28" w14:textId="77777777" w:rsidR="00F16FBE" w:rsidRDefault="00F16FBE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64DDA3" w14:textId="77777777" w:rsidR="00F16FBE" w:rsidRPr="001A0827" w:rsidRDefault="008F7E16">
            <w:pPr>
              <w:spacing w:before="20" w:after="20"/>
              <w:jc w:val="center"/>
            </w:pPr>
            <w:r w:rsidRPr="001A0827">
              <w:rPr>
                <w:b/>
                <w:bCs/>
                <w:i/>
                <w:iCs/>
                <w:sz w:val="21"/>
                <w:szCs w:val="21"/>
              </w:rPr>
              <w:t xml:space="preserve">Producto 11: </w:t>
            </w:r>
            <w:r w:rsidRPr="001A0827">
              <w:rPr>
                <w:sz w:val="21"/>
                <w:szCs w:val="21"/>
              </w:rPr>
              <w:t>Gráfica con extremos e inflexión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97662B" w14:textId="7A9DB5AB" w:rsidR="00F16FBE" w:rsidRPr="001A0827" w:rsidRDefault="0074750F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6</w:t>
            </w:r>
            <w:r w:rsidR="008F7E16" w:rsidRPr="001A0827">
              <w:rPr>
                <w:b/>
                <w:bCs/>
                <w:i/>
                <w:iCs/>
                <w:sz w:val="21"/>
                <w:szCs w:val="21"/>
              </w:rPr>
              <w:t>%</w:t>
            </w:r>
          </w:p>
        </w:tc>
      </w:tr>
      <w:tr w:rsidR="00F16FBE" w14:paraId="16FEFB73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FC50F" w14:textId="77777777" w:rsidR="00F16FBE" w:rsidRDefault="00F16FB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97BA66" w14:textId="77777777" w:rsidR="00F16FBE" w:rsidRPr="001A0827" w:rsidRDefault="008F7E16">
            <w:pPr>
              <w:spacing w:before="20" w:after="20"/>
              <w:jc w:val="center"/>
            </w:pPr>
            <w:r w:rsidRPr="001A0827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D6AEC0" w14:textId="77777777" w:rsidR="00F16FBE" w:rsidRPr="001A0827" w:rsidRDefault="008F7E16">
            <w:pPr>
              <w:spacing w:before="20" w:after="20"/>
              <w:jc w:val="center"/>
            </w:pPr>
            <w:r w:rsidRPr="001A0827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FAD178" w14:textId="77777777" w:rsidR="00F16FBE" w:rsidRPr="001A0827" w:rsidRDefault="008F7E16">
            <w:pPr>
              <w:spacing w:before="20" w:after="20"/>
              <w:jc w:val="center"/>
            </w:pPr>
            <w:r w:rsidRPr="001A0827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42BAA4" w14:textId="77777777" w:rsidR="00F16FBE" w:rsidRPr="001A0827" w:rsidRDefault="008F7E16">
            <w:pPr>
              <w:spacing w:before="20" w:after="20"/>
              <w:jc w:val="center"/>
            </w:pPr>
            <w:r w:rsidRPr="001A0827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F16FBE" w14:paraId="03D28B6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12466" w14:textId="77777777" w:rsidR="00F16FBE" w:rsidRDefault="00F16FB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DE2AAD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Intervalos de crecimiento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1835F1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Determina mal el signo de la derivada.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DA4B92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Identifica los intervalos de crecimiento y decrecimiento.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9204E5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Relaciona el crecimiento con el comportamiento económico.</w:t>
            </w:r>
          </w:p>
        </w:tc>
      </w:tr>
      <w:tr w:rsidR="00F16FBE" w14:paraId="3486678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AA976" w14:textId="77777777" w:rsidR="00F16FBE" w:rsidRDefault="00F16FB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83F2CD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Extremos e inflexión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0681A3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Omite puntos críticos.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A7F18D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Ubica los máximos, mínimos y puntos de inflexión.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EA95ED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Verifica cada punto con el criterio de la segunda derivada.</w:t>
            </w:r>
          </w:p>
        </w:tc>
      </w:tr>
      <w:tr w:rsidR="00F16FBE" w14:paraId="457E3D7E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FB736" w14:textId="77777777" w:rsidR="00F16FBE" w:rsidRDefault="00F16FB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64596C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Gráfica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C77706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La gráfica no coincide con el análisis.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2E0582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La gráfica refleja el análisis de la derivada.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962E62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Rotula la gráfica con su lectura económica.</w:t>
            </w:r>
          </w:p>
        </w:tc>
      </w:tr>
      <w:tr w:rsidR="00F16FBE" w14:paraId="3A36B18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9E717" w14:textId="77777777" w:rsidR="00F16FBE" w:rsidRDefault="00F16FBE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F30870" w14:textId="77777777" w:rsidR="00F16FBE" w:rsidRPr="001A0827" w:rsidRDefault="008F7E16">
            <w:pPr>
              <w:spacing w:before="20" w:after="20"/>
              <w:jc w:val="center"/>
            </w:pPr>
            <w:r w:rsidRPr="001A0827">
              <w:rPr>
                <w:b/>
                <w:bCs/>
                <w:i/>
                <w:iCs/>
                <w:sz w:val="21"/>
                <w:szCs w:val="21"/>
              </w:rPr>
              <w:t xml:space="preserve">Producto 12: </w:t>
            </w:r>
            <w:r w:rsidRPr="001A0827">
              <w:rPr>
                <w:sz w:val="21"/>
                <w:szCs w:val="21"/>
              </w:rPr>
              <w:t>Informe de optimización del beneficio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979B8A" w14:textId="2B276D0B" w:rsidR="00F16FBE" w:rsidRPr="001A0827" w:rsidRDefault="0074750F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10</w:t>
            </w:r>
            <w:r w:rsidR="008F7E16" w:rsidRPr="001A0827">
              <w:rPr>
                <w:b/>
                <w:bCs/>
                <w:i/>
                <w:iCs/>
                <w:sz w:val="21"/>
                <w:szCs w:val="21"/>
              </w:rPr>
              <w:t>%</w:t>
            </w:r>
          </w:p>
        </w:tc>
      </w:tr>
      <w:tr w:rsidR="00F16FBE" w14:paraId="20AE097C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4A0CA" w14:textId="77777777" w:rsidR="00F16FBE" w:rsidRDefault="00F16FB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D95A0B" w14:textId="77777777" w:rsidR="00F16FBE" w:rsidRPr="001A0827" w:rsidRDefault="008F7E16">
            <w:pPr>
              <w:spacing w:before="20" w:after="20"/>
              <w:jc w:val="center"/>
            </w:pPr>
            <w:r w:rsidRPr="001A0827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605115" w14:textId="77777777" w:rsidR="00F16FBE" w:rsidRPr="001A0827" w:rsidRDefault="008F7E16">
            <w:pPr>
              <w:spacing w:before="20" w:after="20"/>
              <w:jc w:val="center"/>
            </w:pPr>
            <w:r w:rsidRPr="001A0827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135A7B" w14:textId="77777777" w:rsidR="00F16FBE" w:rsidRPr="001A0827" w:rsidRDefault="008F7E16">
            <w:pPr>
              <w:spacing w:before="20" w:after="20"/>
              <w:jc w:val="center"/>
            </w:pPr>
            <w:r w:rsidRPr="001A0827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83284D" w14:textId="77777777" w:rsidR="00F16FBE" w:rsidRPr="001A0827" w:rsidRDefault="008F7E16">
            <w:pPr>
              <w:spacing w:before="20" w:after="20"/>
              <w:jc w:val="center"/>
            </w:pPr>
            <w:r w:rsidRPr="001A0827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F16FBE" w14:paraId="0A40D978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EA918" w14:textId="77777777" w:rsidR="00F16FBE" w:rsidRDefault="00F16FB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99EFC2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Nivel óptimo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8FD0D8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No iguala correctamente las condiciones de óptimo.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4BF9E8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Determina la cantidad y el precio que maximizan el beneficio.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BF3AD4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Comprueba que el punto es un máximo.</w:t>
            </w:r>
          </w:p>
        </w:tc>
      </w:tr>
      <w:tr w:rsidR="00F16FBE" w14:paraId="7FF2544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38D35" w14:textId="77777777" w:rsidR="00F16FBE" w:rsidRDefault="00F16FB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AD286F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Elasticidad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F4FFAC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Calcula mal la elasticidad.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0118B1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Calcula e interpreta la elasticidad precio de la demanda.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1D0268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Relaciona la elasticidad con la política de precios.</w:t>
            </w:r>
          </w:p>
        </w:tc>
      </w:tr>
      <w:tr w:rsidR="00F16FBE" w14:paraId="57A5380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720DA" w14:textId="77777777" w:rsidR="00F16FBE" w:rsidRDefault="00F16FB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D3F993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Sensibilidad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1A66F4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Omite el análisis de sensibilidad.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EC5D5C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Mide el efecto de cambios en precios y costos.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C6472C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Recomienda una decisión según los escenarios.</w:t>
            </w:r>
          </w:p>
        </w:tc>
      </w:tr>
      <w:tr w:rsidR="00F16FBE" w14:paraId="4D60E43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34499" w14:textId="77777777" w:rsidR="00F16FBE" w:rsidRDefault="00F16FBE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4B9C8B" w14:textId="77777777" w:rsidR="00F16FBE" w:rsidRPr="001A0827" w:rsidRDefault="008F7E16">
            <w:pPr>
              <w:spacing w:before="20" w:after="20"/>
              <w:jc w:val="center"/>
            </w:pPr>
            <w:r w:rsidRPr="001A0827">
              <w:rPr>
                <w:b/>
                <w:bCs/>
                <w:i/>
                <w:iCs/>
                <w:sz w:val="21"/>
                <w:szCs w:val="21"/>
              </w:rPr>
              <w:t xml:space="preserve">Producto 13: </w:t>
            </w:r>
            <w:r w:rsidRPr="001A0827">
              <w:rPr>
                <w:sz w:val="21"/>
                <w:szCs w:val="21"/>
              </w:rPr>
              <w:t>Práctico de integrales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C136D1" w14:textId="51A36E02" w:rsidR="00F16FBE" w:rsidRPr="001A0827" w:rsidRDefault="0074750F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7</w:t>
            </w:r>
            <w:r w:rsidR="008F7E16" w:rsidRPr="001A0827">
              <w:rPr>
                <w:b/>
                <w:bCs/>
                <w:i/>
                <w:iCs/>
                <w:sz w:val="21"/>
                <w:szCs w:val="21"/>
              </w:rPr>
              <w:t>%</w:t>
            </w:r>
          </w:p>
        </w:tc>
      </w:tr>
      <w:tr w:rsidR="00F16FBE" w14:paraId="06F03CA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FE83A" w14:textId="77777777" w:rsidR="00F16FBE" w:rsidRDefault="00F16FB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1CAF2A" w14:textId="77777777" w:rsidR="00F16FBE" w:rsidRPr="001A0827" w:rsidRDefault="008F7E16">
            <w:pPr>
              <w:spacing w:before="20" w:after="20"/>
              <w:jc w:val="center"/>
            </w:pPr>
            <w:r w:rsidRPr="001A0827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78E400" w14:textId="77777777" w:rsidR="00F16FBE" w:rsidRPr="001A0827" w:rsidRDefault="008F7E16">
            <w:pPr>
              <w:spacing w:before="20" w:after="20"/>
              <w:jc w:val="center"/>
            </w:pPr>
            <w:r w:rsidRPr="001A0827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CFDD0B" w14:textId="77777777" w:rsidR="00F16FBE" w:rsidRPr="001A0827" w:rsidRDefault="008F7E16">
            <w:pPr>
              <w:spacing w:before="20" w:after="20"/>
              <w:jc w:val="center"/>
            </w:pPr>
            <w:r w:rsidRPr="001A0827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5FD160" w14:textId="77777777" w:rsidR="00F16FBE" w:rsidRPr="001A0827" w:rsidRDefault="008F7E16">
            <w:pPr>
              <w:spacing w:before="20" w:after="20"/>
              <w:jc w:val="center"/>
            </w:pPr>
            <w:r w:rsidRPr="001A0827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F16FBE" w14:paraId="1EC0B23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4626F" w14:textId="77777777" w:rsidR="00F16FBE" w:rsidRDefault="00F16FB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510EE5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Método de integración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B54779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Elige un método que no corresponde.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83D675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Aplica el método adecuado a cada integral.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C716C2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Justifica la elección del método.</w:t>
            </w:r>
          </w:p>
        </w:tc>
      </w:tr>
      <w:tr w:rsidR="00F16FBE" w14:paraId="1770463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0F7F6" w14:textId="77777777" w:rsidR="00F16FBE" w:rsidRDefault="00F16FB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B5835E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Integral definida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7D6F4F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Evalúa mal los límites de integración.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241274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Aplica correctamente el teorema fundamental.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E49D39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Comprueba el resultado derivando la primitiva.</w:t>
            </w:r>
          </w:p>
        </w:tc>
      </w:tr>
      <w:tr w:rsidR="00F16FBE" w14:paraId="2EEE7C0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257CD" w14:textId="77777777" w:rsidR="00F16FBE" w:rsidRDefault="00F16FB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2F3765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Exactitud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6CC64D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Presenta errores de cálculo.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00630B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Los resultados son correctos.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E48C7D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Presenta el desarrollo ordenado y completo.</w:t>
            </w:r>
          </w:p>
        </w:tc>
      </w:tr>
      <w:tr w:rsidR="00F16FBE" w14:paraId="6308A91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9634D" w14:textId="77777777" w:rsidR="00F16FBE" w:rsidRDefault="00F16FBE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034860" w14:textId="77777777" w:rsidR="00F16FBE" w:rsidRPr="001A0827" w:rsidRDefault="008F7E16">
            <w:pPr>
              <w:spacing w:before="20" w:after="20"/>
              <w:jc w:val="center"/>
            </w:pPr>
            <w:r w:rsidRPr="001A0827">
              <w:rPr>
                <w:b/>
                <w:bCs/>
                <w:i/>
                <w:iCs/>
                <w:sz w:val="21"/>
                <w:szCs w:val="21"/>
              </w:rPr>
              <w:t xml:space="preserve">Producto 14: </w:t>
            </w:r>
            <w:r w:rsidRPr="001A0827">
              <w:rPr>
                <w:sz w:val="21"/>
                <w:szCs w:val="21"/>
              </w:rPr>
              <w:t>Informe de aplicación de la integral definida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FC8F0D" w14:textId="77777777" w:rsidR="00F16FBE" w:rsidRPr="001A0827" w:rsidRDefault="008F7E16">
            <w:pPr>
              <w:spacing w:before="20" w:after="20"/>
              <w:jc w:val="center"/>
            </w:pPr>
            <w:r w:rsidRPr="001A0827">
              <w:rPr>
                <w:b/>
                <w:bCs/>
                <w:i/>
                <w:iCs/>
                <w:sz w:val="21"/>
                <w:szCs w:val="21"/>
              </w:rPr>
              <w:t>8%</w:t>
            </w:r>
          </w:p>
        </w:tc>
      </w:tr>
      <w:tr w:rsidR="00F16FBE" w14:paraId="7CD18F1E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B6FC8" w14:textId="77777777" w:rsidR="00F16FBE" w:rsidRDefault="00F16FB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0C2DBE" w14:textId="77777777" w:rsidR="00F16FBE" w:rsidRPr="001A0827" w:rsidRDefault="008F7E16">
            <w:pPr>
              <w:spacing w:before="20" w:after="20"/>
              <w:jc w:val="center"/>
            </w:pPr>
            <w:r w:rsidRPr="001A0827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437C95" w14:textId="77777777" w:rsidR="00F16FBE" w:rsidRPr="001A0827" w:rsidRDefault="008F7E16">
            <w:pPr>
              <w:spacing w:before="20" w:after="20"/>
              <w:jc w:val="center"/>
            </w:pPr>
            <w:r w:rsidRPr="001A0827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0F408F" w14:textId="77777777" w:rsidR="00F16FBE" w:rsidRPr="001A0827" w:rsidRDefault="008F7E16">
            <w:pPr>
              <w:spacing w:before="20" w:after="20"/>
              <w:jc w:val="center"/>
            </w:pPr>
            <w:r w:rsidRPr="001A0827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2CA562" w14:textId="77777777" w:rsidR="00F16FBE" w:rsidRPr="001A0827" w:rsidRDefault="008F7E16">
            <w:pPr>
              <w:spacing w:before="20" w:after="20"/>
              <w:jc w:val="center"/>
            </w:pPr>
            <w:r w:rsidRPr="001A0827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F16FBE" w14:paraId="54A67A94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C6F08" w14:textId="77777777" w:rsidR="00F16FBE" w:rsidRDefault="00F16FB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EC4691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Planteamiento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5C1F83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No identifica la función a integrar.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31C1B9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Plantea la integral del ingreso marginal.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E1CDF1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Explica el significado económico del área.</w:t>
            </w:r>
          </w:p>
        </w:tc>
      </w:tr>
      <w:tr w:rsidR="00F16FBE" w14:paraId="225F570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96C6A" w14:textId="77777777" w:rsidR="00F16FBE" w:rsidRDefault="00F16FB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80E086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Cálculo del área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322922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El área es incorrecta.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60B685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Calcula correctamente el área y el ingreso acumulado.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46FCDC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Representa el área en una gráfica.</w:t>
            </w:r>
          </w:p>
        </w:tc>
      </w:tr>
      <w:tr w:rsidR="00F16FBE" w14:paraId="58551263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A1F27" w14:textId="77777777" w:rsidR="00F16FBE" w:rsidRDefault="00F16FB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A9E7D2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Integridad del reporte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2F3629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Omite los supuestos del modelo.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3D98B1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Señala los supuestos empleados.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1770F5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Indica los límites del modelo matemático.</w:t>
            </w:r>
          </w:p>
        </w:tc>
      </w:tr>
      <w:tr w:rsidR="00F16FBE" w14:paraId="02EC8AB4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F4053" w14:textId="77777777" w:rsidR="00F16FBE" w:rsidRDefault="00F16FBE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439143" w14:textId="77777777" w:rsidR="00F16FBE" w:rsidRPr="001A0827" w:rsidRDefault="008F7E16">
            <w:pPr>
              <w:spacing w:before="20" w:after="20"/>
              <w:jc w:val="center"/>
            </w:pPr>
            <w:r w:rsidRPr="001A0827">
              <w:rPr>
                <w:b/>
                <w:bCs/>
                <w:i/>
                <w:iCs/>
                <w:sz w:val="21"/>
                <w:szCs w:val="21"/>
              </w:rPr>
              <w:t xml:space="preserve">Producto 15: </w:t>
            </w:r>
            <w:r w:rsidRPr="001A0827">
              <w:rPr>
                <w:sz w:val="21"/>
                <w:szCs w:val="21"/>
              </w:rPr>
              <w:t>Práctico de derivadas parciales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287A67" w14:textId="77777777" w:rsidR="00F16FBE" w:rsidRPr="001A0827" w:rsidRDefault="008F7E16">
            <w:pPr>
              <w:spacing w:before="20" w:after="20"/>
              <w:jc w:val="center"/>
            </w:pPr>
            <w:r w:rsidRPr="001A0827">
              <w:rPr>
                <w:b/>
                <w:bCs/>
                <w:i/>
                <w:iCs/>
                <w:sz w:val="21"/>
                <w:szCs w:val="21"/>
              </w:rPr>
              <w:t>7%</w:t>
            </w:r>
          </w:p>
        </w:tc>
      </w:tr>
      <w:tr w:rsidR="00F16FBE" w14:paraId="27FAFDA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1C13B" w14:textId="77777777" w:rsidR="00F16FBE" w:rsidRDefault="00F16FB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AEC3DC" w14:textId="77777777" w:rsidR="00F16FBE" w:rsidRPr="001A0827" w:rsidRDefault="008F7E16">
            <w:pPr>
              <w:spacing w:before="20" w:after="20"/>
              <w:jc w:val="center"/>
            </w:pPr>
            <w:r w:rsidRPr="001A0827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9CAE14" w14:textId="77777777" w:rsidR="00F16FBE" w:rsidRPr="001A0827" w:rsidRDefault="008F7E16">
            <w:pPr>
              <w:spacing w:before="20" w:after="20"/>
              <w:jc w:val="center"/>
            </w:pPr>
            <w:r w:rsidRPr="001A0827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CF2955" w14:textId="77777777" w:rsidR="00F16FBE" w:rsidRPr="001A0827" w:rsidRDefault="008F7E16">
            <w:pPr>
              <w:spacing w:before="20" w:after="20"/>
              <w:jc w:val="center"/>
            </w:pPr>
            <w:r w:rsidRPr="001A0827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71634A" w14:textId="77777777" w:rsidR="00F16FBE" w:rsidRPr="001A0827" w:rsidRDefault="008F7E16">
            <w:pPr>
              <w:spacing w:before="20" w:after="20"/>
              <w:jc w:val="center"/>
            </w:pPr>
            <w:r w:rsidRPr="001A0827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F16FBE" w14:paraId="1D76E6A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2AFFC" w14:textId="77777777" w:rsidR="00F16FBE" w:rsidRDefault="00F16FB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864418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Derivadas parciales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EF15A1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Deriva sin mantener constantes las demás variables.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1D6AD8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Calcula las derivadas parciales correctamente.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98EADC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Interpreta cada derivada como productividad marginal.</w:t>
            </w:r>
          </w:p>
        </w:tc>
      </w:tr>
      <w:tr w:rsidR="00F16FBE" w14:paraId="7837308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B10FE" w14:textId="77777777" w:rsidR="00F16FBE" w:rsidRDefault="00F16FB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47E44D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Regla de la cadena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0E138D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Aplica mal la regla de la cadena.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10B6D4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Deriva funciones compuestas con la regla de la cadena.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42BC1C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Explica la dependencia entre las variables.</w:t>
            </w:r>
          </w:p>
        </w:tc>
      </w:tr>
      <w:tr w:rsidR="00F16FBE" w14:paraId="2543359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D60EA" w14:textId="77777777" w:rsidR="00F16FBE" w:rsidRDefault="00F16FB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8BED77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Diferencial total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21BCD4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Omite términos de la diferencial.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55FF9B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Obtiene la diferencial total completa.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3BE168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Estima con ella una variación de la producción.</w:t>
            </w:r>
          </w:p>
        </w:tc>
      </w:tr>
      <w:tr w:rsidR="00F16FBE" w14:paraId="79E4A9C8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C91EB" w14:textId="77777777" w:rsidR="00F16FBE" w:rsidRDefault="00F16FBE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269B98" w14:textId="77777777" w:rsidR="00F16FBE" w:rsidRPr="001A0827" w:rsidRDefault="008F7E16">
            <w:pPr>
              <w:spacing w:before="20" w:after="20"/>
              <w:jc w:val="center"/>
            </w:pPr>
            <w:r w:rsidRPr="001A0827">
              <w:rPr>
                <w:b/>
                <w:bCs/>
                <w:i/>
                <w:iCs/>
                <w:sz w:val="21"/>
                <w:szCs w:val="21"/>
              </w:rPr>
              <w:t xml:space="preserve">Producto 16: </w:t>
            </w:r>
            <w:r w:rsidRPr="001A0827">
              <w:rPr>
                <w:sz w:val="21"/>
                <w:szCs w:val="21"/>
              </w:rPr>
              <w:t xml:space="preserve">Problema con multiplicador de </w:t>
            </w:r>
            <w:proofErr w:type="spellStart"/>
            <w:r w:rsidRPr="001A0827">
              <w:rPr>
                <w:sz w:val="21"/>
                <w:szCs w:val="21"/>
              </w:rPr>
              <w:t>Lagrange</w:t>
            </w:r>
            <w:proofErr w:type="spellEnd"/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2BEB09" w14:textId="5F556457" w:rsidR="00F16FBE" w:rsidRPr="001A0827" w:rsidRDefault="0074750F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6</w:t>
            </w:r>
            <w:r w:rsidR="008F7E16" w:rsidRPr="001A0827">
              <w:rPr>
                <w:b/>
                <w:bCs/>
                <w:i/>
                <w:iCs/>
                <w:sz w:val="21"/>
                <w:szCs w:val="21"/>
              </w:rPr>
              <w:t>%</w:t>
            </w:r>
          </w:p>
        </w:tc>
      </w:tr>
      <w:tr w:rsidR="00F16FBE" w14:paraId="59D3C04E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264FA" w14:textId="77777777" w:rsidR="00F16FBE" w:rsidRDefault="00F16FB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F8A674" w14:textId="77777777" w:rsidR="00F16FBE" w:rsidRPr="001A0827" w:rsidRDefault="008F7E16">
            <w:pPr>
              <w:spacing w:before="20" w:after="20"/>
              <w:jc w:val="center"/>
            </w:pPr>
            <w:r w:rsidRPr="001A0827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16B5F7" w14:textId="77777777" w:rsidR="00F16FBE" w:rsidRPr="001A0827" w:rsidRDefault="008F7E16">
            <w:pPr>
              <w:spacing w:before="20" w:after="20"/>
              <w:jc w:val="center"/>
            </w:pPr>
            <w:r w:rsidRPr="001A0827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4F8818" w14:textId="77777777" w:rsidR="00F16FBE" w:rsidRPr="001A0827" w:rsidRDefault="008F7E16">
            <w:pPr>
              <w:spacing w:before="20" w:after="20"/>
              <w:jc w:val="center"/>
            </w:pPr>
            <w:r w:rsidRPr="001A0827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24BF82" w14:textId="77777777" w:rsidR="00F16FBE" w:rsidRPr="001A0827" w:rsidRDefault="008F7E16">
            <w:pPr>
              <w:spacing w:before="20" w:after="20"/>
              <w:jc w:val="center"/>
            </w:pPr>
            <w:r w:rsidRPr="001A0827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F16FBE" w14:paraId="06D042C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567A0" w14:textId="77777777" w:rsidR="00F16FBE" w:rsidRDefault="00F16FB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E51F32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 xml:space="preserve">Función de </w:t>
            </w:r>
            <w:proofErr w:type="spellStart"/>
            <w:r w:rsidRPr="001A0827">
              <w:rPr>
                <w:sz w:val="21"/>
                <w:szCs w:val="21"/>
              </w:rPr>
              <w:t>Lagrange</w:t>
            </w:r>
            <w:proofErr w:type="spellEnd"/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EA923C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Plantea mal la función o la restricción.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F8F62B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 xml:space="preserve">Plantea la función de </w:t>
            </w:r>
            <w:proofErr w:type="spellStart"/>
            <w:r w:rsidRPr="001A0827">
              <w:rPr>
                <w:sz w:val="21"/>
                <w:szCs w:val="21"/>
              </w:rPr>
              <w:t>Lagrange</w:t>
            </w:r>
            <w:proofErr w:type="spellEnd"/>
            <w:r w:rsidRPr="001A0827">
              <w:rPr>
                <w:sz w:val="21"/>
                <w:szCs w:val="21"/>
              </w:rPr>
              <w:t xml:space="preserve"> del problema.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089888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Explica el papel de la restricción presupuestaria.</w:t>
            </w:r>
          </w:p>
        </w:tc>
      </w:tr>
      <w:tr w:rsidR="00F16FBE" w14:paraId="3CB9359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E3D3B" w14:textId="77777777" w:rsidR="00F16FBE" w:rsidRDefault="00F16FB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9FED15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Solución óptima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5700CA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El sistema de condiciones está mal resuelto.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C62E22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Halla la combinación óptima de insumos.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E4A5CA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Interpreta el valor del multiplicador.</w:t>
            </w:r>
          </w:p>
        </w:tc>
      </w:tr>
      <w:tr w:rsidR="00F16FBE" w14:paraId="4AF000B3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A8BFF" w14:textId="77777777" w:rsidR="00F16FBE" w:rsidRDefault="00F16FB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E985CF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Verificación digital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BF3DAC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No verifica el resultado.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ADE9C5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Verifica la solución en hoja de cálculo.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EDEED4" w14:textId="77777777" w:rsidR="00F16FBE" w:rsidRPr="001A0827" w:rsidRDefault="008F7E16">
            <w:pPr>
              <w:spacing w:before="20" w:after="20"/>
            </w:pPr>
            <w:r w:rsidRPr="001A0827">
              <w:rPr>
                <w:sz w:val="21"/>
                <w:szCs w:val="21"/>
              </w:rPr>
              <w:t>Analiza el cambio del óptimo ante otro presupuesto.</w:t>
            </w:r>
          </w:p>
        </w:tc>
      </w:tr>
      <w:tr w:rsidR="00F16FBE" w14:paraId="0097243C" w14:textId="77777777"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7AA04" w14:textId="77777777" w:rsidR="00F16FBE" w:rsidRDefault="00F16FBE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22573C" w14:textId="77777777" w:rsidR="00F16FBE" w:rsidRPr="001A0827" w:rsidRDefault="008F7E16">
            <w:pPr>
              <w:spacing w:before="20" w:after="20"/>
              <w:jc w:val="center"/>
            </w:pPr>
            <w:r w:rsidRPr="001A0827">
              <w:rPr>
                <w:b/>
                <w:bCs/>
                <w:i/>
                <w:iCs/>
                <w:sz w:val="21"/>
                <w:szCs w:val="21"/>
              </w:rPr>
              <w:t>TOTAL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797555" w14:textId="77777777" w:rsidR="00F16FBE" w:rsidRPr="001A0827" w:rsidRDefault="008F7E16">
            <w:pPr>
              <w:spacing w:before="20" w:after="20"/>
              <w:jc w:val="center"/>
            </w:pPr>
            <w:r w:rsidRPr="001A0827">
              <w:rPr>
                <w:b/>
                <w:bCs/>
                <w:i/>
                <w:iCs/>
                <w:sz w:val="21"/>
                <w:szCs w:val="21"/>
              </w:rPr>
              <w:t>100%</w:t>
            </w:r>
          </w:p>
        </w:tc>
      </w:tr>
      <w:tr w:rsidR="00F16FBE" w14:paraId="68AB648B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55C9EB" w14:textId="77777777" w:rsidR="00F16FBE" w:rsidRPr="00EC01D8" w:rsidRDefault="008F7E16">
            <w:pPr>
              <w:spacing w:before="20" w:after="20"/>
            </w:pPr>
            <w:r w:rsidRPr="00EC01D8">
              <w:rPr>
                <w:b/>
                <w:bCs/>
                <w:i/>
                <w:iCs/>
                <w:sz w:val="21"/>
                <w:szCs w:val="21"/>
              </w:rPr>
              <w:t>Bibliografía básica:</w:t>
            </w:r>
          </w:p>
          <w:p w14:paraId="13301816" w14:textId="77777777" w:rsidR="00F16FBE" w:rsidRPr="00EC01D8" w:rsidRDefault="008F7E16">
            <w:pPr>
              <w:spacing w:before="10" w:after="10"/>
              <w:ind w:left="360" w:hanging="360"/>
            </w:pPr>
            <w:proofErr w:type="spellStart"/>
            <w:r w:rsidRPr="00EC01D8">
              <w:rPr>
                <w:sz w:val="21"/>
                <w:szCs w:val="21"/>
              </w:rPr>
              <w:t>Ayres</w:t>
            </w:r>
            <w:proofErr w:type="spellEnd"/>
            <w:r w:rsidRPr="00EC01D8">
              <w:rPr>
                <w:sz w:val="21"/>
                <w:szCs w:val="21"/>
              </w:rPr>
              <w:t xml:space="preserve"> Jr., F. (1970). </w:t>
            </w:r>
            <w:r w:rsidRPr="00EC01D8">
              <w:rPr>
                <w:i/>
                <w:iCs/>
                <w:sz w:val="21"/>
                <w:szCs w:val="21"/>
              </w:rPr>
              <w:t>Cálculo diferencial e integral</w:t>
            </w:r>
            <w:r w:rsidRPr="00EC01D8">
              <w:rPr>
                <w:sz w:val="21"/>
                <w:szCs w:val="21"/>
              </w:rPr>
              <w:t>. Colombia: McGraw Hill.</w:t>
            </w:r>
          </w:p>
          <w:p w14:paraId="3718CF85" w14:textId="77777777" w:rsidR="00F16FBE" w:rsidRPr="00EC01D8" w:rsidRDefault="008F7E16">
            <w:pPr>
              <w:spacing w:before="10" w:after="10"/>
              <w:ind w:left="360" w:hanging="360"/>
            </w:pPr>
            <w:r w:rsidRPr="00EC01D8">
              <w:rPr>
                <w:sz w:val="21"/>
                <w:szCs w:val="21"/>
              </w:rPr>
              <w:t>Decreto Supremo N° 24051, Reglamento del Impuesto sobre las Utilidades de las Empresas, de 29 de junio de 1995. Gaceta Oficial de Bolivia.</w:t>
            </w:r>
          </w:p>
          <w:p w14:paraId="4DDDFEC0" w14:textId="77777777" w:rsidR="00F16FBE" w:rsidRPr="00EC01D8" w:rsidRDefault="008F7E16">
            <w:pPr>
              <w:spacing w:before="10" w:after="10"/>
              <w:ind w:left="360" w:hanging="360"/>
            </w:pPr>
            <w:r w:rsidRPr="00EC01D8">
              <w:rPr>
                <w:sz w:val="21"/>
                <w:szCs w:val="21"/>
              </w:rPr>
              <w:t>Ejercicios resueltos de integrales y problemas de aplicación.</w:t>
            </w:r>
          </w:p>
          <w:p w14:paraId="5882F8FF" w14:textId="77777777" w:rsidR="00F16FBE" w:rsidRPr="00EC01D8" w:rsidRDefault="008F7E16">
            <w:pPr>
              <w:spacing w:before="10" w:after="10"/>
              <w:ind w:left="360" w:hanging="360"/>
            </w:pPr>
            <w:r w:rsidRPr="00EC01D8">
              <w:rPr>
                <w:sz w:val="21"/>
                <w:szCs w:val="21"/>
              </w:rPr>
              <w:t>Ejercicios resueltos de límites y derivadas.</w:t>
            </w:r>
          </w:p>
          <w:p w14:paraId="33972208" w14:textId="77777777" w:rsidR="00F16FBE" w:rsidRPr="00EC01D8" w:rsidRDefault="008F7E16">
            <w:pPr>
              <w:spacing w:before="10" w:after="10"/>
              <w:ind w:left="360" w:hanging="360"/>
            </w:pPr>
            <w:proofErr w:type="spellStart"/>
            <w:r w:rsidRPr="00EC01D8">
              <w:rPr>
                <w:sz w:val="21"/>
                <w:szCs w:val="21"/>
              </w:rPr>
              <w:t>Leithold</w:t>
            </w:r>
            <w:proofErr w:type="spellEnd"/>
            <w:r w:rsidRPr="00EC01D8">
              <w:rPr>
                <w:sz w:val="21"/>
                <w:szCs w:val="21"/>
              </w:rPr>
              <w:t xml:space="preserve">, L. (1973). </w:t>
            </w:r>
            <w:r w:rsidRPr="00EC01D8">
              <w:rPr>
                <w:i/>
                <w:iCs/>
                <w:sz w:val="21"/>
                <w:szCs w:val="21"/>
              </w:rPr>
              <w:t>El cálculo con geometría analítica</w:t>
            </w:r>
            <w:r w:rsidRPr="00EC01D8">
              <w:rPr>
                <w:sz w:val="21"/>
                <w:szCs w:val="21"/>
              </w:rPr>
              <w:t xml:space="preserve">. México D.F.: </w:t>
            </w:r>
            <w:proofErr w:type="spellStart"/>
            <w:r w:rsidRPr="00EC01D8">
              <w:rPr>
                <w:sz w:val="21"/>
                <w:szCs w:val="21"/>
              </w:rPr>
              <w:t>Harla</w:t>
            </w:r>
            <w:proofErr w:type="spellEnd"/>
            <w:r w:rsidRPr="00EC01D8">
              <w:rPr>
                <w:sz w:val="21"/>
                <w:szCs w:val="21"/>
              </w:rPr>
              <w:t>.</w:t>
            </w:r>
          </w:p>
          <w:p w14:paraId="48016D1D" w14:textId="77777777" w:rsidR="00F16FBE" w:rsidRPr="00EC01D8" w:rsidRDefault="008F7E16">
            <w:pPr>
              <w:spacing w:before="10" w:after="10"/>
              <w:ind w:left="360" w:hanging="360"/>
            </w:pPr>
            <w:r w:rsidRPr="00EC01D8">
              <w:rPr>
                <w:sz w:val="21"/>
                <w:szCs w:val="21"/>
              </w:rPr>
              <w:t xml:space="preserve">Taylor, H. (1995). </w:t>
            </w:r>
            <w:r w:rsidRPr="00EC01D8">
              <w:rPr>
                <w:i/>
                <w:iCs/>
                <w:sz w:val="21"/>
                <w:szCs w:val="21"/>
              </w:rPr>
              <w:t>Cálculo diferencial e integral</w:t>
            </w:r>
            <w:r w:rsidRPr="00EC01D8">
              <w:rPr>
                <w:sz w:val="21"/>
                <w:szCs w:val="21"/>
              </w:rPr>
              <w:t xml:space="preserve">. México: </w:t>
            </w:r>
            <w:proofErr w:type="spellStart"/>
            <w:r w:rsidRPr="00EC01D8">
              <w:rPr>
                <w:sz w:val="21"/>
                <w:szCs w:val="21"/>
              </w:rPr>
              <w:t>Limusa</w:t>
            </w:r>
            <w:proofErr w:type="spellEnd"/>
            <w:r w:rsidRPr="00EC01D8">
              <w:rPr>
                <w:sz w:val="21"/>
                <w:szCs w:val="21"/>
              </w:rPr>
              <w:t>.</w:t>
            </w:r>
          </w:p>
          <w:p w14:paraId="79C3D410" w14:textId="77777777" w:rsidR="00F16FBE" w:rsidRPr="00EC01D8" w:rsidRDefault="008F7E16">
            <w:pPr>
              <w:spacing w:before="10" w:after="10"/>
              <w:ind w:left="360" w:hanging="360"/>
            </w:pPr>
            <w:r w:rsidRPr="00EC01D8">
              <w:rPr>
                <w:sz w:val="21"/>
                <w:szCs w:val="21"/>
              </w:rPr>
              <w:t xml:space="preserve">Weber, J. E. y Espinoza, R. E. (2003). </w:t>
            </w:r>
            <w:r w:rsidRPr="00EC01D8">
              <w:rPr>
                <w:i/>
                <w:iCs/>
                <w:sz w:val="21"/>
                <w:szCs w:val="21"/>
              </w:rPr>
              <w:t>Solucionario de matemática para administración y economía</w:t>
            </w:r>
            <w:r w:rsidRPr="00EC01D8">
              <w:rPr>
                <w:sz w:val="21"/>
                <w:szCs w:val="21"/>
              </w:rPr>
              <w:t>. 2da. edición. Lima - Perú.</w:t>
            </w:r>
          </w:p>
        </w:tc>
      </w:tr>
      <w:tr w:rsidR="00F16FBE" w14:paraId="0A684CA9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3D16B8" w14:textId="77777777" w:rsidR="00F16FBE" w:rsidRPr="00EC01D8" w:rsidRDefault="008F7E16">
            <w:pPr>
              <w:spacing w:before="20" w:after="20"/>
            </w:pPr>
            <w:r w:rsidRPr="00EC01D8">
              <w:rPr>
                <w:b/>
                <w:bCs/>
                <w:i/>
                <w:iCs/>
                <w:sz w:val="21"/>
                <w:szCs w:val="21"/>
              </w:rPr>
              <w:t>Bibliografía complementaria:</w:t>
            </w:r>
          </w:p>
          <w:p w14:paraId="4C9D4BBD" w14:textId="77777777" w:rsidR="00F16FBE" w:rsidRPr="00EC01D8" w:rsidRDefault="008F7E16">
            <w:pPr>
              <w:spacing w:before="10" w:after="10"/>
              <w:ind w:left="360" w:hanging="360"/>
            </w:pPr>
            <w:proofErr w:type="spellStart"/>
            <w:r w:rsidRPr="00EC01D8">
              <w:rPr>
                <w:sz w:val="21"/>
                <w:szCs w:val="21"/>
              </w:rPr>
              <w:t>Deminovich</w:t>
            </w:r>
            <w:proofErr w:type="spellEnd"/>
            <w:r w:rsidRPr="00EC01D8">
              <w:rPr>
                <w:sz w:val="21"/>
                <w:szCs w:val="21"/>
              </w:rPr>
              <w:t xml:space="preserve">, R. P. (1990). </w:t>
            </w:r>
            <w:r w:rsidRPr="00EC01D8">
              <w:rPr>
                <w:i/>
                <w:iCs/>
                <w:sz w:val="21"/>
                <w:szCs w:val="21"/>
              </w:rPr>
              <w:t>Cálculo diferencial e integral</w:t>
            </w:r>
            <w:r w:rsidRPr="00EC01D8">
              <w:rPr>
                <w:sz w:val="21"/>
                <w:szCs w:val="21"/>
              </w:rPr>
              <w:t>. Madrid: Mir Moscú.</w:t>
            </w:r>
          </w:p>
          <w:p w14:paraId="496F62A8" w14:textId="77777777" w:rsidR="00F16FBE" w:rsidRPr="00EC01D8" w:rsidRDefault="008F7E16">
            <w:pPr>
              <w:spacing w:before="10" w:after="10"/>
              <w:ind w:left="360" w:hanging="360"/>
            </w:pPr>
            <w:proofErr w:type="spellStart"/>
            <w:r w:rsidRPr="00EC01D8">
              <w:rPr>
                <w:sz w:val="21"/>
                <w:szCs w:val="21"/>
              </w:rPr>
              <w:t>Deminovich</w:t>
            </w:r>
            <w:proofErr w:type="spellEnd"/>
            <w:r w:rsidRPr="00EC01D8">
              <w:rPr>
                <w:sz w:val="21"/>
                <w:szCs w:val="21"/>
              </w:rPr>
              <w:t xml:space="preserve">, R. P. (1990). </w:t>
            </w:r>
            <w:r w:rsidRPr="00EC01D8">
              <w:rPr>
                <w:i/>
                <w:iCs/>
                <w:sz w:val="21"/>
                <w:szCs w:val="21"/>
              </w:rPr>
              <w:t>5000 problemas de análisis matemático</w:t>
            </w:r>
            <w:r w:rsidRPr="00EC01D8">
              <w:rPr>
                <w:sz w:val="21"/>
                <w:szCs w:val="21"/>
              </w:rPr>
              <w:t>. Madrid: Paraninfo.</w:t>
            </w:r>
          </w:p>
          <w:p w14:paraId="5128AE6E" w14:textId="77777777" w:rsidR="00F16FBE" w:rsidRPr="00EC01D8" w:rsidRDefault="008F7E16">
            <w:pPr>
              <w:spacing w:before="10" w:after="10"/>
              <w:ind w:left="360" w:hanging="360"/>
            </w:pPr>
            <w:proofErr w:type="spellStart"/>
            <w:r w:rsidRPr="00EC01D8">
              <w:rPr>
                <w:sz w:val="21"/>
                <w:szCs w:val="21"/>
              </w:rPr>
              <w:t>Haeussler</w:t>
            </w:r>
            <w:proofErr w:type="spellEnd"/>
            <w:r w:rsidRPr="00EC01D8">
              <w:rPr>
                <w:sz w:val="21"/>
                <w:szCs w:val="21"/>
              </w:rPr>
              <w:t xml:space="preserve">, E. F., Paul, R. S. y Wood, R. J. (2012). </w:t>
            </w:r>
            <w:r w:rsidRPr="00EC01D8">
              <w:rPr>
                <w:i/>
                <w:iCs/>
                <w:sz w:val="21"/>
                <w:szCs w:val="21"/>
              </w:rPr>
              <w:t>Matemáticas para administración y economía</w:t>
            </w:r>
            <w:r w:rsidRPr="00EC01D8">
              <w:rPr>
                <w:sz w:val="21"/>
                <w:szCs w:val="21"/>
              </w:rPr>
              <w:t>. 12.ª edición. México: Pearson Educación.</w:t>
            </w:r>
          </w:p>
          <w:p w14:paraId="20B8A547" w14:textId="77777777" w:rsidR="00F16FBE" w:rsidRPr="00EC01D8" w:rsidRDefault="008F7E16">
            <w:pPr>
              <w:spacing w:before="10" w:after="10"/>
              <w:ind w:left="360" w:hanging="360"/>
            </w:pPr>
            <w:proofErr w:type="spellStart"/>
            <w:r w:rsidRPr="00EC01D8">
              <w:rPr>
                <w:sz w:val="21"/>
                <w:szCs w:val="21"/>
              </w:rPr>
              <w:t>Protter</w:t>
            </w:r>
            <w:proofErr w:type="spellEnd"/>
            <w:r w:rsidRPr="00EC01D8">
              <w:rPr>
                <w:sz w:val="21"/>
                <w:szCs w:val="21"/>
              </w:rPr>
              <w:t xml:space="preserve">, M. (1990). </w:t>
            </w:r>
            <w:r w:rsidRPr="00EC01D8">
              <w:rPr>
                <w:i/>
                <w:iCs/>
                <w:sz w:val="21"/>
                <w:szCs w:val="21"/>
              </w:rPr>
              <w:t>Análisis matemático</w:t>
            </w:r>
            <w:r w:rsidRPr="00EC01D8">
              <w:rPr>
                <w:sz w:val="21"/>
                <w:szCs w:val="21"/>
              </w:rPr>
              <w:t>. México: Fondo Educativo Interamericano.</w:t>
            </w:r>
          </w:p>
          <w:p w14:paraId="66A95D2C" w14:textId="77777777" w:rsidR="00F16FBE" w:rsidRPr="00EC01D8" w:rsidRDefault="008F7E16">
            <w:pPr>
              <w:spacing w:before="10" w:after="10"/>
              <w:ind w:left="360" w:hanging="360"/>
            </w:pPr>
            <w:proofErr w:type="spellStart"/>
            <w:r w:rsidRPr="00EC01D8">
              <w:rPr>
                <w:sz w:val="21"/>
                <w:szCs w:val="21"/>
              </w:rPr>
              <w:t>Spiegel</w:t>
            </w:r>
            <w:proofErr w:type="spellEnd"/>
            <w:r w:rsidRPr="00EC01D8">
              <w:rPr>
                <w:sz w:val="21"/>
                <w:szCs w:val="21"/>
              </w:rPr>
              <w:t xml:space="preserve">, R. M. (2005). </w:t>
            </w:r>
            <w:r w:rsidRPr="00EC01D8">
              <w:rPr>
                <w:i/>
                <w:iCs/>
                <w:sz w:val="21"/>
                <w:szCs w:val="21"/>
              </w:rPr>
              <w:t>Álgebra superior</w:t>
            </w:r>
            <w:r w:rsidRPr="00EC01D8">
              <w:rPr>
                <w:sz w:val="21"/>
                <w:szCs w:val="21"/>
              </w:rPr>
              <w:t>. Colombia: McGraw Hill.</w:t>
            </w:r>
          </w:p>
        </w:tc>
      </w:tr>
    </w:tbl>
    <w:p w14:paraId="5E51A38B" w14:textId="1FA11E20" w:rsidR="00864236" w:rsidRDefault="00864236"/>
    <w:p w14:paraId="71D7CFC4" w14:textId="77777777" w:rsidR="00864236" w:rsidRDefault="00864236" w:rsidP="00864236"/>
    <w:p w14:paraId="6145F74D" w14:textId="77777777" w:rsidR="00864236" w:rsidRDefault="00864236" w:rsidP="00864236"/>
    <w:p w14:paraId="526F0E13" w14:textId="77777777" w:rsidR="00864236" w:rsidRDefault="00864236" w:rsidP="00864236"/>
    <w:p w14:paraId="7FB8204A" w14:textId="77777777" w:rsidR="00864236" w:rsidRDefault="00864236" w:rsidP="00864236"/>
    <w:p w14:paraId="57EDB4AC" w14:textId="77777777" w:rsidR="00864236" w:rsidRDefault="00864236" w:rsidP="00864236"/>
    <w:p w14:paraId="637E24FC" w14:textId="77777777" w:rsidR="00864236" w:rsidRDefault="00864236" w:rsidP="00864236"/>
    <w:p w14:paraId="5BCBD751" w14:textId="77777777" w:rsidR="00864236" w:rsidRDefault="00864236" w:rsidP="00864236"/>
    <w:p w14:paraId="4D99CAD1" w14:textId="77777777" w:rsidR="00864236" w:rsidRDefault="00864236" w:rsidP="00864236"/>
    <w:p w14:paraId="7AADA3B5" w14:textId="77777777" w:rsidR="00864236" w:rsidRPr="00864236" w:rsidRDefault="00864236" w:rsidP="00864236">
      <w:pPr>
        <w:pStyle w:val="NormalWeb"/>
        <w:spacing w:before="280" w:beforeAutospacing="0" w:after="140" w:afterAutospacing="0"/>
        <w:rPr>
          <w:lang w:val="es-BO"/>
        </w:rPr>
      </w:pPr>
      <w:r w:rsidRPr="00864236">
        <w:rPr>
          <w:b/>
          <w:bCs/>
          <w:color w:val="000000"/>
          <w:sz w:val="26"/>
          <w:szCs w:val="26"/>
          <w:lang w:val="es-BO"/>
        </w:rPr>
        <w:lastRenderedPageBreak/>
        <w:t>Firmas</w:t>
      </w:r>
    </w:p>
    <w:p w14:paraId="726E5681" w14:textId="77777777" w:rsidR="00864236" w:rsidRPr="00864236" w:rsidRDefault="00864236" w:rsidP="00864236">
      <w:pPr>
        <w:pStyle w:val="NormalWeb"/>
        <w:spacing w:before="0" w:beforeAutospacing="0" w:after="120" w:afterAutospacing="0"/>
        <w:jc w:val="both"/>
        <w:rPr>
          <w:lang w:val="es-BO"/>
        </w:rPr>
      </w:pPr>
      <w:r w:rsidRPr="00864236">
        <w:rPr>
          <w:color w:val="000000"/>
          <w:sz w:val="22"/>
          <w:szCs w:val="22"/>
          <w:lang w:val="es-BO"/>
        </w:rPr>
        <w:t>En constancia de conformidad con lo revisado y acordado, firman:</w:t>
      </w:r>
    </w:p>
    <w:p w14:paraId="2A2E12AA" w14:textId="681BB630" w:rsidR="00864236" w:rsidRPr="00864236" w:rsidRDefault="00864236" w:rsidP="00864236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240"/>
        <w:gridCol w:w="2410"/>
        <w:gridCol w:w="1984"/>
      </w:tblGrid>
      <w:tr w:rsidR="00864236" w:rsidRPr="00864236" w14:paraId="7C3FE784" w14:textId="77777777" w:rsidTr="00864236">
        <w:tc>
          <w:tcPr>
            <w:tcW w:w="5240" w:type="dxa"/>
            <w:hideMark/>
          </w:tcPr>
          <w:p w14:paraId="36231BEA" w14:textId="77777777" w:rsidR="00864236" w:rsidRPr="00864236" w:rsidRDefault="00864236" w:rsidP="00864236">
            <w:pPr>
              <w:spacing w:line="375" w:lineRule="atLeast"/>
              <w:jc w:val="center"/>
              <w:rPr>
                <w:b/>
                <w:sz w:val="23"/>
                <w:szCs w:val="23"/>
              </w:rPr>
            </w:pPr>
            <w:r w:rsidRPr="00864236">
              <w:rPr>
                <w:b/>
                <w:sz w:val="23"/>
                <w:szCs w:val="23"/>
              </w:rPr>
              <w:t>Nombre Completo</w:t>
            </w:r>
          </w:p>
        </w:tc>
        <w:tc>
          <w:tcPr>
            <w:tcW w:w="2410" w:type="dxa"/>
            <w:hideMark/>
          </w:tcPr>
          <w:p w14:paraId="7BF29F9E" w14:textId="77777777" w:rsidR="00864236" w:rsidRPr="00864236" w:rsidRDefault="00864236" w:rsidP="00864236">
            <w:pPr>
              <w:spacing w:line="375" w:lineRule="atLeast"/>
              <w:jc w:val="center"/>
              <w:rPr>
                <w:b/>
                <w:sz w:val="23"/>
                <w:szCs w:val="23"/>
              </w:rPr>
            </w:pPr>
            <w:r w:rsidRPr="00864236">
              <w:rPr>
                <w:b/>
                <w:sz w:val="23"/>
                <w:szCs w:val="23"/>
              </w:rPr>
              <w:t>Condición</w:t>
            </w:r>
          </w:p>
        </w:tc>
        <w:tc>
          <w:tcPr>
            <w:tcW w:w="1984" w:type="dxa"/>
            <w:hideMark/>
          </w:tcPr>
          <w:p w14:paraId="25E278C5" w14:textId="77777777" w:rsidR="00864236" w:rsidRPr="00864236" w:rsidRDefault="00864236" w:rsidP="00864236">
            <w:pPr>
              <w:spacing w:line="375" w:lineRule="atLeast"/>
              <w:jc w:val="center"/>
              <w:rPr>
                <w:b/>
                <w:sz w:val="23"/>
                <w:szCs w:val="23"/>
              </w:rPr>
            </w:pPr>
            <w:r w:rsidRPr="00864236">
              <w:rPr>
                <w:b/>
                <w:sz w:val="23"/>
                <w:szCs w:val="23"/>
              </w:rPr>
              <w:t>Firma</w:t>
            </w:r>
          </w:p>
        </w:tc>
      </w:tr>
      <w:tr w:rsidR="00864236" w:rsidRPr="00864236" w14:paraId="00DD9888" w14:textId="77777777" w:rsidTr="003A615F">
        <w:trPr>
          <w:trHeight w:val="661"/>
        </w:trPr>
        <w:tc>
          <w:tcPr>
            <w:tcW w:w="5240" w:type="dxa"/>
            <w:vAlign w:val="center"/>
            <w:hideMark/>
          </w:tcPr>
          <w:p w14:paraId="69FDE4DB" w14:textId="34CDE953" w:rsidR="00864236" w:rsidRPr="00864236" w:rsidRDefault="00CD0495" w:rsidP="003A615F">
            <w:pPr>
              <w:spacing w:line="375" w:lineRule="atLeast"/>
              <w:rPr>
                <w:sz w:val="23"/>
                <w:szCs w:val="23"/>
              </w:rPr>
            </w:pPr>
            <w:r w:rsidRPr="00864236">
              <w:rPr>
                <w:sz w:val="23"/>
                <w:szCs w:val="23"/>
              </w:rPr>
              <w:t>Domingo Julio</w:t>
            </w:r>
            <w:r w:rsidRPr="00864236">
              <w:rPr>
                <w:sz w:val="23"/>
                <w:szCs w:val="23"/>
              </w:rPr>
              <w:t xml:space="preserve"> </w:t>
            </w:r>
            <w:r w:rsidR="00864236" w:rsidRPr="00864236">
              <w:rPr>
                <w:sz w:val="23"/>
                <w:szCs w:val="23"/>
              </w:rPr>
              <w:t xml:space="preserve">Pérez Centellas </w:t>
            </w:r>
          </w:p>
        </w:tc>
        <w:tc>
          <w:tcPr>
            <w:tcW w:w="2410" w:type="dxa"/>
            <w:vAlign w:val="center"/>
            <w:hideMark/>
          </w:tcPr>
          <w:p w14:paraId="4C41A563" w14:textId="77777777" w:rsidR="00864236" w:rsidRPr="00864236" w:rsidRDefault="00864236" w:rsidP="00403DFB">
            <w:pPr>
              <w:spacing w:line="375" w:lineRule="atLeast"/>
              <w:jc w:val="center"/>
              <w:rPr>
                <w:sz w:val="23"/>
                <w:szCs w:val="23"/>
              </w:rPr>
            </w:pPr>
            <w:r w:rsidRPr="00864236">
              <w:rPr>
                <w:sz w:val="23"/>
                <w:szCs w:val="23"/>
              </w:rPr>
              <w:t>Docente</w:t>
            </w:r>
          </w:p>
        </w:tc>
        <w:tc>
          <w:tcPr>
            <w:tcW w:w="1984" w:type="dxa"/>
            <w:hideMark/>
          </w:tcPr>
          <w:p w14:paraId="0D729C29" w14:textId="77777777" w:rsidR="00864236" w:rsidRPr="00864236" w:rsidRDefault="00864236" w:rsidP="00864236">
            <w:pPr>
              <w:spacing w:line="375" w:lineRule="atLeast"/>
              <w:jc w:val="center"/>
              <w:rPr>
                <w:sz w:val="23"/>
                <w:szCs w:val="23"/>
              </w:rPr>
            </w:pPr>
          </w:p>
        </w:tc>
      </w:tr>
      <w:tr w:rsidR="00864236" w:rsidRPr="00864236" w14:paraId="6AC0DC21" w14:textId="77777777" w:rsidTr="003A615F">
        <w:trPr>
          <w:trHeight w:val="699"/>
        </w:trPr>
        <w:tc>
          <w:tcPr>
            <w:tcW w:w="5240" w:type="dxa"/>
            <w:vAlign w:val="center"/>
            <w:hideMark/>
          </w:tcPr>
          <w:p w14:paraId="0C59E30F" w14:textId="4AD9A0D2" w:rsidR="00864236" w:rsidRPr="00864236" w:rsidRDefault="00CD0495" w:rsidP="003A615F">
            <w:pPr>
              <w:spacing w:line="375" w:lineRule="atLeast"/>
              <w:rPr>
                <w:sz w:val="23"/>
                <w:szCs w:val="23"/>
              </w:rPr>
            </w:pPr>
            <w:r w:rsidRPr="00864236">
              <w:rPr>
                <w:sz w:val="23"/>
                <w:szCs w:val="23"/>
              </w:rPr>
              <w:t>Hernán Roger</w:t>
            </w:r>
            <w:r w:rsidRPr="00864236">
              <w:rPr>
                <w:sz w:val="23"/>
                <w:szCs w:val="23"/>
              </w:rPr>
              <w:t xml:space="preserve"> </w:t>
            </w:r>
            <w:r w:rsidR="00864236" w:rsidRPr="00864236">
              <w:rPr>
                <w:sz w:val="23"/>
                <w:szCs w:val="23"/>
              </w:rPr>
              <w:t xml:space="preserve">Chávez </w:t>
            </w:r>
            <w:proofErr w:type="spellStart"/>
            <w:r w:rsidR="00864236" w:rsidRPr="00864236">
              <w:rPr>
                <w:sz w:val="23"/>
                <w:szCs w:val="23"/>
              </w:rPr>
              <w:t>Torrico</w:t>
            </w:r>
            <w:proofErr w:type="spellEnd"/>
            <w:r w:rsidR="00864236" w:rsidRPr="00864236">
              <w:rPr>
                <w:sz w:val="23"/>
                <w:szCs w:val="23"/>
              </w:rPr>
              <w:t xml:space="preserve"> </w:t>
            </w:r>
          </w:p>
        </w:tc>
        <w:tc>
          <w:tcPr>
            <w:tcW w:w="2410" w:type="dxa"/>
            <w:vAlign w:val="center"/>
            <w:hideMark/>
          </w:tcPr>
          <w:p w14:paraId="6F685B76" w14:textId="77777777" w:rsidR="00864236" w:rsidRPr="00864236" w:rsidRDefault="00864236" w:rsidP="00403DFB">
            <w:pPr>
              <w:spacing w:line="375" w:lineRule="atLeast"/>
              <w:jc w:val="center"/>
              <w:rPr>
                <w:sz w:val="23"/>
                <w:szCs w:val="23"/>
              </w:rPr>
            </w:pPr>
            <w:r w:rsidRPr="00864236">
              <w:rPr>
                <w:sz w:val="23"/>
                <w:szCs w:val="23"/>
              </w:rPr>
              <w:t>Docente</w:t>
            </w:r>
          </w:p>
        </w:tc>
        <w:tc>
          <w:tcPr>
            <w:tcW w:w="1984" w:type="dxa"/>
            <w:hideMark/>
          </w:tcPr>
          <w:p w14:paraId="1189B3BC" w14:textId="77777777" w:rsidR="00864236" w:rsidRPr="00864236" w:rsidRDefault="00864236" w:rsidP="00864236">
            <w:pPr>
              <w:spacing w:line="375" w:lineRule="atLeast"/>
              <w:jc w:val="center"/>
              <w:rPr>
                <w:sz w:val="23"/>
                <w:szCs w:val="23"/>
              </w:rPr>
            </w:pPr>
          </w:p>
        </w:tc>
      </w:tr>
      <w:tr w:rsidR="00864236" w:rsidRPr="00864236" w14:paraId="534BA556" w14:textId="77777777" w:rsidTr="003A615F">
        <w:trPr>
          <w:trHeight w:val="695"/>
        </w:trPr>
        <w:tc>
          <w:tcPr>
            <w:tcW w:w="5240" w:type="dxa"/>
            <w:vAlign w:val="center"/>
            <w:hideMark/>
          </w:tcPr>
          <w:p w14:paraId="72552FDC" w14:textId="51D3414A" w:rsidR="00864236" w:rsidRPr="00864236" w:rsidRDefault="00CD0495" w:rsidP="003A615F">
            <w:pPr>
              <w:spacing w:line="375" w:lineRule="atLeast"/>
              <w:rPr>
                <w:sz w:val="23"/>
                <w:szCs w:val="23"/>
              </w:rPr>
            </w:pPr>
            <w:r w:rsidRPr="00864236">
              <w:rPr>
                <w:sz w:val="23"/>
                <w:szCs w:val="23"/>
              </w:rPr>
              <w:t>Darío David</w:t>
            </w:r>
            <w:r w:rsidRPr="00864236">
              <w:rPr>
                <w:sz w:val="23"/>
                <w:szCs w:val="23"/>
              </w:rPr>
              <w:t xml:space="preserve"> </w:t>
            </w:r>
            <w:proofErr w:type="spellStart"/>
            <w:r w:rsidR="00864236" w:rsidRPr="00864236">
              <w:rPr>
                <w:sz w:val="23"/>
                <w:szCs w:val="23"/>
              </w:rPr>
              <w:t>Yujra</w:t>
            </w:r>
            <w:proofErr w:type="spellEnd"/>
            <w:r w:rsidR="00864236" w:rsidRPr="00864236">
              <w:rPr>
                <w:sz w:val="23"/>
                <w:szCs w:val="23"/>
              </w:rPr>
              <w:t xml:space="preserve"> Crespo </w:t>
            </w:r>
          </w:p>
        </w:tc>
        <w:tc>
          <w:tcPr>
            <w:tcW w:w="2410" w:type="dxa"/>
            <w:vAlign w:val="center"/>
            <w:hideMark/>
          </w:tcPr>
          <w:p w14:paraId="4919F0AD" w14:textId="77777777" w:rsidR="00864236" w:rsidRPr="00864236" w:rsidRDefault="00864236" w:rsidP="00403DFB">
            <w:pPr>
              <w:spacing w:line="375" w:lineRule="atLeast"/>
              <w:jc w:val="center"/>
              <w:rPr>
                <w:sz w:val="23"/>
                <w:szCs w:val="23"/>
              </w:rPr>
            </w:pPr>
            <w:r w:rsidRPr="00864236">
              <w:rPr>
                <w:sz w:val="23"/>
                <w:szCs w:val="23"/>
              </w:rPr>
              <w:t>Docente</w:t>
            </w:r>
          </w:p>
        </w:tc>
        <w:tc>
          <w:tcPr>
            <w:tcW w:w="1984" w:type="dxa"/>
            <w:hideMark/>
          </w:tcPr>
          <w:p w14:paraId="0332EA1A" w14:textId="77777777" w:rsidR="00864236" w:rsidRPr="00864236" w:rsidRDefault="00864236" w:rsidP="00864236">
            <w:pPr>
              <w:spacing w:line="375" w:lineRule="atLeast"/>
              <w:jc w:val="center"/>
              <w:rPr>
                <w:sz w:val="23"/>
                <w:szCs w:val="23"/>
              </w:rPr>
            </w:pPr>
          </w:p>
        </w:tc>
      </w:tr>
      <w:tr w:rsidR="00864236" w:rsidRPr="00864236" w14:paraId="7C9233BB" w14:textId="77777777" w:rsidTr="003A615F">
        <w:trPr>
          <w:trHeight w:val="691"/>
        </w:trPr>
        <w:tc>
          <w:tcPr>
            <w:tcW w:w="5240" w:type="dxa"/>
            <w:vAlign w:val="center"/>
            <w:hideMark/>
          </w:tcPr>
          <w:p w14:paraId="1FE101FA" w14:textId="07D97AAE" w:rsidR="00864236" w:rsidRPr="00864236" w:rsidRDefault="00CD0495" w:rsidP="003A615F">
            <w:pPr>
              <w:spacing w:line="375" w:lineRule="atLeast"/>
              <w:rPr>
                <w:sz w:val="23"/>
                <w:szCs w:val="23"/>
              </w:rPr>
            </w:pPr>
            <w:r w:rsidRPr="00864236">
              <w:rPr>
                <w:sz w:val="23"/>
                <w:szCs w:val="23"/>
              </w:rPr>
              <w:t>Froilán</w:t>
            </w:r>
            <w:r w:rsidRPr="00864236">
              <w:rPr>
                <w:sz w:val="23"/>
                <w:szCs w:val="23"/>
              </w:rPr>
              <w:t xml:space="preserve"> </w:t>
            </w:r>
            <w:r w:rsidR="00864236" w:rsidRPr="00864236">
              <w:rPr>
                <w:sz w:val="23"/>
                <w:szCs w:val="23"/>
              </w:rPr>
              <w:t xml:space="preserve">Apaza </w:t>
            </w:r>
            <w:proofErr w:type="spellStart"/>
            <w:r w:rsidR="00864236" w:rsidRPr="00864236">
              <w:rPr>
                <w:sz w:val="23"/>
                <w:szCs w:val="23"/>
              </w:rPr>
              <w:t>Patzy</w:t>
            </w:r>
            <w:proofErr w:type="spellEnd"/>
          </w:p>
        </w:tc>
        <w:tc>
          <w:tcPr>
            <w:tcW w:w="2410" w:type="dxa"/>
            <w:vAlign w:val="center"/>
            <w:hideMark/>
          </w:tcPr>
          <w:p w14:paraId="1615A6B2" w14:textId="77777777" w:rsidR="00864236" w:rsidRPr="00864236" w:rsidRDefault="00864236" w:rsidP="00403DFB">
            <w:pPr>
              <w:spacing w:line="375" w:lineRule="atLeast"/>
              <w:jc w:val="center"/>
              <w:rPr>
                <w:sz w:val="23"/>
                <w:szCs w:val="23"/>
              </w:rPr>
            </w:pPr>
            <w:r w:rsidRPr="00864236">
              <w:rPr>
                <w:sz w:val="23"/>
                <w:szCs w:val="23"/>
              </w:rPr>
              <w:t>Docente</w:t>
            </w:r>
          </w:p>
        </w:tc>
        <w:tc>
          <w:tcPr>
            <w:tcW w:w="1984" w:type="dxa"/>
            <w:hideMark/>
          </w:tcPr>
          <w:p w14:paraId="57A8AA18" w14:textId="77777777" w:rsidR="00864236" w:rsidRPr="00864236" w:rsidRDefault="00864236" w:rsidP="00864236">
            <w:pPr>
              <w:spacing w:line="375" w:lineRule="atLeast"/>
              <w:jc w:val="center"/>
              <w:rPr>
                <w:sz w:val="23"/>
                <w:szCs w:val="23"/>
              </w:rPr>
            </w:pPr>
          </w:p>
        </w:tc>
      </w:tr>
      <w:tr w:rsidR="00864236" w:rsidRPr="00864236" w14:paraId="7E69119F" w14:textId="77777777" w:rsidTr="003A615F">
        <w:trPr>
          <w:trHeight w:val="715"/>
        </w:trPr>
        <w:tc>
          <w:tcPr>
            <w:tcW w:w="5240" w:type="dxa"/>
            <w:vAlign w:val="center"/>
            <w:hideMark/>
          </w:tcPr>
          <w:p w14:paraId="5A17D76D" w14:textId="16A5708C" w:rsidR="00864236" w:rsidRPr="00864236" w:rsidRDefault="00CD0495" w:rsidP="003A615F">
            <w:pPr>
              <w:spacing w:line="375" w:lineRule="atLeast"/>
              <w:rPr>
                <w:sz w:val="23"/>
                <w:szCs w:val="23"/>
              </w:rPr>
            </w:pPr>
            <w:r w:rsidRPr="00864236">
              <w:rPr>
                <w:sz w:val="23"/>
                <w:szCs w:val="23"/>
              </w:rPr>
              <w:t>Evelyn Bianca</w:t>
            </w:r>
            <w:r w:rsidRPr="00864236">
              <w:rPr>
                <w:sz w:val="23"/>
                <w:szCs w:val="23"/>
              </w:rPr>
              <w:t xml:space="preserve"> </w:t>
            </w:r>
            <w:r w:rsidR="00864236" w:rsidRPr="00864236">
              <w:rPr>
                <w:sz w:val="23"/>
                <w:szCs w:val="23"/>
              </w:rPr>
              <w:t xml:space="preserve">Ramos </w:t>
            </w:r>
            <w:proofErr w:type="spellStart"/>
            <w:r w:rsidR="00864236" w:rsidRPr="00864236">
              <w:rPr>
                <w:sz w:val="23"/>
                <w:szCs w:val="23"/>
              </w:rPr>
              <w:t>Gutierrez</w:t>
            </w:r>
            <w:proofErr w:type="spellEnd"/>
            <w:r w:rsidR="00864236" w:rsidRPr="00864236">
              <w:rPr>
                <w:sz w:val="23"/>
                <w:szCs w:val="23"/>
              </w:rPr>
              <w:t xml:space="preserve"> </w:t>
            </w:r>
          </w:p>
        </w:tc>
        <w:tc>
          <w:tcPr>
            <w:tcW w:w="2410" w:type="dxa"/>
            <w:vAlign w:val="center"/>
            <w:hideMark/>
          </w:tcPr>
          <w:p w14:paraId="5FB06808" w14:textId="77777777" w:rsidR="00864236" w:rsidRPr="00864236" w:rsidRDefault="00864236" w:rsidP="00403DFB">
            <w:pPr>
              <w:spacing w:line="375" w:lineRule="atLeast"/>
              <w:jc w:val="center"/>
              <w:rPr>
                <w:sz w:val="23"/>
                <w:szCs w:val="23"/>
              </w:rPr>
            </w:pPr>
            <w:bookmarkStart w:id="0" w:name="_GoBack"/>
            <w:bookmarkEnd w:id="0"/>
            <w:r w:rsidRPr="00864236">
              <w:rPr>
                <w:sz w:val="23"/>
                <w:szCs w:val="23"/>
              </w:rPr>
              <w:t>Estudiante</w:t>
            </w:r>
          </w:p>
        </w:tc>
        <w:tc>
          <w:tcPr>
            <w:tcW w:w="1984" w:type="dxa"/>
            <w:hideMark/>
          </w:tcPr>
          <w:p w14:paraId="0D93E947" w14:textId="77777777" w:rsidR="00864236" w:rsidRPr="00864236" w:rsidRDefault="00864236" w:rsidP="00864236">
            <w:pPr>
              <w:spacing w:line="375" w:lineRule="atLeast"/>
              <w:jc w:val="center"/>
              <w:rPr>
                <w:sz w:val="23"/>
                <w:szCs w:val="23"/>
              </w:rPr>
            </w:pPr>
          </w:p>
        </w:tc>
      </w:tr>
      <w:tr w:rsidR="00864236" w:rsidRPr="00864236" w14:paraId="16E0B92B" w14:textId="77777777" w:rsidTr="003A615F">
        <w:trPr>
          <w:trHeight w:val="693"/>
        </w:trPr>
        <w:tc>
          <w:tcPr>
            <w:tcW w:w="5240" w:type="dxa"/>
            <w:vAlign w:val="center"/>
            <w:hideMark/>
          </w:tcPr>
          <w:p w14:paraId="6D6072F6" w14:textId="2B454BC0" w:rsidR="00864236" w:rsidRPr="00864236" w:rsidRDefault="00CD0495" w:rsidP="003A615F">
            <w:pPr>
              <w:spacing w:line="375" w:lineRule="atLeast"/>
              <w:rPr>
                <w:sz w:val="23"/>
                <w:szCs w:val="23"/>
              </w:rPr>
            </w:pPr>
            <w:r w:rsidRPr="00864236">
              <w:rPr>
                <w:sz w:val="23"/>
                <w:szCs w:val="23"/>
              </w:rPr>
              <w:t>Gisela Leila</w:t>
            </w:r>
            <w:r w:rsidRPr="00864236">
              <w:rPr>
                <w:sz w:val="23"/>
                <w:szCs w:val="23"/>
              </w:rPr>
              <w:t xml:space="preserve"> </w:t>
            </w:r>
            <w:proofErr w:type="spellStart"/>
            <w:r w:rsidR="00864236" w:rsidRPr="00864236">
              <w:rPr>
                <w:sz w:val="23"/>
                <w:szCs w:val="23"/>
              </w:rPr>
              <w:t>Fernandez</w:t>
            </w:r>
            <w:proofErr w:type="spellEnd"/>
            <w:r w:rsidR="00864236" w:rsidRPr="00864236">
              <w:rPr>
                <w:sz w:val="23"/>
                <w:szCs w:val="23"/>
              </w:rPr>
              <w:t xml:space="preserve"> Cazas </w:t>
            </w:r>
          </w:p>
        </w:tc>
        <w:tc>
          <w:tcPr>
            <w:tcW w:w="2410" w:type="dxa"/>
            <w:vAlign w:val="center"/>
            <w:hideMark/>
          </w:tcPr>
          <w:p w14:paraId="28273A9C" w14:textId="77777777" w:rsidR="00864236" w:rsidRPr="00864236" w:rsidRDefault="00864236" w:rsidP="00403DFB">
            <w:pPr>
              <w:spacing w:line="375" w:lineRule="atLeast"/>
              <w:jc w:val="center"/>
              <w:rPr>
                <w:sz w:val="23"/>
                <w:szCs w:val="23"/>
              </w:rPr>
            </w:pPr>
            <w:r w:rsidRPr="00864236">
              <w:rPr>
                <w:sz w:val="23"/>
                <w:szCs w:val="23"/>
              </w:rPr>
              <w:t>Estudiante</w:t>
            </w:r>
          </w:p>
        </w:tc>
        <w:tc>
          <w:tcPr>
            <w:tcW w:w="1984" w:type="dxa"/>
            <w:hideMark/>
          </w:tcPr>
          <w:p w14:paraId="0400343D" w14:textId="77777777" w:rsidR="00864236" w:rsidRPr="00864236" w:rsidRDefault="00864236" w:rsidP="00864236">
            <w:pPr>
              <w:jc w:val="center"/>
              <w:rPr>
                <w:sz w:val="20"/>
                <w:szCs w:val="20"/>
              </w:rPr>
            </w:pPr>
          </w:p>
        </w:tc>
      </w:tr>
    </w:tbl>
    <w:p w14:paraId="280D41C6" w14:textId="77777777" w:rsidR="00194A1C" w:rsidRPr="00864236" w:rsidRDefault="00194A1C"/>
    <w:sectPr w:rsidR="00194A1C" w:rsidRPr="00864236">
      <w:footerReference w:type="default" r:id="rId8"/>
      <w:pgSz w:w="12240" w:h="15840"/>
      <w:pgMar w:top="1134" w:right="1140" w:bottom="1134" w:left="11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3458192" w14:textId="77777777" w:rsidR="00C24623" w:rsidRDefault="00C24623">
      <w:r>
        <w:separator/>
      </w:r>
    </w:p>
  </w:endnote>
  <w:endnote w:type="continuationSeparator" w:id="0">
    <w:p w14:paraId="4960A7A9" w14:textId="77777777" w:rsidR="00C24623" w:rsidRDefault="00C246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0E4035" w14:textId="73FFEB63" w:rsidR="00152268" w:rsidRDefault="00152268">
    <w:pPr>
      <w:jc w:val="right"/>
    </w:pPr>
    <w:r>
      <w:rPr>
        <w:b/>
        <w:bCs/>
        <w:i/>
        <w:iCs/>
        <w:sz w:val="20"/>
        <w:szCs w:val="20"/>
      </w:rPr>
      <w:fldChar w:fldCharType="begin"/>
    </w:r>
    <w:r>
      <w:rPr>
        <w:b/>
        <w:bCs/>
        <w:i/>
        <w:iCs/>
        <w:sz w:val="20"/>
        <w:szCs w:val="20"/>
      </w:rPr>
      <w:instrText>PAGE</w:instrText>
    </w:r>
    <w:r>
      <w:rPr>
        <w:b/>
        <w:bCs/>
        <w:i/>
        <w:iCs/>
        <w:sz w:val="20"/>
        <w:szCs w:val="20"/>
      </w:rPr>
      <w:fldChar w:fldCharType="separate"/>
    </w:r>
    <w:r w:rsidR="003A615F">
      <w:rPr>
        <w:b/>
        <w:bCs/>
        <w:i/>
        <w:iCs/>
        <w:noProof/>
        <w:sz w:val="20"/>
        <w:szCs w:val="20"/>
      </w:rPr>
      <w:t>10</w:t>
    </w:r>
    <w:r>
      <w:rPr>
        <w:b/>
        <w:bCs/>
        <w:i/>
        <w:iCs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0361E66" w14:textId="77777777" w:rsidR="00C24623" w:rsidRDefault="00C24623">
      <w:r>
        <w:separator/>
      </w:r>
    </w:p>
  </w:footnote>
  <w:footnote w:type="continuationSeparator" w:id="0">
    <w:p w14:paraId="05B78118" w14:textId="77777777" w:rsidR="00C24623" w:rsidRDefault="00C246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F62C98"/>
    <w:multiLevelType w:val="hybridMultilevel"/>
    <w:tmpl w:val="E390B89A"/>
    <w:lvl w:ilvl="0" w:tplc="9BA44FCE">
      <w:start w:val="1"/>
      <w:numFmt w:val="bullet"/>
      <w:lvlText w:val="•"/>
      <w:lvlJc w:val="left"/>
      <w:pPr>
        <w:ind w:left="260" w:hanging="220"/>
      </w:pPr>
    </w:lvl>
    <w:lvl w:ilvl="1" w:tplc="ECE232B0">
      <w:numFmt w:val="decimal"/>
      <w:lvlText w:val=""/>
      <w:lvlJc w:val="left"/>
    </w:lvl>
    <w:lvl w:ilvl="2" w:tplc="DFE88D24">
      <w:numFmt w:val="decimal"/>
      <w:lvlText w:val=""/>
      <w:lvlJc w:val="left"/>
    </w:lvl>
    <w:lvl w:ilvl="3" w:tplc="2446E5F8">
      <w:numFmt w:val="decimal"/>
      <w:lvlText w:val=""/>
      <w:lvlJc w:val="left"/>
    </w:lvl>
    <w:lvl w:ilvl="4" w:tplc="061E1352">
      <w:numFmt w:val="decimal"/>
      <w:lvlText w:val=""/>
      <w:lvlJc w:val="left"/>
    </w:lvl>
    <w:lvl w:ilvl="5" w:tplc="8F9016EE">
      <w:numFmt w:val="decimal"/>
      <w:lvlText w:val=""/>
      <w:lvlJc w:val="left"/>
    </w:lvl>
    <w:lvl w:ilvl="6" w:tplc="07665748">
      <w:numFmt w:val="decimal"/>
      <w:lvlText w:val=""/>
      <w:lvlJc w:val="left"/>
    </w:lvl>
    <w:lvl w:ilvl="7" w:tplc="DC7C29D2">
      <w:numFmt w:val="decimal"/>
      <w:lvlText w:val=""/>
      <w:lvlJc w:val="left"/>
    </w:lvl>
    <w:lvl w:ilvl="8" w:tplc="A29A82F0">
      <w:numFmt w:val="decimal"/>
      <w:lvlText w:val=""/>
      <w:lvlJc w:val="left"/>
    </w:lvl>
  </w:abstractNum>
  <w:abstractNum w:abstractNumId="1" w15:restartNumberingAfterBreak="0">
    <w:nsid w:val="0E4356D2"/>
    <w:multiLevelType w:val="hybridMultilevel"/>
    <w:tmpl w:val="113C6F38"/>
    <w:lvl w:ilvl="0" w:tplc="557627AA">
      <w:start w:val="1"/>
      <w:numFmt w:val="bullet"/>
      <w:lvlText w:val="•"/>
      <w:lvlJc w:val="left"/>
      <w:pPr>
        <w:ind w:left="260" w:hanging="220"/>
      </w:pPr>
    </w:lvl>
    <w:lvl w:ilvl="1" w:tplc="1F045FE6">
      <w:numFmt w:val="decimal"/>
      <w:lvlText w:val=""/>
      <w:lvlJc w:val="left"/>
    </w:lvl>
    <w:lvl w:ilvl="2" w:tplc="507ACB48">
      <w:numFmt w:val="decimal"/>
      <w:lvlText w:val=""/>
      <w:lvlJc w:val="left"/>
    </w:lvl>
    <w:lvl w:ilvl="3" w:tplc="16B43866">
      <w:numFmt w:val="decimal"/>
      <w:lvlText w:val=""/>
      <w:lvlJc w:val="left"/>
    </w:lvl>
    <w:lvl w:ilvl="4" w:tplc="1E4461CE">
      <w:numFmt w:val="decimal"/>
      <w:lvlText w:val=""/>
      <w:lvlJc w:val="left"/>
    </w:lvl>
    <w:lvl w:ilvl="5" w:tplc="78C21B32">
      <w:numFmt w:val="decimal"/>
      <w:lvlText w:val=""/>
      <w:lvlJc w:val="left"/>
    </w:lvl>
    <w:lvl w:ilvl="6" w:tplc="CC068B60">
      <w:numFmt w:val="decimal"/>
      <w:lvlText w:val=""/>
      <w:lvlJc w:val="left"/>
    </w:lvl>
    <w:lvl w:ilvl="7" w:tplc="853AA8DC">
      <w:numFmt w:val="decimal"/>
      <w:lvlText w:val=""/>
      <w:lvlJc w:val="left"/>
    </w:lvl>
    <w:lvl w:ilvl="8" w:tplc="A03817D8">
      <w:numFmt w:val="decimal"/>
      <w:lvlText w:val=""/>
      <w:lvlJc w:val="left"/>
    </w:lvl>
  </w:abstractNum>
  <w:abstractNum w:abstractNumId="2" w15:restartNumberingAfterBreak="0">
    <w:nsid w:val="42C65B3C"/>
    <w:multiLevelType w:val="hybridMultilevel"/>
    <w:tmpl w:val="D1EE2EE2"/>
    <w:lvl w:ilvl="0" w:tplc="006A38CE">
      <w:start w:val="1"/>
      <w:numFmt w:val="decimal"/>
      <w:lvlText w:val="%1."/>
      <w:lvlJc w:val="left"/>
      <w:pPr>
        <w:ind w:left="400" w:hanging="380"/>
      </w:pPr>
    </w:lvl>
    <w:lvl w:ilvl="1" w:tplc="9996A7EA">
      <w:numFmt w:val="decimal"/>
      <w:lvlText w:val=""/>
      <w:lvlJc w:val="left"/>
    </w:lvl>
    <w:lvl w:ilvl="2" w:tplc="66A404F8">
      <w:numFmt w:val="decimal"/>
      <w:lvlText w:val=""/>
      <w:lvlJc w:val="left"/>
    </w:lvl>
    <w:lvl w:ilvl="3" w:tplc="FC4EC806">
      <w:numFmt w:val="decimal"/>
      <w:lvlText w:val=""/>
      <w:lvlJc w:val="left"/>
    </w:lvl>
    <w:lvl w:ilvl="4" w:tplc="1508256E">
      <w:numFmt w:val="decimal"/>
      <w:lvlText w:val=""/>
      <w:lvlJc w:val="left"/>
    </w:lvl>
    <w:lvl w:ilvl="5" w:tplc="78166D12">
      <w:numFmt w:val="decimal"/>
      <w:lvlText w:val=""/>
      <w:lvlJc w:val="left"/>
    </w:lvl>
    <w:lvl w:ilvl="6" w:tplc="A72A93BA">
      <w:numFmt w:val="decimal"/>
      <w:lvlText w:val=""/>
      <w:lvlJc w:val="left"/>
    </w:lvl>
    <w:lvl w:ilvl="7" w:tplc="BC7EE312">
      <w:numFmt w:val="decimal"/>
      <w:lvlText w:val=""/>
      <w:lvlJc w:val="left"/>
    </w:lvl>
    <w:lvl w:ilvl="8" w:tplc="C6E01448">
      <w:numFmt w:val="decimal"/>
      <w:lvlText w:val=""/>
      <w:lvlJc w:val="left"/>
    </w:lvl>
  </w:abstractNum>
  <w:abstractNum w:abstractNumId="3" w15:restartNumberingAfterBreak="0">
    <w:nsid w:val="6BD8176B"/>
    <w:multiLevelType w:val="hybridMultilevel"/>
    <w:tmpl w:val="57AA7A1C"/>
    <w:lvl w:ilvl="0" w:tplc="1C9AAC38">
      <w:start w:val="1"/>
      <w:numFmt w:val="bullet"/>
      <w:lvlText w:val="●"/>
      <w:lvlJc w:val="left"/>
      <w:pPr>
        <w:ind w:left="720" w:hanging="360"/>
      </w:pPr>
    </w:lvl>
    <w:lvl w:ilvl="1" w:tplc="77A6B144">
      <w:start w:val="1"/>
      <w:numFmt w:val="bullet"/>
      <w:lvlText w:val="○"/>
      <w:lvlJc w:val="left"/>
      <w:pPr>
        <w:ind w:left="1440" w:hanging="360"/>
      </w:pPr>
    </w:lvl>
    <w:lvl w:ilvl="2" w:tplc="304AE16A">
      <w:start w:val="1"/>
      <w:numFmt w:val="bullet"/>
      <w:lvlText w:val="■"/>
      <w:lvlJc w:val="left"/>
      <w:pPr>
        <w:ind w:left="2160" w:hanging="360"/>
      </w:pPr>
    </w:lvl>
    <w:lvl w:ilvl="3" w:tplc="4B488DDA">
      <w:start w:val="1"/>
      <w:numFmt w:val="bullet"/>
      <w:lvlText w:val="●"/>
      <w:lvlJc w:val="left"/>
      <w:pPr>
        <w:ind w:left="2880" w:hanging="360"/>
      </w:pPr>
    </w:lvl>
    <w:lvl w:ilvl="4" w:tplc="85FA31E8">
      <w:start w:val="1"/>
      <w:numFmt w:val="bullet"/>
      <w:lvlText w:val="○"/>
      <w:lvlJc w:val="left"/>
      <w:pPr>
        <w:ind w:left="3600" w:hanging="360"/>
      </w:pPr>
    </w:lvl>
    <w:lvl w:ilvl="5" w:tplc="FB28D0F8">
      <w:start w:val="1"/>
      <w:numFmt w:val="bullet"/>
      <w:lvlText w:val="■"/>
      <w:lvlJc w:val="left"/>
      <w:pPr>
        <w:ind w:left="4320" w:hanging="360"/>
      </w:pPr>
    </w:lvl>
    <w:lvl w:ilvl="6" w:tplc="58529BAA">
      <w:start w:val="1"/>
      <w:numFmt w:val="bullet"/>
      <w:lvlText w:val="●"/>
      <w:lvlJc w:val="left"/>
      <w:pPr>
        <w:ind w:left="5040" w:hanging="360"/>
      </w:pPr>
    </w:lvl>
    <w:lvl w:ilvl="7" w:tplc="37D2D940">
      <w:start w:val="1"/>
      <w:numFmt w:val="bullet"/>
      <w:lvlText w:val="●"/>
      <w:lvlJc w:val="left"/>
      <w:pPr>
        <w:ind w:left="5760" w:hanging="360"/>
      </w:pPr>
    </w:lvl>
    <w:lvl w:ilvl="8" w:tplc="F33AB23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6FBE"/>
    <w:rsid w:val="00020119"/>
    <w:rsid w:val="00144147"/>
    <w:rsid w:val="00152268"/>
    <w:rsid w:val="00194A1C"/>
    <w:rsid w:val="001A0827"/>
    <w:rsid w:val="00266BD4"/>
    <w:rsid w:val="002B03FA"/>
    <w:rsid w:val="002E422A"/>
    <w:rsid w:val="002F11C3"/>
    <w:rsid w:val="003A615F"/>
    <w:rsid w:val="003E436E"/>
    <w:rsid w:val="00403963"/>
    <w:rsid w:val="00403DFB"/>
    <w:rsid w:val="004234FF"/>
    <w:rsid w:val="00576F24"/>
    <w:rsid w:val="00661711"/>
    <w:rsid w:val="006B3FA6"/>
    <w:rsid w:val="006C7919"/>
    <w:rsid w:val="006D15C3"/>
    <w:rsid w:val="00743110"/>
    <w:rsid w:val="0074750F"/>
    <w:rsid w:val="00864236"/>
    <w:rsid w:val="008B6995"/>
    <w:rsid w:val="008D755C"/>
    <w:rsid w:val="008F7E16"/>
    <w:rsid w:val="00963375"/>
    <w:rsid w:val="009A1CE9"/>
    <w:rsid w:val="00A55AF2"/>
    <w:rsid w:val="00C24623"/>
    <w:rsid w:val="00C543FC"/>
    <w:rsid w:val="00CD0495"/>
    <w:rsid w:val="00CD1EC0"/>
    <w:rsid w:val="00D156AA"/>
    <w:rsid w:val="00EC01D8"/>
    <w:rsid w:val="00F16FBE"/>
    <w:rsid w:val="00F70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E83F4"/>
  <w15:docId w15:val="{351483C3-D8DE-4E07-8475-E217192AE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es-BO" w:eastAsia="es-B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3E436E"/>
    <w:pPr>
      <w:spacing w:before="100" w:beforeAutospacing="1" w:after="100" w:afterAutospacing="1"/>
    </w:pPr>
    <w:rPr>
      <w:sz w:val="24"/>
      <w:szCs w:val="24"/>
      <w:lang w:val="en-US" w:eastAsia="en-US"/>
    </w:rPr>
  </w:style>
  <w:style w:type="character" w:styleId="Textoennegrita">
    <w:name w:val="Strong"/>
    <w:basedOn w:val="Fuentedeprrafopredeter"/>
    <w:uiPriority w:val="22"/>
    <w:qFormat/>
    <w:rsid w:val="00864236"/>
    <w:rPr>
      <w:b/>
      <w:bCs/>
    </w:rPr>
  </w:style>
  <w:style w:type="table" w:styleId="Tablaconcuadrcula">
    <w:name w:val="Table Grid"/>
    <w:basedOn w:val="Tablanormal"/>
    <w:uiPriority w:val="39"/>
    <w:rsid w:val="008642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457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14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12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E48A92-410C-451D-B3A5-FA23E24416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11</Pages>
  <Words>3778</Words>
  <Characters>21541</Characters>
  <Application>Microsoft Office Word</Application>
  <DocSecurity>0</DocSecurity>
  <Lines>179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8</cp:revision>
  <dcterms:created xsi:type="dcterms:W3CDTF">2026-10-09T18:43:00Z</dcterms:created>
  <dcterms:modified xsi:type="dcterms:W3CDTF">2026-10-12T02:18:00Z</dcterms:modified>
</cp:coreProperties>
</file>
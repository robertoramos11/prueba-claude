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20DD" w14:textId="77777777" w:rsidR="006A1296" w:rsidRDefault="001A35AB">
      <w:pPr>
        <w:spacing w:after="60"/>
      </w:pPr>
      <w:r>
        <w:rPr>
          <w:i/>
          <w:iCs/>
        </w:rPr>
        <w:t>Nivel: Licenciatura en Contaduría Pública</w:t>
      </w:r>
    </w:p>
    <w:p w14:paraId="57AC9221" w14:textId="77777777" w:rsidR="006A1296" w:rsidRDefault="001A35AB">
      <w:pPr>
        <w:spacing w:after="60"/>
        <w:jc w:val="center"/>
      </w:pPr>
      <w:r>
        <w:rPr>
          <w:b/>
          <w:bCs/>
        </w:rPr>
        <w:t>QUINTO AÑO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4"/>
        <w:gridCol w:w="414"/>
        <w:gridCol w:w="415"/>
        <w:gridCol w:w="415"/>
        <w:gridCol w:w="830"/>
        <w:gridCol w:w="363"/>
        <w:gridCol w:w="52"/>
        <w:gridCol w:w="231"/>
        <w:gridCol w:w="830"/>
        <w:gridCol w:w="824"/>
        <w:gridCol w:w="6"/>
        <w:gridCol w:w="137"/>
        <w:gridCol w:w="415"/>
        <w:gridCol w:w="415"/>
        <w:gridCol w:w="415"/>
        <w:gridCol w:w="318"/>
        <w:gridCol w:w="6"/>
        <w:gridCol w:w="91"/>
        <w:gridCol w:w="1930"/>
      </w:tblGrid>
      <w:tr w:rsidR="006A1296" w14:paraId="2DA7621E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EDFA5" w14:textId="77777777" w:rsidR="006A1296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3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686BF" w14:textId="77777777" w:rsidR="006A1296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2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C2401" w14:textId="77777777" w:rsidR="006A1296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3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E134E" w14:textId="77777777" w:rsidR="006A1296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6A1296" w14:paraId="19C83F79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BD705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Auditoría Digital, Ciberseguridad y Tecnologías Emergentes</w:t>
            </w:r>
          </w:p>
        </w:tc>
        <w:tc>
          <w:tcPr>
            <w:tcW w:w="23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47E30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CPA-505</w:t>
            </w:r>
          </w:p>
        </w:tc>
        <w:tc>
          <w:tcPr>
            <w:tcW w:w="22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9A0B9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Aseguramiento</w:t>
            </w:r>
          </w:p>
        </w:tc>
        <w:tc>
          <w:tcPr>
            <w:tcW w:w="23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7B646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CPA-401 a CPA-408</w:t>
            </w:r>
          </w:p>
        </w:tc>
      </w:tr>
      <w:tr w:rsidR="006A1296" w14:paraId="168B7C5D" w14:textId="77777777" w:rsidTr="00111A4D">
        <w:tc>
          <w:tcPr>
            <w:tcW w:w="700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7C698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3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A938E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6A1296" w14:paraId="0C47F444" w14:textId="77777777" w:rsidTr="00111A4D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EC418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58B10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49D16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B26A9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72126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F7D1B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34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F4788" w14:textId="2934419D" w:rsidR="006A1296" w:rsidRPr="001A35AB" w:rsidRDefault="004777A5">
            <w:pPr>
              <w:spacing w:before="20" w:after="20"/>
              <w:jc w:val="center"/>
            </w:pPr>
            <w:r>
              <w:t>12</w:t>
            </w:r>
          </w:p>
        </w:tc>
      </w:tr>
      <w:tr w:rsidR="006A1296" w14:paraId="626E4A83" w14:textId="77777777" w:rsidTr="00111A4D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28F99" w14:textId="4C70AC96" w:rsidR="006A1296" w:rsidRPr="001A35AB" w:rsidRDefault="004777A5">
            <w:pPr>
              <w:spacing w:before="20" w:after="20"/>
              <w:jc w:val="center"/>
            </w:pPr>
            <w:r>
              <w:t>160</w:t>
            </w:r>
          </w:p>
        </w:tc>
        <w:tc>
          <w:tcPr>
            <w:tcW w:w="1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BB195" w14:textId="3F5841D7" w:rsidR="006A1296" w:rsidRPr="001A35AB" w:rsidRDefault="004777A5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8622A" w14:textId="0F2D4247" w:rsidR="006A1296" w:rsidRPr="001A35AB" w:rsidRDefault="004777A5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AD893" w14:textId="7D3444EC" w:rsidR="006A1296" w:rsidRPr="001A35AB" w:rsidRDefault="004777A5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9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347C8" w14:textId="49F07462" w:rsidR="006A1296" w:rsidRPr="001A35AB" w:rsidRDefault="004777A5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5AF53" w14:textId="267EFF71" w:rsidR="006A1296" w:rsidRPr="001A35AB" w:rsidRDefault="004777A5">
            <w:pPr>
              <w:spacing w:before="20" w:after="20"/>
              <w:jc w:val="center"/>
            </w:pPr>
            <w:r>
              <w:t>240</w:t>
            </w:r>
          </w:p>
        </w:tc>
        <w:tc>
          <w:tcPr>
            <w:tcW w:w="234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041A" w14:textId="77777777" w:rsidR="006A1296" w:rsidRPr="001A35AB" w:rsidRDefault="006A1296"/>
        </w:tc>
      </w:tr>
      <w:tr w:rsidR="006A1296" w14:paraId="33F5D02B" w14:textId="77777777" w:rsidTr="00111A4D"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D612D" w14:textId="77777777" w:rsidR="006A1296" w:rsidRPr="001A35AB" w:rsidRDefault="001A35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6A1296" w:rsidRPr="004777A5" w14:paraId="021EE81B" w14:textId="77777777" w:rsidTr="00111A4D"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FA8E3" w14:textId="623DB257" w:rsidR="00443607" w:rsidRPr="004777A5" w:rsidRDefault="00443607" w:rsidP="001A35AB">
            <w:pPr>
              <w:spacing w:before="20" w:after="20"/>
              <w:rPr>
                <w:sz w:val="21"/>
                <w:szCs w:val="21"/>
              </w:rPr>
            </w:pPr>
            <w:r w:rsidRPr="004777A5">
              <w:rPr>
                <w:sz w:val="21"/>
                <w:szCs w:val="21"/>
              </w:rPr>
              <w:t xml:space="preserve">Elabora el informe de evaluación de los sistemas y tecnologías de información de entidades bolivianas, conforme a las normas de auditoría y aseguramiento y a los estándares de buenas prácticas vigentes, analizando los sistemas de información y las bases de datos que soportan los procesos contables. Aplica </w:t>
            </w:r>
            <w:proofErr w:type="spellStart"/>
            <w:r w:rsidRPr="004777A5">
              <w:rPr>
                <w:sz w:val="21"/>
                <w:szCs w:val="21"/>
              </w:rPr>
              <w:t>frameworks</w:t>
            </w:r>
            <w:proofErr w:type="spellEnd"/>
            <w:r w:rsidRPr="004777A5">
              <w:rPr>
                <w:sz w:val="21"/>
                <w:szCs w:val="21"/>
              </w:rPr>
              <w:t xml:space="preserve"> de negocio como COSO, COBIT y las normas ISO de seguridad y gestión de riesgos; evalúa el control interno del entorno tecnológico, ejecuta técnicas de auditoría asistidas por computador y análisis de datos, y valora la ciberseguridad, la auditoría continua y la confiabilidad de las tecnologías emergentes y de la inteligencia artificial, con objetividad, rigor técnico, juicio crítico y ética profesional.</w:t>
            </w:r>
          </w:p>
        </w:tc>
      </w:tr>
      <w:tr w:rsidR="006A1296" w:rsidRPr="004777A5" w14:paraId="00EAE380" w14:textId="77777777" w:rsidTr="00111A4D">
        <w:trPr>
          <w:cantSplit/>
        </w:trPr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B0CE7" w14:textId="0B7CE84B" w:rsidR="006A1296" w:rsidRPr="004777A5" w:rsidRDefault="001A35AB">
            <w:pPr>
              <w:spacing w:before="20" w:after="20"/>
              <w:jc w:val="both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4777A5">
              <w:rPr>
                <w:sz w:val="21"/>
                <w:szCs w:val="21"/>
              </w:rPr>
              <w:t>Revisa conocimientos sobre Sistemas y Tecnologías de Información, para determinar metodologías y procesos de Auditorías de los sistemas de información y las tecnologías de la información, aplicables al campo de la contaduría pública, modelando las bases de datos relacionales que soportan los sistemas contables.</w:t>
            </w:r>
          </w:p>
        </w:tc>
      </w:tr>
      <w:tr w:rsidR="006A1296" w:rsidRPr="004777A5" w14:paraId="4AAAE408" w14:textId="77777777" w:rsidTr="00111A4D">
        <w:tc>
          <w:tcPr>
            <w:tcW w:w="3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646FE" w14:textId="77777777" w:rsidR="006A1296" w:rsidRPr="004777A5" w:rsidRDefault="001A35AB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E5F88" w14:textId="77777777" w:rsidR="006A1296" w:rsidRPr="004777A5" w:rsidRDefault="001A35AB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3C0DE" w14:textId="77777777" w:rsidR="006A1296" w:rsidRPr="004777A5" w:rsidRDefault="001A35AB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64FFD" w:rsidRPr="004777A5" w14:paraId="05F67F35" w14:textId="77777777" w:rsidTr="00111A4D">
        <w:trPr>
          <w:cantSplit/>
        </w:trPr>
        <w:tc>
          <w:tcPr>
            <w:tcW w:w="331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AE984" w14:textId="20522477" w:rsidR="00A64FFD" w:rsidRPr="004777A5" w:rsidRDefault="00A64FFD" w:rsidP="00A64FFD">
            <w:pPr>
              <w:spacing w:before="20" w:after="20"/>
              <w:rPr>
                <w:sz w:val="21"/>
                <w:szCs w:val="21"/>
              </w:rPr>
            </w:pPr>
            <w:r w:rsidRPr="004777A5">
              <w:rPr>
                <w:sz w:val="21"/>
                <w:szCs w:val="21"/>
              </w:rPr>
              <w:t>1. Analiza los tipos de sistemas de información y el impacto de las tecnologías de la información y de las tecnologías emergentes en los Sistemas y aplicaciones, valorando el rol del contador público.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D21ED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1.1 Revisa conceptos de Sistemas de Información y la Infraestructura de Tecnología de Información.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B6B0B" w14:textId="77777777" w:rsidR="00A64FFD" w:rsidRPr="004777A5" w:rsidRDefault="00A64FFD" w:rsidP="00A64FFD">
            <w:pPr>
              <w:spacing w:before="20" w:after="20"/>
              <w:rPr>
                <w:b/>
                <w:bCs/>
                <w:sz w:val="21"/>
                <w:szCs w:val="21"/>
              </w:rPr>
            </w:pPr>
            <w:r w:rsidRPr="004777A5">
              <w:rPr>
                <w:b/>
                <w:bCs/>
                <w:sz w:val="21"/>
                <w:szCs w:val="21"/>
              </w:rPr>
              <w:t xml:space="preserve">Producto 1: </w:t>
            </w:r>
            <w:r w:rsidRPr="004777A5">
              <w:rPr>
                <w:sz w:val="21"/>
                <w:szCs w:val="21"/>
              </w:rPr>
              <w:t>Análisis de los Sistemas de Información Empresariales y Aplicaciones individuales. Verificación de la Infraestructura de TI.</w:t>
            </w:r>
          </w:p>
        </w:tc>
      </w:tr>
      <w:tr w:rsidR="00A64FFD" w:rsidRPr="004777A5" w14:paraId="27179518" w14:textId="77777777" w:rsidTr="00111A4D">
        <w:trPr>
          <w:cantSplit/>
        </w:trPr>
        <w:tc>
          <w:tcPr>
            <w:tcW w:w="3318" w:type="dxa"/>
            <w:gridSpan w:val="5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AD19E" w14:textId="77777777" w:rsidR="00A64FFD" w:rsidRPr="004777A5" w:rsidRDefault="00A64FFD" w:rsidP="00A64FFD">
            <w:pPr>
              <w:spacing w:before="20" w:after="20"/>
              <w:rPr>
                <w:sz w:val="21"/>
                <w:szCs w:val="21"/>
              </w:rPr>
            </w:pP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89188" w14:textId="506795AE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1.2 Compara en aula los sistemas TPS, MIS, DSS, ESS, BIS, ERP, CRM y SCM según su utilidad contable apoyados por herramientas de inteligencia artificial.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40745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2: </w:t>
            </w:r>
            <w:r w:rsidRPr="004777A5">
              <w:rPr>
                <w:sz w:val="21"/>
                <w:szCs w:val="21"/>
              </w:rPr>
              <w:t>Cuadro comparativo de los tipos de sistemas de información y su utilidad para la contaduría pública.</w:t>
            </w:r>
          </w:p>
        </w:tc>
      </w:tr>
      <w:tr w:rsidR="00A64FFD" w:rsidRPr="004777A5" w14:paraId="767F16B1" w14:textId="77777777" w:rsidTr="00111A4D">
        <w:trPr>
          <w:cantSplit/>
        </w:trPr>
        <w:tc>
          <w:tcPr>
            <w:tcW w:w="331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7E941" w14:textId="77777777" w:rsidR="00A64FFD" w:rsidRPr="004777A5" w:rsidRDefault="00A64FFD" w:rsidP="00A64FFD">
            <w:pPr>
              <w:spacing w:before="20" w:after="20"/>
              <w:rPr>
                <w:sz w:val="21"/>
                <w:szCs w:val="21"/>
              </w:rPr>
            </w:pPr>
            <w:r w:rsidRPr="004777A5">
              <w:rPr>
                <w:sz w:val="21"/>
                <w:szCs w:val="21"/>
              </w:rPr>
              <w:t>2. Revisa los Objetivos de Control para bases de datos relacionales de cualquier sistema o aplicación en sus niveles conceptual, lógico y físico.</w:t>
            </w:r>
          </w:p>
          <w:p w14:paraId="395C11E5" w14:textId="77777777" w:rsidR="00A64FFD" w:rsidRPr="004777A5" w:rsidRDefault="00A64FFD" w:rsidP="00A64FFD">
            <w:pPr>
              <w:spacing w:before="20" w:after="20"/>
            </w:pP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74946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2.1 Modela en el laboratorio de cómputo la base de datos de un sistema contable con sus entidades, relaciones y cardinalidad.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2B60F" w14:textId="47702966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3: </w:t>
            </w:r>
            <w:r w:rsidRPr="004777A5">
              <w:rPr>
                <w:sz w:val="21"/>
                <w:szCs w:val="21"/>
              </w:rPr>
              <w:t>Modelo conceptual, lógico y físico de la base de datos contable con sus sentencias SQL.</w:t>
            </w:r>
          </w:p>
        </w:tc>
      </w:tr>
      <w:tr w:rsidR="00A64FFD" w:rsidRPr="004777A5" w14:paraId="36A7AC7E" w14:textId="77777777" w:rsidTr="00111A4D">
        <w:trPr>
          <w:cantSplit/>
        </w:trPr>
        <w:tc>
          <w:tcPr>
            <w:tcW w:w="331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7BD1" w14:textId="77777777" w:rsidR="00A64FFD" w:rsidRPr="004777A5" w:rsidRDefault="00A64FFD" w:rsidP="00A64FFD"/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8A99D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2.2 Resuelve en aula consultas de extracción de datos sobre la base modelada, resguardando los datos personales.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FB7B6" w14:textId="1CCE991E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4: </w:t>
            </w:r>
            <w:r w:rsidRPr="004777A5">
              <w:rPr>
                <w:sz w:val="21"/>
                <w:szCs w:val="21"/>
              </w:rPr>
              <w:t>Reporte de consultas de extracción de datos con la verificación de su integridad.</w:t>
            </w:r>
          </w:p>
        </w:tc>
      </w:tr>
      <w:tr w:rsidR="00A64FFD" w:rsidRPr="004777A5" w14:paraId="2EFEC286" w14:textId="77777777" w:rsidTr="00111A4D"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11C7D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A64FFD" w:rsidRPr="004777A5" w14:paraId="39F72272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963B8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39045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7F25572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7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4E0F7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A64FFD" w:rsidRPr="004777A5" w14:paraId="35D6EC6F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14A87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lastRenderedPageBreak/>
              <w:t>Tema 1: Los sistemas de información y las tecnologías de la información</w:t>
            </w:r>
          </w:p>
          <w:p w14:paraId="3BC4F216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2: Introducción a la evaluación de sistemas de información</w:t>
            </w:r>
          </w:p>
          <w:p w14:paraId="0D88160E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3: Base de datos</w:t>
            </w:r>
          </w:p>
        </w:tc>
        <w:tc>
          <w:tcPr>
            <w:tcW w:w="4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2C551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Concepto y objetivos de los sistemas de información; tipos de sistemas TPS, MIS, DSS, ESS, BIS, ERP, CRM y SCM. (C)</w:t>
            </w:r>
          </w:p>
          <w:p w14:paraId="2318910A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Perspectivas de los sistemas de información, enfoques contemporáneos y los sistemas de información financiera. (C)</w:t>
            </w:r>
          </w:p>
          <w:p w14:paraId="0080F398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Concepto, características y tipos de tecnologías de la información; impacto de la tecnología de la información en las organizaciones. (C)</w:t>
            </w:r>
          </w:p>
          <w:p w14:paraId="6E0DC237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Tecnologías emergentes; la tecnología de la información y los sistemas contables. (C, T)</w:t>
            </w:r>
          </w:p>
          <w:p w14:paraId="20E0BA6F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Computación en la nube, analítica de datos e inteligencia artificial aplicadas a los procesos contables. (C, T)</w:t>
            </w:r>
          </w:p>
          <w:p w14:paraId="685CFC7A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Conceptos y consideraciones fundamentales de la evaluación de sistemas de información y su importancia. (C, P)</w:t>
            </w:r>
          </w:p>
          <w:p w14:paraId="524ED173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El rol del contador público en la evaluación de sistemas y tecnologías de la información. (P)</w:t>
            </w:r>
          </w:p>
          <w:p w14:paraId="34C60FA8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Tratamiento de los datos personales, confidencialidad y resguardo de la información ante la ausencia de una ley general de protección de datos personales en Bolivia. (C, A)</w:t>
            </w:r>
          </w:p>
          <w:p w14:paraId="2D536292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Base de datos: tipos, análisis de datos, arquitectura y sistemas de bases de datos. (C, T)</w:t>
            </w:r>
          </w:p>
          <w:p w14:paraId="72F939E7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El modelo relacional y el proceso de diseño de una base de datos relacional; gestión de requerimientos. (C, P)</w:t>
            </w:r>
          </w:p>
          <w:p w14:paraId="5E2F3BF7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Modelo conceptual con entidades, relaciones y cardinalidad; modelo lógico de tablas bidimensionales y modelo físico en SQL. (C)</w:t>
            </w:r>
          </w:p>
          <w:p w14:paraId="551C660B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Normalización de la base de datos relacional; buenas prácticas y estándares generalmente aceptados. (C)</w:t>
            </w:r>
          </w:p>
          <w:p w14:paraId="3D83A2BE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Estructuras no tradicionales NoSQL. (C)</w:t>
            </w:r>
          </w:p>
          <w:p w14:paraId="7E071854" w14:textId="77777777" w:rsidR="00A64FFD" w:rsidRPr="004777A5" w:rsidRDefault="00A64FFD" w:rsidP="00A64FF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Consultas de extracción de datos con fines de auditoría y verificación de la integridad de los archivos obtenidos. (C, A)</w:t>
            </w:r>
          </w:p>
        </w:tc>
        <w:tc>
          <w:tcPr>
            <w:tcW w:w="27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D4F64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Fundamentos de arquitectura de computadoras y de sistemas operativos.</w:t>
            </w:r>
          </w:p>
          <w:p w14:paraId="581B995A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 xml:space="preserve">Régimen de los documentos electrónicos y de la firma digital establecido por la Ley </w:t>
            </w:r>
            <w:proofErr w:type="spellStart"/>
            <w:r w:rsidRPr="004777A5">
              <w:rPr>
                <w:sz w:val="21"/>
                <w:szCs w:val="21"/>
              </w:rPr>
              <w:t>N°</w:t>
            </w:r>
            <w:proofErr w:type="spellEnd"/>
            <w:r w:rsidRPr="004777A5">
              <w:rPr>
                <w:sz w:val="21"/>
                <w:szCs w:val="21"/>
              </w:rPr>
              <w:t xml:space="preserve"> 164.</w:t>
            </w:r>
          </w:p>
        </w:tc>
      </w:tr>
      <w:tr w:rsidR="00A64FFD" w:rsidRPr="004777A5" w14:paraId="5AFB9720" w14:textId="77777777" w:rsidTr="00111A4D">
        <w:trPr>
          <w:cantSplit/>
        </w:trPr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936E5" w14:textId="77777777" w:rsidR="00A64FFD" w:rsidRPr="004777A5" w:rsidRDefault="00A64FFD" w:rsidP="00A64FFD">
            <w:pPr>
              <w:spacing w:before="20" w:after="20"/>
              <w:jc w:val="both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>
              <w:rPr>
                <w:sz w:val="21"/>
                <w:szCs w:val="21"/>
              </w:rPr>
              <w:t xml:space="preserve">Aplica los marcos normativos y los estándares de buenas prácticas en tecnologías de la información a la evaluación de una entidad, relacionando los objetivos de gobierno y gestión de COBIT con los componentes del control interno, verificando que se cumplan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los requerimientos de los STAKEHOLDERS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los requerimientos de los stakeholders</w:t>
              </w:r>
            </w:ins>
            <w:r>
              <w:rPr>
                <w:sz w:val="21"/>
                <w:szCs w:val="21"/>
              </w:rPr>
              <w:t xml:space="preserve">,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considerando un FRAMEWORK como COBIT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considerando un framework como COBIT</w:t>
              </w:r>
            </w:ins>
            <w:r>
              <w:rPr>
                <w:sz w:val="21"/>
                <w:szCs w:val="21"/>
              </w:rPr>
              <w:t xml:space="preserve"> que permita unificar criterios, abarcando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de extremo a extremo de la Organización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de extremo a extremo de la organización</w:t>
              </w:r>
            </w:ins>
            <w:r>
              <w:rPr>
                <w:sz w:val="21"/>
                <w:szCs w:val="21"/>
              </w:rPr>
              <w:t xml:space="preserve">.</w:t>
            </w:r>
          </w:p>
        </w:tc>
      </w:tr>
      <w:tr w:rsidR="00A64FFD" w:rsidRPr="004777A5" w14:paraId="5C5565F1" w14:textId="77777777" w:rsidTr="00111A4D">
        <w:tc>
          <w:tcPr>
            <w:tcW w:w="3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19FB7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8D0F9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5C1B7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64FFD" w:rsidRPr="004777A5" w14:paraId="083DD490" w14:textId="77777777" w:rsidTr="00111A4D">
        <w:trPr>
          <w:cantSplit/>
        </w:trPr>
        <w:tc>
          <w:tcPr>
            <w:tcW w:w="331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4ADEF" w14:textId="6FB2903E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lastRenderedPageBreak/>
              <w:t>1. Aplica los objetivos de gobierno y gestión de COBIT y los componentes del COSO a la evaluación de una entidad, valorando el riesgo de incorrección material en entornos tecnológicos conforme a la NIA 315.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18C6F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1.1 Selecciona en aula los objetivos de gobierno de COBIT según los factores de diseño de la entidad.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5334D" w14:textId="389B4513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5: </w:t>
            </w:r>
            <w:r w:rsidRPr="004777A5">
              <w:rPr>
                <w:sz w:val="21"/>
                <w:szCs w:val="21"/>
              </w:rPr>
              <w:t>Matriz de objetivos de gobierno y gestión de COBIT aplicada a la entidad.</w:t>
            </w:r>
          </w:p>
        </w:tc>
      </w:tr>
      <w:tr w:rsidR="00A64FFD" w:rsidRPr="004777A5" w14:paraId="74F7E432" w14:textId="77777777" w:rsidTr="00111A4D">
        <w:trPr>
          <w:cantSplit/>
        </w:trPr>
        <w:tc>
          <w:tcPr>
            <w:tcW w:w="331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045A5" w14:textId="77777777" w:rsidR="00A64FFD" w:rsidRPr="004777A5" w:rsidRDefault="00A64FFD" w:rsidP="00A64FFD"/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CAC29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1.2 Valora en equipo los riesgos derivados de los controles generales de tecnología de la información conforme a la NIA 315 revisada.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5818D" w14:textId="51B05261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6: </w:t>
            </w:r>
            <w:r w:rsidRPr="004777A5">
              <w:rPr>
                <w:sz w:val="21"/>
                <w:szCs w:val="21"/>
              </w:rPr>
              <w:t>Matriz de riesgos de los controles generales de tecnología de la información.</w:t>
            </w:r>
          </w:p>
        </w:tc>
      </w:tr>
      <w:tr w:rsidR="00A64FFD" w:rsidRPr="004777A5" w14:paraId="6516D266" w14:textId="77777777" w:rsidTr="00111A4D">
        <w:trPr>
          <w:cantSplit/>
        </w:trPr>
        <w:tc>
          <w:tcPr>
            <w:tcW w:w="331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A5A88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2. Evalúa el sistema de gestión de la seguridad de la información y los controles de los proveedores de servicios tecnológicos conforme a las normas ISO 27001, 27002, 27005 y 31000 y a la NIEA 3402.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003B9" w14:textId="77777777" w:rsidR="00A64FFD" w:rsidRPr="004777A5" w:rsidRDefault="00A64FFD" w:rsidP="00A64FFD">
            <w:pPr>
              <w:spacing w:before="20" w:after="20"/>
              <w:rPr>
                <w:sz w:val="21"/>
                <w:szCs w:val="21"/>
              </w:rPr>
            </w:pPr>
            <w:r w:rsidRPr="004777A5">
              <w:rPr>
                <w:sz w:val="21"/>
                <w:szCs w:val="21"/>
              </w:rPr>
              <w:t>2.1 Sustenta en equipo la gestión de riesgos de seguridad de la información de una entidad conforme a las normas ISO 27005 y 31000, aplicando procesos de Seguridad de la Información con SGSI conforme a la ISO 27001 e ISO 27002.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26DB1" w14:textId="01CC1429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7: </w:t>
            </w:r>
            <w:r w:rsidRPr="004777A5">
              <w:rPr>
                <w:sz w:val="21"/>
                <w:szCs w:val="21"/>
              </w:rPr>
              <w:t>Informe de evaluación del sistema de gestión de la seguridad de la información.</w:t>
            </w:r>
          </w:p>
        </w:tc>
      </w:tr>
      <w:tr w:rsidR="00A64FFD" w:rsidRPr="004777A5" w14:paraId="1A003F52" w14:textId="77777777" w:rsidTr="00111A4D">
        <w:trPr>
          <w:cantSplit/>
        </w:trPr>
        <w:tc>
          <w:tcPr>
            <w:tcW w:w="331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8E9D" w14:textId="77777777" w:rsidR="00A64FFD" w:rsidRPr="004777A5" w:rsidRDefault="00A64FFD" w:rsidP="00A64FFD"/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5E4AC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2.2 Analiza en aula un informe sobre los controles de una organización de servicios y su efecto en la auditoría.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2407A" w14:textId="3A00DCD9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8: </w:t>
            </w:r>
            <w:r w:rsidRPr="004777A5">
              <w:rPr>
                <w:sz w:val="21"/>
                <w:szCs w:val="21"/>
              </w:rPr>
              <w:t>Informe sobre los controles de los proveedores de servicios tecnológicos.</w:t>
            </w:r>
          </w:p>
        </w:tc>
      </w:tr>
      <w:tr w:rsidR="00A64FFD" w:rsidRPr="004777A5" w14:paraId="444A8CE8" w14:textId="77777777" w:rsidTr="00111A4D"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9ECB5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A64FFD" w:rsidRPr="004777A5" w14:paraId="44D69C4F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C801C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BBE97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56EB699E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7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FA62C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A64FFD" w:rsidRPr="004777A5" w14:paraId="75E948D0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7509F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4: Normas de auditoría base para evaluar tecnologías de la información y comunicación</w:t>
            </w:r>
          </w:p>
          <w:p w14:paraId="7D1CE05D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5: Marco regulatorio</w:t>
            </w:r>
          </w:p>
          <w:p w14:paraId="57D852AF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6: Marco COSO</w:t>
            </w:r>
          </w:p>
          <w:p w14:paraId="20E8EA01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7: Modelo COBIT</w:t>
            </w:r>
          </w:p>
          <w:p w14:paraId="2265E774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8: NIEA 3000 Norma Internacional de Encargos de Aseguramiento</w:t>
            </w:r>
          </w:p>
          <w:p w14:paraId="3A6D24BC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9: NIA 315 Norma Internacional de Auditoría</w:t>
            </w:r>
          </w:p>
          <w:p w14:paraId="082700BD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10: Estándares de seguridad de la información y gestión de riesgos</w:t>
            </w:r>
          </w:p>
        </w:tc>
        <w:tc>
          <w:tcPr>
            <w:tcW w:w="4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40E3A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Normas Internacionales de Auditoría y Aseguramiento aplicables a la evaluación de las tecnologías de la información: planificación, supervisión, control interno, evidencia y comunicación de resultados. (C, P)</w:t>
            </w:r>
          </w:p>
          <w:p w14:paraId="42B2B06B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Requerimientos sobre recursos tecnológicos y de información de la Norma Internacional de Gestión de la Calidad 1. (C)</w:t>
            </w:r>
          </w:p>
          <w:p w14:paraId="5C26E18B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Normas emitidas por la ASFI y por la SPVS, actualmente Autoridad de Fiscalización y Control de Pensiones y Seguros: flujo de información y revisión selectiva de los datos. (C)</w:t>
            </w:r>
          </w:p>
          <w:p w14:paraId="5AA7882E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Controles de acceso, validación de los controles generales y detección de actividades no autorizadas. (C)</w:t>
            </w:r>
          </w:p>
          <w:p w14:paraId="6820421F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Protección de la confidencialidad, exactitud e integridad de la información; normas emitidas por el CTNAC. (C, A)</w:t>
            </w:r>
          </w:p>
          <w:p w14:paraId="3895914E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Marco COSO: componentes de control interno, principios y puntos de interés. (C)</w:t>
            </w:r>
          </w:p>
          <w:p w14:paraId="5CF42258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lastRenderedPageBreak/>
              <w:t>Marco integrado de control interno COSO 2013 y marco de gestión del riesgo empresarial COSO ERM 2017. (C)</w:t>
            </w:r>
          </w:p>
          <w:p w14:paraId="1CD66EF9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Sistema de control interno automatizado y controles generales de tecnología de la información. (C, T)</w:t>
            </w:r>
          </w:p>
          <w:p w14:paraId="696C1A99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COBIT como marco de referencia para el gobierno y la gestión de las tecnologías de la información. (C)</w:t>
            </w:r>
          </w:p>
          <w:p w14:paraId="73455F1B" w14:textId="4CB1410C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COBIT: principios del sistema de gobierno, factores de diseño y niveles de capacidad de los procesos. (C, P)</w:t>
            </w:r>
          </w:p>
          <w:p w14:paraId="475E94DB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Objetivos de gobierno y gestión, componentes, dominios y objetivos de control interno informático. (C, T)</w:t>
            </w:r>
          </w:p>
          <w:p w14:paraId="12816DC1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NIEA 3000: principios básicos y procedimientos esenciales. (C, P)</w:t>
            </w:r>
          </w:p>
          <w:p w14:paraId="0A5C3093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Encargos de revisión y encargos de aseguramiento de controles inherentes a sistemas y tecnologías de la información. (C)</w:t>
            </w:r>
          </w:p>
          <w:p w14:paraId="0DC0385E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Norma Internacional de Encargos de Aseguramiento 3402: informes sobre los controles de las organizaciones de servicios y su uso por el auditor de la entidad usuaria. (C)</w:t>
            </w:r>
          </w:p>
          <w:p w14:paraId="223F3422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NIA 315: alcance, identificación y valoración del riesgo de incorrección material debida a fraude o error en los estados financieros y en las afirmaciones. (C, P)</w:t>
            </w:r>
          </w:p>
          <w:p w14:paraId="6DBFC8DA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Controles generales de tecnología de la información y espectro de riesgo inherente de la NIA 315 revisada. (C)</w:t>
            </w:r>
          </w:p>
          <w:p w14:paraId="71893E7D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Base para el diseño y la implementación de respuestas a los riesgos valorados de incorrección material; aplicaciones. (P)</w:t>
            </w:r>
          </w:p>
          <w:p w14:paraId="392F45CF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Normas ISO 27001 y 27002: el sistema de gestión de la seguridad de la información (SGSI) y sus requisitos. (C)</w:t>
            </w:r>
          </w:p>
          <w:p w14:paraId="6595EE8A" w14:textId="6FEA1724" w:rsidR="00A64FFD" w:rsidRPr="004777A5" w:rsidRDefault="003D370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Normas ISO 27001 y 27002 de IBNORCA y la reorganización de sus controles por temas. (C)</w:t>
            </w:r>
          </w:p>
          <w:p w14:paraId="43ED03E4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Procesos y procedimientos para proteger la información contra amenazas y vulnerabilidades; reducción del riesgo de pérdida de información. (P)</w:t>
            </w:r>
          </w:p>
          <w:p w14:paraId="76BB20E9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Cumplimiento de requisitos legales y normativos y aumento de la confianza de las partes interesadas. (C)</w:t>
            </w:r>
          </w:p>
          <w:p w14:paraId="03EA77BE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Norma ISO 27004: orientación para realizar mediciones, configurar métricas, qué medir, con qué frecuencia medir y cómo medir. (C)</w:t>
            </w:r>
          </w:p>
          <w:p w14:paraId="5500797B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lastRenderedPageBreak/>
              <w:t>Norma ISO 27005: directrices para la gestión de riesgos de seguridad de la información; amenazas, vulnerabilidades e impactos. (C)</w:t>
            </w:r>
          </w:p>
          <w:p w14:paraId="0E414C23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Norma ISO 31000 de gestión de riesgos: definición, principios y directrices; enfoques basados en la organización, en procesos, en evidencia y en la mejora continua. (C)</w:t>
            </w:r>
          </w:p>
          <w:p w14:paraId="7A129621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Marco de gestión del riesgo: identificación y análisis; adopción del estándar para la toma de decisiones, la reducción de la incertidumbre y la mejora del rendimiento. (C)</w:t>
            </w:r>
          </w:p>
          <w:p w14:paraId="361671C4" w14:textId="77777777" w:rsidR="00A64FFD" w:rsidRPr="004777A5" w:rsidRDefault="00A64FFD" w:rsidP="00A64FF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Normas de gestión de la continuidad del negocio y de los sistemas de gestión de la inteligencia artificial. (C, T)</w:t>
            </w:r>
          </w:p>
        </w:tc>
        <w:tc>
          <w:tcPr>
            <w:tcW w:w="27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736C2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lastRenderedPageBreak/>
              <w:t>Lineamientos de seguridad de la información de la Agencia de Gobierno Electrónico y Tecnologías de Información y Comunicación.</w:t>
            </w:r>
          </w:p>
          <w:p w14:paraId="139C800E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Proceso de certificación de sistemas de gestión conforme a normas ISO.</w:t>
            </w:r>
          </w:p>
        </w:tc>
      </w:tr>
      <w:tr w:rsidR="00A64FFD" w:rsidRPr="004777A5" w14:paraId="0D374B68" w14:textId="77777777" w:rsidTr="00111A4D">
        <w:trPr>
          <w:cantSplit/>
        </w:trPr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B4874" w14:textId="77777777" w:rsidR="00A64FFD" w:rsidRPr="004777A5" w:rsidRDefault="00A64FFD" w:rsidP="00A64FFD">
            <w:pPr>
              <w:spacing w:before="20" w:after="20"/>
              <w:jc w:val="both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3: </w:t>
            </w:r>
            <w:r>
              <w:rPr>
                <w:sz w:val="21"/>
                <w:szCs w:val="21"/>
              </w:rPr>
              <w:t xml:space="preserve">Evalúa el control interno en un entorno de sistemas de información, levantando la información con narrativas, flujogramas y cuestionarios y determinando el nivel del riesgo de control,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comunicando los resultados con informe Preliminar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comunicando los resultados con un informe preliminar</w:t>
              </w:r>
            </w:ins>
            <w:r>
              <w:rPr>
                <w:sz w:val="21"/>
                <w:szCs w:val="21"/>
              </w:rPr>
              <w:t xml:space="preserve"> y, después de una validación, emitiendo el Informe Final.</w:t>
            </w:r>
          </w:p>
        </w:tc>
      </w:tr>
      <w:tr w:rsidR="00A64FFD" w:rsidRPr="004777A5" w14:paraId="3A92FA96" w14:textId="77777777" w:rsidTr="00111A4D">
        <w:tc>
          <w:tcPr>
            <w:tcW w:w="3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49047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FAFCF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884FF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64FFD" w:rsidRPr="004777A5" w14:paraId="6A78FF97" w14:textId="77777777" w:rsidTr="00111A4D">
        <w:trPr>
          <w:cantSplit/>
        </w:trPr>
        <w:tc>
          <w:tcPr>
            <w:tcW w:w="331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41F10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 Evalúa los controles generales y de aplicación de un entorno de sistemas, levantando la información con narrativas, flujogramas y cuestionarios y revisando la segregación de funciones.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88919" w14:textId="237AA51E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1.1 Revisa en aula los controles internos de un entorno de sistemas con narrativas, flujogramas y cuestionarios.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04739" w14:textId="60DBA6ED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9: </w:t>
            </w:r>
            <w:r w:rsidRPr="004777A5">
              <w:rPr>
                <w:sz w:val="21"/>
                <w:szCs w:val="21"/>
              </w:rPr>
              <w:t>Narrativas, flujogramas y cuestionarios del levantamiento de controles del entorno de sistemas.</w:t>
            </w:r>
          </w:p>
        </w:tc>
      </w:tr>
      <w:tr w:rsidR="00A64FFD" w:rsidRPr="004777A5" w14:paraId="14CB07D7" w14:textId="77777777" w:rsidTr="00111A4D">
        <w:trPr>
          <w:cantSplit/>
        </w:trPr>
        <w:tc>
          <w:tcPr>
            <w:tcW w:w="331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2324D" w14:textId="77777777" w:rsidR="00A64FFD" w:rsidRPr="004777A5" w:rsidRDefault="00A64FFD" w:rsidP="00A64FFD"/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083C5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1.2 Revisa en el laboratorio de cómputo los perfiles de acceso y la segregación de funciones del sistema evaluado.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C0791" w14:textId="3B0C1AE8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10: </w:t>
            </w:r>
            <w:r w:rsidRPr="004777A5">
              <w:rPr>
                <w:sz w:val="21"/>
                <w:szCs w:val="21"/>
              </w:rPr>
              <w:t>Matriz de perfiles de acceso con las incompatibilidades de funciones detectadas.</w:t>
            </w:r>
          </w:p>
        </w:tc>
      </w:tr>
      <w:tr w:rsidR="00A64FFD" w:rsidRPr="004777A5" w14:paraId="37CD4CDD" w14:textId="77777777" w:rsidTr="00111A4D">
        <w:trPr>
          <w:cantSplit/>
        </w:trPr>
        <w:tc>
          <w:tcPr>
            <w:tcW w:w="331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8857E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2. Determina el nivel evaluado del riesgo de control y diseña las pruebas de control de aplicaciones, ajustando las pruebas sustantivas planificadas.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60A11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2.1 Diseña en equipo las pruebas de control de aplicaciones con técnicas de auditoría asistidas por computador.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CF91C" w14:textId="3DB8301E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11: </w:t>
            </w:r>
            <w:r w:rsidRPr="004777A5">
              <w:rPr>
                <w:sz w:val="21"/>
                <w:szCs w:val="21"/>
              </w:rPr>
              <w:t>Matriz de pruebas de control de aplicaciones con el nivel evaluado del riesgo de control.</w:t>
            </w:r>
          </w:p>
        </w:tc>
      </w:tr>
      <w:tr w:rsidR="00A64FFD" w:rsidRPr="004777A5" w14:paraId="42994E54" w14:textId="77777777" w:rsidTr="00111A4D">
        <w:trPr>
          <w:cantSplit/>
        </w:trPr>
        <w:tc>
          <w:tcPr>
            <w:tcW w:w="331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7BC5" w14:textId="77777777" w:rsidR="00A64FFD" w:rsidRPr="004777A5" w:rsidRDefault="00A64FFD" w:rsidP="00A64FFD"/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B2B53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2.2 Evalúa en aula los controles de respaldo, continuidad y respuesta ante incidentes de ciberseguridad.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A0B88" w14:textId="425D85CF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12: </w:t>
            </w:r>
            <w:r w:rsidRPr="004777A5">
              <w:rPr>
                <w:sz w:val="21"/>
                <w:szCs w:val="21"/>
              </w:rPr>
              <w:t>Informe de evaluación de los controles de respaldo y continuidad operativa.</w:t>
            </w:r>
          </w:p>
        </w:tc>
      </w:tr>
      <w:tr w:rsidR="00A64FFD" w:rsidRPr="004777A5" w14:paraId="61DE85E8" w14:textId="77777777" w:rsidTr="00111A4D"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EB1FA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A64FFD" w:rsidRPr="004777A5" w14:paraId="5F792D45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3F710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9FC39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37E079F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7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754B3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A64FFD" w:rsidRPr="004777A5" w14:paraId="00DD94DF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A8C87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11: El control interno en un entorno de sistemas</w:t>
            </w:r>
          </w:p>
          <w:p w14:paraId="637DF66D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12: Controles de aplicación y actividades de control</w:t>
            </w:r>
          </w:p>
          <w:p w14:paraId="72639633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 xml:space="preserve">Tema 13: Consideraciones de control interno del </w:t>
            </w:r>
            <w:r w:rsidRPr="004777A5">
              <w:rPr>
                <w:sz w:val="21"/>
                <w:szCs w:val="21"/>
              </w:rPr>
              <w:lastRenderedPageBreak/>
              <w:t>contador público en un entorno tecnológico</w:t>
            </w:r>
          </w:p>
        </w:tc>
        <w:tc>
          <w:tcPr>
            <w:tcW w:w="4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6243A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lastRenderedPageBreak/>
              <w:t>Entendimiento del entorno y de los controles generales de tecnología de la información; enfoque de auditoría en sistemas. (C)</w:t>
            </w:r>
          </w:p>
          <w:p w14:paraId="4228AF18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Controles generales sobre los accesos, los cambios a los programas y las operaciones de los sistemas. (C)</w:t>
            </w:r>
          </w:p>
          <w:p w14:paraId="2DD20675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lastRenderedPageBreak/>
              <w:t>El control interno en un entorno de sistemas y la evaluación de la estructura organizacional de los sistemas de información. (C, P)</w:t>
            </w:r>
          </w:p>
          <w:p w14:paraId="6D4E8F11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Evaluación del establecimiento de políticas, normas y procedimientos relacionados con el hardware, el software y la funcionalidad del personal de sistemas. (C, P, T)</w:t>
            </w:r>
          </w:p>
          <w:p w14:paraId="79D373D6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Levantamiento de la información de los controles internos en ambientes de sistemas con narrativas, diagramas, flujogramas y cuestionarios. (P)</w:t>
            </w:r>
          </w:p>
          <w:p w14:paraId="400FD1E7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Definición y tipos de control. (C)</w:t>
            </w:r>
          </w:p>
          <w:p w14:paraId="39F459D1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Actividades de control general: desarrollo o adaptación de nuevos programas y sistemas y cambio de los programas y sistemas existentes. (C)</w:t>
            </w:r>
          </w:p>
          <w:p w14:paraId="6E268B07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Acceso a programas e información y operaciones del computador; actividades de control y de aplicación. (P)</w:t>
            </w:r>
          </w:p>
          <w:p w14:paraId="57B07F28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Segregación de funciones en los perfiles de acceso y revisión periódica de los usuarios habilitados. (C)</w:t>
            </w:r>
          </w:p>
          <w:p w14:paraId="290B05DD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Evaluación del riesgo de control: nivel evaluado y planificado del riesgo de control. (P)</w:t>
            </w:r>
          </w:p>
          <w:p w14:paraId="26ECAB14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Diseño y realización de pruebas de control, ajuste de las pruebas sustantivas planificadas y documentación del nivel evaluado del riesgo de control. (P)</w:t>
            </w:r>
          </w:p>
          <w:p w14:paraId="606BF628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Procedimientos para probar las actividades de control de aplicaciones con técnicas de auditoría asistidas por computador: información de pruebas, ambiente de prueba integrado, programas controlados y análisis de programas. (P, T)</w:t>
            </w:r>
          </w:p>
          <w:p w14:paraId="28CF38D8" w14:textId="77E6DDC2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Programas de muestras de auditoría; comparación de información de archivos separados y de los resultados de auditoría con los registros del cliente. (P)</w:t>
            </w:r>
          </w:p>
          <w:p w14:paraId="30C487EB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Evaluación de la globalización en las operaciones de negocio. (P)</w:t>
            </w:r>
          </w:p>
          <w:p w14:paraId="7E9F06DA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Controles sobre los servicios tecnológicos contratados con terceros y con proveedores de servicios en la nube. (C)</w:t>
            </w:r>
          </w:p>
          <w:p w14:paraId="35D6DA26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Diseño de medidas de control de acceso lógico y establecimiento del rastro de las operaciones. (P)</w:t>
            </w:r>
          </w:p>
          <w:p w14:paraId="0E7BAE83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777A5">
              <w:rPr>
                <w:sz w:val="21"/>
                <w:szCs w:val="21"/>
              </w:rPr>
              <w:t>Gestión de incidentes de ciberseguridad, respaldo de la información y planes de continuidad y recuperación. (C)</w:t>
            </w:r>
          </w:p>
          <w:p w14:paraId="39E28EBD" w14:textId="77777777" w:rsidR="00A64FFD" w:rsidRPr="004777A5" w:rsidRDefault="00A64FFD" w:rsidP="00A64FFD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Software de auditoría generalizados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Software de auditoría generalizado</w:t>
              </w:r>
            </w:ins>
            <w:r>
              <w:rPr>
                <w:sz w:val="21"/>
                <w:szCs w:val="21"/>
              </w:rPr>
              <w:t xml:space="preserve"> y procedimientos para probar las actividades de control del usuario. (P, T)</w:t>
            </w:r>
          </w:p>
        </w:tc>
        <w:tc>
          <w:tcPr>
            <w:tcW w:w="27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AB683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lastRenderedPageBreak/>
              <w:t>Fundamentos de redes de datos y de protocolos de comunicación.</w:t>
            </w:r>
          </w:p>
          <w:p w14:paraId="3B888EDD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Nociones de criptografía y de gestión de contraseñas.</w:t>
            </w:r>
          </w:p>
        </w:tc>
      </w:tr>
      <w:tr w:rsidR="00A64FFD" w:rsidRPr="004777A5" w14:paraId="0457FE2A" w14:textId="77777777" w:rsidTr="00111A4D">
        <w:trPr>
          <w:cantSplit/>
        </w:trPr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4E7A8" w14:textId="77777777" w:rsidR="00A64FFD" w:rsidRPr="004777A5" w:rsidRDefault="00A64FFD" w:rsidP="00A64FFD">
            <w:pPr>
              <w:spacing w:before="20" w:after="20"/>
              <w:jc w:val="both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4: </w:t>
            </w:r>
            <w:r w:rsidRPr="004777A5">
              <w:rPr>
                <w:sz w:val="21"/>
                <w:szCs w:val="21"/>
              </w:rPr>
              <w:t>Elabora el informe de evaluación de un sistema de información contable, aplicando las técnicas de auditoría asistidas por computador en las pruebas sustantivas de transacciones y saldos, considerando un Informe preliminar y un Informe Final.</w:t>
            </w:r>
          </w:p>
        </w:tc>
      </w:tr>
      <w:tr w:rsidR="00A64FFD" w:rsidRPr="004777A5" w14:paraId="5977664B" w14:textId="77777777" w:rsidTr="00111A4D">
        <w:tc>
          <w:tcPr>
            <w:tcW w:w="3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E3FF0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7BA3F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0D77A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64FFD" w:rsidRPr="004777A5" w14:paraId="6CD699BF" w14:textId="77777777" w:rsidTr="00111A4D">
        <w:trPr>
          <w:cantSplit/>
        </w:trPr>
        <w:tc>
          <w:tcPr>
            <w:tcW w:w="331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C3891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 Aplica las técnicas de auditoría asistidas por computador en las pruebas sustantivas de transacciones y saldos, verificando el origen y la integridad de los datos.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2ED0B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1.1 Aplica en el laboratorio de cómputo una herramienta TAAC a la extracción de datos y al recálculo de saldos.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C74B9" w14:textId="2F4EA221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13: </w:t>
            </w:r>
            <w:r w:rsidRPr="004777A5">
              <w:rPr>
                <w:sz w:val="21"/>
                <w:szCs w:val="21"/>
              </w:rPr>
              <w:t>Papeles de trabajo de las pruebas de detalle obtenidas con herramientas TAAC.</w:t>
            </w:r>
          </w:p>
        </w:tc>
      </w:tr>
      <w:tr w:rsidR="00A64FFD" w:rsidRPr="004777A5" w14:paraId="3565EBFB" w14:textId="77777777" w:rsidTr="00111A4D">
        <w:trPr>
          <w:cantSplit/>
        </w:trPr>
        <w:tc>
          <w:tcPr>
            <w:tcW w:w="331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2B98" w14:textId="77777777" w:rsidR="00A64FFD" w:rsidRPr="004777A5" w:rsidRDefault="00A64FFD" w:rsidP="00A64FFD"/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6661F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1.2 Compara en equipo información de archivos separados con los registros de la entidad.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88F80" w14:textId="2578838D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14: </w:t>
            </w:r>
            <w:r w:rsidRPr="004777A5">
              <w:rPr>
                <w:sz w:val="21"/>
                <w:szCs w:val="21"/>
              </w:rPr>
              <w:t>Reporte de comparación de archivos separados con los registros de la entidad.</w:t>
            </w:r>
          </w:p>
        </w:tc>
      </w:tr>
      <w:tr w:rsidR="00A64FFD" w:rsidRPr="004777A5" w14:paraId="304A0B28" w14:textId="77777777" w:rsidTr="00111A4D">
        <w:trPr>
          <w:cantSplit/>
        </w:trPr>
        <w:tc>
          <w:tcPr>
            <w:tcW w:w="331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AC4CB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2. Elabora el informe de evaluación de un sistema de información contable, sustentando sus hallazgos en el análisis de datos de poblaciones completas.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C5398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2.1 Analiza en el laboratorio de cómputo la totalidad de las transacciones y visualiza las excepciones.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FE2BC" w14:textId="206FDEF9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15: </w:t>
            </w:r>
            <w:r w:rsidRPr="004777A5">
              <w:rPr>
                <w:sz w:val="21"/>
                <w:szCs w:val="21"/>
              </w:rPr>
              <w:t>Tablero de visualización de excepciones de la población analizada.</w:t>
            </w:r>
          </w:p>
        </w:tc>
      </w:tr>
      <w:tr w:rsidR="00A64FFD" w:rsidRPr="004777A5" w14:paraId="7DBB10F3" w14:textId="77777777" w:rsidTr="00111A4D">
        <w:trPr>
          <w:cantSplit/>
        </w:trPr>
        <w:tc>
          <w:tcPr>
            <w:tcW w:w="331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D49A" w14:textId="77777777" w:rsidR="00A64FFD" w:rsidRPr="004777A5" w:rsidRDefault="00A64FFD" w:rsidP="00A64FFD"/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ACDF9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2.2 Presenta ante el curso el informe de evaluación del sistema de información contable.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C7B83" w14:textId="1C4C27AF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16: </w:t>
            </w:r>
            <w:r w:rsidRPr="004777A5">
              <w:rPr>
                <w:sz w:val="21"/>
                <w:szCs w:val="21"/>
              </w:rPr>
              <w:t>Informe de evaluación del sistema de información contable con sus hallazgos y recomendaciones.</w:t>
            </w:r>
          </w:p>
        </w:tc>
      </w:tr>
      <w:tr w:rsidR="00A64FFD" w:rsidRPr="004777A5" w14:paraId="14A97092" w14:textId="77777777" w:rsidTr="00111A4D"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63B9B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A64FFD" w:rsidRPr="004777A5" w14:paraId="215D7664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03A8D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2FED2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5A56C90E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7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C0736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A64FFD" w:rsidRPr="004777A5" w14:paraId="59D9C3AA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390A7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14: Evaluación de sistemas</w:t>
            </w:r>
          </w:p>
          <w:p w14:paraId="4D212498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15: Herramientas TAAC</w:t>
            </w:r>
          </w:p>
          <w:p w14:paraId="0B85B177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16: Pruebas sustantivas de sistemas y el impacto de la globalización en la evidencia de auditoría</w:t>
            </w:r>
          </w:p>
        </w:tc>
        <w:tc>
          <w:tcPr>
            <w:tcW w:w="4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5D855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Evaluación de sistemas: concepto, antecedentes, importancia, objetivos, tipos y etapas. (C, P)</w:t>
            </w:r>
          </w:p>
          <w:p w14:paraId="4C78EDE6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La evaluación de la automatización de procesos y la evaluación de sistemas computacionales. (P, T)</w:t>
            </w:r>
          </w:p>
          <w:p w14:paraId="564B7329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Auditoría de sistemas de información y auditoría de sistemas de información contable; el rol del contador público en la auditoría de sistemas. (C)</w:t>
            </w:r>
          </w:p>
          <w:p w14:paraId="278DC73C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Conceptos, importancia, ventajas y desventajas de las herramientas TAAC. (C)</w:t>
            </w:r>
          </w:p>
          <w:p w14:paraId="05210C63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Evolución de las técnicas de auditoría asistidas por computador hacia el análisis de datos y la automatización de procedimientos. (C, P, T)</w:t>
            </w:r>
          </w:p>
          <w:p w14:paraId="5FE4DF4B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Planificación y utilización de las TAAC: pruebas de detalle de transacciones y saldos, pruebas completas, procedimientos analíticos y pruebas de controles generales. (P)</w:t>
            </w:r>
          </w:p>
          <w:p w14:paraId="6A573C53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lastRenderedPageBreak/>
              <w:t>Muestreo de programas para extraer datos y rehacer cálculos; paquetes de auditoría y aplicaciones prácticas. (P)</w:t>
            </w:r>
          </w:p>
          <w:p w14:paraId="2FB23490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Verificación del origen y de la integridad de los datos obtenidos y documentación de su tratamiento. (P, A)</w:t>
            </w:r>
          </w:p>
          <w:p w14:paraId="62974E2E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Pruebas sustantivas: definición y utilización de las TAAC o del software de auditoría en el examen de registros. (C, P, T)</w:t>
            </w:r>
          </w:p>
          <w:p w14:paraId="619F1AB1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Reordenamiento de la información, realización de análisis y selección de muestras de auditoría. (C)</w:t>
            </w:r>
          </w:p>
          <w:p w14:paraId="2FCFEC4B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Comparación de información de archivos separados y de los resultados con los datos registrados. (C)</w:t>
            </w:r>
          </w:p>
          <w:p w14:paraId="56A8B39D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Análisis de datos sobre la totalidad de las transacciones y visualización de los resultados para identificar excepciones. (P, T)</w:t>
            </w:r>
          </w:p>
          <w:p w14:paraId="20FF7AFC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Evaluación de la globalización en las operaciones de negocio. (P)</w:t>
            </w:r>
          </w:p>
          <w:p w14:paraId="041DCD13" w14:textId="77777777" w:rsidR="00A64FFD" w:rsidRPr="004777A5" w:rsidRDefault="00A64FFD" w:rsidP="00A64FFD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777A5">
              <w:rPr>
                <w:sz w:val="21"/>
                <w:szCs w:val="21"/>
              </w:rPr>
              <w:t>Uso de sistemas de inteligencia artificial en la evaluación de sistemas: supervisión del profesional, confidencialidad de los datos y documentación de su utilización. (P, A, T)</w:t>
            </w:r>
          </w:p>
        </w:tc>
        <w:tc>
          <w:tcPr>
            <w:tcW w:w="27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0F5DF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lastRenderedPageBreak/>
              <w:t>Formatos de archivo y codificación de datos usados en la extracción de información contable.</w:t>
            </w:r>
          </w:p>
          <w:p w14:paraId="6AF526AE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Licenciamiento de software de auditoría y de herramientas de código abierto.</w:t>
            </w:r>
          </w:p>
        </w:tc>
      </w:tr>
      <w:tr w:rsidR="00A64FFD" w:rsidRPr="004777A5" w14:paraId="7A3B543F" w14:textId="77777777" w:rsidTr="00111A4D">
        <w:trPr>
          <w:cantSplit/>
        </w:trPr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444AD" w14:textId="77777777" w:rsidR="00A64FFD" w:rsidRPr="004777A5" w:rsidRDefault="00A64FFD" w:rsidP="00A64FFD">
            <w:pPr>
              <w:spacing w:before="20" w:after="20"/>
              <w:jc w:val="both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5: </w:t>
            </w:r>
            <w:r w:rsidRPr="004777A5">
              <w:rPr>
                <w:sz w:val="21"/>
                <w:szCs w:val="21"/>
              </w:rPr>
              <w:t>Evalúa la ciberseguridad y los riesgos de las tecnologías emergentes de una entidad, aplicando la auditoría continua y el análisis de procesos digitalizados y verificando la confiabilidad de la automatización y de los algoritmos de inteligencia artificial que intervienen en el procesamiento contable.</w:t>
            </w:r>
          </w:p>
        </w:tc>
      </w:tr>
      <w:tr w:rsidR="00A64FFD" w:rsidRPr="004777A5" w14:paraId="2D371DFC" w14:textId="77777777" w:rsidTr="00111A4D">
        <w:tc>
          <w:tcPr>
            <w:tcW w:w="3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BE5F4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19F3A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648E3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64FFD" w:rsidRPr="004777A5" w14:paraId="205FFF2F" w14:textId="77777777" w:rsidTr="00111A4D">
        <w:trPr>
          <w:cantSplit/>
        </w:trPr>
        <w:tc>
          <w:tcPr>
            <w:tcW w:w="331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60737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 Evalúa la auditoría continua, la automatización robótica y la minería de procesos de una entidad, verificando la trazabilidad e integridad de la evidencia contable digital.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FAB70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1.1 Resuelve en el laboratorio de cómputo un ejercicio de minería de datos con procesos sobre un registro de eventos.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0B517" w14:textId="38E19146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17: </w:t>
            </w:r>
            <w:r w:rsidRPr="004777A5">
              <w:rPr>
                <w:sz w:val="21"/>
                <w:szCs w:val="21"/>
              </w:rPr>
              <w:t>Diagrama del flujo real del proceso con sus desviaciones.</w:t>
            </w:r>
          </w:p>
        </w:tc>
      </w:tr>
      <w:tr w:rsidR="00A64FFD" w:rsidRPr="004777A5" w14:paraId="4BD0E097" w14:textId="77777777" w:rsidTr="00111A4D">
        <w:trPr>
          <w:cantSplit/>
        </w:trPr>
        <w:tc>
          <w:tcPr>
            <w:tcW w:w="331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8106" w14:textId="77777777" w:rsidR="00A64FFD" w:rsidRPr="004777A5" w:rsidRDefault="00A64FFD" w:rsidP="00A64FFD"/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B7993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1.2 Evalúa en equipo los objetivos de control sobre los riesgos de un proceso automatizado.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3F7A9" w14:textId="48562BBD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18: </w:t>
            </w:r>
            <w:r w:rsidRPr="004777A5">
              <w:rPr>
                <w:sz w:val="21"/>
                <w:szCs w:val="21"/>
              </w:rPr>
              <w:t>Matriz de controles sobre la automatización robótica de procesos.</w:t>
            </w:r>
          </w:p>
        </w:tc>
      </w:tr>
      <w:tr w:rsidR="00A64FFD" w:rsidRPr="004777A5" w14:paraId="34BC3C0C" w14:textId="77777777" w:rsidTr="00111A4D">
        <w:trPr>
          <w:cantSplit/>
        </w:trPr>
        <w:tc>
          <w:tcPr>
            <w:tcW w:w="331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4E4A9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2. Valora la madurez de la ciberseguridad y la confiabilidad de los algoritmos de inteligencia artificial y de la cadena de bloques, comunicando las deficiencias a los responsables del gobierno de la entidad.</w:t>
            </w:r>
          </w:p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4FF23" w14:textId="77777777" w:rsidR="00A64FFD" w:rsidRPr="004777A5" w:rsidRDefault="00A64FFD" w:rsidP="00A64FFD">
            <w:pPr>
              <w:spacing w:before="20" w:after="20"/>
            </w:pPr>
            <w:r>
              <w:rPr>
                <w:sz w:val="21"/>
                <w:szCs w:val="21"/>
              </w:rPr>
              <w:t xml:space="preserve">2.1 Valora en equipo la madurez de los controles de ciberseguridad </w:t>
            </w: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con el marco del NIST y compartiendo con CMMI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con el marco del NIST y comparando con CMMI</w:t>
              </w:r>
            </w:ins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CB016" w14:textId="467543BD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19: </w:t>
            </w:r>
            <w:r w:rsidRPr="004777A5">
              <w:rPr>
                <w:sz w:val="21"/>
                <w:szCs w:val="21"/>
              </w:rPr>
              <w:t>Perfil de madurez de ciberseguridad de la entidad.</w:t>
            </w:r>
          </w:p>
        </w:tc>
      </w:tr>
      <w:tr w:rsidR="00A64FFD" w:rsidRPr="004777A5" w14:paraId="2F8432FC" w14:textId="77777777" w:rsidTr="00111A4D">
        <w:trPr>
          <w:cantSplit/>
        </w:trPr>
        <w:tc>
          <w:tcPr>
            <w:tcW w:w="331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5C2C" w14:textId="77777777" w:rsidR="00A64FFD" w:rsidRPr="004777A5" w:rsidRDefault="00A64FFD" w:rsidP="00A64FFD"/>
        </w:tc>
        <w:tc>
          <w:tcPr>
            <w:tcW w:w="28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4C639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 xml:space="preserve">2.2 Presenta ante el curso los riesgos de sesgo y </w:t>
            </w:r>
            <w:proofErr w:type="spellStart"/>
            <w:r w:rsidRPr="004777A5">
              <w:rPr>
                <w:sz w:val="21"/>
                <w:szCs w:val="21"/>
              </w:rPr>
              <w:t>explicabilidad</w:t>
            </w:r>
            <w:proofErr w:type="spellEnd"/>
            <w:r w:rsidRPr="004777A5">
              <w:rPr>
                <w:sz w:val="21"/>
                <w:szCs w:val="21"/>
              </w:rPr>
              <w:t xml:space="preserve"> de un algoritmo de inteligencia artificial aplicado al procesamiento contable.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54210" w14:textId="74628DFC" w:rsidR="00A64FFD" w:rsidRPr="004777A5" w:rsidRDefault="00A64FFD" w:rsidP="00A64FFD">
            <w:pPr>
              <w:spacing w:before="20" w:after="20"/>
            </w:pPr>
            <w:r w:rsidRPr="004777A5">
              <w:rPr>
                <w:b/>
                <w:bCs/>
                <w:sz w:val="21"/>
                <w:szCs w:val="21"/>
              </w:rPr>
              <w:t xml:space="preserve">Producto 20: </w:t>
            </w:r>
            <w:r w:rsidRPr="004777A5">
              <w:rPr>
                <w:sz w:val="21"/>
                <w:szCs w:val="21"/>
              </w:rPr>
              <w:t>Informe de deficiencias de ciberseguridad y de tecnologías emergentes dirigido a la dirección.</w:t>
            </w:r>
          </w:p>
        </w:tc>
      </w:tr>
      <w:tr w:rsidR="00A64FFD" w:rsidRPr="004777A5" w14:paraId="33544BBA" w14:textId="77777777" w:rsidTr="00111A4D"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4B8D9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A64FFD" w:rsidRPr="004777A5" w14:paraId="07A05E6B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9F1D1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EB134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6010B5EF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7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08BCE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A64FFD" w:rsidRPr="004777A5" w14:paraId="44676FA4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2D6A9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17: Auditoría continua y procesos digitalizados</w:t>
            </w:r>
          </w:p>
          <w:p w14:paraId="3B01D62E" w14:textId="77777777" w:rsidR="00A64FFD" w:rsidRPr="004777A5" w:rsidRDefault="00A64FFD" w:rsidP="00A64FFD">
            <w:pPr>
              <w:spacing w:before="20" w:after="20"/>
            </w:pPr>
            <w:r w:rsidRPr="004777A5">
              <w:rPr>
                <w:sz w:val="21"/>
                <w:szCs w:val="21"/>
              </w:rPr>
              <w:t>Tema 18: Ciberseguridad y auditoría de tecnologías emergentes</w:t>
            </w:r>
          </w:p>
        </w:tc>
        <w:tc>
          <w:tcPr>
            <w:tcW w:w="4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272CF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777A5">
              <w:rPr>
                <w:sz w:val="21"/>
                <w:szCs w:val="21"/>
              </w:rPr>
              <w:t>Auditoría continua y monitoreo continuo de controles en entornos en la nube. (C)</w:t>
            </w:r>
          </w:p>
          <w:p w14:paraId="377B4FB5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777A5">
              <w:rPr>
                <w:sz w:val="21"/>
                <w:szCs w:val="21"/>
              </w:rPr>
              <w:t xml:space="preserve">Automatización robótica de procesos: riesgos, controles sobre los </w:t>
            </w:r>
            <w:proofErr w:type="spellStart"/>
            <w:r w:rsidRPr="004777A5">
              <w:rPr>
                <w:sz w:val="21"/>
                <w:szCs w:val="21"/>
              </w:rPr>
              <w:t>bots</w:t>
            </w:r>
            <w:proofErr w:type="spellEnd"/>
            <w:r w:rsidRPr="004777A5">
              <w:rPr>
                <w:sz w:val="21"/>
                <w:szCs w:val="21"/>
              </w:rPr>
              <w:t xml:space="preserve"> y evaluación de su funcionamiento. (P, T)</w:t>
            </w:r>
          </w:p>
          <w:p w14:paraId="10ADAACC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777A5">
              <w:rPr>
                <w:sz w:val="21"/>
                <w:szCs w:val="21"/>
              </w:rPr>
              <w:t>Minería de procesos: reconstrucción del flujo real de las transacciones a partir de los registros de eventos del sistema. (P)</w:t>
            </w:r>
          </w:p>
          <w:p w14:paraId="717E17FE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777A5">
              <w:rPr>
                <w:sz w:val="21"/>
                <w:szCs w:val="21"/>
              </w:rPr>
              <w:t>Trazabilidad e integridad de la evidencia contable digital: firma digital, sellos de tiempo y registros de auditoría. (P, A, T)</w:t>
            </w:r>
          </w:p>
          <w:p w14:paraId="0D6B5AD8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Ciberseguridad: amenazas, vulnerabilidades y evaluación de la madurez de los controles con el marco de ciberseguridad del NIST. (C, P)</w:t>
            </w:r>
          </w:p>
          <w:p w14:paraId="6A88D5C6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777A5">
              <w:rPr>
                <w:sz w:val="21"/>
                <w:szCs w:val="21"/>
              </w:rPr>
              <w:t>Resiliencia operativa y gestión de la seguridad de la información exigidas por la ASFI a las entidades supervisadas. (C)</w:t>
            </w:r>
          </w:p>
          <w:p w14:paraId="1E7E0DCF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777A5">
              <w:rPr>
                <w:sz w:val="21"/>
                <w:szCs w:val="21"/>
              </w:rPr>
              <w:t xml:space="preserve">Gobernanza de la inteligencia artificial: sesgo, </w:t>
            </w:r>
            <w:proofErr w:type="spellStart"/>
            <w:r w:rsidRPr="004777A5">
              <w:rPr>
                <w:sz w:val="21"/>
                <w:szCs w:val="21"/>
              </w:rPr>
              <w:t>explicabilidad</w:t>
            </w:r>
            <w:proofErr w:type="spellEnd"/>
            <w:r w:rsidRPr="004777A5">
              <w:rPr>
                <w:sz w:val="21"/>
                <w:szCs w:val="21"/>
              </w:rPr>
              <w:t xml:space="preserve"> y confiabilidad de los algoritmos aplicados al procesamiento de transacciones; norma ISO/IEC 42001. (C, T)</w:t>
            </w:r>
          </w:p>
          <w:p w14:paraId="64E481DC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777A5">
              <w:rPr>
                <w:sz w:val="21"/>
                <w:szCs w:val="21"/>
              </w:rPr>
              <w:t>Registros distribuidos y cadena de bloques: trazabilidad de las transacciones, contratos inteligentes y consideraciones para el auditor. (C, P)</w:t>
            </w:r>
          </w:p>
          <w:p w14:paraId="2D56AF96" w14:textId="77777777" w:rsidR="00A64FFD" w:rsidRPr="004777A5" w:rsidRDefault="00A64FFD" w:rsidP="00A64FFD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Comunicación de las deficiencias de ciberseguridad y de tecnologías emergentes a la dirección y a los responsables del gobierno de la entidad. (P, T)</w:t>
            </w:r>
          </w:p>
        </w:tc>
        <w:tc>
          <w:tcPr>
            <w:tcW w:w="27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ADF16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Tipologías de ataques informáticos y de ingeniería social dirigidos a entidades financieras bolivianas.</w:t>
            </w:r>
          </w:p>
          <w:p w14:paraId="5D6D47C6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Funcionamiento de los activos virtuales y su tratamiento por el regulador boliviano.</w:t>
            </w:r>
          </w:p>
        </w:tc>
      </w:tr>
      <w:tr w:rsidR="00A64FFD" w:rsidRPr="004777A5" w14:paraId="66E1D380" w14:textId="77777777" w:rsidTr="00111A4D"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2B1F5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A64FFD" w:rsidRPr="004777A5" w14:paraId="63666B0C" w14:textId="77777777" w:rsidTr="00111A4D">
        <w:tc>
          <w:tcPr>
            <w:tcW w:w="20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BCAFE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1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71E8F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C14D6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4777A5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8469F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A2126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A64FFD" w:rsidRPr="004777A5" w14:paraId="1EBAB68F" w14:textId="77777777" w:rsidTr="00111A4D">
        <w:tc>
          <w:tcPr>
            <w:tcW w:w="20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586B2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Exposición dialogada de los marcos COBIT, COSO y de las normas ISO de seguridad de la información.</w:t>
            </w:r>
          </w:p>
          <w:p w14:paraId="19AD449E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Demostración en el laboratorio de cómputo de consultas SQL y de herramientas TAAC.</w:t>
            </w:r>
          </w:p>
          <w:p w14:paraId="272E0EE2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 xml:space="preserve">Resolución guiada de la evaluación de </w:t>
            </w:r>
            <w:r w:rsidRPr="004777A5">
              <w:rPr>
                <w:sz w:val="21"/>
                <w:szCs w:val="21"/>
              </w:rPr>
              <w:lastRenderedPageBreak/>
              <w:t>controles generales y de aplicación de un caso.</w:t>
            </w:r>
          </w:p>
          <w:p w14:paraId="2CFDB165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Análisis de casos de incidentes de ciberseguridad en entidades bolivianas.</w:t>
            </w:r>
          </w:p>
          <w:p w14:paraId="1B8B3980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Preguntas de comprensión sobre la NIA 315 y el riesgo de control en entornos tecnológicos.</w:t>
            </w:r>
          </w:p>
        </w:tc>
        <w:tc>
          <w:tcPr>
            <w:tcW w:w="1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993C1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lastRenderedPageBreak/>
              <w:t>Lectura de los marcos COBIT y COSO y de las normas ISO 27001, 27005 y 31000.</w:t>
            </w:r>
          </w:p>
          <w:p w14:paraId="21162C0E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Resolución de ejercicios de modelado y normalización de bases de datos al cierre de cada capítulo.</w:t>
            </w:r>
          </w:p>
          <w:p w14:paraId="6AA4DFDD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lastRenderedPageBreak/>
              <w:t>Desarrollo progresivo del informe de evaluación de sistemas del caso práctico.</w:t>
            </w:r>
          </w:p>
          <w:p w14:paraId="522D05C3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Lectura de la versión vigente de las normas ISO 27001 y 27002 y del marco COBIT 2019.</w:t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2F9EF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lastRenderedPageBreak/>
              <w:t>Cuestionarios de comprensión en la plataforma Moodle UMSA.</w:t>
            </w:r>
          </w:p>
          <w:p w14:paraId="387B1579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Foros de consulta sobre los objetivos de control de COBIT y la seguridad de la información.</w:t>
            </w:r>
          </w:p>
          <w:p w14:paraId="64F3A004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 xml:space="preserve">Videotutoriales de uso de </w:t>
            </w:r>
            <w:r w:rsidRPr="004777A5">
              <w:rPr>
                <w:sz w:val="21"/>
                <w:szCs w:val="21"/>
              </w:rPr>
              <w:lastRenderedPageBreak/>
              <w:t>herramientas TAAC y de consultas SQL.</w:t>
            </w:r>
          </w:p>
          <w:p w14:paraId="714EAA38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Práctica guiada de análisis de datos sobre archivos de transacciones de un sistema contable.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50E57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lastRenderedPageBreak/>
              <w:t>Modelado guiado de bases de datos relacionales de un sistema contable.</w:t>
            </w:r>
          </w:p>
          <w:p w14:paraId="7B64244D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Levantamiento colaborativo de los controles internos de un entorno de sistemas.</w:t>
            </w:r>
          </w:p>
          <w:p w14:paraId="4BD19230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 xml:space="preserve">Aplicación práctica de herramientas TAAC sobre </w:t>
            </w:r>
            <w:r w:rsidRPr="004777A5">
              <w:rPr>
                <w:sz w:val="21"/>
                <w:szCs w:val="21"/>
              </w:rPr>
              <w:lastRenderedPageBreak/>
              <w:t>archivos de datos de la entidad.</w:t>
            </w:r>
          </w:p>
          <w:p w14:paraId="41E20AC9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Revisión conjunta de los perfiles de acceso y de la segregación de funciones del sistema evaluado.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4A893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lastRenderedPageBreak/>
              <w:t>Análisis de las normas de la ASFI y del CTNAC aplicables a los sistemas de información.</w:t>
            </w:r>
          </w:p>
          <w:p w14:paraId="6E83C3ED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Revisión de los controles generales de tecnología de la información de una entidad boliviana.</w:t>
            </w:r>
          </w:p>
          <w:p w14:paraId="50004199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 xml:space="preserve">Comparación de paquetes de </w:t>
            </w:r>
            <w:r w:rsidRPr="004777A5">
              <w:rPr>
                <w:sz w:val="21"/>
                <w:szCs w:val="21"/>
              </w:rPr>
              <w:lastRenderedPageBreak/>
              <w:t>auditoría y herramientas de análisis de datos.</w:t>
            </w:r>
          </w:p>
          <w:p w14:paraId="34E17701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Revisión de informes de aseguramiento sobre controles de organizaciones de servicios.</w:t>
            </w:r>
          </w:p>
          <w:p w14:paraId="489F34D5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sz w:val="21"/>
                <w:szCs w:val="21"/>
              </w:rPr>
              <w:t>Análisis de un incidente de ciberseguridad en una entidad financiera y de los controles que pudieron prevenirlo.</w:t>
            </w:r>
          </w:p>
        </w:tc>
      </w:tr>
      <w:tr w:rsidR="00A64FFD" w:rsidRPr="004777A5" w14:paraId="18597201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A43FE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aprendizaje y enseñanza</w:t>
            </w:r>
          </w:p>
        </w:tc>
        <w:tc>
          <w:tcPr>
            <w:tcW w:w="686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F6261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Aprendizaje basado en problemas con sistemas de información de entidades bolivianas.</w:t>
            </w:r>
          </w:p>
          <w:p w14:paraId="283E0DDD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Prácticas de laboratorio de modelado de bases de datos y consultas SQL.</w:t>
            </w:r>
          </w:p>
          <w:p w14:paraId="6FA69CF7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Caso práctico integral de evaluación de un sistema de información contable.</w:t>
            </w:r>
          </w:p>
          <w:p w14:paraId="65E0AD15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Estudio de casos de aplicación de los marcos COBIT y COSO y de las normas ISO.</w:t>
            </w:r>
          </w:p>
          <w:p w14:paraId="775CFA7B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Trabajo colaborativo en equipos de evaluación con asignación de controles.</w:t>
            </w:r>
          </w:p>
          <w:p w14:paraId="45024A8D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Clase invertida para los contenidos normativos y conceptuales.</w:t>
            </w:r>
          </w:p>
          <w:p w14:paraId="03F2E575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Estudio de casos de incidentes de seguridad de la información y de sus controles asociados.</w:t>
            </w:r>
          </w:p>
        </w:tc>
      </w:tr>
      <w:tr w:rsidR="00A64FFD" w:rsidRPr="004777A5" w14:paraId="5B0D1716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74231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686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323A0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Plataforma Moodle UMSA.</w:t>
            </w:r>
          </w:p>
          <w:p w14:paraId="20EA7217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Laboratorio de computación con gestor de base de datos y hoja de cálculo.</w:t>
            </w:r>
          </w:p>
          <w:p w14:paraId="5D27A256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Herramientas TAAC y software de análisis de datos de uso académico.</w:t>
            </w:r>
          </w:p>
          <w:p w14:paraId="548BB01B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Marco COBIT, marco COSO y normas ISO 27001, 27002, 27004, 27005 y 31000.</w:t>
            </w:r>
          </w:p>
          <w:p w14:paraId="0DEFE71C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Compendio de Normas de Contabilidad y Auditoría del CAUB y normas emitidas por la ASFI.</w:t>
            </w:r>
          </w:p>
          <w:p w14:paraId="4781D4D8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Lineamientos y estándares publicados por la Agencia de Gobierno Electrónico y Tecnologías de Información y Comunicación.</w:t>
            </w:r>
          </w:p>
          <w:p w14:paraId="5ACF3ABC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Archivos de datos de prueba para los ejercicios de análisis de datos de la cátedra.</w:t>
            </w:r>
          </w:p>
        </w:tc>
      </w:tr>
      <w:tr w:rsidR="00A64FFD" w:rsidRPr="004777A5" w14:paraId="1B6758B8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B8A33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686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18CE3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Evaluación diagnóstica: prueba inicial sobre control interno, gestión de riesgos y sistemas de información de las materias precedentes.</w:t>
            </w:r>
          </w:p>
          <w:p w14:paraId="32F6A972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3BCF511B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A64FFD" w:rsidRPr="004777A5" w14:paraId="642630DB" w14:textId="77777777" w:rsidTr="00111A4D">
        <w:tc>
          <w:tcPr>
            <w:tcW w:w="24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35180" w14:textId="77777777" w:rsidR="00A64FFD" w:rsidRPr="004777A5" w:rsidRDefault="00A64FFD" w:rsidP="00A64FFD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686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A805A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Nota mínima de aprobación: 51/100.</w:t>
            </w:r>
          </w:p>
          <w:p w14:paraId="09BAE945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6293B72F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57E76BFA" w14:textId="77777777" w:rsidR="00A64FFD" w:rsidRPr="004777A5" w:rsidRDefault="00A64FFD" w:rsidP="00A64FF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777A5">
              <w:rPr>
                <w:sz w:val="21"/>
                <w:szCs w:val="21"/>
              </w:rPr>
              <w:lastRenderedPageBreak/>
              <w:t>La calificación de cada elemento de competencia suma las calificaciones de sus evidencias de producto.</w:t>
            </w:r>
          </w:p>
        </w:tc>
      </w:tr>
      <w:tr w:rsidR="00EB0E8B" w:rsidRPr="004777A5" w14:paraId="4C5BAC93" w14:textId="77777777" w:rsidTr="00111A4D">
        <w:trPr>
          <w:cantSplit/>
        </w:trPr>
        <w:tc>
          <w:tcPr>
            <w:tcW w:w="165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D3600" w14:textId="77777777" w:rsidR="00EB0E8B" w:rsidRPr="004777A5" w:rsidRDefault="00EB0E8B" w:rsidP="00A64FFD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lastRenderedPageBreak/>
              <w:t>Niveles de logro y distribución de la calificación</w:t>
            </w:r>
          </w:p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D5BD0" w14:textId="56748DEE" w:rsidR="00EB0E8B" w:rsidRPr="004777A5" w:rsidRDefault="00EB0E8B" w:rsidP="00A64FFD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4777A5">
              <w:rPr>
                <w:sz w:val="21"/>
                <w:szCs w:val="21"/>
              </w:rPr>
              <w:t>Análisis de los Sistemas de Información Empresariales y Aplicaciones individuales. Verificación de la Infraestructura de TI.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83526" w14:textId="77777777" w:rsidR="00EB0E8B" w:rsidRPr="004777A5" w:rsidRDefault="00EB0E8B" w:rsidP="00A64FFD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B0E8B" w:rsidRPr="004777A5" w14:paraId="41642274" w14:textId="77777777" w:rsidTr="00111A4D">
        <w:trPr>
          <w:cantSplit/>
          <w:trHeight w:val="72"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85EF6" w14:textId="77777777" w:rsidR="00EB0E8B" w:rsidRPr="004777A5" w:rsidRDefault="00EB0E8B" w:rsidP="00EB0E8B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20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00239" w14:textId="77777777" w:rsidR="00EB0E8B" w:rsidRPr="004777A5" w:rsidRDefault="00EB0E8B" w:rsidP="00EB0E8B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20C1C" w14:textId="77777777" w:rsidR="00EB0E8B" w:rsidRPr="004777A5" w:rsidRDefault="00EB0E8B" w:rsidP="00EB0E8B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79259" w14:textId="77777777" w:rsidR="00EB0E8B" w:rsidRPr="004777A5" w:rsidRDefault="00EB0E8B" w:rsidP="00EB0E8B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27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623B1" w14:textId="64F74F70" w:rsidR="00EB0E8B" w:rsidRPr="00111A4D" w:rsidRDefault="00111A4D" w:rsidP="00EB0E8B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111A4D">
              <w:rPr>
                <w:b/>
                <w:bCs/>
                <w:i/>
                <w:iCs/>
                <w:sz w:val="21"/>
                <w:szCs w:val="21"/>
              </w:rPr>
              <w:t>Destacado (81-100)</w:t>
            </w:r>
          </w:p>
        </w:tc>
      </w:tr>
      <w:tr w:rsidR="004777A5" w:rsidRPr="004777A5" w14:paraId="3057E216" w14:textId="77777777" w:rsidTr="00111A4D">
        <w:trPr>
          <w:cantSplit/>
          <w:trHeight w:val="71"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A9E39" w14:textId="77777777" w:rsidR="004777A5" w:rsidRPr="004777A5" w:rsidRDefault="004777A5" w:rsidP="004777A5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2023" w:type="dxa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4C1A2" w14:textId="04ECCD24" w:rsidR="004777A5" w:rsidRPr="004777A5" w:rsidRDefault="004777A5" w:rsidP="004777A5">
            <w:pPr>
              <w:spacing w:before="20" w:after="20"/>
              <w:rPr>
                <w:lang w:val="es-CL"/>
              </w:rPr>
            </w:pPr>
            <w:r>
              <w:t>Infraestructura de TI</w:t>
            </w:r>
          </w:p>
        </w:tc>
        <w:tc>
          <w:tcPr>
            <w:tcW w:w="1937" w:type="dxa"/>
            <w:gridSpan w:val="4"/>
            <w:vAlign w:val="center"/>
          </w:tcPr>
          <w:p w14:paraId="03E51DED" w14:textId="0B868C16" w:rsidR="004777A5" w:rsidRPr="004777A5" w:rsidRDefault="004777A5" w:rsidP="004777A5">
            <w:pPr>
              <w:spacing w:before="20" w:after="20"/>
            </w:pPr>
            <w:del w:id="9013" w:author="Comisión de revisión 4.5" w:date="2026-10-13T00:00:00Z">
              <w:r>
                <w:delText xml:space="preserve">No recuerda pasos de Infraestructura</w:delText>
              </w:r>
            </w:del>
            <w:ins w:id="9014" w:author="Comisión de revisión 4.5" w:date="2026-10-13T00:00:00Z">
              <w:r>
                <w:t xml:space="preserve">No recuerda los pasos de la infraestructura</w:t>
              </w:r>
            </w:ins>
          </w:p>
        </w:tc>
        <w:tc>
          <w:tcPr>
            <w:tcW w:w="1706" w:type="dxa"/>
            <w:gridSpan w:val="6"/>
            <w:vAlign w:val="center"/>
          </w:tcPr>
          <w:p w14:paraId="07B9B7D0" w14:textId="43B8EFB3" w:rsidR="004777A5" w:rsidRPr="004777A5" w:rsidRDefault="004777A5" w:rsidP="004777A5">
            <w:pPr>
              <w:spacing w:before="20" w:after="20"/>
            </w:pPr>
            <w:r>
              <w:t>Describe cada tipo</w:t>
            </w:r>
          </w:p>
        </w:tc>
        <w:tc>
          <w:tcPr>
            <w:tcW w:w="2027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D4834" w14:textId="6106E8E9" w:rsidR="004777A5" w:rsidRPr="004777A5" w:rsidRDefault="00111A4D" w:rsidP="004777A5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>
              <w:t>Verifica la infraestructura de TI de una entidad y sustenta sus hallazgos.</w:t>
            </w:r>
          </w:p>
        </w:tc>
      </w:tr>
      <w:tr w:rsidR="004777A5" w:rsidRPr="004777A5" w14:paraId="21FEE288" w14:textId="77777777" w:rsidTr="00111A4D">
        <w:trPr>
          <w:cantSplit/>
          <w:trHeight w:val="71"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92EC0" w14:textId="77777777" w:rsidR="004777A5" w:rsidRPr="004777A5" w:rsidRDefault="004777A5" w:rsidP="004777A5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2023" w:type="dxa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33D89" w14:textId="28D07959" w:rsidR="004777A5" w:rsidRPr="004777A5" w:rsidRDefault="004777A5" w:rsidP="004777A5">
            <w:pPr>
              <w:spacing w:before="20" w:after="20"/>
            </w:pPr>
            <w:r>
              <w:t>Utilidad contable</w:t>
            </w:r>
          </w:p>
        </w:tc>
        <w:tc>
          <w:tcPr>
            <w:tcW w:w="1937" w:type="dxa"/>
            <w:gridSpan w:val="4"/>
            <w:vAlign w:val="center"/>
          </w:tcPr>
          <w:p w14:paraId="0DEC9D0B" w14:textId="60CC2492" w:rsidR="004777A5" w:rsidRPr="004777A5" w:rsidRDefault="004777A5" w:rsidP="004777A5">
            <w:pPr>
              <w:spacing w:before="20" w:after="20"/>
            </w:pPr>
            <w:r>
              <w:t>No relaciona con la contabilidad.</w:t>
            </w:r>
          </w:p>
        </w:tc>
        <w:tc>
          <w:tcPr>
            <w:tcW w:w="1706" w:type="dxa"/>
            <w:gridSpan w:val="6"/>
            <w:vAlign w:val="center"/>
          </w:tcPr>
          <w:p w14:paraId="49517488" w14:textId="12A3DBB2" w:rsidR="004777A5" w:rsidRPr="004777A5" w:rsidRDefault="004777A5" w:rsidP="004777A5">
            <w:pPr>
              <w:spacing w:before="20" w:after="20"/>
            </w:pPr>
            <w:r>
              <w:t>Explica su utilidad para el contador público.</w:t>
            </w:r>
          </w:p>
        </w:tc>
        <w:tc>
          <w:tcPr>
            <w:tcW w:w="2027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04E76" w14:textId="4EC6439F" w:rsidR="004777A5" w:rsidRPr="004777A5" w:rsidRDefault="00111A4D" w:rsidP="004777A5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>
              <w:t>Analiza el impacto de cada sistema en la información contable de la entidad.</w:t>
            </w:r>
          </w:p>
        </w:tc>
      </w:tr>
      <w:tr w:rsidR="004777A5" w:rsidRPr="004777A5" w14:paraId="07D51FCD" w14:textId="77777777" w:rsidTr="00111A4D">
        <w:trPr>
          <w:cantSplit/>
          <w:trHeight w:val="71"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530D4" w14:textId="77777777" w:rsidR="004777A5" w:rsidRPr="004777A5" w:rsidRDefault="004777A5" w:rsidP="004777A5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2023" w:type="dxa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F2269" w14:textId="332FE94C" w:rsidR="004777A5" w:rsidRPr="004777A5" w:rsidRDefault="004777A5" w:rsidP="004777A5">
            <w:pPr>
              <w:spacing w:before="20" w:after="20"/>
            </w:pPr>
            <w:r>
              <w:t>Presentación</w:t>
            </w:r>
          </w:p>
        </w:tc>
        <w:tc>
          <w:tcPr>
            <w:tcW w:w="1937" w:type="dxa"/>
            <w:gridSpan w:val="4"/>
            <w:vAlign w:val="center"/>
          </w:tcPr>
          <w:p w14:paraId="5187F77A" w14:textId="5015D3D6" w:rsidR="004777A5" w:rsidRPr="004777A5" w:rsidRDefault="004777A5" w:rsidP="004777A5">
            <w:pPr>
              <w:spacing w:before="20" w:after="20"/>
            </w:pPr>
            <w:r>
              <w:t>El cuadro es desordenado.</w:t>
            </w:r>
          </w:p>
        </w:tc>
        <w:tc>
          <w:tcPr>
            <w:tcW w:w="1706" w:type="dxa"/>
            <w:gridSpan w:val="6"/>
            <w:vAlign w:val="center"/>
          </w:tcPr>
          <w:p w14:paraId="682DDB49" w14:textId="706CA0AA" w:rsidR="004777A5" w:rsidRPr="004777A5" w:rsidRDefault="004777A5" w:rsidP="004777A5">
            <w:pPr>
              <w:spacing w:before="20" w:after="20"/>
            </w:pPr>
            <w:r>
              <w:t>El cuadro es claro.</w:t>
            </w:r>
          </w:p>
        </w:tc>
        <w:tc>
          <w:tcPr>
            <w:tcW w:w="2027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262CD" w14:textId="24E68825" w:rsidR="004777A5" w:rsidRPr="00111A4D" w:rsidRDefault="00111A4D" w:rsidP="00111A4D">
            <w:pPr>
              <w:jc w:val="center"/>
              <w:rPr>
                <w:b/>
                <w:bCs/>
              </w:rPr>
            </w:pPr>
            <w:r w:rsidRPr="00111A4D">
              <w:rPr>
                <w:rStyle w:val="Fuerte"/>
                <w:b w:val="0"/>
                <w:bCs w:val="0"/>
              </w:rPr>
              <w:t>El análisis integra ejemplos de entidades bolivianas con claridad.</w:t>
            </w:r>
          </w:p>
        </w:tc>
      </w:tr>
      <w:tr w:rsidR="004777A5" w:rsidRPr="004777A5" w14:paraId="29452D64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1C056" w14:textId="77777777" w:rsidR="004777A5" w:rsidRPr="004777A5" w:rsidRDefault="004777A5" w:rsidP="004777A5">
            <w:pPr>
              <w:spacing w:before="20" w:after="20"/>
              <w:jc w:val="center"/>
            </w:pPr>
          </w:p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C53F3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4777A5">
              <w:rPr>
                <w:sz w:val="21"/>
                <w:szCs w:val="21"/>
              </w:rPr>
              <w:t>Cuadro comparativo de sistemas de información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D474D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4777A5" w:rsidRPr="004777A5" w14:paraId="592357B2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EB15B1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C0244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FB1CF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53A7F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21459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66BBE5D9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BE83ECD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E10F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Tipos de sistemas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DD36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Omite tipos de sistemas.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42A6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Describe cada tipo de sistema.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B814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Ubica cada sistema en el nivel de decisión que atiende.</w:t>
            </w:r>
          </w:p>
        </w:tc>
      </w:tr>
      <w:tr w:rsidR="004777A5" w:rsidRPr="004777A5" w14:paraId="4516D4B3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16D9A3C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2D8E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Utilidad contable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8A98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relaciona con la contabilidad.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B96B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Explica su utilidad para el contador público.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12CF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Identifica los riesgos de auditoría de cada sistema.</w:t>
            </w:r>
          </w:p>
        </w:tc>
      </w:tr>
      <w:tr w:rsidR="004777A5" w:rsidRPr="004777A5" w14:paraId="1C6A1D77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7EAB01F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3479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Presentación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F2E4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El cuadro es desordenado.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EFDE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El cuadro es claro.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F9C4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El cuadro usa ejemplos de entidades bolivianas.</w:t>
            </w:r>
          </w:p>
        </w:tc>
      </w:tr>
      <w:tr w:rsidR="004777A5" w:rsidRPr="004777A5" w14:paraId="6589102C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445E15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A0CBE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4777A5">
              <w:rPr>
                <w:sz w:val="21"/>
                <w:szCs w:val="21"/>
              </w:rPr>
              <w:t>Modelo de la base de datos contable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7A8F2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4777A5" w:rsidRPr="004777A5" w14:paraId="76D43B8D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3E5408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A8DE6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285F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A7DFE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05FB3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01ACDBC3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FD9525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F8F4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Modelo conceptual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83A4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Faltan entidades o relaciones.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1C64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Representa entidades, relaciones y cardinalidad.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0B35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Justifica el modelo con los requerimientos del sistema.</w:t>
            </w:r>
          </w:p>
        </w:tc>
      </w:tr>
      <w:tr w:rsidR="004777A5" w:rsidRPr="004777A5" w14:paraId="320DB45C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F77826F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3B7D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Normalización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F8F1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 base presenta redundancias.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127B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Normaliza la base hasta la tercera forma normal.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E7B5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Explica cuándo conviene una estructura NoSQL.</w:t>
            </w:r>
          </w:p>
        </w:tc>
      </w:tr>
      <w:tr w:rsidR="004777A5" w:rsidRPr="004777A5" w14:paraId="3A1771DA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CCF069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FC57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Modelo físico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7072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Las sentencias tienen errores.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9268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Crea las tablas con sentencias SQL correctas.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6C81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Define restricciones de integridad referencial.</w:t>
            </w:r>
          </w:p>
        </w:tc>
      </w:tr>
      <w:tr w:rsidR="004777A5" w:rsidRPr="004777A5" w14:paraId="04349F67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777AF5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4DCC5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4777A5">
              <w:rPr>
                <w:sz w:val="21"/>
                <w:szCs w:val="21"/>
              </w:rPr>
              <w:t>Reporte de consultas de extracción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6749E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4777A5" w:rsidRPr="004777A5" w14:paraId="7F4808FF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D3E943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8AE0B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9BBD5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79A11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E6727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0375EB93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8E29EF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B5CB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Consultas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0965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Las consultas no responden al objetivo.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595B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Las consultas extraen los datos requeridos.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CD00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Las consultas detectan registros anómalos.</w:t>
            </w:r>
          </w:p>
        </w:tc>
      </w:tr>
      <w:tr w:rsidR="004777A5" w:rsidRPr="004777A5" w14:paraId="7E2E0941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DB1502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1C6D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Integridad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518A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verifica los datos.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F27D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Verifica totales y cantidad de registros.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7477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Documenta la conciliación con la fuente.</w:t>
            </w:r>
          </w:p>
        </w:tc>
      </w:tr>
      <w:tr w:rsidR="004777A5" w:rsidRPr="004777A5" w14:paraId="1420585B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25FF38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CE3E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Confidencialidad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F151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Expone datos personales.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8F1D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Resguarda los datos personales.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2A0D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Propone reglas de anonimización.</w:t>
            </w:r>
          </w:p>
        </w:tc>
      </w:tr>
      <w:tr w:rsidR="004777A5" w:rsidRPr="004777A5" w14:paraId="213B5BB5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EA5A26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13B66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4777A5">
              <w:rPr>
                <w:sz w:val="21"/>
                <w:szCs w:val="21"/>
              </w:rPr>
              <w:t>Matriz de objetivos COBIT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0787E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777A5" w:rsidRPr="004777A5" w14:paraId="1B2C31DA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39F1BD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BC856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15BA5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5789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04D23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201F6181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812E86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2723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Factores de diseño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58AC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considera los factores.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95DA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Aplica los factores de diseño de la entidad.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B224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Justifica la priorización de los objetivos.</w:t>
            </w:r>
          </w:p>
        </w:tc>
      </w:tr>
      <w:tr w:rsidR="004777A5" w:rsidRPr="004777A5" w14:paraId="13EB8D5D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EC4590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58BE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Objetivos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476E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Selecciona objetivos irrelevantes.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35ED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Selecciona los objetivos pertinentes.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ABB9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Asigna el nivel de capacidad esperado.</w:t>
            </w:r>
          </w:p>
        </w:tc>
      </w:tr>
      <w:tr w:rsidR="004777A5" w:rsidRPr="004777A5" w14:paraId="7FC04425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9AE5C7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DD79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Relación con COSO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47C9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relaciona los marcos.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CAAA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Relaciona los objetivos con los componentes del COSO.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BEE4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Identifica vacíos de control entre ambos marcos.</w:t>
            </w:r>
          </w:p>
        </w:tc>
      </w:tr>
      <w:tr w:rsidR="004777A5" w:rsidRPr="004777A5" w14:paraId="60AF19C4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034E68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3B523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4777A5">
              <w:rPr>
                <w:sz w:val="21"/>
                <w:szCs w:val="21"/>
              </w:rPr>
              <w:t>Matriz de riesgos de controles generales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8D2E2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777A5" w:rsidRPr="004777A5" w14:paraId="407C99C5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7C6319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28955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B2DC9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862CC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2D971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7E466B03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723EC9E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918E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Identificación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D35E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Omite controles generales.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9AC8C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Identifica los controles de acceso, cambios y operaciones.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D313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Relaciona cada control con las afirmaciones afectadas.</w:t>
            </w:r>
          </w:p>
        </w:tc>
      </w:tr>
      <w:tr w:rsidR="004777A5" w:rsidRPr="004777A5" w14:paraId="23C47CF6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45656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1120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Valoración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CBEC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valora el riesgo.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0A3C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Valora el riesgo en el espectro de riesgo inherente.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7D2F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Diseña la respuesta a cada riesgo valorado.</w:t>
            </w:r>
          </w:p>
        </w:tc>
      </w:tr>
      <w:tr w:rsidR="004777A5" w:rsidRPr="004777A5" w14:paraId="033CA1F5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FAA430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98F7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Trabajo en equipo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1B3C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9BFB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BC0B4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El equipo sustenta la matriz con evidencia del caso.</w:t>
            </w:r>
          </w:p>
        </w:tc>
      </w:tr>
      <w:tr w:rsidR="004777A5" w:rsidRPr="004777A5" w14:paraId="0926DF13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1DE6A8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68CC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4777A5">
              <w:rPr>
                <w:sz w:val="21"/>
                <w:szCs w:val="21"/>
              </w:rPr>
              <w:t>Informe del sistema de seguridad de la información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3A5A7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777A5" w:rsidRPr="004777A5" w14:paraId="7F5643A8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348827E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2E427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797D6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8EDB3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3905D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1F4A56C3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B6E783F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7D83C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Requisitos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F5D5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Omite requisitos de la norma.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CFA3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Evalúa los requisitos de la ISO 27001 vigente.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81CEC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Mide los controles con métricas de la ISO 27004.</w:t>
            </w:r>
          </w:p>
        </w:tc>
      </w:tr>
      <w:tr w:rsidR="004777A5" w:rsidRPr="004777A5" w14:paraId="11F1D3A0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1EF4631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486F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Riesgos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B72C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analiza amenazas.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FF99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Analiza amenazas, vulnerabilidades e impactos.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7DF64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Propone el tratamiento de cada riesgo.</w:t>
            </w:r>
          </w:p>
        </w:tc>
      </w:tr>
      <w:tr w:rsidR="004777A5" w:rsidRPr="004777A5" w14:paraId="4CC875F2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5061DE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732B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Sustentación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1E27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 sustentación es débil.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8A6A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Sustenta con claridad.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DFE7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Responde con fundamento las preguntas.</w:t>
            </w:r>
          </w:p>
        </w:tc>
      </w:tr>
      <w:tr w:rsidR="004777A5" w:rsidRPr="004777A5" w14:paraId="2714A311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61A6C5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7B5F2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4777A5">
              <w:rPr>
                <w:sz w:val="21"/>
                <w:szCs w:val="21"/>
              </w:rPr>
              <w:t>Informe sobre proveedores tecnológicos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BF1B7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777A5" w:rsidRPr="004777A5" w14:paraId="69F4E7EE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095BF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DA0AB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9A99F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D0902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F802C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5C7251AA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728E64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D98F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Tipo de informe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2720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Confunde los tipos de informe.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D742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Distingue los informes tipo 1 y tipo 2.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CB39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Evalúa el periodo cubierto frente al de la auditoría.</w:t>
            </w:r>
          </w:p>
        </w:tc>
      </w:tr>
      <w:tr w:rsidR="004777A5" w:rsidRPr="004777A5" w14:paraId="46E72F9F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B3CE3C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BA7B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Controles complementarios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E021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Los omite.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38B7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Identifica los controles complementarios de la entidad usuaria.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B37C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Diseña pruebas sobre esos controles.</w:t>
            </w:r>
          </w:p>
        </w:tc>
      </w:tr>
      <w:tr w:rsidR="004777A5" w:rsidRPr="004777A5" w14:paraId="629EC434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E1AC34D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320F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Efecto en la auditoría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45BD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concluye.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495E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Concluye sobre el efecto en la auditoría.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7CBB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Propone procedimientos ante excepciones del informe.</w:t>
            </w:r>
          </w:p>
        </w:tc>
      </w:tr>
      <w:tr w:rsidR="004777A5" w:rsidRPr="004777A5" w14:paraId="229090FD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FD9FCD7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5D145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4777A5">
              <w:rPr>
                <w:sz w:val="21"/>
                <w:szCs w:val="21"/>
              </w:rPr>
              <w:t>Levantamiento de controles del entorno de sistemas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A2600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777A5" w:rsidRPr="004777A5" w14:paraId="774C4422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F16FC39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6E70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9ECF6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43EAF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58497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2A2D3D8D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DEBDCC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405D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Narrativas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FDA1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Son incompletas.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DD8C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Describen el flujo de las operaciones.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1336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Señalan los puntos de control clave.</w:t>
            </w:r>
          </w:p>
        </w:tc>
      </w:tr>
      <w:tr w:rsidR="004777A5" w:rsidRPr="004777A5" w14:paraId="7088C88F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49F02DF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DE4C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Flujogramas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E6FD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Usan símbolos incorrectos.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6A61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Usan la simbología estándar.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E964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Identifican los riesgos en cada etapa.</w:t>
            </w:r>
          </w:p>
        </w:tc>
      </w:tr>
      <w:tr w:rsidR="004777A5" w:rsidRPr="004777A5" w14:paraId="720A0742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8305D1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3041C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Cuestionarios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1703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Son genéricos.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A400C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Cubren los controles generales y de aplicación.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7FF4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Corroboran las respuestas con pruebas de recorrido.</w:t>
            </w:r>
          </w:p>
        </w:tc>
      </w:tr>
      <w:tr w:rsidR="004777A5" w:rsidRPr="004777A5" w14:paraId="2D069ABA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C56A76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1F189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4777A5">
              <w:rPr>
                <w:sz w:val="21"/>
                <w:szCs w:val="21"/>
              </w:rPr>
              <w:t>Matriz de perfiles de acceso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BBEE1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777A5" w:rsidRPr="004777A5" w14:paraId="130998E0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6AA078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AFFB3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0434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1DF0C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6AA8C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3925949D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3A7EF2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5053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Perfiles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71B2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analiza los perfiles.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8814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Analiza los perfiles de cada usuario.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454C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Detecta usuarios genéricos o inactivos.</w:t>
            </w:r>
          </w:p>
        </w:tc>
      </w:tr>
      <w:tr w:rsidR="004777A5" w:rsidRPr="004777A5" w14:paraId="53858B19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C30C98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720F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Incompatibilidades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7DC54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las detecta.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C320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Detecta las incompatibilidades de funciones.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7C9C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Valora el riesgo de cada incompatibilidad.</w:t>
            </w:r>
          </w:p>
        </w:tc>
      </w:tr>
      <w:tr w:rsidR="004777A5" w:rsidRPr="004777A5" w14:paraId="5D2975E1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361ED1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8FE8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Recomendaciones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89F1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recomienda.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CE5D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Recomienda ajustes a los perfiles.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B305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Propone controles compensatorios.</w:t>
            </w:r>
          </w:p>
        </w:tc>
      </w:tr>
      <w:tr w:rsidR="004777A5" w:rsidRPr="004777A5" w14:paraId="7EDD9EB8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9C2C81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41CB0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4777A5">
              <w:rPr>
                <w:sz w:val="21"/>
                <w:szCs w:val="21"/>
              </w:rPr>
              <w:t>Matriz de pruebas de control de aplicaciones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D853F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777A5" w:rsidRPr="004777A5" w14:paraId="06201254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71EFB12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2AFB1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ADE17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6C21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0CCDC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08633E93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76BE47A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8EC7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Diseño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5854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Las pruebas no prueban el control.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5BC2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Las pruebas responden a cada control.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0A83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Combina datos de prueba y ambiente de prueba integrado.</w:t>
            </w:r>
          </w:p>
        </w:tc>
      </w:tr>
      <w:tr w:rsidR="004777A5" w:rsidRPr="004777A5" w14:paraId="363C48E6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644988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5CA7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Riesgo de control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560D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determina el nivel.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2077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Determina el nivel evaluado y planificado.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5C39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Ajusta las pruebas sustantivas según el resultado.</w:t>
            </w:r>
          </w:p>
        </w:tc>
      </w:tr>
      <w:tr w:rsidR="004777A5" w:rsidRPr="004777A5" w14:paraId="7B38E0A5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C57460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E520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Documentación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DB77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documenta.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584F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Documenta el nivel evaluado.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BAF8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Mantiene el rastro de las operaciones probadas.</w:t>
            </w:r>
          </w:p>
        </w:tc>
      </w:tr>
      <w:tr w:rsidR="004777A5" w:rsidRPr="004777A5" w14:paraId="1FDBBC17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00F12A6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B5C1E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4777A5">
              <w:rPr>
                <w:sz w:val="21"/>
                <w:szCs w:val="21"/>
              </w:rPr>
              <w:t>Informe de respaldo y continuidad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9E7BA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777A5" w:rsidRPr="004777A5" w14:paraId="0A6BDA38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BCB7906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EBDA2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DE39D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1F03A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9B403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3E34CA68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9F4506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7D73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Respaldo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913C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evalúa el respaldo.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7AFB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Evalúa la frecuencia y la prueba de los respaldos.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D398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Verifica la restauración efectiva de la información.</w:t>
            </w:r>
          </w:p>
        </w:tc>
      </w:tr>
      <w:tr w:rsidR="004777A5" w:rsidRPr="004777A5" w14:paraId="7AFDA065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45D3DF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DCE8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Continuidad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9EE6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Omite el plan de continuidad.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CF1C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Evalúa el plan de continuidad y recuperación.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4A79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Contrasta los tiempos de recuperación con las necesidades del negocio.</w:t>
            </w:r>
          </w:p>
        </w:tc>
      </w:tr>
      <w:tr w:rsidR="004777A5" w:rsidRPr="004777A5" w14:paraId="53792B6C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FF3567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0B43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Incidentes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E8F4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evalúa la respuesta.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C575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Evalúa la gestión de incidentes.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F5A5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Incluye los servicios contratados con terceros.</w:t>
            </w:r>
          </w:p>
        </w:tc>
      </w:tr>
      <w:tr w:rsidR="004777A5" w:rsidRPr="004777A5" w14:paraId="6462C012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A839F15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AD91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4777A5">
              <w:rPr>
                <w:sz w:val="21"/>
                <w:szCs w:val="21"/>
              </w:rPr>
              <w:t>Papeles de pruebas con TAAC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76036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4777A5" w:rsidRPr="004777A5" w14:paraId="46A368D6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B6F652E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96C1B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50BD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4349C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32807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3862E463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F9C0D9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7F5E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Extracción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1C48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verifica la extracción.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C996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Verifica el origen y la integridad de los datos.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5C6A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Documenta el tratamiento de los datos.</w:t>
            </w:r>
          </w:p>
        </w:tc>
      </w:tr>
      <w:tr w:rsidR="004777A5" w:rsidRPr="004777A5" w14:paraId="3A78000B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E07D23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D7304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Pruebas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24F5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Las pruebas son incompletas.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ADC94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Recalcula saldos y selecciona muestras.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CEC0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Aplica pruebas completas sobre la población.</w:t>
            </w:r>
          </w:p>
        </w:tc>
      </w:tr>
      <w:tr w:rsidR="004777A5" w:rsidRPr="004777A5" w14:paraId="05B0A4C3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A6799E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4712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Documentación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594F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Los papeles no están referenciados.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0E9F4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Los papeles están referenciados.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BF2DC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Los papeles permiten reproducir la prueba.</w:t>
            </w:r>
          </w:p>
        </w:tc>
      </w:tr>
      <w:tr w:rsidR="004777A5" w:rsidRPr="004777A5" w14:paraId="1026C7B2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AD8136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2F38B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4777A5">
              <w:rPr>
                <w:sz w:val="21"/>
                <w:szCs w:val="21"/>
              </w:rPr>
              <w:t>Reporte de comparación de archivos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6102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4777A5" w:rsidRPr="004777A5" w14:paraId="1609ACFF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C7A033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9A8A2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71C1A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DF5B3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7AF3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28E561AA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C3E6837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0CB9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Reordenamiento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F2FE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reordena la información.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CA44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Reordena y relaciona los archivos.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713F4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Define claves de enlace confiables.</w:t>
            </w:r>
          </w:p>
        </w:tc>
      </w:tr>
      <w:tr w:rsidR="004777A5" w:rsidRPr="004777A5" w14:paraId="35AF2DD5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E09180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A8DB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Diferencias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B00B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identifica diferencias.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6700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Identifica las diferencias.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47B6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Analiza las causas de cada diferencia.</w:t>
            </w:r>
          </w:p>
        </w:tc>
      </w:tr>
      <w:tr w:rsidR="004777A5" w:rsidRPr="004777A5" w14:paraId="68DDA097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C7E112F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5F28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Trabajo en equipo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5A5D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90F6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1203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El equipo valida los resultados de forma cruzada.</w:t>
            </w:r>
          </w:p>
        </w:tc>
      </w:tr>
      <w:tr w:rsidR="004777A5" w:rsidRPr="004777A5" w14:paraId="7EC812C0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66AD0E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9B0A7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4777A5">
              <w:rPr>
                <w:sz w:val="21"/>
                <w:szCs w:val="21"/>
              </w:rPr>
              <w:t>Tablero de excepciones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AC3D7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4777A5" w:rsidRPr="004777A5" w14:paraId="6E9C3836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84557F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0CBD1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7F33B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B0443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F527C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0F6E6C99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A254F4C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0152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Análisis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8BE2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Analiza solo una muestra.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3CC7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Analiza la población completa.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7B31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Combina varias pruebas para confirmar excepciones.</w:t>
            </w:r>
          </w:p>
        </w:tc>
      </w:tr>
      <w:tr w:rsidR="004777A5" w:rsidRPr="004777A5" w14:paraId="4CECA661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48EAFF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C021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Visualización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8205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Los gráficos confunden.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C8AB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Los gráficos muestran las excepciones.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12B7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El tablero permite filtrar por riesgo.</w:t>
            </w:r>
          </w:p>
        </w:tc>
      </w:tr>
      <w:tr w:rsidR="004777A5" w:rsidRPr="004777A5" w14:paraId="42ED4242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DB7BBA5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66BB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Interpretación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EAC2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interpreta.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F7DB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Interpreta las excepciones.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74AC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Relaciona las excepciones con debilidades de control.</w:t>
            </w:r>
          </w:p>
        </w:tc>
      </w:tr>
      <w:tr w:rsidR="004777A5" w:rsidRPr="004777A5" w14:paraId="344A7986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13C920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7A0B9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4777A5">
              <w:rPr>
                <w:sz w:val="21"/>
                <w:szCs w:val="21"/>
              </w:rPr>
              <w:t>Informe de evaluación del sistema contable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DB9B7" w14:textId="4805CA70" w:rsidR="004777A5" w:rsidRPr="004777A5" w:rsidRDefault="004777A5" w:rsidP="004777A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8</w:t>
            </w:r>
            <w:r w:rsidRPr="004777A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4777A5" w:rsidRPr="004777A5" w14:paraId="2AF3AFB3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24CD91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EFCE2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82F56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CC9C9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6122A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188672ED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A822B8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8CBA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Hallazgos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8B0B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Los hallazgos carecen de sustento.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00C1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Los hallazgos están sustentados.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B826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Cuantifica el efecto de los hallazgos.</w:t>
            </w:r>
          </w:p>
        </w:tc>
      </w:tr>
      <w:tr w:rsidR="004777A5" w:rsidRPr="004777A5" w14:paraId="58862839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F3A8D7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1298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Recomendaciones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30FC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Son vagas.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07F0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Atacan la causa de cada hallazgo.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5616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Son viables y priorizadas.</w:t>
            </w:r>
          </w:p>
        </w:tc>
      </w:tr>
      <w:tr w:rsidR="004777A5" w:rsidRPr="004777A5" w14:paraId="170E3B26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DC1E5F4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F93E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Uso de inteligencia artificial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A3C6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declara su uso.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CA87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Declara y supervisa el uso de herramientas de inteligencia artificial.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8CF8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Documenta la verificación de sus resultados.</w:t>
            </w:r>
          </w:p>
        </w:tc>
      </w:tr>
      <w:tr w:rsidR="004777A5" w:rsidRPr="004777A5" w14:paraId="6859E779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7FFD0C3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885E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 w:rsidRPr="004777A5">
              <w:rPr>
                <w:sz w:val="21"/>
                <w:szCs w:val="21"/>
              </w:rPr>
              <w:t>Diagrama del flujo real del proceso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5F08C" w14:textId="64F49153" w:rsidR="004777A5" w:rsidRPr="004777A5" w:rsidRDefault="004777A5" w:rsidP="004777A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7</w:t>
            </w:r>
            <w:r w:rsidRPr="004777A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4777A5" w:rsidRPr="004777A5" w14:paraId="13D4115D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120B23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2130F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1FC04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E0FEE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5D548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00718EB6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AAC6F8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FFC0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Registro de eventos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53E0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El registro está incompleto.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9CBC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Prepara el registro con caso, actividad y fecha.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AF8A4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Verifica la integridad del registro.</w:t>
            </w:r>
          </w:p>
        </w:tc>
      </w:tr>
      <w:tr w:rsidR="004777A5" w:rsidRPr="004777A5" w14:paraId="603629EF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F7C9B82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6975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Flujo real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8535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reconstruye el flujo.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1D5F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Reconstruye el flujo real del proceso.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9F3A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Compara el flujo real con el diseñado.</w:t>
            </w:r>
          </w:p>
        </w:tc>
      </w:tr>
      <w:tr w:rsidR="004777A5" w:rsidRPr="004777A5" w14:paraId="1A3858AB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F399DB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22CD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Desviaciones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F1C7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las identifica.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4757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Identifica las desviaciones.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C68AC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Valora el riesgo de cada desviación.</w:t>
            </w:r>
          </w:p>
        </w:tc>
      </w:tr>
      <w:tr w:rsidR="004777A5" w:rsidRPr="004777A5" w14:paraId="4CEB0B6A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AE44DA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449E4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r w:rsidRPr="004777A5">
              <w:rPr>
                <w:sz w:val="21"/>
                <w:szCs w:val="21"/>
              </w:rPr>
              <w:t>Matriz de controles de automatización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3A2D9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777A5" w:rsidRPr="004777A5" w14:paraId="6C8A4407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021BE44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D31F5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27C91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1841D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64AA4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256250F5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60A134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507A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Riesgos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3819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Omite riesgos.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025B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 xml:space="preserve">Identifica los riesgos de los </w:t>
            </w:r>
            <w:proofErr w:type="spellStart"/>
            <w:r w:rsidRPr="004777A5">
              <w:rPr>
                <w:sz w:val="21"/>
                <w:szCs w:val="21"/>
              </w:rPr>
              <w:t>bots</w:t>
            </w:r>
            <w:proofErr w:type="spellEnd"/>
            <w:r w:rsidRPr="004777A5">
              <w:rPr>
                <w:sz w:val="21"/>
                <w:szCs w:val="21"/>
              </w:rPr>
              <w:t>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4F5B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Incluye riesgos de accesos y credenciales.</w:t>
            </w:r>
          </w:p>
        </w:tc>
      </w:tr>
      <w:tr w:rsidR="004777A5" w:rsidRPr="004777A5" w14:paraId="0F8DA367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C88FAF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D0DC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Controles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5958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evalúa los controles.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5616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 xml:space="preserve">Evalúa los controles sobre los </w:t>
            </w:r>
            <w:proofErr w:type="spellStart"/>
            <w:r w:rsidRPr="004777A5">
              <w:rPr>
                <w:sz w:val="21"/>
                <w:szCs w:val="21"/>
              </w:rPr>
              <w:t>bots</w:t>
            </w:r>
            <w:proofErr w:type="spellEnd"/>
            <w:r w:rsidRPr="004777A5">
              <w:rPr>
                <w:sz w:val="21"/>
                <w:szCs w:val="21"/>
              </w:rPr>
              <w:t>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5DF8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Propone monitoreo continuo de su funcionamiento.</w:t>
            </w:r>
          </w:p>
        </w:tc>
      </w:tr>
      <w:tr w:rsidR="004777A5" w:rsidRPr="004777A5" w14:paraId="0D599CEB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C259F8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257B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Trabajo en equipo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C9C9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F354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BAD07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El equipo integra los aportes con coherencia.</w:t>
            </w:r>
          </w:p>
        </w:tc>
      </w:tr>
      <w:tr w:rsidR="004777A5" w:rsidRPr="004777A5" w14:paraId="06D6FDF9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E59FC3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EE51E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 w:rsidRPr="004777A5">
              <w:rPr>
                <w:sz w:val="21"/>
                <w:szCs w:val="21"/>
              </w:rPr>
              <w:t>Perfil de madurez de ciberseguridad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86B3E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777A5" w:rsidRPr="004777A5" w14:paraId="2F1E2A7B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0D9E1C6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711C4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165D2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BF185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D590E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277EA1B1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3507398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F6FE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Funciones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5AB8B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Omite funciones del marco.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2C22C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Evalúa todas las funciones del marco.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FE130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Compara el perfil actual con el objetivo.</w:t>
            </w:r>
          </w:p>
        </w:tc>
      </w:tr>
      <w:tr w:rsidR="004777A5" w:rsidRPr="004777A5" w14:paraId="1012B7A3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0DC011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E31E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Madurez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E448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determina el nivel.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91EA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Determina el nivel de madurez.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8E9EC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Sustenta el nivel con evidencia.</w:t>
            </w:r>
          </w:p>
        </w:tc>
      </w:tr>
      <w:tr w:rsidR="004777A5" w:rsidRPr="004777A5" w14:paraId="34916058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91BA4D5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F573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Brechas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0EE82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identifica brechas.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AC6D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Identifica las brechas.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C241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Prioriza las brechas según el riesgo.</w:t>
            </w:r>
          </w:p>
        </w:tc>
      </w:tr>
      <w:tr w:rsidR="004777A5" w:rsidRPr="004777A5" w14:paraId="6885F475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29EFA7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BB1CA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 w:rsidRPr="004777A5">
              <w:rPr>
                <w:sz w:val="21"/>
                <w:szCs w:val="21"/>
              </w:rPr>
              <w:t>Informe de deficiencias tecnológicas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036E0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4777A5" w:rsidRPr="004777A5" w14:paraId="26CC1DB9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001879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7D057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09982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DEC77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55BB5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777A5" w:rsidRPr="004777A5" w14:paraId="30F54D8E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F9D1C7E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B094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Riesgos de la inteligencia artificial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EE9A4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No identifica riesgos.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6090D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 xml:space="preserve">Identifica sesgo, </w:t>
            </w:r>
            <w:proofErr w:type="spellStart"/>
            <w:r w:rsidRPr="004777A5">
              <w:rPr>
                <w:sz w:val="21"/>
                <w:szCs w:val="21"/>
              </w:rPr>
              <w:t>explicabilidad</w:t>
            </w:r>
            <w:proofErr w:type="spellEnd"/>
            <w:r w:rsidRPr="004777A5">
              <w:rPr>
                <w:sz w:val="21"/>
                <w:szCs w:val="21"/>
              </w:rPr>
              <w:t xml:space="preserve"> y confiabilidad.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614B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Relaciona los riesgos con la norma ISO/IEC 42001.</w:t>
            </w:r>
          </w:p>
        </w:tc>
      </w:tr>
      <w:tr w:rsidR="004777A5" w:rsidRPr="004777A5" w14:paraId="417F894D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AD0658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93BEF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Cadena de bloques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CEAC3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La omite.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6F165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Explica las consideraciones para el auditor.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75CC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Evalúa la trazabilidad de los contratos inteligentes.</w:t>
            </w:r>
          </w:p>
        </w:tc>
      </w:tr>
      <w:tr w:rsidR="004777A5" w:rsidRPr="004777A5" w14:paraId="0A1BFD39" w14:textId="77777777" w:rsidTr="00111A4D">
        <w:trPr>
          <w:cantSplit/>
        </w:trPr>
        <w:tc>
          <w:tcPr>
            <w:tcW w:w="165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C332B4" w14:textId="77777777" w:rsidR="004777A5" w:rsidRPr="004777A5" w:rsidRDefault="004777A5" w:rsidP="004777A5"/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CF429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Comunicación</w:t>
            </w:r>
          </w:p>
        </w:tc>
        <w:tc>
          <w:tcPr>
            <w:tcW w:w="1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FC1C1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El informe es técnico en exceso.</w:t>
            </w:r>
          </w:p>
        </w:tc>
        <w:tc>
          <w:tcPr>
            <w:tcW w:w="179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8E26E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El informe es claro para la dirección.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35D38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sz w:val="21"/>
                <w:szCs w:val="21"/>
              </w:rPr>
              <w:t>Prioriza las deficiencias y propone responsables.</w:t>
            </w:r>
          </w:p>
        </w:tc>
      </w:tr>
      <w:tr w:rsidR="004777A5" w:rsidRPr="004777A5" w14:paraId="1BEA3112" w14:textId="77777777" w:rsidTr="00111A4D">
        <w:tc>
          <w:tcPr>
            <w:tcW w:w="165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18F2" w14:textId="77777777" w:rsidR="004777A5" w:rsidRPr="004777A5" w:rsidRDefault="004777A5" w:rsidP="004777A5"/>
        </w:tc>
        <w:tc>
          <w:tcPr>
            <w:tcW w:w="567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FE051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D6C8D" w14:textId="77777777" w:rsidR="004777A5" w:rsidRPr="004777A5" w:rsidRDefault="004777A5" w:rsidP="004777A5">
            <w:pPr>
              <w:spacing w:before="20" w:after="20"/>
              <w:jc w:val="center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4777A5" w:rsidRPr="004777A5" w14:paraId="52AF0889" w14:textId="77777777" w:rsidTr="00111A4D"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93CD6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1A4F8130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COBIT (s.f.). </w:t>
            </w:r>
            <w:r w:rsidRPr="004777A5">
              <w:rPr>
                <w:i/>
                <w:iCs/>
                <w:sz w:val="21"/>
                <w:szCs w:val="21"/>
              </w:rPr>
              <w:t>Implementación y optimización de una solución de gobierno de información y tecnología</w:t>
            </w:r>
            <w:r w:rsidRPr="004777A5">
              <w:rPr>
                <w:sz w:val="21"/>
                <w:szCs w:val="21"/>
              </w:rPr>
              <w:t>.</w:t>
            </w:r>
          </w:p>
          <w:p w14:paraId="771BBEB1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COBIT (s.f.). </w:t>
            </w:r>
            <w:r w:rsidRPr="004777A5">
              <w:rPr>
                <w:i/>
                <w:iCs/>
                <w:sz w:val="21"/>
                <w:szCs w:val="21"/>
              </w:rPr>
              <w:t>Introducción y metodología</w:t>
            </w:r>
            <w:r w:rsidRPr="004777A5">
              <w:rPr>
                <w:sz w:val="21"/>
                <w:szCs w:val="21"/>
              </w:rPr>
              <w:t>.</w:t>
            </w:r>
          </w:p>
          <w:p w14:paraId="7E6F7C3D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COBIT (s.f.). </w:t>
            </w:r>
            <w:r w:rsidRPr="004777A5">
              <w:rPr>
                <w:i/>
                <w:iCs/>
                <w:sz w:val="21"/>
                <w:szCs w:val="21"/>
              </w:rPr>
              <w:t>Objetivos de gobierno y gestión</w:t>
            </w:r>
            <w:r w:rsidRPr="004777A5">
              <w:rPr>
                <w:sz w:val="21"/>
                <w:szCs w:val="21"/>
              </w:rPr>
              <w:t>.</w:t>
            </w:r>
          </w:p>
          <w:p w14:paraId="15FE3EC0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>Código Civil y Código Penal.</w:t>
            </w:r>
          </w:p>
          <w:p w14:paraId="55BA18B3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>Código de Comercio.</w:t>
            </w:r>
          </w:p>
          <w:p w14:paraId="5F5279C5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Colegio de Auditores o Contadores Públicos de Bolivia, CAUB – Consejo Técnico Nacional de Auditoría y Contabilidad, CTNAC (2023). </w:t>
            </w:r>
            <w:r w:rsidRPr="004777A5">
              <w:rPr>
                <w:i/>
                <w:iCs/>
                <w:sz w:val="21"/>
                <w:szCs w:val="21"/>
              </w:rPr>
              <w:t>Compendio de Normas de Contabilidad y Auditoría</w:t>
            </w:r>
            <w:r w:rsidRPr="004777A5">
              <w:rPr>
                <w:sz w:val="21"/>
                <w:szCs w:val="21"/>
              </w:rPr>
              <w:t>. Santa Cruz – Bolivia.</w:t>
            </w:r>
          </w:p>
          <w:p w14:paraId="7A16663C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Contraloría General del Estado (2012). </w:t>
            </w:r>
            <w:r w:rsidRPr="004777A5">
              <w:rPr>
                <w:i/>
                <w:iCs/>
                <w:sz w:val="21"/>
                <w:szCs w:val="21"/>
              </w:rPr>
              <w:t>Normas Generales de Auditoría Gubernamental</w:t>
            </w:r>
            <w:r w:rsidRPr="004777A5">
              <w:rPr>
                <w:sz w:val="21"/>
                <w:szCs w:val="21"/>
              </w:rPr>
              <w:t>. La Paz – Bolivia.</w:t>
            </w:r>
          </w:p>
          <w:p w14:paraId="485D0CAC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Contraloría General del Estado (2012). </w:t>
            </w:r>
            <w:r w:rsidRPr="004777A5">
              <w:rPr>
                <w:i/>
                <w:iCs/>
                <w:sz w:val="21"/>
                <w:szCs w:val="21"/>
              </w:rPr>
              <w:t>Normas de Auditoría Financiera</w:t>
            </w:r>
            <w:r w:rsidRPr="004777A5">
              <w:rPr>
                <w:sz w:val="21"/>
                <w:szCs w:val="21"/>
              </w:rPr>
              <w:t>. La Paz – Bolivia.</w:t>
            </w:r>
          </w:p>
          <w:p w14:paraId="34BC0C82" w14:textId="77777777" w:rsidR="004777A5" w:rsidRPr="004777A5" w:rsidRDefault="004777A5" w:rsidP="004777A5">
            <w:pPr>
              <w:spacing w:before="10" w:after="10"/>
              <w:ind w:left="360" w:hanging="360"/>
              <w:rPr>
                <w:lang w:val="en-US"/>
              </w:rPr>
            </w:pPr>
            <w:r w:rsidRPr="004777A5">
              <w:rPr>
                <w:sz w:val="21"/>
                <w:szCs w:val="21"/>
              </w:rPr>
              <w:t xml:space="preserve">Contraloría General del Estado (2012). </w:t>
            </w:r>
            <w:r w:rsidRPr="004777A5">
              <w:rPr>
                <w:i/>
                <w:iCs/>
                <w:sz w:val="21"/>
                <w:szCs w:val="21"/>
              </w:rPr>
              <w:t>Normas de Auditoría de Tecnología de la Información y Comunicación</w:t>
            </w:r>
            <w:r w:rsidRPr="004777A5">
              <w:rPr>
                <w:sz w:val="21"/>
                <w:szCs w:val="21"/>
              </w:rPr>
              <w:t xml:space="preserve">. </w:t>
            </w:r>
            <w:r w:rsidRPr="004777A5">
              <w:rPr>
                <w:sz w:val="21"/>
                <w:szCs w:val="21"/>
                <w:lang w:val="en-US"/>
              </w:rPr>
              <w:t>La Paz – Bolivia.</w:t>
            </w:r>
          </w:p>
          <w:p w14:paraId="2D38B1E4" w14:textId="77777777" w:rsidR="004777A5" w:rsidRPr="004777A5" w:rsidRDefault="004777A5" w:rsidP="004777A5">
            <w:pPr>
              <w:spacing w:before="10" w:after="10"/>
              <w:ind w:left="360" w:hanging="360"/>
              <w:rPr>
                <w:lang w:val="en-US"/>
              </w:rPr>
            </w:pPr>
            <w:r w:rsidRPr="004777A5">
              <w:rPr>
                <w:sz w:val="21"/>
                <w:szCs w:val="21"/>
                <w:lang w:val="en-US"/>
              </w:rPr>
              <w:t xml:space="preserve">International Auditing and Assurance Standards Board, IAASB (2011). </w:t>
            </w:r>
            <w:r w:rsidRPr="004777A5">
              <w:rPr>
                <w:i/>
                <w:iCs/>
                <w:sz w:val="21"/>
                <w:szCs w:val="21"/>
              </w:rPr>
              <w:t>Guía para el uso de las Normas Internacionales de Auditoría en auditorías de Pequeñas y Medianas Empresas</w:t>
            </w:r>
            <w:r w:rsidRPr="004777A5">
              <w:rPr>
                <w:sz w:val="21"/>
                <w:szCs w:val="21"/>
              </w:rPr>
              <w:t xml:space="preserve">. </w:t>
            </w:r>
            <w:r w:rsidRPr="004777A5">
              <w:rPr>
                <w:sz w:val="21"/>
                <w:szCs w:val="21"/>
                <w:lang w:val="en-US"/>
              </w:rPr>
              <w:t>3a ed., Volúmenes I y II.</w:t>
            </w:r>
          </w:p>
          <w:p w14:paraId="730D496C" w14:textId="77777777" w:rsidR="004777A5" w:rsidRPr="004777A5" w:rsidRDefault="004777A5" w:rsidP="004777A5">
            <w:pPr>
              <w:spacing w:before="10" w:after="10"/>
              <w:ind w:left="360" w:hanging="360"/>
              <w:rPr>
                <w:lang w:val="en-US"/>
              </w:rPr>
            </w:pPr>
            <w:r w:rsidRPr="004777A5">
              <w:rPr>
                <w:sz w:val="21"/>
                <w:szCs w:val="21"/>
                <w:lang w:val="en-US"/>
              </w:rPr>
              <w:t xml:space="preserve">International Auditing and Assurance Standards Board, IAASB (2018). </w:t>
            </w:r>
            <w:r w:rsidRPr="004777A5">
              <w:rPr>
                <w:i/>
                <w:iCs/>
                <w:sz w:val="21"/>
                <w:szCs w:val="21"/>
                <w:lang w:val="en-US"/>
              </w:rPr>
              <w:t>Guide to Using ISAs in the Audits of Small and Medium Sized Entities</w:t>
            </w:r>
            <w:r w:rsidRPr="004777A5">
              <w:rPr>
                <w:sz w:val="21"/>
                <w:szCs w:val="21"/>
                <w:lang w:val="en-US"/>
              </w:rPr>
              <w:t>. 4a ed., Volúmenes I y II.</w:t>
            </w:r>
          </w:p>
          <w:p w14:paraId="5FC6AD04" w14:textId="77777777" w:rsidR="004777A5" w:rsidRPr="004777A5" w:rsidRDefault="004777A5" w:rsidP="004777A5">
            <w:pPr>
              <w:spacing w:before="10" w:after="10"/>
              <w:ind w:left="360" w:hanging="360"/>
              <w:rPr>
                <w:lang w:val="en-US"/>
              </w:rPr>
            </w:pPr>
            <w:r w:rsidRPr="004777A5">
              <w:rPr>
                <w:sz w:val="21"/>
                <w:szCs w:val="21"/>
                <w:lang w:val="en-US"/>
              </w:rPr>
              <w:t xml:space="preserve">International Auditing and Assurance Standards Board, IAASB (2020). </w:t>
            </w:r>
            <w:r w:rsidRPr="004777A5">
              <w:rPr>
                <w:i/>
                <w:iCs/>
                <w:sz w:val="21"/>
                <w:szCs w:val="21"/>
              </w:rPr>
              <w:t>Manual de Pronunciamientos Internacionales de Control de Calidad, Auditoría, Revisión, Otros Encargos de Aseguramiento y Servicios Relacionados</w:t>
            </w:r>
            <w:r w:rsidRPr="004777A5">
              <w:rPr>
                <w:sz w:val="21"/>
                <w:szCs w:val="21"/>
              </w:rPr>
              <w:t xml:space="preserve">. </w:t>
            </w:r>
            <w:r w:rsidRPr="004777A5">
              <w:rPr>
                <w:sz w:val="21"/>
                <w:szCs w:val="21"/>
                <w:lang w:val="en-US"/>
              </w:rPr>
              <w:t>Edición 2018, Volúmenes I, II y III.</w:t>
            </w:r>
          </w:p>
          <w:p w14:paraId="63E86B29" w14:textId="77777777" w:rsidR="004777A5" w:rsidRPr="004777A5" w:rsidRDefault="004777A5" w:rsidP="004777A5">
            <w:pPr>
              <w:spacing w:before="10" w:after="10"/>
              <w:ind w:left="360" w:hanging="360"/>
              <w:rPr>
                <w:lang w:val="en-US"/>
              </w:rPr>
            </w:pPr>
            <w:r w:rsidRPr="004777A5">
              <w:rPr>
                <w:sz w:val="21"/>
                <w:szCs w:val="21"/>
                <w:lang w:val="en-US"/>
              </w:rPr>
              <w:t xml:space="preserve">International Auditing and Assurance Standards Board, IAASB (2023). </w:t>
            </w:r>
            <w:r w:rsidRPr="004777A5">
              <w:rPr>
                <w:i/>
                <w:iCs/>
                <w:sz w:val="21"/>
                <w:szCs w:val="21"/>
                <w:lang w:val="en-US"/>
              </w:rPr>
              <w:t>Handbook of International Quality Control, Auditing, Review, Other Assurance, and Related Services Pronouncements</w:t>
            </w:r>
            <w:r w:rsidRPr="004777A5">
              <w:rPr>
                <w:sz w:val="21"/>
                <w:szCs w:val="21"/>
                <w:lang w:val="en-US"/>
              </w:rPr>
              <w:t>. Edición 2021, Volúmenes I, II y III.</w:t>
            </w:r>
          </w:p>
          <w:p w14:paraId="6663F5A2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  <w:lang w:val="en-US"/>
              </w:rPr>
              <w:lastRenderedPageBreak/>
              <w:t xml:space="preserve">International Auditing and Assurance Standards Board, IAASB. </w:t>
            </w:r>
            <w:r w:rsidRPr="004777A5">
              <w:rPr>
                <w:sz w:val="21"/>
                <w:szCs w:val="21"/>
              </w:rPr>
              <w:t>Norma Internacional de Encargos de Aseguramiento 3402, Informes de aseguramiento sobre los controles de las organizaciones de servicios. Nueva York.</w:t>
            </w:r>
          </w:p>
          <w:p w14:paraId="23D33DB7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ISACA (2019). </w:t>
            </w:r>
            <w:r w:rsidRPr="004777A5">
              <w:rPr>
                <w:i/>
                <w:iCs/>
                <w:sz w:val="21"/>
                <w:szCs w:val="21"/>
              </w:rPr>
              <w:t>Manual de Preparación para Examen CISA</w:t>
            </w:r>
            <w:r w:rsidRPr="004777A5">
              <w:rPr>
                <w:sz w:val="21"/>
                <w:szCs w:val="21"/>
              </w:rPr>
              <w:t>. 26a ed.</w:t>
            </w:r>
          </w:p>
          <w:p w14:paraId="79F3649A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ISACA (2019). </w:t>
            </w:r>
            <w:r w:rsidRPr="004777A5">
              <w:rPr>
                <w:i/>
                <w:iCs/>
                <w:sz w:val="21"/>
                <w:szCs w:val="21"/>
              </w:rPr>
              <w:t>Manual de Preparación para Examen CISM</w:t>
            </w:r>
            <w:r w:rsidRPr="004777A5">
              <w:rPr>
                <w:sz w:val="21"/>
                <w:szCs w:val="21"/>
              </w:rPr>
              <w:t>.</w:t>
            </w:r>
          </w:p>
          <w:p w14:paraId="096760F5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>ISACA (2019). COBIT 2019: marco de referencia, objetivos de gobierno y gestión. Schaumburg – Estados Unidos.</w:t>
            </w:r>
          </w:p>
          <w:p w14:paraId="5DFF57F7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>ISO/IEC 27001.</w:t>
            </w:r>
          </w:p>
          <w:p w14:paraId="27DE8B14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>Ley N° 164 General de Telecomunicaciones y Tecnologías de Información y Comunicación y su Decreto Supremo reglamentario N° 1793.</w:t>
            </w:r>
          </w:p>
          <w:p w14:paraId="1F8A4AC5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>NTC-ISO-IEC 27001.</w:t>
            </w:r>
          </w:p>
          <w:p w14:paraId="17632C81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>Organización Internacional de Normalización (2022). ISO/IEC 27001:2022, Sistemas de gestión de la seguridad de la información. Ginebra.</w:t>
            </w:r>
          </w:p>
        </w:tc>
      </w:tr>
      <w:tr w:rsidR="004777A5" w14:paraId="1C0C9651" w14:textId="77777777" w:rsidTr="00111A4D">
        <w:tc>
          <w:tcPr>
            <w:tcW w:w="9351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7480A" w14:textId="77777777" w:rsidR="004777A5" w:rsidRPr="004777A5" w:rsidRDefault="004777A5" w:rsidP="004777A5">
            <w:pPr>
              <w:spacing w:before="20" w:after="20"/>
            </w:pPr>
            <w:r w:rsidRPr="004777A5">
              <w:rPr>
                <w:b/>
                <w:bCs/>
                <w:i/>
                <w:iCs/>
                <w:sz w:val="21"/>
                <w:szCs w:val="21"/>
              </w:rPr>
              <w:lastRenderedPageBreak/>
              <w:t>Bibliografía complementaria:</w:t>
            </w:r>
          </w:p>
          <w:p w14:paraId="06C35A10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>Agencia de Gobierno Electrónico y Tecnologías de Información y Comunicación: https://www.agetic.gob.bo e ISACA: https://www.isaca.org</w:t>
            </w:r>
          </w:p>
          <w:p w14:paraId="0F62D4A8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Baca Urbina, G. (2016). </w:t>
            </w:r>
            <w:r w:rsidRPr="004777A5">
              <w:rPr>
                <w:i/>
                <w:iCs/>
                <w:sz w:val="21"/>
                <w:szCs w:val="21"/>
              </w:rPr>
              <w:t>Introducción a la Seguridad Informática</w:t>
            </w:r>
            <w:r w:rsidRPr="004777A5">
              <w:rPr>
                <w:sz w:val="21"/>
                <w:szCs w:val="21"/>
              </w:rPr>
              <w:t>. México: Grupo Editorial Patria.</w:t>
            </w:r>
          </w:p>
          <w:p w14:paraId="5D84F763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Calero, C., Moraga, M. y Piattini, M. (2010). </w:t>
            </w:r>
            <w:r w:rsidRPr="004777A5">
              <w:rPr>
                <w:i/>
                <w:iCs/>
                <w:sz w:val="21"/>
                <w:szCs w:val="21"/>
              </w:rPr>
              <w:t>Calidad del producto y proceso software</w:t>
            </w:r>
            <w:r w:rsidRPr="004777A5">
              <w:rPr>
                <w:sz w:val="21"/>
                <w:szCs w:val="21"/>
              </w:rPr>
              <w:t>. RA-MA.</w:t>
            </w:r>
          </w:p>
          <w:p w14:paraId="5113804F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Costas Santos, J. (2011). </w:t>
            </w:r>
            <w:r w:rsidRPr="004777A5">
              <w:rPr>
                <w:i/>
                <w:iCs/>
                <w:sz w:val="21"/>
                <w:szCs w:val="21"/>
              </w:rPr>
              <w:t>Seguridad y Alta Disponibilidad</w:t>
            </w:r>
            <w:r w:rsidRPr="004777A5">
              <w:rPr>
                <w:sz w:val="21"/>
                <w:szCs w:val="21"/>
              </w:rPr>
              <w:t>. RA-MA.</w:t>
            </w:r>
          </w:p>
          <w:p w14:paraId="742E2D63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De Miguel, A., Piattini, M. y Marcos, E. (1999). </w:t>
            </w:r>
            <w:r w:rsidRPr="004777A5">
              <w:rPr>
                <w:i/>
                <w:iCs/>
                <w:sz w:val="21"/>
                <w:szCs w:val="21"/>
              </w:rPr>
              <w:t>Diseño de bases de datos relacionales</w:t>
            </w:r>
            <w:r w:rsidRPr="004777A5">
              <w:rPr>
                <w:sz w:val="21"/>
                <w:szCs w:val="21"/>
              </w:rPr>
              <w:t>. Madrid: RA-MA.</w:t>
            </w:r>
          </w:p>
          <w:p w14:paraId="2A90353D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Gómez Vieites, Á. (2011). </w:t>
            </w:r>
            <w:r w:rsidRPr="004777A5">
              <w:rPr>
                <w:i/>
                <w:iCs/>
                <w:sz w:val="21"/>
                <w:szCs w:val="21"/>
              </w:rPr>
              <w:t>Enciclopedia de la Seguridad Informática</w:t>
            </w:r>
            <w:r w:rsidRPr="004777A5">
              <w:rPr>
                <w:sz w:val="21"/>
                <w:szCs w:val="21"/>
              </w:rPr>
              <w:t>. 2a ed. RA-MA.</w:t>
            </w:r>
          </w:p>
          <w:p w14:paraId="79572BD0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Laudon, K. C. y Laudon, J. P. (2016). </w:t>
            </w:r>
            <w:r w:rsidRPr="004777A5">
              <w:rPr>
                <w:i/>
                <w:iCs/>
                <w:sz w:val="21"/>
                <w:szCs w:val="21"/>
              </w:rPr>
              <w:t>Sistemas de información gerencial</w:t>
            </w:r>
            <w:r w:rsidRPr="004777A5">
              <w:rPr>
                <w:sz w:val="21"/>
                <w:szCs w:val="21"/>
              </w:rPr>
              <w:t>. 14a ed. México D.F.: Pearson.</w:t>
            </w:r>
          </w:p>
          <w:p w14:paraId="2038D5C8" w14:textId="77777777" w:rsidR="004777A5" w:rsidRPr="004777A5" w:rsidRDefault="004777A5" w:rsidP="004777A5">
            <w:pPr>
              <w:spacing w:before="10" w:after="10"/>
              <w:ind w:left="360" w:hanging="360"/>
              <w:rPr>
                <w:lang w:val="en-US"/>
              </w:rPr>
            </w:pPr>
            <w:r w:rsidRPr="004777A5">
              <w:rPr>
                <w:sz w:val="21"/>
                <w:szCs w:val="21"/>
              </w:rPr>
              <w:t xml:space="preserve">Muñoz Razo, C. (2002). </w:t>
            </w:r>
            <w:r w:rsidRPr="004777A5">
              <w:rPr>
                <w:i/>
                <w:iCs/>
                <w:sz w:val="21"/>
                <w:szCs w:val="21"/>
              </w:rPr>
              <w:t>Auditoría en Sistemas Computacionales</w:t>
            </w:r>
            <w:r w:rsidRPr="004777A5">
              <w:rPr>
                <w:sz w:val="21"/>
                <w:szCs w:val="21"/>
              </w:rPr>
              <w:t xml:space="preserve">. </w:t>
            </w:r>
            <w:r w:rsidRPr="004777A5">
              <w:rPr>
                <w:sz w:val="21"/>
                <w:szCs w:val="21"/>
                <w:lang w:val="en-US"/>
              </w:rPr>
              <w:t>Pearson – Prentice Hall.</w:t>
            </w:r>
          </w:p>
          <w:p w14:paraId="3F6E2004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  <w:lang w:val="en-US"/>
              </w:rPr>
              <w:t xml:space="preserve">National Institute of Standards and Technology, NIST (2024). </w:t>
            </w:r>
            <w:r w:rsidRPr="004777A5">
              <w:rPr>
                <w:i/>
                <w:iCs/>
                <w:sz w:val="21"/>
                <w:szCs w:val="21"/>
                <w:lang w:val="en-US"/>
              </w:rPr>
              <w:t>The NIST Cybersecurity Framework (CSF) 2.0</w:t>
            </w:r>
            <w:r w:rsidRPr="004777A5">
              <w:rPr>
                <w:sz w:val="21"/>
                <w:szCs w:val="21"/>
                <w:lang w:val="en-US"/>
              </w:rPr>
              <w:t xml:space="preserve">. </w:t>
            </w:r>
            <w:r w:rsidRPr="004777A5">
              <w:rPr>
                <w:sz w:val="21"/>
                <w:szCs w:val="21"/>
              </w:rPr>
              <w:t>Gaithersburg: NIST.</w:t>
            </w:r>
          </w:p>
          <w:p w14:paraId="7ECF026E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Piattini, M. y Del Peso, E. (2001). </w:t>
            </w:r>
            <w:r w:rsidRPr="004777A5">
              <w:rPr>
                <w:i/>
                <w:iCs/>
                <w:sz w:val="21"/>
                <w:szCs w:val="21"/>
              </w:rPr>
              <w:t>Auditoría Informática: un enfoque práctico</w:t>
            </w:r>
            <w:r w:rsidRPr="004777A5">
              <w:rPr>
                <w:sz w:val="21"/>
                <w:szCs w:val="21"/>
              </w:rPr>
              <w:t>. Alfaomega RA-MA.</w:t>
            </w:r>
          </w:p>
          <w:p w14:paraId="669D3304" w14:textId="77777777" w:rsidR="004777A5" w:rsidRPr="004777A5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Piattini, M., Del Peso, E. y Del Peso, M. (s.f.). </w:t>
            </w:r>
            <w:r w:rsidRPr="004777A5">
              <w:rPr>
                <w:i/>
                <w:iCs/>
                <w:sz w:val="21"/>
                <w:szCs w:val="21"/>
              </w:rPr>
              <w:t>Auditoría de Tecnologías y Sistemas de Información</w:t>
            </w:r>
            <w:r w:rsidRPr="004777A5">
              <w:rPr>
                <w:sz w:val="21"/>
                <w:szCs w:val="21"/>
              </w:rPr>
              <w:t>. Alfaomega RA-MA.</w:t>
            </w:r>
          </w:p>
          <w:p w14:paraId="37BB0070" w14:textId="77777777" w:rsidR="004777A5" w:rsidRPr="00DA67D0" w:rsidRDefault="004777A5" w:rsidP="004777A5">
            <w:pPr>
              <w:spacing w:before="10" w:after="10"/>
              <w:ind w:left="360" w:hanging="360"/>
            </w:pPr>
            <w:r w:rsidRPr="004777A5">
              <w:rPr>
                <w:sz w:val="21"/>
                <w:szCs w:val="21"/>
              </w:rPr>
              <w:t xml:space="preserve">Pressman, R. (2010). </w:t>
            </w:r>
            <w:r w:rsidRPr="004777A5">
              <w:rPr>
                <w:i/>
                <w:iCs/>
                <w:sz w:val="21"/>
                <w:szCs w:val="21"/>
              </w:rPr>
              <w:t>Ingeniería de software: un enfoque práctico</w:t>
            </w:r>
            <w:r w:rsidRPr="004777A5">
              <w:rPr>
                <w:sz w:val="21"/>
                <w:szCs w:val="21"/>
              </w:rPr>
              <w:t>. McGraw Hill.</w:t>
            </w:r>
          </w:p>
        </w:tc>
      </w:tr>
    </w:tbl>
    <w:p w14:paraId="29EF5BCC" w14:textId="77777777" w:rsidR="001A35AB" w:rsidRDefault="001A35AB"/>
    <w:sectPr w:rsidR="001A35AB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899B" w14:textId="77777777" w:rsidR="00753C54" w:rsidRDefault="00753C54">
      <w:r>
        <w:separator/>
      </w:r>
    </w:p>
  </w:endnote>
  <w:endnote w:type="continuationSeparator" w:id="0">
    <w:p w14:paraId="0BD6C142" w14:textId="77777777" w:rsidR="00753C54" w:rsidRDefault="00753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5F4C" w14:textId="77777777" w:rsidR="001A35AB" w:rsidRDefault="001A35AB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5A575" w14:textId="77777777" w:rsidR="00753C54" w:rsidRDefault="00753C54">
      <w:r>
        <w:separator/>
      </w:r>
    </w:p>
  </w:footnote>
  <w:footnote w:type="continuationSeparator" w:id="0">
    <w:p w14:paraId="035D7331" w14:textId="77777777" w:rsidR="00753C54" w:rsidRDefault="00753C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1316"/>
    <w:multiLevelType w:val="hybridMultilevel"/>
    <w:tmpl w:val="D5548ACE"/>
    <w:lvl w:ilvl="0" w:tplc="7BE44A94">
      <w:start w:val="1"/>
      <w:numFmt w:val="bullet"/>
      <w:lvlText w:val="●"/>
      <w:lvlJc w:val="left"/>
      <w:pPr>
        <w:ind w:left="720" w:hanging="360"/>
      </w:pPr>
    </w:lvl>
    <w:lvl w:ilvl="1" w:tplc="9EC43054">
      <w:start w:val="1"/>
      <w:numFmt w:val="bullet"/>
      <w:lvlText w:val="○"/>
      <w:lvlJc w:val="left"/>
      <w:pPr>
        <w:ind w:left="1440" w:hanging="360"/>
      </w:pPr>
    </w:lvl>
    <w:lvl w:ilvl="2" w:tplc="684A6F22">
      <w:start w:val="1"/>
      <w:numFmt w:val="bullet"/>
      <w:lvlText w:val="■"/>
      <w:lvlJc w:val="left"/>
      <w:pPr>
        <w:ind w:left="2160" w:hanging="360"/>
      </w:pPr>
    </w:lvl>
    <w:lvl w:ilvl="3" w:tplc="02F609A4">
      <w:start w:val="1"/>
      <w:numFmt w:val="bullet"/>
      <w:lvlText w:val="●"/>
      <w:lvlJc w:val="left"/>
      <w:pPr>
        <w:ind w:left="2880" w:hanging="360"/>
      </w:pPr>
    </w:lvl>
    <w:lvl w:ilvl="4" w:tplc="50C882A4">
      <w:start w:val="1"/>
      <w:numFmt w:val="bullet"/>
      <w:lvlText w:val="○"/>
      <w:lvlJc w:val="left"/>
      <w:pPr>
        <w:ind w:left="3600" w:hanging="360"/>
      </w:pPr>
    </w:lvl>
    <w:lvl w:ilvl="5" w:tplc="4F306726">
      <w:start w:val="1"/>
      <w:numFmt w:val="bullet"/>
      <w:lvlText w:val="■"/>
      <w:lvlJc w:val="left"/>
      <w:pPr>
        <w:ind w:left="4320" w:hanging="360"/>
      </w:pPr>
    </w:lvl>
    <w:lvl w:ilvl="6" w:tplc="AF864112">
      <w:start w:val="1"/>
      <w:numFmt w:val="bullet"/>
      <w:lvlText w:val="●"/>
      <w:lvlJc w:val="left"/>
      <w:pPr>
        <w:ind w:left="5040" w:hanging="360"/>
      </w:pPr>
    </w:lvl>
    <w:lvl w:ilvl="7" w:tplc="BBB485D6">
      <w:start w:val="1"/>
      <w:numFmt w:val="bullet"/>
      <w:lvlText w:val="●"/>
      <w:lvlJc w:val="left"/>
      <w:pPr>
        <w:ind w:left="5760" w:hanging="360"/>
      </w:pPr>
    </w:lvl>
    <w:lvl w:ilvl="8" w:tplc="F118D1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907409"/>
    <w:multiLevelType w:val="hybridMultilevel"/>
    <w:tmpl w:val="A48E5FDC"/>
    <w:lvl w:ilvl="0" w:tplc="FEA833C6">
      <w:start w:val="1"/>
      <w:numFmt w:val="decimal"/>
      <w:lvlText w:val="%1."/>
      <w:lvlJc w:val="left"/>
      <w:pPr>
        <w:ind w:left="400" w:hanging="380"/>
      </w:pPr>
    </w:lvl>
    <w:lvl w:ilvl="1" w:tplc="C186BCE6">
      <w:numFmt w:val="decimal"/>
      <w:lvlText w:val=""/>
      <w:lvlJc w:val="left"/>
    </w:lvl>
    <w:lvl w:ilvl="2" w:tplc="3ACC04AC">
      <w:numFmt w:val="decimal"/>
      <w:lvlText w:val=""/>
      <w:lvlJc w:val="left"/>
    </w:lvl>
    <w:lvl w:ilvl="3" w:tplc="9B72D336">
      <w:numFmt w:val="decimal"/>
      <w:lvlText w:val=""/>
      <w:lvlJc w:val="left"/>
    </w:lvl>
    <w:lvl w:ilvl="4" w:tplc="69DEF788">
      <w:numFmt w:val="decimal"/>
      <w:lvlText w:val=""/>
      <w:lvlJc w:val="left"/>
    </w:lvl>
    <w:lvl w:ilvl="5" w:tplc="D5F21DF6">
      <w:numFmt w:val="decimal"/>
      <w:lvlText w:val=""/>
      <w:lvlJc w:val="left"/>
    </w:lvl>
    <w:lvl w:ilvl="6" w:tplc="EFDECEDE">
      <w:numFmt w:val="decimal"/>
      <w:lvlText w:val=""/>
      <w:lvlJc w:val="left"/>
    </w:lvl>
    <w:lvl w:ilvl="7" w:tplc="AD702E62">
      <w:numFmt w:val="decimal"/>
      <w:lvlText w:val=""/>
      <w:lvlJc w:val="left"/>
    </w:lvl>
    <w:lvl w:ilvl="8" w:tplc="BEB6F6AE">
      <w:numFmt w:val="decimal"/>
      <w:lvlText w:val=""/>
      <w:lvlJc w:val="left"/>
    </w:lvl>
  </w:abstractNum>
  <w:abstractNum w:abstractNumId="2" w15:restartNumberingAfterBreak="0">
    <w:nsid w:val="7F967FAE"/>
    <w:multiLevelType w:val="hybridMultilevel"/>
    <w:tmpl w:val="F4D0685C"/>
    <w:lvl w:ilvl="0" w:tplc="13086FE6">
      <w:start w:val="1"/>
      <w:numFmt w:val="bullet"/>
      <w:lvlText w:val="•"/>
      <w:lvlJc w:val="left"/>
      <w:pPr>
        <w:ind w:left="260" w:hanging="220"/>
      </w:pPr>
    </w:lvl>
    <w:lvl w:ilvl="1" w:tplc="329295AE">
      <w:numFmt w:val="decimal"/>
      <w:lvlText w:val=""/>
      <w:lvlJc w:val="left"/>
    </w:lvl>
    <w:lvl w:ilvl="2" w:tplc="E348FF22">
      <w:numFmt w:val="decimal"/>
      <w:lvlText w:val=""/>
      <w:lvlJc w:val="left"/>
    </w:lvl>
    <w:lvl w:ilvl="3" w:tplc="50F2B67C">
      <w:numFmt w:val="decimal"/>
      <w:lvlText w:val=""/>
      <w:lvlJc w:val="left"/>
    </w:lvl>
    <w:lvl w:ilvl="4" w:tplc="4ABA4868">
      <w:numFmt w:val="decimal"/>
      <w:lvlText w:val=""/>
      <w:lvlJc w:val="left"/>
    </w:lvl>
    <w:lvl w:ilvl="5" w:tplc="2CAADDB6">
      <w:numFmt w:val="decimal"/>
      <w:lvlText w:val=""/>
      <w:lvlJc w:val="left"/>
    </w:lvl>
    <w:lvl w:ilvl="6" w:tplc="2B70AFFC">
      <w:numFmt w:val="decimal"/>
      <w:lvlText w:val=""/>
      <w:lvlJc w:val="left"/>
    </w:lvl>
    <w:lvl w:ilvl="7" w:tplc="F8881686">
      <w:numFmt w:val="decimal"/>
      <w:lvlText w:val=""/>
      <w:lvlJc w:val="left"/>
    </w:lvl>
    <w:lvl w:ilvl="8" w:tplc="7ABAC8BC">
      <w:numFmt w:val="decimal"/>
      <w:lvlText w:val=""/>
      <w:lvlJc w:val="left"/>
    </w:lvl>
  </w:abstractNum>
  <w:num w:numId="1" w16cid:durableId="1676179437">
    <w:abstractNumId w:val="0"/>
    <w:lvlOverride w:ilvl="0">
      <w:startOverride w:val="1"/>
    </w:lvlOverride>
  </w:num>
  <w:num w:numId="2" w16cid:durableId="1944991990">
    <w:abstractNumId w:val="1"/>
    <w:lvlOverride w:ilvl="0">
      <w:startOverride w:val="1"/>
    </w:lvlOverride>
  </w:num>
  <w:num w:numId="3" w16cid:durableId="723942077">
    <w:abstractNumId w:val="2"/>
    <w:lvlOverride w:ilvl="0">
      <w:startOverride w:val="1"/>
    </w:lvlOverride>
  </w:num>
  <w:num w:numId="4" w16cid:durableId="36248660">
    <w:abstractNumId w:val="1"/>
    <w:lvlOverride w:ilvl="0">
      <w:startOverride w:val="1"/>
    </w:lvlOverride>
  </w:num>
  <w:num w:numId="5" w16cid:durableId="806968093">
    <w:abstractNumId w:val="1"/>
    <w:lvlOverride w:ilvl="0">
      <w:startOverride w:val="1"/>
    </w:lvlOverride>
  </w:num>
  <w:num w:numId="6" w16cid:durableId="74859140">
    <w:abstractNumId w:val="1"/>
    <w:lvlOverride w:ilvl="0">
      <w:startOverride w:val="1"/>
    </w:lvlOverride>
  </w:num>
  <w:num w:numId="7" w16cid:durableId="16355201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296"/>
    <w:rsid w:val="00111A4D"/>
    <w:rsid w:val="00157B70"/>
    <w:rsid w:val="001A35AB"/>
    <w:rsid w:val="003952C3"/>
    <w:rsid w:val="0039531E"/>
    <w:rsid w:val="003D370D"/>
    <w:rsid w:val="00441EDB"/>
    <w:rsid w:val="00443607"/>
    <w:rsid w:val="004777A5"/>
    <w:rsid w:val="005546EF"/>
    <w:rsid w:val="005D4BD3"/>
    <w:rsid w:val="006A1296"/>
    <w:rsid w:val="00753C54"/>
    <w:rsid w:val="007A44BB"/>
    <w:rsid w:val="00943849"/>
    <w:rsid w:val="009D1343"/>
    <w:rsid w:val="00A64FFD"/>
    <w:rsid w:val="00A76383"/>
    <w:rsid w:val="00C30123"/>
    <w:rsid w:val="00C36F28"/>
    <w:rsid w:val="00D22A33"/>
    <w:rsid w:val="00D84C3C"/>
    <w:rsid w:val="00DA67D0"/>
    <w:rsid w:val="00DE2BAB"/>
    <w:rsid w:val="00E337F2"/>
    <w:rsid w:val="00EB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ABD01"/>
  <w15:docId w15:val="{EA471893-DB89-4B4C-BD95-02EDD843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111A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6071</Words>
  <Characters>33395</Characters>
  <Application>Microsoft Office Word</Application>
  <DocSecurity>0</DocSecurity>
  <Lines>278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Jheferson Zambrana Barrionuevo</cp:lastModifiedBy>
  <cp:revision>2</cp:revision>
  <dcterms:created xsi:type="dcterms:W3CDTF">2026-10-12T23:21:00Z</dcterms:created>
  <dcterms:modified xsi:type="dcterms:W3CDTF">2026-10-12T23:21:00Z</dcterms:modified>
</cp:coreProperties>
</file>
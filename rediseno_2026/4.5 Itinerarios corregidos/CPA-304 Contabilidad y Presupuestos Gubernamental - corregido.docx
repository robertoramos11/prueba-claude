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C54" w:rsidRPr="00920A3F" w:rsidRDefault="00673197">
      <w:pPr>
        <w:spacing w:after="60"/>
      </w:pPr>
      <w:r>
        <w:rPr>
          <w:i/>
          <w:iCs/>
        </w:rPr>
        <w:t>Nivel: Licenciatura en Contaduría Pública</w:t>
      </w:r>
    </w:p>
    <w:p w:rsidR="00400C54" w:rsidRPr="00920A3F" w:rsidRDefault="00673197">
      <w:pPr>
        <w:spacing w:after="60"/>
        <w:jc w:val="center"/>
      </w:pPr>
      <w:r>
        <w:rPr>
          <w:b/>
          <w:bCs/>
        </w:rPr>
        <w:t>TERCER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400C54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400C54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A965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Presupuesto y Contabilidad Gubernamental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CPA-304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CPA-201, CPA-202, CPA-203</w:t>
            </w:r>
          </w:p>
        </w:tc>
      </w:tr>
      <w:tr w:rsidR="00400C54" w:rsidRPr="00920A3F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400C54" w:rsidRPr="00920A3F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400C54">
            <w:pPr>
              <w:spacing w:before="20" w:after="20"/>
              <w:jc w:val="center"/>
            </w:pPr>
          </w:p>
        </w:tc>
      </w:tr>
      <w:tr w:rsidR="00400C54" w:rsidRPr="00920A3F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bookmarkStart w:id="0" w:name="_GoBack" w:colFirst="3" w:colLast="3"/>
            <w:r>
              <w:rPr>
                <w:sz w:val="21"/>
                <w:szCs w:val="21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0D34E8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0D34E8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0D34E8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0D34E8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sz w:val="21"/>
                <w:szCs w:val="21"/>
              </w:rPr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/>
        </w:tc>
      </w:tr>
      <w:bookmarkEnd w:id="0"/>
      <w:tr w:rsidR="00400C54" w:rsidRPr="00920A3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400C54" w:rsidRPr="00920A3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701223">
            <w:pPr>
              <w:spacing w:before="20" w:after="20"/>
              <w:jc w:val="center"/>
            </w:pPr>
            <w:r w:rsidRPr="00B57E96">
              <w:t>Formula el presupuesto de recursos y gastos y elabora los estados financieros de una entidad pública boliviana, analizando la estructura del Estado y la planificación integral, explicando los sistemas de administración y control gubernamental y el régimen de responsabilidad por la función pública, registrando los hechos presupuestarios, económicos y financieros en los momentos presupuestarios, contables y de tesorería del Sistema de Contabilidad Integrada y aplicando las Normas de Contabilidad Integrada y Normas Internacionales del Sector Público, con precisión técnica, ética profesional, transparencia y apego a las políticas y normas vigentes del Órgano Rector.</w:t>
            </w:r>
          </w:p>
        </w:tc>
      </w:tr>
      <w:tr w:rsidR="00400C54" w:rsidRPr="00920A3F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B57E96">
              <w:rPr>
                <w:sz w:val="21"/>
                <w:szCs w:val="21"/>
              </w:rPr>
              <w:t>Conoce la estructura del Estado boliviano y el modelo de planificación integral gubernamental, articulando el Plan Estratégico Institucional, el Programa de Operaciones Anual con el Plan de Desarrollo Económico y Social y el Presupuesto General del Estado</w:t>
            </w:r>
          </w:p>
        </w:tc>
      </w:tr>
      <w:tr w:rsidR="00400C54" w:rsidRPr="00920A3F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 Describe la estructura del Estado Boliviano, la organización y funciones de la Administración Pública: Órganos del Estado, entidades territoriales, autónomas e independientes.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1.1 Expone la estructura del Estado boliviano y la organización de la Administración Pública.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1: </w:t>
            </w:r>
            <w:r w:rsidRPr="00B57E96">
              <w:rPr>
                <w:sz w:val="21"/>
                <w:szCs w:val="21"/>
              </w:rPr>
              <w:t>Esquema de la estructura del Estado boliviano y Administración Pública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 w:rsidP="00F16F03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1.2 Explica en aula los deberes del Estado y las funciones de las Entidades de la Administración Pública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2: </w:t>
            </w:r>
            <w:r w:rsidRPr="00B57E96">
              <w:rPr>
                <w:sz w:val="21"/>
                <w:szCs w:val="21"/>
              </w:rPr>
              <w:t xml:space="preserve">Cuadro resumen de los deberes del Estado y funciones de la Administración Pública. 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2. Articula el Plan Estratégico Institucional y el Programa de Operaciones Anual de una entidad pública con el Plan de Desarrollo Económico y Social, y el Presupuesto General del Estado.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 xml:space="preserve">2.1 Elabora un esquema de articulación de los planes de corto y mediano plazo institucionales con los planes nacionales de largo plazo.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3: </w:t>
            </w:r>
            <w:r w:rsidRPr="00B57E96">
              <w:rPr>
                <w:sz w:val="21"/>
                <w:szCs w:val="21"/>
              </w:rPr>
              <w:t xml:space="preserve">Esquema de comprensión de articulación de los planes institucionales con los planes nacionales. 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 w:rsidP="00F16F03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2.2 Analiza en equipo la articulación del Plan Estratégico Institucional con el Presupuesto General del Estado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4: </w:t>
            </w:r>
            <w:r>
              <w:rPr>
                <w:sz w:val="21"/>
                <w:szCs w:val="21"/>
              </w:rPr>
              <w:t xml:space="preserve">Cuadro de articulación del Plan Estratégico Institucional, el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Programa de Operaciones Anual y Prepuesto General del Estado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Programa de Operaciones Anual y Presupuesto General del Estado</w:t>
              </w:r>
            </w:ins>
            <w:r>
              <w:rPr>
                <w:sz w:val="21"/>
                <w:szCs w:val="21"/>
              </w:rPr>
              <w:t xml:space="preserve">.</w:t>
            </w:r>
          </w:p>
        </w:tc>
      </w:tr>
      <w:tr w:rsidR="00400C54" w:rsidRPr="00920A3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00C54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:rsidR="00400C54" w:rsidRPr="00920A3F" w:rsidRDefault="00673197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160A08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0A08" w:rsidRPr="00920A3F" w:rsidRDefault="00751018" w:rsidP="00F16F03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1: El Estado Boliviano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F3F89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El Estado Boliviano, la Constitución Política del Estado y los elementos: población, territorio y gobierno. (C)</w:t>
            </w:r>
          </w:p>
          <w:p w:rsidR="00DF3F89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lastRenderedPageBreak/>
              <w:t>Organización del Estado: Órganos del Estado, entidades territoriales, autónomas e independientes. (C)</w:t>
            </w:r>
          </w:p>
          <w:p w:rsidR="00DF3F89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Derechos, deberes y funciones del Estado y los ciudadanos. (C)</w:t>
            </w:r>
          </w:p>
          <w:p w:rsidR="00DF3F89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Políticas financiera, económica, monetaria y fiscal. (C)</w:t>
            </w:r>
          </w:p>
          <w:p w:rsidR="00DF3F89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Competencias y roles de las entidades públicas: privativas, compartidas, </w:t>
            </w:r>
            <w:del w:id="9029" w:author="Comisión de revisión 4.5" w:date="2026-10-13T00:00:00Z">
              <w:r>
                <w:rPr>
                  <w:sz w:val="21"/>
                  <w:szCs w:val="21"/>
                </w:rPr>
                <w:delText xml:space="preserve">concurrentes y exclusivas (C)</w:delText>
              </w:r>
            </w:del>
            <w:ins w:id="9030" w:author="Comisión de revisión 4.5" w:date="2026-10-13T00:00:00Z">
              <w:r>
                <w:rPr>
                  <w:sz w:val="21"/>
                  <w:szCs w:val="21"/>
                </w:rPr>
                <w:t xml:space="preserve">concurrentes y exclusivas. (C)</w:t>
              </w:r>
            </w:ins>
          </w:p>
          <w:p w:rsidR="00DF3F89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Sistemas de gobierno, la administración pública y las políticas públicas. (C)</w:t>
            </w:r>
          </w:p>
          <w:p w:rsidR="00160A08" w:rsidRPr="00920A3F" w:rsidRDefault="00DF3F89" w:rsidP="00F16F03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Control Social, roles, competencias y actores sociales. 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F3388" w:rsidRPr="00B57E96" w:rsidRDefault="00AF3388" w:rsidP="00F16F03">
            <w:pPr>
              <w:pStyle w:val="Prrafodelista"/>
              <w:numPr>
                <w:ilvl w:val="0"/>
                <w:numId w:val="12"/>
              </w:numPr>
              <w:spacing w:before="20" w:after="20"/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</w:rPr>
              <w:lastRenderedPageBreak/>
              <w:t>Constitución Política del Estado</w:t>
            </w:r>
            <w:r w:rsidR="00913351" w:rsidRPr="00B57E96">
              <w:rPr>
                <w:sz w:val="21"/>
                <w:szCs w:val="21"/>
              </w:rPr>
              <w:t xml:space="preserve"> de Bolivia.</w:t>
            </w:r>
          </w:p>
          <w:p w:rsidR="002F7247" w:rsidRPr="00B57E96" w:rsidRDefault="002F7247" w:rsidP="002F7247">
            <w:pPr>
              <w:pStyle w:val="Prrafodelista"/>
              <w:numPr>
                <w:ilvl w:val="0"/>
                <w:numId w:val="12"/>
              </w:numPr>
              <w:spacing w:before="20" w:after="20"/>
              <w:jc w:val="both"/>
              <w:rPr>
                <w:sz w:val="21"/>
                <w:szCs w:val="21"/>
              </w:rPr>
            </w:pPr>
            <w:r w:rsidRPr="00B57E96">
              <w:rPr>
                <w:lang w:val="es-ES"/>
              </w:rPr>
              <w:t xml:space="preserve">Teorías y fundamentos del Estado: origen, naturaleza, </w:t>
            </w:r>
            <w:r w:rsidRPr="00B57E96">
              <w:rPr>
                <w:lang w:val="es-ES"/>
              </w:rPr>
              <w:lastRenderedPageBreak/>
              <w:t>elementos, fines y funciones.</w:t>
            </w:r>
          </w:p>
          <w:p w:rsidR="00206DD9" w:rsidRPr="00B57E96" w:rsidRDefault="002F7247" w:rsidP="002F7247">
            <w:pPr>
              <w:pStyle w:val="Prrafodelista"/>
              <w:numPr>
                <w:ilvl w:val="0"/>
                <w:numId w:val="12"/>
              </w:numPr>
              <w:spacing w:before="20" w:after="20"/>
              <w:jc w:val="both"/>
              <w:rPr>
                <w:sz w:val="21"/>
                <w:szCs w:val="21"/>
              </w:rPr>
            </w:pPr>
            <w:r w:rsidRPr="00B57E96">
              <w:rPr>
                <w:lang w:val="es-ES"/>
              </w:rPr>
              <w:t>Nociones de organización política y administrativa del Estado, sistemas de gobierno, administración pública, políticas públicas, competencias gubernamentales, participación ciudadana y control social.</w:t>
            </w:r>
          </w:p>
        </w:tc>
      </w:tr>
      <w:tr w:rsidR="00400C54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E6ED9" w:rsidRPr="00920A3F" w:rsidRDefault="00673197" w:rsidP="00F16F03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Tema 2: La Planificación Integral estratégica del Estado.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0699" w:rsidRPr="00920A3F" w:rsidRDefault="00960699" w:rsidP="00F16F03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La planificación integral del Estado. (C)</w:t>
            </w:r>
          </w:p>
          <w:p w:rsidR="00960699" w:rsidRPr="00920A3F" w:rsidRDefault="00960699" w:rsidP="00F16F03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Objetivos de Desarrollo Sostenible y su incorporación en los planes de desarrollo del Estado. (C, A)</w:t>
            </w:r>
          </w:p>
          <w:p w:rsidR="00960699" w:rsidRPr="00920A3F" w:rsidRDefault="00960699" w:rsidP="00F16F03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Estructura Programática de planificación estratégica. </w:t>
            </w:r>
            <w:r>
              <w:rPr>
                <w:sz w:val="21"/>
                <w:szCs w:val="21"/>
                <w:lang w:val="en-US"/>
              </w:rPr>
              <w:t>(C)</w:t>
            </w:r>
          </w:p>
          <w:p w:rsidR="00960699" w:rsidRPr="00920A3F" w:rsidRDefault="00960699" w:rsidP="00F16F03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Clasificación y tipos de planes: nacionales, territoriales y sectoriales. (C)</w:t>
            </w:r>
          </w:p>
          <w:p w:rsidR="00960699" w:rsidRPr="00920A3F" w:rsidRDefault="00960699" w:rsidP="00F16F03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Formulación del Plan Estratégico Institucional articulado con los planes nacionales. (C, P)</w:t>
            </w:r>
          </w:p>
          <w:p w:rsidR="00400C54" w:rsidRPr="00920A3F" w:rsidRDefault="008E6ED9" w:rsidP="00F16F03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Formulación del Plan Estratégico institucional articulado con los planes nacionales. </w:t>
            </w:r>
            <w:r>
              <w:rPr>
                <w:sz w:val="21"/>
                <w:szCs w:val="21"/>
                <w:lang w:val="en-US"/>
              </w:rPr>
              <w:t>(C, P)</w:t>
            </w:r>
          </w:p>
          <w:p w:rsidR="008E6ED9" w:rsidRPr="00920A3F" w:rsidRDefault="008E6ED9" w:rsidP="00F16F03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</w:pPr>
            <w:r>
              <w:t>El Presupuesto General del Estado y su articulación con los planes nacionales 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3351" w:rsidRPr="00B57E96" w:rsidRDefault="00913351" w:rsidP="00913351">
            <w:pPr>
              <w:pStyle w:val="NormalWeb"/>
              <w:spacing w:before="0" w:beforeAutospacing="0" w:after="0" w:afterAutospacing="0"/>
              <w:rPr>
                <w:lang w:val="es-ES"/>
              </w:rPr>
            </w:pPr>
            <w:r w:rsidRPr="00B57E96">
              <w:rPr>
                <w:rFonts w:hAnsi="Symbol"/>
              </w:rPr>
              <w:t></w:t>
            </w:r>
            <w:r w:rsidRPr="00B57E96">
              <w:rPr>
                <w:lang w:val="es-ES"/>
              </w:rPr>
              <w:t xml:space="preserve">  Teorías y enfoques de la planificación estratégica, del desarrollo y gestión pública por resultados.</w:t>
            </w:r>
          </w:p>
          <w:p w:rsidR="00913351" w:rsidRPr="00B57E96" w:rsidRDefault="00913351" w:rsidP="00913351">
            <w:pPr>
              <w:pStyle w:val="NormalWeb"/>
              <w:spacing w:before="0" w:beforeAutospacing="0" w:after="0" w:afterAutospacing="0"/>
              <w:rPr>
                <w:lang w:val="es-ES"/>
              </w:rPr>
            </w:pPr>
            <w:r w:rsidRPr="00B57E96">
              <w:rPr>
                <w:rFonts w:hAnsi="Symbol"/>
              </w:rPr>
              <w:t></w:t>
            </w:r>
            <w:r w:rsidRPr="00B57E96">
              <w:rPr>
                <w:lang w:val="es-ES"/>
              </w:rPr>
              <w:t xml:space="preserve">  Nociones de planificación nacional, sectorial, territorial, institucional, operativa y financiera.</w:t>
            </w:r>
          </w:p>
          <w:p w:rsidR="00AF3388" w:rsidRPr="00B57E96" w:rsidRDefault="00913351" w:rsidP="00913351">
            <w:pPr>
              <w:pStyle w:val="NormalWeb"/>
              <w:spacing w:before="0" w:beforeAutospacing="0" w:after="0" w:afterAutospacing="0"/>
              <w:rPr>
                <w:lang w:val="es-ES"/>
              </w:rPr>
            </w:pPr>
            <w:r w:rsidRPr="00B57E96">
              <w:rPr>
                <w:rFonts w:hAnsi="Symbol"/>
              </w:rPr>
              <w:t></w:t>
            </w:r>
            <w:r w:rsidRPr="00B57E96">
              <w:rPr>
                <w:lang w:val="es-ES"/>
              </w:rPr>
              <w:t xml:space="preserve">  Ley  777 del Sistema de Planificación Integral del Estado y Ley 1178 de Administración y Control Gubernamental. </w:t>
            </w:r>
          </w:p>
        </w:tc>
      </w:tr>
      <w:tr w:rsidR="00400C54" w:rsidRPr="00920A3F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both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2: </w:t>
            </w:r>
            <w:r w:rsidRPr="00B57E96">
              <w:rPr>
                <w:sz w:val="21"/>
                <w:szCs w:val="21"/>
              </w:rPr>
              <w:t>Describe los sistemas de administración y control gubernamental y los tipos de responsabilidad por la función pública, relacionando la rendición de cuentas con la gestión por resultados de una entidad pública.</w:t>
            </w:r>
          </w:p>
        </w:tc>
      </w:tr>
      <w:tr w:rsidR="00400C54" w:rsidRPr="00920A3F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 Conoce el modelo de gestión pública y los sistemas de administración y control gubernamental, y la gestión por resultados.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B6396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1.1 Explica los sistemas de administración y control gubernamental y su aplicación.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5: </w:t>
            </w:r>
            <w:r w:rsidRPr="00B57E96">
              <w:rPr>
                <w:sz w:val="21"/>
                <w:szCs w:val="21"/>
              </w:rPr>
              <w:t>Esquema de los sistemas para programar, organizar, ejecutar y controlar la gestión pública.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 w:rsidP="00F16F03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1.2 Describe la gestión por resultados en la Administración Pública y la rendición de cuentas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6: </w:t>
            </w:r>
            <w:r w:rsidRPr="00B57E96">
              <w:rPr>
                <w:sz w:val="21"/>
                <w:szCs w:val="21"/>
              </w:rPr>
              <w:t>Informe de gestión institucional por resultados y su rendición de cuentas.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2. Determina el tipo de responsabilidad por la función pública, relacionándola con la gestión por resultados.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2.1 Elabora un cuadro comparativo de los tipos de responsabilidad por la función pública y sus características.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7: </w:t>
            </w:r>
            <w:r w:rsidRPr="00B57E96">
              <w:rPr>
                <w:sz w:val="21"/>
                <w:szCs w:val="21"/>
              </w:rPr>
              <w:t>Cuadro comparativo de los tipos de responsabilidad por la función pública.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 w:rsidP="00F16F03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2.2 Explica casos prácticos por tipos de responsabilidad por la función pública.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8: </w:t>
            </w:r>
            <w:r w:rsidRPr="00B57E96">
              <w:rPr>
                <w:sz w:val="21"/>
                <w:szCs w:val="21"/>
              </w:rPr>
              <w:t>Informe del caso, identificando el tipo de responsabilidad y su sanción.</w:t>
            </w:r>
          </w:p>
        </w:tc>
      </w:tr>
      <w:tr w:rsidR="00400C54" w:rsidRPr="00920A3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00C54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:rsidR="00400C54" w:rsidRPr="00920A3F" w:rsidRDefault="00673197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</w:rPr>
              <w:lastRenderedPageBreak/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lastRenderedPageBreak/>
              <w:t>Conocimientos circunstanciales</w:t>
            </w:r>
          </w:p>
        </w:tc>
      </w:tr>
      <w:tr w:rsidR="00400C54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 xml:space="preserve">Tema 3: El modelo de gestión pública </w:t>
            </w:r>
          </w:p>
          <w:p w:rsidR="00315265" w:rsidRPr="00920A3F" w:rsidRDefault="00315265" w:rsidP="00F16F03">
            <w:pPr>
              <w:spacing w:before="20" w:after="20"/>
              <w:jc w:val="both"/>
            </w:pPr>
          </w:p>
          <w:p w:rsidR="00400C54" w:rsidRPr="00920A3F" w:rsidRDefault="00400C54" w:rsidP="00F16F03">
            <w:pPr>
              <w:spacing w:before="20" w:after="20"/>
              <w:jc w:val="both"/>
            </w:pP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6180D" w:rsidRPr="00920A3F" w:rsidRDefault="00C6180D" w:rsidP="00F16F03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El modelo de gestión pública en Bolivia. (C)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Tipos de modelos de gestión pública en la región. (C)</w:t>
            </w:r>
          </w:p>
          <w:p w:rsidR="00A42474" w:rsidRPr="00920A3F" w:rsidRDefault="00673197" w:rsidP="00F16F03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Ámbito de aplicación de los sistemas de administración y control gubernamental. (C)</w:t>
            </w:r>
          </w:p>
          <w:p w:rsidR="00C6180D" w:rsidRPr="00920A3F" w:rsidRDefault="00673197" w:rsidP="00F16F03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Sistemas para programar: Sistema de Programación de Operaciones, Sistema de Presupuesto. (C)</w:t>
            </w:r>
          </w:p>
          <w:p w:rsidR="00400C54" w:rsidRPr="00920A3F" w:rsidRDefault="00C6180D" w:rsidP="00F16F03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Sistema para organizar: Sistema de Organización Administrativa. (C)</w:t>
            </w:r>
          </w:p>
          <w:p w:rsidR="00400C54" w:rsidRPr="00920A3F" w:rsidRDefault="00673197" w:rsidP="00F16F03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Sistemas para ejecutar: Sistema de Administración de Personal, Sistema de Administración de Bienes y Servicios, Sistema de Crédito Público, Sistema de Tesorería y Sistema de Contabilidad Integrada. (C)</w:t>
            </w:r>
          </w:p>
          <w:p w:rsidR="00400C54" w:rsidRPr="00920A3F" w:rsidRDefault="00673197" w:rsidP="00F16F03">
            <w:pPr>
              <w:pStyle w:val="Prrafodelista"/>
              <w:numPr>
                <w:ilvl w:val="0"/>
                <w:numId w:val="4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Sistema para controlar: Sistema de Control Gubernamental. (C)</w:t>
            </w:r>
          </w:p>
          <w:p w:rsidR="00400C54" w:rsidRPr="00920A3F" w:rsidRDefault="00400C54" w:rsidP="00F16F03">
            <w:pPr>
              <w:spacing w:before="10" w:after="10"/>
              <w:ind w:left="20"/>
              <w:jc w:val="both"/>
            </w:pP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A7182" w:rsidRPr="00B57E96" w:rsidRDefault="007A7182" w:rsidP="007A7182">
            <w:pPr>
              <w:pStyle w:val="NormalWeb"/>
              <w:spacing w:before="0" w:beforeAutospacing="0" w:after="0" w:afterAutospacing="0"/>
              <w:rPr>
                <w:sz w:val="21"/>
                <w:szCs w:val="21"/>
                <w:lang w:val="es-ES"/>
              </w:rPr>
            </w:pPr>
            <w:r w:rsidRPr="00B57E96">
              <w:rPr>
                <w:rFonts w:hAnsi="Symbol"/>
              </w:rPr>
              <w:t></w:t>
            </w:r>
            <w:r w:rsidRPr="00B57E96">
              <w:rPr>
                <w:lang w:val="es-ES"/>
              </w:rPr>
              <w:t xml:space="preserve">  </w:t>
            </w:r>
            <w:r w:rsidRPr="00B57E96">
              <w:rPr>
                <w:sz w:val="21"/>
                <w:szCs w:val="21"/>
                <w:lang w:val="es-ES"/>
              </w:rPr>
              <w:t>Teorías y enfoques de la administración pública, modelos de gestión pública y gestión por resultados.</w:t>
            </w:r>
          </w:p>
          <w:p w:rsidR="007A7182" w:rsidRPr="00B57E96" w:rsidRDefault="007A7182" w:rsidP="007A7182">
            <w:pPr>
              <w:pStyle w:val="NormalWeb"/>
              <w:spacing w:before="0" w:beforeAutospacing="0" w:after="0" w:afterAutospacing="0"/>
              <w:rPr>
                <w:sz w:val="21"/>
                <w:szCs w:val="21"/>
                <w:lang w:val="es-ES"/>
              </w:rPr>
            </w:pPr>
            <w:r w:rsidRPr="00B57E96">
              <w:rPr>
                <w:rFonts w:hAnsi="Symbol"/>
                <w:sz w:val="21"/>
                <w:szCs w:val="21"/>
              </w:rPr>
              <w:t></w:t>
            </w:r>
            <w:r w:rsidRPr="00B57E96">
              <w:rPr>
                <w:sz w:val="21"/>
                <w:szCs w:val="21"/>
                <w:lang w:val="es-ES"/>
              </w:rPr>
              <w:t xml:space="preserve">  Nociones de organización, funcionamiento, administración y control de las entidades públicas.</w:t>
            </w:r>
          </w:p>
          <w:p w:rsidR="007A7182" w:rsidRPr="00B57E96" w:rsidRDefault="007A7182" w:rsidP="007A7182">
            <w:pPr>
              <w:pStyle w:val="NormalWeb"/>
              <w:spacing w:before="0" w:beforeAutospacing="0" w:after="0" w:afterAutospacing="0"/>
              <w:rPr>
                <w:sz w:val="21"/>
                <w:szCs w:val="21"/>
                <w:lang w:val="es-ES"/>
              </w:rPr>
            </w:pPr>
            <w:r w:rsidRPr="00B57E96">
              <w:rPr>
                <w:rFonts w:hAnsi="Symbol"/>
                <w:sz w:val="21"/>
                <w:szCs w:val="21"/>
              </w:rPr>
              <w:t></w:t>
            </w:r>
            <w:r w:rsidRPr="00B57E96">
              <w:rPr>
                <w:sz w:val="21"/>
                <w:szCs w:val="21"/>
                <w:lang w:val="es-ES"/>
              </w:rPr>
              <w:t xml:space="preserve">  Ley de Administración y Control Gubernamentales.</w:t>
            </w:r>
          </w:p>
          <w:p w:rsidR="0090770B" w:rsidRPr="00B57E96" w:rsidRDefault="007A7182" w:rsidP="007A7182">
            <w:pPr>
              <w:pStyle w:val="NormalWeb"/>
              <w:spacing w:before="0" w:beforeAutospacing="0" w:after="0" w:afterAutospacing="0"/>
              <w:rPr>
                <w:lang w:val="es-ES"/>
              </w:rPr>
            </w:pPr>
            <w:r w:rsidRPr="00B57E96">
              <w:rPr>
                <w:rFonts w:hAnsi="Symbol"/>
                <w:sz w:val="21"/>
                <w:szCs w:val="21"/>
              </w:rPr>
              <w:t></w:t>
            </w:r>
            <w:r w:rsidRPr="00B57E96">
              <w:rPr>
                <w:sz w:val="21"/>
                <w:szCs w:val="21"/>
                <w:lang w:val="es-ES"/>
              </w:rPr>
              <w:t xml:space="preserve">  Normas Básicas de los Sistemas de Administración y Control Gubernamentales</w:t>
            </w:r>
            <w:r w:rsidRPr="00B57E96">
              <w:rPr>
                <w:lang w:val="es-ES"/>
              </w:rPr>
              <w:t xml:space="preserve">. </w:t>
            </w:r>
          </w:p>
        </w:tc>
      </w:tr>
      <w:tr w:rsidR="00C6180D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42474" w:rsidRPr="00920A3F" w:rsidRDefault="00A42474" w:rsidP="00F16F03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4: Régimen de Responsabilidad Pública por la gestión Pública</w:t>
            </w:r>
          </w:p>
          <w:p w:rsidR="00C6180D" w:rsidRPr="00920A3F" w:rsidRDefault="00C6180D" w:rsidP="00F16F03">
            <w:pPr>
              <w:spacing w:before="20" w:after="20"/>
              <w:jc w:val="both"/>
              <w:rPr>
                <w:sz w:val="21"/>
                <w:szCs w:val="21"/>
              </w:rPr>
            </w:pP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Concepto, historia y evolución de la responsabilidad por la función pública. (C, A)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Tipos de responsabilidad por la función pública: administrativa, ejecutiva, civil y penal. (C, P, A)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Los servidores públicos y la responsabilidad por la función pública. (C, A)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La gestión por resultados y la responsabilidad por la función pública. (C, A)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La transparencia institucional (C, A)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La rendición de cuentas. (C, P, A)</w:t>
            </w:r>
          </w:p>
          <w:p w:rsidR="00A42474" w:rsidRPr="00920A3F" w:rsidRDefault="00A42474" w:rsidP="00F16F03">
            <w:pPr>
              <w:pStyle w:val="Prrafodelista"/>
              <w:numPr>
                <w:ilvl w:val="0"/>
                <w:numId w:val="11"/>
              </w:numPr>
              <w:spacing w:before="10" w:after="10"/>
              <w:jc w:val="both"/>
            </w:pPr>
            <w:r>
              <w:t>El Rol de la Contraloría General del Estado. (C)</w:t>
            </w:r>
          </w:p>
          <w:p w:rsidR="00C6180D" w:rsidRPr="00920A3F" w:rsidRDefault="00C6180D" w:rsidP="00F16F03">
            <w:pPr>
              <w:spacing w:before="10" w:after="10"/>
              <w:ind w:left="20"/>
              <w:jc w:val="both"/>
              <w:rPr>
                <w:sz w:val="21"/>
                <w:szCs w:val="21"/>
              </w:rPr>
            </w:pP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356A9" w:rsidRPr="00B57E96" w:rsidRDefault="007A7182" w:rsidP="00846BD7">
            <w:pPr>
              <w:pStyle w:val="NormalWeb"/>
              <w:spacing w:before="0" w:beforeAutospacing="0" w:after="0" w:afterAutospacing="0"/>
              <w:rPr>
                <w:sz w:val="21"/>
                <w:szCs w:val="21"/>
                <w:lang w:val="es-ES"/>
              </w:rPr>
            </w:pPr>
            <w:r w:rsidRPr="00B57E96">
              <w:rPr>
                <w:rFonts w:hAnsi="Symbol"/>
              </w:rPr>
              <w:t></w:t>
            </w:r>
            <w:r w:rsidRPr="00B57E96">
              <w:rPr>
                <w:lang w:val="es-ES"/>
              </w:rPr>
              <w:t xml:space="preserve">  </w:t>
            </w:r>
            <w:r w:rsidRPr="00B57E96">
              <w:rPr>
                <w:sz w:val="21"/>
                <w:szCs w:val="21"/>
                <w:lang w:val="es-ES"/>
              </w:rPr>
              <w:t>Teorías y principios de la responsabilida</w:t>
            </w:r>
            <w:r w:rsidR="00846BD7" w:rsidRPr="00B57E96">
              <w:rPr>
                <w:sz w:val="21"/>
                <w:szCs w:val="21"/>
                <w:lang w:val="es-ES"/>
              </w:rPr>
              <w:t xml:space="preserve">d por la función pública, ética, </w:t>
            </w:r>
            <w:r w:rsidRPr="00B57E96">
              <w:rPr>
                <w:sz w:val="21"/>
                <w:szCs w:val="21"/>
                <w:lang w:val="es-ES"/>
              </w:rPr>
              <w:t>transparencia y rendición de cuentas</w:t>
            </w:r>
            <w:r w:rsidR="001356A9" w:rsidRPr="00B57E96">
              <w:rPr>
                <w:sz w:val="21"/>
                <w:szCs w:val="21"/>
                <w:lang w:val="es-ES"/>
              </w:rPr>
              <w:t>.</w:t>
            </w:r>
          </w:p>
          <w:p w:rsidR="007A7182" w:rsidRPr="00B57E96" w:rsidRDefault="001356A9" w:rsidP="00846BD7">
            <w:pPr>
              <w:pStyle w:val="NormalWeb"/>
              <w:spacing w:before="0" w:beforeAutospacing="0" w:after="0" w:afterAutospacing="0"/>
              <w:rPr>
                <w:sz w:val="21"/>
                <w:szCs w:val="21"/>
                <w:lang w:val="es-ES"/>
              </w:rPr>
            </w:pPr>
            <w:r w:rsidRPr="00B57E96">
              <w:rPr>
                <w:rFonts w:hAnsi="Symbol"/>
              </w:rPr>
              <w:t></w:t>
            </w:r>
            <w:r w:rsidRPr="00B57E96">
              <w:rPr>
                <w:lang w:val="es-ES"/>
              </w:rPr>
              <w:t xml:space="preserve">  </w:t>
            </w:r>
            <w:r w:rsidR="007A7182" w:rsidRPr="00B57E96">
              <w:rPr>
                <w:sz w:val="21"/>
                <w:szCs w:val="21"/>
                <w:lang w:val="es-ES"/>
              </w:rPr>
              <w:t xml:space="preserve">Nociones de gestión pública por resultados, responsabilidad </w:t>
            </w:r>
            <w:r w:rsidR="00846BD7" w:rsidRPr="00B57E96">
              <w:rPr>
                <w:sz w:val="21"/>
                <w:szCs w:val="21"/>
                <w:lang w:val="es-ES"/>
              </w:rPr>
              <w:t>por la función pública.</w:t>
            </w:r>
          </w:p>
          <w:p w:rsidR="007A7182" w:rsidRPr="00B57E96" w:rsidRDefault="00846BD7" w:rsidP="00846BD7">
            <w:pPr>
              <w:pStyle w:val="NormalWeb"/>
              <w:spacing w:before="0" w:beforeAutospacing="0" w:after="0" w:afterAutospacing="0"/>
              <w:rPr>
                <w:sz w:val="21"/>
                <w:szCs w:val="21"/>
                <w:lang w:val="es-ES"/>
              </w:rPr>
            </w:pPr>
            <w:r w:rsidRPr="00B57E96">
              <w:rPr>
                <w:rFonts w:hAnsi="Symbol"/>
              </w:rPr>
              <w:t></w:t>
            </w:r>
            <w:r w:rsidRPr="00B57E96">
              <w:rPr>
                <w:lang w:val="es-ES"/>
              </w:rPr>
              <w:t xml:space="preserve">  </w:t>
            </w:r>
            <w:r w:rsidR="001356A9" w:rsidRPr="00B57E96">
              <w:rPr>
                <w:sz w:val="21"/>
                <w:szCs w:val="21"/>
                <w:lang w:val="es-ES"/>
              </w:rPr>
              <w:t xml:space="preserve">Ley </w:t>
            </w:r>
            <w:r w:rsidRPr="00B57E96">
              <w:rPr>
                <w:sz w:val="21"/>
                <w:szCs w:val="21"/>
                <w:lang w:val="es-ES"/>
              </w:rPr>
              <w:t xml:space="preserve">de Administración y Control Gubernamentales y </w:t>
            </w:r>
            <w:r w:rsidR="007A7182" w:rsidRPr="00B57E96">
              <w:rPr>
                <w:sz w:val="21"/>
                <w:szCs w:val="21"/>
                <w:lang w:val="es-ES"/>
              </w:rPr>
              <w:t>D</w:t>
            </w:r>
            <w:r w:rsidR="001356A9" w:rsidRPr="00B57E96">
              <w:rPr>
                <w:sz w:val="21"/>
                <w:szCs w:val="21"/>
                <w:lang w:val="es-ES"/>
              </w:rPr>
              <w:t xml:space="preserve">S </w:t>
            </w:r>
            <w:r w:rsidR="007A7182" w:rsidRPr="00B57E96">
              <w:rPr>
                <w:sz w:val="21"/>
                <w:szCs w:val="21"/>
                <w:lang w:val="es-ES"/>
              </w:rPr>
              <w:t xml:space="preserve">23318-A, </w:t>
            </w:r>
            <w:r w:rsidRPr="00B57E96">
              <w:rPr>
                <w:sz w:val="21"/>
                <w:szCs w:val="21"/>
                <w:lang w:val="es-ES"/>
              </w:rPr>
              <w:t>R</w:t>
            </w:r>
            <w:r w:rsidR="007A7182" w:rsidRPr="00B57E96">
              <w:rPr>
                <w:sz w:val="21"/>
                <w:szCs w:val="21"/>
                <w:lang w:val="es-ES"/>
              </w:rPr>
              <w:t>esponsabilidad por la Función Pública</w:t>
            </w:r>
            <w:r w:rsidR="001356A9" w:rsidRPr="00B57E96">
              <w:rPr>
                <w:sz w:val="21"/>
                <w:szCs w:val="21"/>
                <w:lang w:val="es-ES"/>
              </w:rPr>
              <w:t>.</w:t>
            </w:r>
          </w:p>
          <w:p w:rsidR="00FA599A" w:rsidRPr="00B57E96" w:rsidRDefault="00846BD7" w:rsidP="00846BD7">
            <w:pPr>
              <w:pStyle w:val="NormalWeb"/>
              <w:spacing w:before="0" w:beforeAutospacing="0" w:after="0" w:afterAutospacing="0"/>
              <w:rPr>
                <w:sz w:val="21"/>
                <w:szCs w:val="21"/>
                <w:lang w:val="es-ES"/>
              </w:rPr>
            </w:pPr>
            <w:r w:rsidRPr="00B57E96">
              <w:rPr>
                <w:rFonts w:hAnsi="Symbol"/>
              </w:rPr>
              <w:t></w:t>
            </w:r>
            <w:r w:rsidR="001356A9" w:rsidRPr="00B57E96">
              <w:rPr>
                <w:sz w:val="21"/>
                <w:szCs w:val="21"/>
                <w:lang w:val="es-ES"/>
              </w:rPr>
              <w:t xml:space="preserve"> Ley </w:t>
            </w:r>
            <w:r w:rsidR="007A7182" w:rsidRPr="00B57E96">
              <w:rPr>
                <w:sz w:val="21"/>
                <w:szCs w:val="21"/>
                <w:lang w:val="es-ES"/>
              </w:rPr>
              <w:t>00</w:t>
            </w:r>
            <w:r w:rsidRPr="00B57E96">
              <w:rPr>
                <w:sz w:val="21"/>
                <w:szCs w:val="21"/>
                <w:lang w:val="es-ES"/>
              </w:rPr>
              <w:t>4 de Lucha contra la Corrupción.</w:t>
            </w:r>
          </w:p>
        </w:tc>
      </w:tr>
      <w:tr w:rsidR="00400C54" w:rsidRPr="00920A3F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Elemento de competencia 3:</w:t>
            </w:r>
            <w:r w:rsidRPr="00B57E96">
              <w:rPr>
                <w:sz w:val="21"/>
                <w:szCs w:val="21"/>
              </w:rPr>
              <w:t xml:space="preserve"> Formula el presupuesto de recursos y gastos de una entidad pública apropiando: partidas, rubros, fuentes, organismos y categorías programáticas, según los clasificadores presupuestarios vigentes, incluido el registro de las modificaciones presupuestarias.</w:t>
            </w:r>
          </w:p>
        </w:tc>
      </w:tr>
      <w:tr w:rsidR="00400C54" w:rsidRPr="00920A3F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 Formula el presupuesto de recursos y gastos de acuerdo con los clasificadores presupuestarios y normativa vigente.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1.1 Formula el presupuesto de recursos y gastos, articulado con los planes: operativo, estratégico y nacional.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9: </w:t>
            </w:r>
            <w:r w:rsidRPr="00B57E96">
              <w:rPr>
                <w:sz w:val="21"/>
                <w:szCs w:val="21"/>
              </w:rPr>
              <w:t>Cuadro de Formulación Presupuestaria de recursos y gastos, de acuerdo con los clasificadores presupuestarios.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 w:rsidP="00F16F03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 xml:space="preserve">1.2 Aplica la metodología, el marco normativo y las técnicas de formulación presupuestaria.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10: </w:t>
            </w:r>
            <w:r w:rsidRPr="00B57E96">
              <w:rPr>
                <w:sz w:val="21"/>
                <w:szCs w:val="21"/>
              </w:rPr>
              <w:t xml:space="preserve">Esquema de comprensión de uso de la metodología, marco normativo y técnicas. 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 xml:space="preserve">2. Registra las modificaciones presupuestarias: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interinstitucionales, intrainstitucionales y adicional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interinstitucionales, intrainstitucionales y adicionales</w:t>
              </w:r>
            </w:ins>
            <w:r>
              <w:rPr>
                <w:sz w:val="21"/>
                <w:szCs w:val="21"/>
              </w:rPr>
              <w:t xml:space="preserve">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182560" w:rsidP="00F16F03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2.2 Analiza la necesidad y justificación del cambio en el presupuesto de recursos y gastos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  <w:rPr>
                <w:b/>
                <w:bCs/>
                <w:sz w:val="21"/>
                <w:szCs w:val="21"/>
              </w:rPr>
            </w:pPr>
            <w:r w:rsidRPr="00B57E96">
              <w:rPr>
                <w:b/>
                <w:bCs/>
                <w:sz w:val="21"/>
                <w:szCs w:val="21"/>
              </w:rPr>
              <w:t xml:space="preserve">Producto 11: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Esquema de análisis de compresión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Esquema de análisis de comprensión</w:t>
              </w:r>
            </w:ins>
            <w:r>
              <w:rPr>
                <w:sz w:val="21"/>
                <w:szCs w:val="21"/>
              </w:rPr>
              <w:t xml:space="preserve"> y justificación del cambio o modificación presupuestaria.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 w:rsidP="00F16F03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182560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2.1 Elabora cambios y modificaciones en el presupuesto de recursos y gastos.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12: </w:t>
            </w:r>
            <w:r w:rsidRPr="00B57E96">
              <w:rPr>
                <w:sz w:val="21"/>
                <w:szCs w:val="21"/>
              </w:rPr>
              <w:t>Cuadro de modificación incluyendo informe y documentación de respaldo.</w:t>
            </w:r>
          </w:p>
        </w:tc>
      </w:tr>
      <w:tr w:rsidR="00400C54" w:rsidRPr="00920A3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lastRenderedPageBreak/>
              <w:t>Evidencias de conocimiento</w:t>
            </w:r>
          </w:p>
        </w:tc>
      </w:tr>
      <w:tr w:rsidR="00400C54" w:rsidRPr="00920A3F" w:rsidTr="00BB09D9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:rsidR="00400C54" w:rsidRPr="00920A3F" w:rsidRDefault="00673197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B09D9" w:rsidRPr="00920A3F" w:rsidTr="00D41881">
        <w:trPr>
          <w:trHeight w:val="4560"/>
        </w:trPr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B09D9" w:rsidRPr="00920A3F" w:rsidRDefault="00FB5BFD" w:rsidP="00BB09D9">
            <w:pPr>
              <w:spacing w:before="20" w:after="20"/>
            </w:pPr>
            <w:r>
              <w:rPr>
                <w:sz w:val="21"/>
                <w:szCs w:val="21"/>
              </w:rPr>
              <w:t>Tema 5: El Sistema de Presupuesto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B09D9" w:rsidRPr="00920A3F" w:rsidRDefault="00BB09D9" w:rsidP="00F16F03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Concepto y características del presupuesto; el presupuesto corriente, de inversión pública y plurianual. (C)</w:t>
            </w:r>
          </w:p>
          <w:p w:rsidR="00BB09D9" w:rsidRPr="00920A3F" w:rsidRDefault="00BB09D9" w:rsidP="00F16F03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Principios del presupuesto; la visión macro y micro del presupuesto y etapas del presupuesto. (C)</w:t>
            </w:r>
          </w:p>
          <w:p w:rsidR="00BB09D9" w:rsidRPr="00920A3F" w:rsidRDefault="00BB09D9" w:rsidP="00F16F03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Las directrices de formulación presupuestaria y la estructura programática del Plan de Desarrollo Económico y Social. (C)</w:t>
            </w:r>
          </w:p>
          <w:p w:rsidR="00BB09D9" w:rsidRPr="00920A3F" w:rsidRDefault="00BB09D9" w:rsidP="00F16F03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Las políticas presupuestarias; proyección de los recursos y estimación de los gastos y memorias de cálculo. (C, P)</w:t>
            </w:r>
          </w:p>
          <w:p w:rsidR="00BB09D9" w:rsidRPr="00920A3F" w:rsidRDefault="00D63FFC" w:rsidP="00F16F03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Categorías programáticas, direcciones administrativas y unidades ejecutoras. (C)</w:t>
            </w:r>
          </w:p>
          <w:p w:rsidR="00BB09D9" w:rsidRPr="00920A3F" w:rsidRDefault="00BB09D9" w:rsidP="00F16F03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Los clasificadores presupuestarios: institucional, objeto de gasto, recursos, fuente, organismo, geográfico, económico y finalidad y por función. (C, P)</w:t>
            </w:r>
          </w:p>
          <w:p w:rsidR="00BB09D9" w:rsidRPr="00920A3F" w:rsidRDefault="00BB09D9" w:rsidP="00F16F03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Proceso de formulación presupuestaria, visión macro y micro, </w:t>
            </w:r>
            <w:del w:id="9021" w:author="Comisión de revisión 4.5" w:date="2026-10-13T00:00:00Z">
              <w:r>
                <w:rPr>
                  <w:sz w:val="21"/>
                  <w:szCs w:val="21"/>
                </w:rPr>
                <w:delText xml:space="preserve">de acuerdo políticas y normas del Órgano Rector</w:delText>
              </w:r>
            </w:del>
            <w:ins w:id="9022" w:author="Comisión de revisión 4.5" w:date="2026-10-13T00:00:00Z">
              <w:r>
                <w:rPr>
                  <w:sz w:val="21"/>
                  <w:szCs w:val="21"/>
                </w:rPr>
                <w:t xml:space="preserve">de acuerdo con las políticas y normas del Órgano Rector</w:t>
              </w:r>
            </w:ins>
            <w:r>
              <w:rPr>
                <w:sz w:val="21"/>
                <w:szCs w:val="21"/>
              </w:rPr>
              <w:t xml:space="preserve">. (C, P,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2678C" w:rsidRPr="00B57E96" w:rsidRDefault="0012678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>Ley de Administración y Control Gubernamental.</w:t>
            </w:r>
          </w:p>
          <w:p w:rsidR="0012678C" w:rsidRPr="00B57E96" w:rsidRDefault="0012678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>Norma Básica del Sistema de Presupuesto</w:t>
            </w:r>
          </w:p>
          <w:p w:rsidR="0012678C" w:rsidRPr="00B57E96" w:rsidRDefault="0012678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>Ley del Presupuesto General del Estado</w:t>
            </w:r>
          </w:p>
          <w:p w:rsidR="0012678C" w:rsidRPr="00B57E96" w:rsidRDefault="0012678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>Directrices de Formulación Presupuestaria</w:t>
            </w:r>
          </w:p>
          <w:p w:rsidR="0012678C" w:rsidRPr="00B57E96" w:rsidRDefault="0012678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>Clasificadores Presupuestarios</w:t>
            </w:r>
          </w:p>
          <w:p w:rsidR="0012678C" w:rsidRPr="00B57E96" w:rsidRDefault="00BB09D9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>Nociones de gestión del presupuesto</w:t>
            </w:r>
          </w:p>
          <w:p w:rsidR="0012678C" w:rsidRPr="00B57E96" w:rsidRDefault="0012678C" w:rsidP="0012678C">
            <w:pPr>
              <w:pStyle w:val="Prrafodelista"/>
              <w:spacing w:before="10" w:after="10"/>
              <w:ind w:left="260"/>
            </w:pPr>
          </w:p>
          <w:p w:rsidR="00BB09D9" w:rsidRPr="00B57E96" w:rsidRDefault="00BB09D9" w:rsidP="0012678C">
            <w:pPr>
              <w:pStyle w:val="Prrafodelista"/>
              <w:spacing w:before="10" w:after="10"/>
              <w:ind w:left="260"/>
            </w:pPr>
          </w:p>
        </w:tc>
      </w:tr>
      <w:tr w:rsidR="00D36F98" w:rsidRPr="00920A3F" w:rsidTr="0012678C">
        <w:trPr>
          <w:trHeight w:val="4900"/>
        </w:trPr>
        <w:tc>
          <w:tcPr>
            <w:tcW w:w="249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36F98" w:rsidRPr="00920A3F" w:rsidRDefault="00D36F98" w:rsidP="00D41881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6: Formulación Presupuestaria</w:t>
            </w:r>
          </w:p>
          <w:p w:rsidR="00D36F98" w:rsidRPr="00920A3F" w:rsidRDefault="00D36F98" w:rsidP="00D41881">
            <w:pPr>
              <w:spacing w:before="20" w:after="20"/>
            </w:pPr>
          </w:p>
          <w:p w:rsidR="00D36F98" w:rsidRPr="00920A3F" w:rsidRDefault="00D36F98" w:rsidP="00D41881">
            <w:pPr>
              <w:spacing w:before="20" w:after="20"/>
              <w:rPr>
                <w:sz w:val="21"/>
                <w:szCs w:val="21"/>
              </w:rPr>
            </w:pPr>
          </w:p>
        </w:tc>
        <w:tc>
          <w:tcPr>
            <w:tcW w:w="4565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36F98" w:rsidRPr="00920A3F" w:rsidRDefault="00D36F98" w:rsidP="00F16F03">
            <w:pPr>
              <w:pStyle w:val="Prrafodelista"/>
              <w:numPr>
                <w:ilvl w:val="0"/>
                <w:numId w:val="13"/>
              </w:numPr>
              <w:spacing w:before="10" w:after="10"/>
              <w:ind w:left="389"/>
              <w:jc w:val="both"/>
            </w:pPr>
            <w:r>
              <w:rPr>
                <w:sz w:val="21"/>
                <w:szCs w:val="21"/>
              </w:rPr>
              <w:t>Introducción, concepto, características y naturaleza de las modificaciones presupuestarias. (C)</w:t>
            </w:r>
          </w:p>
          <w:p w:rsidR="00D36F98" w:rsidRPr="00920A3F" w:rsidRDefault="00D36F98" w:rsidP="00F16F03">
            <w:pPr>
              <w:pStyle w:val="Prrafodelista"/>
              <w:numPr>
                <w:ilvl w:val="0"/>
                <w:numId w:val="13"/>
              </w:numPr>
              <w:spacing w:before="10" w:after="10"/>
              <w:ind w:left="389"/>
              <w:jc w:val="both"/>
            </w:pPr>
            <w:r>
              <w:rPr>
                <w:sz w:val="21"/>
                <w:szCs w:val="21"/>
              </w:rPr>
              <w:t>Marco normativo de las modificaciones presupuestarias. (C)</w:t>
            </w:r>
          </w:p>
          <w:p w:rsidR="00D36F98" w:rsidRPr="00920A3F" w:rsidRDefault="00D36F98" w:rsidP="00F16F03">
            <w:pPr>
              <w:pStyle w:val="Prrafodelista"/>
              <w:numPr>
                <w:ilvl w:val="0"/>
                <w:numId w:val="13"/>
              </w:numPr>
              <w:spacing w:before="10" w:after="10"/>
              <w:ind w:left="389"/>
              <w:jc w:val="both"/>
            </w:pPr>
            <w:r>
              <w:rPr>
                <w:sz w:val="21"/>
                <w:szCs w:val="21"/>
              </w:rPr>
              <w:t>Tipos de Modificaciones presupuestarias: intrainstitucional, interinstitucional y adicional. (C)</w:t>
            </w:r>
          </w:p>
          <w:p w:rsidR="0012678C" w:rsidRPr="00920A3F" w:rsidRDefault="00D36F98" w:rsidP="00F16F03">
            <w:pPr>
              <w:pStyle w:val="Prrafodelista"/>
              <w:numPr>
                <w:ilvl w:val="0"/>
                <w:numId w:val="13"/>
              </w:numPr>
              <w:spacing w:before="10" w:after="10"/>
              <w:ind w:left="389"/>
              <w:jc w:val="both"/>
            </w:pPr>
            <w:r>
              <w:rPr>
                <w:sz w:val="21"/>
                <w:szCs w:val="21"/>
              </w:rPr>
              <w:t>Análisis de justificación de modificaciones presupuestarias. (C)</w:t>
            </w:r>
          </w:p>
          <w:p w:rsidR="00D36F98" w:rsidRPr="00920A3F" w:rsidRDefault="00D36F98" w:rsidP="00F16F03">
            <w:pPr>
              <w:pStyle w:val="Prrafodelista"/>
              <w:numPr>
                <w:ilvl w:val="0"/>
                <w:numId w:val="13"/>
              </w:numPr>
              <w:spacing w:before="10" w:after="10"/>
              <w:ind w:left="389"/>
              <w:jc w:val="both"/>
            </w:pPr>
            <w:r>
              <w:rPr>
                <w:sz w:val="21"/>
                <w:szCs w:val="21"/>
              </w:rPr>
              <w:t>Elaboración de matriz de modificación presupuestaria: rubros, partidas, fuente, organismo y otros. (C, P)</w:t>
            </w:r>
          </w:p>
          <w:p w:rsidR="00D36F98" w:rsidRPr="00920A3F" w:rsidRDefault="00D36F98" w:rsidP="00F16F03">
            <w:pPr>
              <w:pStyle w:val="Prrafodelista"/>
              <w:numPr>
                <w:ilvl w:val="0"/>
                <w:numId w:val="13"/>
              </w:numPr>
              <w:spacing w:before="10" w:after="10"/>
              <w:ind w:left="38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Elaboración de informes de modificación presupuestaria (C, P)</w:t>
            </w:r>
          </w:p>
          <w:p w:rsidR="00322153" w:rsidRPr="00920A3F" w:rsidRDefault="00322153" w:rsidP="00F16F03">
            <w:pPr>
              <w:pStyle w:val="Prrafodelista"/>
              <w:numPr>
                <w:ilvl w:val="0"/>
                <w:numId w:val="13"/>
              </w:numPr>
              <w:spacing w:before="10" w:after="10"/>
              <w:ind w:left="38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Análisis de consistencia del estado de ejecución presupuestaria de recursos y gastos, y las modificaciones presupuestarias. (P)</w:t>
            </w:r>
          </w:p>
        </w:tc>
        <w:tc>
          <w:tcPr>
            <w:tcW w:w="290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>Ley de Administración y Control Gubernamental.</w:t>
            </w:r>
          </w:p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>Norma Básica del Sistema de Presupuesto</w:t>
            </w:r>
          </w:p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>Ley del Presupuesto General del Estado</w:t>
            </w:r>
          </w:p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>Directrices de Formulación Presupuestaria</w:t>
            </w:r>
          </w:p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>Clasificadores Presupuestarios</w:t>
            </w:r>
          </w:p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>Decreto Supremo de modificaciones presupuestarias.</w:t>
            </w:r>
          </w:p>
          <w:p w:rsidR="00D41881" w:rsidRPr="00B57E96" w:rsidRDefault="00D41881" w:rsidP="00D4188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57E96">
              <w:rPr>
                <w:sz w:val="21"/>
                <w:szCs w:val="21"/>
              </w:rPr>
              <w:t xml:space="preserve">Manual de modificaciones presupuestarias. </w:t>
            </w:r>
          </w:p>
          <w:p w:rsidR="00D36F98" w:rsidRPr="00B57E96" w:rsidRDefault="00D36F98" w:rsidP="00D41881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</w:tc>
      </w:tr>
      <w:tr w:rsidR="00400C54" w:rsidRPr="00920A3F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4: </w:t>
            </w:r>
            <w:r w:rsidRPr="00B57E96">
              <w:rPr>
                <w:sz w:val="21"/>
                <w:szCs w:val="21"/>
              </w:rPr>
              <w:t>Registra los hechos presupuestarios, administrativos, económicos y financieros ocurridos en una entidad pública en momentos: presupuestarios, contables y de tesorería de acuerdo al Plan Único de Cuentas y con las políticas y normas emitidas por el Órgano Rector.</w:t>
            </w:r>
          </w:p>
        </w:tc>
      </w:tr>
      <w:tr w:rsidR="00400C54" w:rsidRPr="00920A3F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lastRenderedPageBreak/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B0C78" w:rsidRPr="00920A3F" w:rsidRDefault="00673197" w:rsidP="00F16F03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 Conoce la gestión de recursos humanos, contratación de bienes y servicios, para su registro en la contabilidad integrada.</w:t>
            </w:r>
          </w:p>
          <w:p w:rsidR="004B0C78" w:rsidRPr="00920A3F" w:rsidRDefault="004B0C78" w:rsidP="00F16F03">
            <w:pPr>
              <w:spacing w:before="20" w:after="20"/>
              <w:jc w:val="both"/>
            </w:pPr>
          </w:p>
          <w:p w:rsidR="00400C54" w:rsidRPr="00920A3F" w:rsidRDefault="00400C54" w:rsidP="00F16F03">
            <w:pPr>
              <w:spacing w:before="20" w:after="20"/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 xml:space="preserve">1.1 Aplica el modelo de gestión de recursos humanos, en relación con la contabilidad integrada.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13: </w:t>
            </w:r>
            <w:del w:id="9011" w:author="Comisión de revisión 4.5" w:date="2026-10-13T00:00:00Z">
              <w:r>
                <w:rPr>
                  <w:bCs/>
                  <w:sz w:val="21"/>
                  <w:szCs w:val="21"/>
                </w:rPr>
                <w:delText xml:space="preserve">Informe de gestión de recursos humanos, relacionada</w:delText>
              </w:r>
            </w:del>
            <w:ins w:id="9012" w:author="Comisión de revisión 4.5" w:date="2026-10-13T00:00:00Z">
              <w:r>
                <w:rPr>
                  <w:bCs/>
                  <w:sz w:val="21"/>
                  <w:szCs w:val="21"/>
                </w:rPr>
                <w:t xml:space="preserve">Informe de gestión de recursos humanos, relacionado</w:t>
              </w:r>
            </w:ins>
            <w:r>
              <w:rPr>
                <w:bCs/>
                <w:sz w:val="21"/>
                <w:szCs w:val="21"/>
              </w:rPr>
              <w:t xml:space="preserve"> con la contabilidad integrada.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 w:rsidP="00F16F03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1.2 Aplica el modelo de gestión de contratación de bienes y servicios, en relación con la contabilidad integrada.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214CD" w:rsidRPr="00B57E96" w:rsidRDefault="00673197" w:rsidP="00F16F03">
            <w:pPr>
              <w:spacing w:before="20" w:after="20"/>
              <w:jc w:val="both"/>
              <w:rPr>
                <w:bCs/>
                <w:sz w:val="21"/>
                <w:szCs w:val="21"/>
              </w:rPr>
            </w:pPr>
            <w:r w:rsidRPr="00B57E96">
              <w:rPr>
                <w:b/>
                <w:bCs/>
                <w:sz w:val="21"/>
                <w:szCs w:val="21"/>
              </w:rPr>
              <w:t xml:space="preserve">Producto 14: </w:t>
            </w:r>
            <w:r>
              <w:rPr>
                <w:bCs/>
                <w:sz w:val="21"/>
                <w:szCs w:val="21"/>
              </w:rPr>
              <w:t xml:space="preserve">Informe del proceso de </w:t>
            </w:r>
            <w:del w:id="9015" w:author="Comisión de revisión 4.5" w:date="2026-10-13T00:00:00Z">
              <w:r>
                <w:rPr>
                  <w:bCs/>
                  <w:sz w:val="21"/>
                  <w:szCs w:val="21"/>
                </w:rPr>
                <w:delText xml:space="preserve">contratación de bienes y servicios, relacionada</w:delText>
              </w:r>
            </w:del>
            <w:ins w:id="9016" w:author="Comisión de revisión 4.5" w:date="2026-10-13T00:00:00Z">
              <w:r>
                <w:rPr>
                  <w:bCs/>
                  <w:sz w:val="21"/>
                  <w:szCs w:val="21"/>
                </w:rPr>
                <w:t xml:space="preserve">contratación de bienes y servicios, relacionado</w:t>
              </w:r>
            </w:ins>
            <w:r>
              <w:rPr>
                <w:bCs/>
                <w:sz w:val="21"/>
                <w:szCs w:val="21"/>
              </w:rPr>
              <w:t xml:space="preserve"> con la contabilidad integrada.</w:t>
            </w:r>
          </w:p>
          <w:p w:rsidR="00400C54" w:rsidRPr="00B57E96" w:rsidRDefault="00400C54" w:rsidP="00F16F03">
            <w:pPr>
              <w:spacing w:before="20" w:after="20"/>
              <w:jc w:val="both"/>
            </w:pP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B0C78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 xml:space="preserve">2. </w:t>
            </w:r>
            <w:r>
              <w:t>Registra los hechos presupuestarios, económicos y financieros en los momentos contables y de tesorería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 xml:space="preserve">2.1 </w:t>
            </w:r>
            <w:r>
              <w:t>Analiza y define las políticas contables, presupuestarias y de tesorería, de acuerdo a normativa del Órgano Rector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15: </w:t>
            </w:r>
            <w:r w:rsidRPr="00B57E96">
              <w:rPr>
                <w:bCs/>
                <w:sz w:val="21"/>
                <w:szCs w:val="21"/>
              </w:rPr>
              <w:t>Esquema de análisis de definición de políticas contables, presupuestarias y de tesorería.</w:t>
            </w:r>
            <w:r w:rsidRPr="00B57E96">
              <w:t xml:space="preserve"> 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 w:rsidP="00F16F03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2.2 Apropia los hechos presupuestarios, administrativos, económicos y financieros, incluido ajustes contables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16: </w:t>
            </w:r>
            <w:r w:rsidRPr="00B57E96">
              <w:rPr>
                <w:sz w:val="21"/>
                <w:szCs w:val="21"/>
              </w:rPr>
              <w:t xml:space="preserve">Documento </w:t>
            </w:r>
            <w:r w:rsidRPr="00B57E96">
              <w:rPr>
                <w:bCs/>
                <w:sz w:val="21"/>
                <w:szCs w:val="21"/>
              </w:rPr>
              <w:t>Comprobantes contables y presupuestarios de registro.</w:t>
            </w:r>
          </w:p>
        </w:tc>
      </w:tr>
      <w:tr w:rsidR="00400C54" w:rsidRPr="00920A3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00C54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:rsidR="00400C54" w:rsidRPr="00920A3F" w:rsidRDefault="00673197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400C54" w:rsidRPr="00920A3F" w:rsidTr="00307C6B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B0C78" w:rsidRPr="00920A3F" w:rsidRDefault="00673197" w:rsidP="00F16F03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7: Los sistemas administrativos y la contabilidad integrada</w:t>
            </w:r>
          </w:p>
          <w:p w:rsidR="004B0C78" w:rsidRPr="00920A3F" w:rsidRDefault="004B0C78" w:rsidP="00F16F03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:rsidR="00400C54" w:rsidRPr="00920A3F" w:rsidRDefault="007D5222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07C6B" w:rsidRPr="00920A3F" w:rsidRDefault="00307C6B" w:rsidP="00F16F03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Los sistemas de administración y la contabilidad integrada. (C)</w:t>
            </w:r>
          </w:p>
          <w:p w:rsidR="00307C6B" w:rsidRPr="00920A3F" w:rsidRDefault="00307C6B" w:rsidP="00F16F03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>
              <w:t xml:space="preserve">Marco normativo, instrumentos y técnicas en la gestión administrativa. </w:t>
            </w:r>
            <w:r>
              <w:rPr>
                <w:sz w:val="21"/>
                <w:szCs w:val="21"/>
              </w:rPr>
              <w:t>(C)</w:t>
            </w:r>
          </w:p>
          <w:p w:rsidR="007D1DD5" w:rsidRPr="00920A3F" w:rsidRDefault="007D1DD5" w:rsidP="00F16F03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El Sistema de Organización Administrativa. (C)</w:t>
            </w:r>
          </w:p>
          <w:p w:rsidR="007D1DD5" w:rsidRPr="00920A3F" w:rsidRDefault="007D1DD5" w:rsidP="00F16F03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El Sistema de Administración de Personal. (C, P)</w:t>
            </w:r>
          </w:p>
          <w:p w:rsidR="007D1DD5" w:rsidRPr="00920A3F" w:rsidRDefault="007D1DD5" w:rsidP="00F16F03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El Sistema de Administración de Bienes y Servicios. (C, P)</w:t>
            </w:r>
          </w:p>
          <w:p w:rsidR="00EA04CC" w:rsidRPr="00920A3F" w:rsidRDefault="00EA04CC" w:rsidP="00F16F03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La gestión de manejo de bienes públicos. (C, A)</w:t>
            </w:r>
          </w:p>
          <w:p w:rsidR="007D1DD5" w:rsidRPr="00920A3F" w:rsidRDefault="00EA04CC" w:rsidP="00F16F03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>
              <w:t xml:space="preserve">Registro de los hechos administrativos en los momentos de la contabilidad. </w:t>
            </w:r>
            <w:r>
              <w:rPr>
                <w:sz w:val="21"/>
                <w:szCs w:val="21"/>
              </w:rPr>
              <w:t>(C, P)</w:t>
            </w:r>
          </w:p>
          <w:p w:rsidR="00400C54" w:rsidRPr="00920A3F" w:rsidRDefault="00400C54" w:rsidP="00F16F03">
            <w:pPr>
              <w:spacing w:before="10" w:after="10"/>
              <w:jc w:val="both"/>
            </w:pP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07C6B" w:rsidRPr="00B57E96" w:rsidRDefault="00307C6B" w:rsidP="00F16F03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57E96">
              <w:rPr>
                <w:sz w:val="21"/>
                <w:szCs w:val="21"/>
              </w:rPr>
              <w:t>Ley de Administración y Control Gubernamentales.</w:t>
            </w:r>
          </w:p>
          <w:p w:rsidR="00307C6B" w:rsidRPr="00B57E96" w:rsidRDefault="00307C6B" w:rsidP="00F16F03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57E96">
              <w:rPr>
                <w:sz w:val="21"/>
                <w:szCs w:val="21"/>
              </w:rPr>
              <w:t xml:space="preserve">Normas </w:t>
            </w:r>
            <w:r w:rsidR="00846BD7" w:rsidRPr="00B57E96">
              <w:rPr>
                <w:sz w:val="21"/>
                <w:szCs w:val="21"/>
              </w:rPr>
              <w:t xml:space="preserve">Básicas </w:t>
            </w:r>
            <w:r w:rsidRPr="00B57E96">
              <w:rPr>
                <w:sz w:val="21"/>
                <w:szCs w:val="21"/>
              </w:rPr>
              <w:t>emitidas por el Órgano Rector.</w:t>
            </w:r>
          </w:p>
          <w:p w:rsidR="00307C6B" w:rsidRPr="00B57E96" w:rsidRDefault="00673197" w:rsidP="00F16F03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</w:rPr>
              <w:t>Nociones de gestión de personal, bienes y servicios.</w:t>
            </w:r>
          </w:p>
          <w:p w:rsidR="00846BD7" w:rsidRPr="00B57E96" w:rsidRDefault="00307C6B" w:rsidP="00846BD7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</w:rPr>
              <w:t xml:space="preserve">Guías y manuales de gestión </w:t>
            </w:r>
            <w:r w:rsidR="00846BD7" w:rsidRPr="00B57E96">
              <w:rPr>
                <w:sz w:val="21"/>
                <w:szCs w:val="21"/>
              </w:rPr>
              <w:t>de personal, bienes y servicios.</w:t>
            </w:r>
          </w:p>
          <w:p w:rsidR="00400C54" w:rsidRPr="00B57E96" w:rsidRDefault="00846BD7" w:rsidP="008E6A3D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</w:rPr>
              <w:t>T</w:t>
            </w:r>
            <w:r w:rsidRPr="00B57E96">
              <w:rPr>
                <w:sz w:val="21"/>
                <w:szCs w:val="21"/>
                <w:lang w:val="es-ES"/>
              </w:rPr>
              <w:t>eorías y principios de la administración pública, gestión administrativa y control de los recurso</w:t>
            </w:r>
            <w:r w:rsidRPr="00B57E96">
              <w:rPr>
                <w:sz w:val="21"/>
                <w:szCs w:val="21"/>
                <w:lang w:val="es-ES"/>
              </w:rPr>
              <w:t>s.</w:t>
            </w:r>
          </w:p>
        </w:tc>
      </w:tr>
      <w:tr w:rsidR="00564AD3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307C6B" w:rsidRPr="00920A3F" w:rsidRDefault="007D5222" w:rsidP="00F16F03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8: El sistema de contabilidad integrada</w:t>
            </w:r>
          </w:p>
          <w:p w:rsidR="00564AD3" w:rsidRPr="00920A3F" w:rsidRDefault="00564AD3" w:rsidP="00F16F03">
            <w:pPr>
              <w:spacing w:before="20" w:after="20"/>
              <w:jc w:val="both"/>
              <w:rPr>
                <w:sz w:val="21"/>
                <w:szCs w:val="21"/>
              </w:rPr>
            </w:pP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1DD5" w:rsidRPr="00920A3F" w:rsidRDefault="007D1DD5" w:rsidP="00F16F03">
            <w:pPr>
              <w:pStyle w:val="Prrafodelista"/>
              <w:numPr>
                <w:ilvl w:val="0"/>
                <w:numId w:val="14"/>
              </w:numPr>
              <w:spacing w:before="10" w:after="10"/>
              <w:ind w:left="393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Concepto, características, naturaleza y principios de la contabilidad integrada. (C)</w:t>
            </w:r>
          </w:p>
          <w:p w:rsidR="007D1DD5" w:rsidRPr="00920A3F" w:rsidRDefault="007D5222" w:rsidP="00F16F03">
            <w:pPr>
              <w:pStyle w:val="Prrafodelista"/>
              <w:numPr>
                <w:ilvl w:val="0"/>
                <w:numId w:val="14"/>
              </w:numPr>
              <w:spacing w:before="10" w:after="10"/>
              <w:ind w:left="393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Módulos del Sistema de Contabilidad Integrada. (C)</w:t>
            </w:r>
          </w:p>
          <w:p w:rsidR="00026CD6" w:rsidRPr="00920A3F" w:rsidRDefault="00026CD6" w:rsidP="00F16F03">
            <w:pPr>
              <w:pStyle w:val="Prrafodelista"/>
              <w:numPr>
                <w:ilvl w:val="0"/>
                <w:numId w:val="14"/>
              </w:numPr>
              <w:spacing w:before="10" w:after="10"/>
              <w:ind w:left="393"/>
              <w:jc w:val="both"/>
              <w:rPr>
                <w:sz w:val="21"/>
                <w:szCs w:val="21"/>
              </w:rPr>
            </w:pPr>
            <w:del w:id="9031" w:author="Comisión de revisión 4.5" w:date="2026-10-13T00:00:00Z">
              <w:r>
                <w:rPr>
                  <w:sz w:val="21"/>
                  <w:szCs w:val="21"/>
                </w:rPr>
                <w:delText xml:space="preserve">Sistema de Presupuesto (C)</w:delText>
              </w:r>
            </w:del>
            <w:ins w:id="9032" w:author="Comisión de revisión 4.5" w:date="2026-10-13T00:00:00Z">
              <w:r>
                <w:rPr>
                  <w:sz w:val="21"/>
                  <w:szCs w:val="21"/>
                </w:rPr>
                <w:t xml:space="preserve">Sistema de Presupuesto. (C)</w:t>
              </w:r>
            </w:ins>
          </w:p>
          <w:p w:rsidR="00026CD6" w:rsidRPr="00920A3F" w:rsidRDefault="007D1DD5" w:rsidP="00F16F03">
            <w:pPr>
              <w:pStyle w:val="Prrafodelista"/>
              <w:numPr>
                <w:ilvl w:val="0"/>
                <w:numId w:val="14"/>
              </w:numPr>
              <w:spacing w:before="10" w:after="10"/>
              <w:ind w:left="393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Sistema de Tesorería. (C)</w:t>
            </w:r>
          </w:p>
          <w:p w:rsidR="00026CD6" w:rsidRPr="00920A3F" w:rsidRDefault="00026CD6" w:rsidP="00F16F03">
            <w:pPr>
              <w:pStyle w:val="Prrafodelista"/>
              <w:numPr>
                <w:ilvl w:val="0"/>
                <w:numId w:val="14"/>
              </w:numPr>
              <w:spacing w:before="10" w:after="10"/>
              <w:ind w:left="393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Sistema de Crédito Público. (C)</w:t>
            </w:r>
          </w:p>
          <w:p w:rsidR="00026CD6" w:rsidRPr="00920A3F" w:rsidRDefault="00026CD6" w:rsidP="00F16F03">
            <w:pPr>
              <w:pStyle w:val="Prrafodelista"/>
              <w:numPr>
                <w:ilvl w:val="0"/>
                <w:numId w:val="14"/>
              </w:numPr>
              <w:spacing w:before="10" w:after="10"/>
              <w:ind w:left="393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Elaboración de comprobantes presupuestarios y contables. (C, P)</w:t>
            </w:r>
          </w:p>
          <w:p w:rsidR="00564AD3" w:rsidRPr="00920A3F" w:rsidRDefault="007D5222" w:rsidP="00F16F03">
            <w:pPr>
              <w:pStyle w:val="Prrafodelista"/>
              <w:numPr>
                <w:ilvl w:val="0"/>
                <w:numId w:val="14"/>
              </w:numPr>
              <w:spacing w:before="10" w:after="10"/>
              <w:ind w:left="393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Respaldo de evidencia de los registros presupuestarios, contables y de tesorería; proceso de registro presupuestario de recursos y gastos. (P, A)</w:t>
            </w:r>
          </w:p>
          <w:p w:rsidR="00231A34" w:rsidRPr="00920A3F" w:rsidRDefault="00231A34" w:rsidP="00F16F03">
            <w:pPr>
              <w:pStyle w:val="Prrafodelista"/>
              <w:numPr>
                <w:ilvl w:val="0"/>
                <w:numId w:val="14"/>
              </w:numPr>
              <w:spacing w:before="10" w:after="10"/>
              <w:ind w:left="393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Registro en el Sistema de Gestión Pública de los comprobantes presupuestarios y contables (P,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26CD6" w:rsidRPr="00B57E96" w:rsidRDefault="00026CD6" w:rsidP="00F16F03">
            <w:pPr>
              <w:pStyle w:val="Prrafodelista"/>
              <w:spacing w:before="10" w:after="10"/>
              <w:ind w:left="260"/>
              <w:jc w:val="both"/>
              <w:rPr>
                <w:sz w:val="21"/>
                <w:szCs w:val="21"/>
              </w:rPr>
            </w:pP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</w:rPr>
              <w:t>T</w:t>
            </w:r>
            <w:r w:rsidRPr="00B57E96">
              <w:rPr>
                <w:sz w:val="21"/>
                <w:szCs w:val="21"/>
                <w:lang w:val="es-ES"/>
              </w:rPr>
              <w:t>eorías, principios y fundamentos de la contabilidad gubernamental integrada.</w:t>
            </w: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sz w:val="21"/>
                <w:szCs w:val="21"/>
                <w:lang w:val="es-ES"/>
              </w:rPr>
            </w:pPr>
            <w:r w:rsidRPr="00B57E96">
              <w:rPr>
                <w:sz w:val="21"/>
                <w:szCs w:val="21"/>
                <w:lang w:val="es-ES"/>
              </w:rPr>
              <w:t>Nociones de gestión presupuestaria, contable, económica, financiera y de tesorería</w:t>
            </w:r>
            <w:r w:rsidRPr="00B57E96">
              <w:rPr>
                <w:sz w:val="21"/>
                <w:szCs w:val="21"/>
                <w:lang w:val="es-ES"/>
              </w:rPr>
              <w:t>.</w:t>
            </w: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sz w:val="21"/>
                <w:szCs w:val="21"/>
                <w:lang w:val="es-ES"/>
              </w:rPr>
            </w:pPr>
            <w:r w:rsidRPr="00B57E96">
              <w:rPr>
                <w:sz w:val="21"/>
                <w:szCs w:val="21"/>
                <w:lang w:val="es-ES"/>
              </w:rPr>
              <w:t xml:space="preserve"> Ley de Administración y Control Gubernamentales.</w:t>
            </w: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sz w:val="21"/>
                <w:szCs w:val="21"/>
                <w:lang w:val="es-ES"/>
              </w:rPr>
            </w:pPr>
            <w:r w:rsidRPr="00B57E96">
              <w:rPr>
                <w:sz w:val="21"/>
                <w:szCs w:val="21"/>
                <w:lang w:val="es-ES"/>
              </w:rPr>
              <w:t>Normas Básicas de</w:t>
            </w:r>
            <w:r w:rsidRPr="00B57E96">
              <w:rPr>
                <w:sz w:val="21"/>
                <w:szCs w:val="21"/>
                <w:lang w:val="es-ES"/>
              </w:rPr>
              <w:t xml:space="preserve"> los sistemas de administración.</w:t>
            </w:r>
          </w:p>
          <w:p w:rsidR="00564AD3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57E96">
              <w:rPr>
                <w:sz w:val="21"/>
                <w:szCs w:val="21"/>
                <w:lang w:val="es-ES"/>
              </w:rPr>
              <w:t xml:space="preserve">Guías, manuales e instructivos de contabilidad </w:t>
            </w:r>
            <w:r w:rsidRPr="00B57E96">
              <w:rPr>
                <w:sz w:val="21"/>
                <w:szCs w:val="21"/>
                <w:lang w:val="es-ES"/>
              </w:rPr>
              <w:lastRenderedPageBreak/>
              <w:t>integrada y del Sistema de Gestión Pública (SIGEP).</w:t>
            </w:r>
          </w:p>
        </w:tc>
      </w:tr>
      <w:tr w:rsidR="00400C54" w:rsidRPr="00920A3F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5: </w:t>
            </w:r>
            <w:r>
              <w:rPr>
                <w:sz w:val="21"/>
                <w:szCs w:val="21"/>
              </w:rPr>
              <w:t xml:space="preserve">Prepara y presenta los estados financieros básicos, información financiera complementaria y notas a los estados financieros de una entidad pública </w:t>
            </w:r>
            <w:del w:id="9019" w:author="Comisión de revisión 4.5" w:date="2026-10-13T00:00:00Z">
              <w:r>
                <w:rPr>
                  <w:sz w:val="21"/>
                  <w:szCs w:val="21"/>
                </w:rPr>
                <w:delText xml:space="preserve">de acuerdo políticas, normas e instructivas</w:delText>
              </w:r>
            </w:del>
            <w:ins w:id="9020" w:author="Comisión de revisión 4.5" w:date="2026-10-13T00:00:00Z">
              <w:r>
                <w:rPr>
                  <w:sz w:val="21"/>
                  <w:szCs w:val="21"/>
                </w:rPr>
                <w:t xml:space="preserve">de acuerdo con las políticas, normas e instructivos</w:t>
              </w:r>
            </w:ins>
            <w:r>
              <w:rPr>
                <w:sz w:val="21"/>
                <w:szCs w:val="21"/>
              </w:rPr>
              <w:t xml:space="preserve"> del Órgano Rector.</w:t>
            </w:r>
          </w:p>
        </w:tc>
      </w:tr>
      <w:tr w:rsidR="00400C54" w:rsidRPr="00920A3F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 Elabora los estados financieros básicos y complementarios de una entidad pública conforme a los formatos del Órgano Rector.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805D3F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1.1 Realiza análisis de consistencia y ajustes de corrección a los estados financieros.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17: </w:t>
            </w:r>
            <w:r w:rsidRPr="00B57E96">
              <w:rPr>
                <w:sz w:val="21"/>
                <w:szCs w:val="21"/>
              </w:rPr>
              <w:t>Cuadro de consistencia de los estados financieros básicos e información complementaria.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 w:rsidP="00F16F03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805D3F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1.2 Prepara los estados financieros e información complementaria de una entidad pública.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18: </w:t>
            </w:r>
            <w:r w:rsidRPr="00B57E96">
              <w:rPr>
                <w:sz w:val="21"/>
                <w:szCs w:val="21"/>
              </w:rPr>
              <w:t>Documento Estados financieros básicos e información complementaria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2. Presenta las notas a los estados financieros, evaluando la ejecución presupuestaria de la entidad.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805D3F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2.1 Redacta las notas a los estados financieros de un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19: </w:t>
            </w:r>
            <w:r w:rsidRPr="00B57E96">
              <w:rPr>
                <w:sz w:val="21"/>
                <w:szCs w:val="21"/>
              </w:rPr>
              <w:t>Documento Notas a los estados financieros de una entidad pública.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 w:rsidP="00F16F03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4A3B03" w:rsidP="00F16F03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2.2 Realiza un análisis de resultados alcanzados en los estados financieros.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20: </w:t>
            </w:r>
            <w:r w:rsidRPr="00B57E96">
              <w:rPr>
                <w:sz w:val="21"/>
                <w:szCs w:val="21"/>
              </w:rPr>
              <w:t>Informe de interpretación de resultados obtenidos en los estados financieros.</w:t>
            </w:r>
          </w:p>
        </w:tc>
      </w:tr>
      <w:tr w:rsidR="00400C54" w:rsidRPr="00920A3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00C54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:rsidR="00400C54" w:rsidRPr="00920A3F" w:rsidRDefault="00673197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400C54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805D3F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Tema 9: Estados Financieros Básicos y Complementarios y notas a los estados financieros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Concepto y características de los estados financieros del sector público. (C)</w:t>
            </w:r>
          </w:p>
          <w:p w:rsidR="005D7468" w:rsidRPr="00920A3F" w:rsidRDefault="005D7468" w:rsidP="00F16F03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>Políticas contables, presupuestarias y de tesorería aplicables a la presentación de los estados financieros. (C)</w:t>
            </w:r>
          </w:p>
          <w:p w:rsidR="005039C5" w:rsidRPr="00920A3F" w:rsidRDefault="00673197" w:rsidP="00F16F03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Estados financieros de las entidades públicas. (C)</w:t>
            </w:r>
          </w:p>
          <w:p w:rsidR="005039C5" w:rsidRPr="00920A3F" w:rsidRDefault="005039C5" w:rsidP="00F16F03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2E0A7D">
              <w:rPr>
                <w:sz w:val="21"/>
                <w:szCs w:val="21"/>
              </w:rPr>
              <w:t xml:space="preserve">Elaboración </w:t>
            </w:r>
            <w:r w:rsidR="002E0A7D" w:rsidRPr="002E0A7D">
              <w:rPr>
                <w:sz w:val="21"/>
                <w:szCs w:val="21"/>
              </w:rPr>
              <w:t xml:space="preserve">de estados financieros: </w:t>
            </w:r>
            <w:r w:rsidRPr="002E0A7D">
              <w:rPr>
                <w:sz w:val="21"/>
                <w:szCs w:val="21"/>
              </w:rPr>
              <w:t>Balance General</w:t>
            </w:r>
            <w:r w:rsidR="002E0A7D" w:rsidRPr="002E0A7D">
              <w:rPr>
                <w:sz w:val="21"/>
                <w:szCs w:val="21"/>
              </w:rPr>
              <w:t xml:space="preserve">, </w:t>
            </w:r>
            <w:r w:rsidRPr="002E0A7D">
              <w:rPr>
                <w:sz w:val="21"/>
                <w:szCs w:val="21"/>
              </w:rPr>
              <w:t>Recursos y Gastos</w:t>
            </w:r>
            <w:r w:rsidR="008E6A3D" w:rsidRPr="002E0A7D">
              <w:rPr>
                <w:sz w:val="21"/>
                <w:szCs w:val="21"/>
              </w:rPr>
              <w:t xml:space="preserve"> Corrientes</w:t>
            </w:r>
            <w:r w:rsidR="002E0A7D" w:rsidRPr="002E0A7D">
              <w:rPr>
                <w:sz w:val="21"/>
                <w:szCs w:val="21"/>
              </w:rPr>
              <w:t>,</w:t>
            </w:r>
            <w:r w:rsidRPr="002E0A7D">
              <w:rPr>
                <w:sz w:val="21"/>
                <w:szCs w:val="21"/>
              </w:rPr>
              <w:t xml:space="preserve"> Flujo de Efectivo</w:t>
            </w:r>
            <w:r w:rsidR="002E0A7D" w:rsidRPr="002E0A7D">
              <w:rPr>
                <w:sz w:val="21"/>
                <w:szCs w:val="21"/>
              </w:rPr>
              <w:t>,</w:t>
            </w:r>
            <w:r w:rsidRPr="002E0A7D">
              <w:rPr>
                <w:sz w:val="21"/>
                <w:szCs w:val="21"/>
              </w:rPr>
              <w:t xml:space="preserve"> Evolución del Patrimonio Neto</w:t>
            </w:r>
            <w:r w:rsidR="002E0A7D" w:rsidRPr="002E0A7D">
              <w:rPr>
                <w:sz w:val="21"/>
                <w:szCs w:val="21"/>
              </w:rPr>
              <w:t>,</w:t>
            </w:r>
            <w:r w:rsidRPr="002E0A7D">
              <w:rPr>
                <w:sz w:val="21"/>
                <w:szCs w:val="21"/>
              </w:rPr>
              <w:t xml:space="preserve"> Ejecución Presupuestaria de Recursos</w:t>
            </w:r>
            <w:r w:rsidR="002E0A7D" w:rsidRPr="002E0A7D">
              <w:rPr>
                <w:sz w:val="21"/>
                <w:szCs w:val="21"/>
              </w:rPr>
              <w:t>, Ejecución</w:t>
            </w:r>
            <w:r w:rsidRPr="002E0A7D">
              <w:rPr>
                <w:sz w:val="21"/>
                <w:szCs w:val="21"/>
              </w:rPr>
              <w:t xml:space="preserve"> Presupuestaria de Gastos</w:t>
            </w:r>
            <w:r w:rsidR="002E0A7D"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Cuenta, Ahorro, Inversión y Financiamiento. (P)</w:t>
            </w:r>
            <w:r w:rsidR="002E0A7D" w:rsidRPr="00920A3F">
              <w:t xml:space="preserve"> </w:t>
            </w:r>
          </w:p>
          <w:p w:rsidR="005039C5" w:rsidRPr="00920A3F" w:rsidRDefault="005039C5" w:rsidP="00F16F03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Elaboración de notas a los estados financieros</w:t>
            </w:r>
            <w:r w:rsidR="002E0A7D">
              <w:rPr>
                <w:sz w:val="21"/>
                <w:szCs w:val="21"/>
              </w:rPr>
              <w:t xml:space="preserve"> y </w:t>
            </w:r>
            <w:r>
              <w:rPr>
                <w:sz w:val="21"/>
                <w:szCs w:val="21"/>
              </w:rPr>
              <w:t xml:space="preserve">la </w:t>
            </w:r>
            <w:del w:id="9027" w:author="Comisión de revisión 4.5" w:date="2026-10-13T00:00:00Z">
              <w:r>
                <w:rPr>
                  <w:sz w:val="21"/>
                  <w:szCs w:val="21"/>
                </w:rPr>
                <w:delText xml:space="preserve">Información Financiera complementaria. (P)</w:delText>
              </w:r>
              <w:r>
                <w:rPr>
                  <w:sz w:val="21"/>
                  <w:szCs w:val="21"/>
                </w:rPr>
                <w:delText xml:space="preserve">.</w:delText>
              </w:r>
            </w:del>
            <w:ins w:id="9028" w:author="Comisión de revisión 4.5" w:date="2026-10-13T00:00:00Z">
              <w:r>
                <w:rPr>
                  <w:sz w:val="21"/>
                  <w:szCs w:val="21"/>
                </w:rPr>
                <w:t xml:space="preserve">información financiera complementaria. (P)</w:t>
              </w:r>
            </w:ins>
            <w:r>
              <w:rPr>
                <w:sz w:val="21"/>
                <w:szCs w:val="21"/>
              </w:rPr>
              <w:t xml:space="preserve"> </w:t>
            </w:r>
          </w:p>
          <w:p w:rsidR="005039C5" w:rsidRPr="00920A3F" w:rsidRDefault="005039C5" w:rsidP="00F16F03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Análisis de consistencia de los estados financieros. (P, T)</w:t>
            </w:r>
          </w:p>
          <w:p w:rsidR="00400C54" w:rsidRPr="00920A3F" w:rsidRDefault="005039C5" w:rsidP="00F16F03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Cierre, presentación y publicación de los estados financieros. (P, A,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  <w:lang w:val="es-ES"/>
              </w:rPr>
              <w:t>Teorías, principios y fundamentos de la contabilidad y la información financiera del sector público.</w:t>
            </w: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  <w:lang w:val="es-ES"/>
              </w:rPr>
              <w:t>Nociones de gestión presupuestaria, económica y financiera, e interpretación de estados financieros.</w:t>
            </w: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  <w:lang w:val="es-ES"/>
              </w:rPr>
              <w:t>Ley de Administración y Control Gubernamentales.</w:t>
            </w:r>
          </w:p>
          <w:p w:rsidR="008E6A3D" w:rsidRPr="00B57E96" w:rsidRDefault="008E6A3D" w:rsidP="008E6A3D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  <w:lang w:val="es-ES"/>
              </w:rPr>
              <w:t>Normas Básicas del Sistema de Contabilidad Integrada y normas contables nacionales aplicables al sector público.</w:t>
            </w:r>
          </w:p>
          <w:p w:rsidR="00456408" w:rsidRPr="00B57E96" w:rsidRDefault="00456408" w:rsidP="00456408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57E96">
              <w:rPr>
                <w:sz w:val="21"/>
                <w:szCs w:val="21"/>
                <w:lang w:val="es-ES"/>
              </w:rPr>
              <w:t xml:space="preserve">Normas Internacionales de Contabilidad del Sector Público. </w:t>
            </w:r>
          </w:p>
          <w:p w:rsidR="00400C54" w:rsidRPr="00B57E96" w:rsidRDefault="008E6A3D" w:rsidP="00456408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B57E96">
              <w:rPr>
                <w:sz w:val="21"/>
                <w:szCs w:val="21"/>
                <w:lang w:val="es-ES"/>
              </w:rPr>
              <w:t xml:space="preserve">Guías, manuales e instructivos </w:t>
            </w:r>
            <w:r w:rsidR="00456408" w:rsidRPr="00B57E96">
              <w:rPr>
                <w:sz w:val="21"/>
                <w:szCs w:val="21"/>
                <w:lang w:val="es-ES"/>
              </w:rPr>
              <w:t xml:space="preserve">emitidos por el Órgano Rector. </w:t>
            </w:r>
          </w:p>
        </w:tc>
      </w:tr>
      <w:tr w:rsidR="00400C54" w:rsidRPr="00920A3F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6: </w:t>
            </w:r>
            <w:r w:rsidRPr="00B57E96">
              <w:rPr>
                <w:sz w:val="21"/>
                <w:szCs w:val="21"/>
              </w:rPr>
              <w:t xml:space="preserve">Aplica las Normas Internacionales de Contabilidad del Sector Público, en consistencia con las normas de contabilidad integrada en Bolivia, en la preparación y presentación de los Estados financieros.  </w:t>
            </w:r>
          </w:p>
        </w:tc>
      </w:tr>
      <w:tr w:rsidR="00400C54" w:rsidRPr="00920A3F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lastRenderedPageBreak/>
              <w:t>1. Explica el marco conceptual y los elementos de los estados financieros según las Normas Internacionales de Contabilidad del Sector Público.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F87DE1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1.1 Describe el marco de conceptos de las Normas Internacionales de Contabilidad del Sector Público.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21: </w:t>
            </w:r>
            <w:r w:rsidRPr="00B57E96">
              <w:rPr>
                <w:sz w:val="21"/>
                <w:szCs w:val="21"/>
              </w:rPr>
              <w:t>Esquema del marco de conceptos y de los estados financieros.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 w:rsidP="00F16F03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F87DE1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 xml:space="preserve">1.2 </w:t>
            </w:r>
            <w:del w:id="9023" w:author="Comisión de revisión 4.5" w:date="2026-10-13T00:00:00Z">
              <w:r>
                <w:rPr>
                  <w:sz w:val="21"/>
                  <w:szCs w:val="21"/>
                </w:rPr>
                <w:delText xml:space="preserve">Aplica las normas internacionales contable</w:delText>
              </w:r>
            </w:del>
            <w:ins w:id="9024" w:author="Comisión de revisión 4.5" w:date="2026-10-13T00:00:00Z">
              <w:r>
                <w:rPr>
                  <w:sz w:val="21"/>
                  <w:szCs w:val="21"/>
                </w:rPr>
                <w:t xml:space="preserve">Aplica las normas internacionales contables</w:t>
              </w:r>
            </w:ins>
            <w:r>
              <w:rPr>
                <w:sz w:val="21"/>
                <w:szCs w:val="21"/>
              </w:rPr>
              <w:t xml:space="preserve"> para la presentación de estados financieros.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22: </w:t>
            </w:r>
            <w:r w:rsidRPr="00B57E96">
              <w:rPr>
                <w:sz w:val="21"/>
                <w:szCs w:val="21"/>
              </w:rPr>
              <w:t>Documento</w:t>
            </w:r>
            <w:r w:rsidRPr="00B57E96">
              <w:rPr>
                <w:bCs/>
                <w:sz w:val="21"/>
                <w:szCs w:val="21"/>
              </w:rPr>
              <w:t xml:space="preserve"> Registros contables de aplicación de las normas internacionales de contabilidad del sector público.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 xml:space="preserve">2. </w:t>
            </w:r>
            <w:del w:id="9025" w:author="Comisión de revisión 4.5" w:date="2026-10-13T00:00:00Z">
              <w:r>
                <w:rPr>
                  <w:sz w:val="21"/>
                  <w:szCs w:val="21"/>
                </w:rPr>
                <w:delText xml:space="preserve">Compara las normas de contabilidad integrada, con</w:delText>
              </w:r>
            </w:del>
            <w:ins w:id="9026" w:author="Comisión de revisión 4.5" w:date="2026-10-13T00:00:00Z">
              <w:r>
                <w:rPr>
                  <w:sz w:val="21"/>
                  <w:szCs w:val="21"/>
                </w:rPr>
                <w:t xml:space="preserve">Compara las normas de contabilidad integrada con</w:t>
              </w:r>
            </w:ins>
            <w:r>
              <w:rPr>
                <w:sz w:val="21"/>
                <w:szCs w:val="21"/>
              </w:rPr>
              <w:t xml:space="preserve"> las normas locales e internacionales de contabilidad gubernamental en el sector público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F87DE1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2.1 Elabora un cuadro comparativo entre ambos marcos normativos.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23: </w:t>
            </w:r>
            <w:r w:rsidRPr="00B57E96">
              <w:rPr>
                <w:sz w:val="21"/>
                <w:szCs w:val="21"/>
              </w:rPr>
              <w:t>Cuadro comparativo de las normas de contabilidad integrada y las normas internacionales del sector público.</w:t>
            </w:r>
          </w:p>
        </w:tc>
      </w:tr>
      <w:tr w:rsidR="00400C54" w:rsidRPr="00920A3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C54" w:rsidRPr="00920A3F" w:rsidRDefault="00400C54" w:rsidP="00F16F03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F87DE1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2.2 Analiza las diferencias entre la base de efectivo y la base de devengado en un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 w:rsidP="00F16F03">
            <w:pPr>
              <w:spacing w:before="20" w:after="20"/>
              <w:jc w:val="both"/>
            </w:pPr>
            <w:r w:rsidRPr="00B57E96">
              <w:rPr>
                <w:b/>
                <w:bCs/>
                <w:sz w:val="21"/>
                <w:szCs w:val="21"/>
              </w:rPr>
              <w:t xml:space="preserve">Producto 24: </w:t>
            </w:r>
            <w:r w:rsidRPr="00B57E96">
              <w:rPr>
                <w:sz w:val="21"/>
                <w:szCs w:val="21"/>
              </w:rPr>
              <w:t>Informe de las diferencias entre la base de efectivo y la base de devengado.</w:t>
            </w:r>
          </w:p>
        </w:tc>
      </w:tr>
      <w:tr w:rsidR="00400C54" w:rsidRPr="00920A3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400C54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:rsidR="00400C54" w:rsidRPr="00920A3F" w:rsidRDefault="00673197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B57E96" w:rsidRDefault="00673197">
            <w:pPr>
              <w:spacing w:before="20" w:after="20"/>
              <w:jc w:val="center"/>
            </w:pPr>
            <w:r w:rsidRPr="00B57E9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400C54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42576C" w:rsidP="00F16F03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Tema 10: Normas Internacionales de Contabilidad del Sector Público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00C54" w:rsidRPr="00920A3F" w:rsidRDefault="00673197" w:rsidP="00F16F03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Introducción y marco de conceptos de las Normas Internacionales de Contabilidad del Sector Público. (C)</w:t>
            </w:r>
          </w:p>
          <w:p w:rsidR="00400C54" w:rsidRPr="00920A3F" w:rsidRDefault="00673197" w:rsidP="00F16F03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Normas de presentación de estados financieros y estados financieros bajo normativa internacional. (C)</w:t>
            </w:r>
          </w:p>
          <w:p w:rsidR="00400C54" w:rsidRPr="00920A3F" w:rsidRDefault="00673197" w:rsidP="00F16F03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Los elementos de los estados financieros según las normas internacionales del sector público. (C)</w:t>
            </w:r>
          </w:p>
          <w:p w:rsidR="00234A69" w:rsidRPr="00920A3F" w:rsidRDefault="00234A69" w:rsidP="00F16F03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Los estados financieros, en el marco de las normas internacionales de contabilidad del sector público. (C, P)</w:t>
            </w:r>
          </w:p>
          <w:p w:rsidR="00234A69" w:rsidRPr="00920A3F" w:rsidRDefault="00234A69" w:rsidP="00F16F03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Políticas y bases de registro contable en la preparación y presentación de estados financieros. (C, P)</w:t>
            </w:r>
          </w:p>
          <w:p w:rsidR="002637D6" w:rsidRPr="00920A3F" w:rsidRDefault="002637D6" w:rsidP="00F16F03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Usuarios internos y externos de los estados financieros y la toma de decisiones. (C)</w:t>
            </w:r>
          </w:p>
          <w:p w:rsidR="00400C54" w:rsidRPr="00920A3F" w:rsidRDefault="002637D6" w:rsidP="00F16F03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Análisis comparativo de las Normas de Contabilidad Integrada, Normas Locales y Normas Internacionales. (C, P)</w:t>
            </w:r>
          </w:p>
          <w:p w:rsidR="002637D6" w:rsidRPr="00920A3F" w:rsidRDefault="002637D6" w:rsidP="00F16F03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Aplicación práctica de las Normas Internacionales de Contabilidad del Sector Público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6FDB" w:rsidRPr="00B57E96" w:rsidRDefault="004A6FDB" w:rsidP="004A6FDB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  <w:lang w:val="es-ES"/>
              </w:rPr>
              <w:t>Teorías, principios y fundamentos de la contabilidad gubernamental y la armonización internacional.</w:t>
            </w:r>
          </w:p>
          <w:p w:rsidR="004A6FDB" w:rsidRPr="00B57E96" w:rsidRDefault="004A6FDB" w:rsidP="004A6FDB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  <w:lang w:val="es-ES"/>
              </w:rPr>
              <w:t>Nociones de reconocimiento, medición, presentación y revelación de la información financiera del sector público</w:t>
            </w:r>
            <w:r w:rsidRPr="00B57E96">
              <w:rPr>
                <w:sz w:val="21"/>
                <w:szCs w:val="21"/>
                <w:lang w:val="es-ES"/>
              </w:rPr>
              <w:t>.</w:t>
            </w:r>
          </w:p>
          <w:p w:rsidR="00781843" w:rsidRPr="00B57E96" w:rsidRDefault="00781843" w:rsidP="004A6FDB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</w:rPr>
              <w:t>Normas Internacionales de Contabilidad del Sector Público.</w:t>
            </w:r>
          </w:p>
          <w:p w:rsidR="00322231" w:rsidRPr="00B57E96" w:rsidRDefault="00781843" w:rsidP="004A6FDB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</w:rPr>
              <w:t xml:space="preserve">Norma Básica del Sistema de  </w:t>
            </w:r>
            <w:r w:rsidR="00322231" w:rsidRPr="00B57E96">
              <w:rPr>
                <w:sz w:val="21"/>
                <w:szCs w:val="21"/>
              </w:rPr>
              <w:t>Contabilidad Integrada</w:t>
            </w:r>
          </w:p>
          <w:p w:rsidR="00322231" w:rsidRPr="00B57E96" w:rsidRDefault="00322231" w:rsidP="004C6C0A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sz w:val="21"/>
                <w:szCs w:val="21"/>
              </w:rPr>
            </w:pPr>
            <w:r w:rsidRPr="00B57E96">
              <w:rPr>
                <w:sz w:val="21"/>
                <w:szCs w:val="21"/>
              </w:rPr>
              <w:t xml:space="preserve">Normas </w:t>
            </w:r>
            <w:r w:rsidR="00781843" w:rsidRPr="00B57E96">
              <w:rPr>
                <w:sz w:val="21"/>
                <w:szCs w:val="21"/>
              </w:rPr>
              <w:t xml:space="preserve">nacionales y pronunciamientos técnicos aplicables. </w:t>
            </w:r>
          </w:p>
          <w:p w:rsidR="00400C54" w:rsidRPr="00B57E96" w:rsidRDefault="00400C54" w:rsidP="00F16F03">
            <w:pPr>
              <w:pStyle w:val="Prrafodelista"/>
              <w:spacing w:before="10" w:after="10"/>
              <w:ind w:left="260"/>
              <w:jc w:val="both"/>
              <w:rPr>
                <w:sz w:val="21"/>
                <w:szCs w:val="21"/>
              </w:rPr>
            </w:pPr>
          </w:p>
        </w:tc>
      </w:tr>
      <w:tr w:rsidR="00045985" w:rsidRPr="00920A3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045985" w:rsidRPr="00920A3F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045985" w:rsidRPr="00920A3F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 xml:space="preserve">Exposición dialogada de la estructura del Estado boliviano, la Constitución Política del Estado, los </w:t>
            </w:r>
            <w:r>
              <w:rPr>
                <w:sz w:val="21"/>
                <w:szCs w:val="21"/>
              </w:rPr>
              <w:lastRenderedPageBreak/>
              <w:t>órganos del Estado, las entidades territoriales autónomas y las competencias de las entidades públicas.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Exposición dialogada de la planificación integral del Estado y de la articulación del Plan de Desarrollo Económico y Social, el Plan Estratégico Institucional, el Programa de Operaciones Anual y el Presupuesto General del Estado.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Exposición dialogada de los sistemas de administración y control gubernamental de la Ley N° 1178 y del modelo de gestión pública, con ejemplos de entidades bolivianas.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Análisis de casos de responsabilidad por la función pública emitidos por la Contraloría General del Estado, identificando el tipo de responsabilidad, la sanción y la instancia que la aplica.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Resolución guiada de la formulación presupuestaria con los clasificadores presupuestarios y la estructura programática, y de las modificaciones presupuestarias intrainstitucionales, interinstitucionales y adicionales.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 xml:space="preserve">Demostración del registro de los hechos administrativos, presupuestarios, económicos y financieros en los </w:t>
            </w:r>
            <w:r>
              <w:rPr>
                <w:sz w:val="21"/>
                <w:szCs w:val="21"/>
              </w:rPr>
              <w:lastRenderedPageBreak/>
              <w:t>momentos presupuestarios, contables y de tesorería, en un caso simulado del Sistema de Gestión Pública.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Resolución guiada de la elaboración de los estados financieros básicos, la información complementaria y las notas, con análisis de consistencia de saldos.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Exposición dialogada de las Normas Internacionales de Contabilidad del Sector Público (NICSP) y comparación con las normas de contabilidad integrada y las normas locales, con ejemplos de la base de efectivo y la base de devengado.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Preguntas de comprensión sobre la relación entre la ejecución presupuestaria y los estados financieros, al cierre de cada tema.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lastRenderedPageBreak/>
              <w:t xml:space="preserve">Lectura de la Constitución Política del Estado, la Ley N° 1178, la Ley N° 777, el régimen de </w:t>
            </w:r>
            <w:r>
              <w:rPr>
                <w:sz w:val="21"/>
                <w:szCs w:val="21"/>
              </w:rPr>
              <w:lastRenderedPageBreak/>
              <w:t>responsabilidad por la función pública y las Normas Básicas de los Sistemas de Presupuesto, Contabilidad Integrada, Tesorería y Crédito Público, como preparación de cada tema.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Elaboración de esquemas y cuadros comparativos de la estructura del Estado, la articulación de los planes, los sistemas de administración y control gubernamental y los tipos de responsabilidad por la función pública.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Resolución de ejercicios de formulación presupuestaria, memorias de cálculo y modificaciones presupuestarias al cierre de cada tema.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Registro de comprobantes presupuestarios y contables de ejercicios de práctica, con su respaldo documental.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Desarrollo progresivo de un caso práctico integral de una entidad pública, desde la formulación del presupuesto hasta los estados financieros y sus notas.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Cálculo de la ejecución presupuestaria, análisis de consistencia e indicadores de los estados financieros en hoja de cálculo.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 xml:space="preserve">Lectura de las NICSP 1 y 24 y elaboración de un cuadro comparativo con las </w:t>
            </w:r>
            <w:r>
              <w:rPr>
                <w:sz w:val="21"/>
                <w:szCs w:val="21"/>
              </w:rPr>
              <w:lastRenderedPageBreak/>
              <w:t>normas de contabilidad integrada.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Uso de herramientas de inteligencia artificial generativa para organizar la normativa, con verificación de sus resultados en la fuente oficial y responsabilidad profesional sobre lo que se presenta.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lastRenderedPageBreak/>
              <w:t xml:space="preserve">Cuestionarios de comprensión de cada sistema de administración y control </w:t>
            </w:r>
            <w:r>
              <w:rPr>
                <w:sz w:val="21"/>
                <w:szCs w:val="21"/>
              </w:rPr>
              <w:lastRenderedPageBreak/>
              <w:t>gubernamental en la plataforma Moodle UMSA.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Foros de consulta sobre los momentos de registro presupuestario y contable y sobre las modificaciones presupuestarias.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Foro de debate sobre transparencia, rendición de cuentas y control social, con respeto a la opinión ajena.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Videotutoriales de formulación del presupuesto por programas, de los clasificadores presupuestarios y del registro en el Sistema de Gestión Pública.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Recorrido guiado de los módulos del Sistema de Gestión Pública y de las directrices presupuestarias vigentes.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Entrega de productos y retroalimentación continua en la plataforma.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lastRenderedPageBreak/>
              <w:t xml:space="preserve">Resolución colaborativa de casos de formulación presupuestaria de recursos y gastos y de </w:t>
            </w:r>
            <w:r>
              <w:rPr>
                <w:sz w:val="21"/>
                <w:szCs w:val="21"/>
              </w:rPr>
              <w:lastRenderedPageBreak/>
              <w:t>modificaciones presupuestarias, con informe y documentación de respaldo.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Análisis en equipo de la articulación del Plan Estratégico Institucional, el Programa de Operaciones Anual y el Presupuesto General del Estado de una entidad pública.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Determinación del tipo de responsabilidad por la función pública en un caso de la Contraloría General del Estado.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Revisión cruzada de los momentos de registro presupuestario y contable entre equipos.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Elaboración guiada de los estados financieros básicos, la información complementaria y las notas de una entidad pública, con análisis de consistencia en hoja de cálculo.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Aplicación de las NICSP y comparación de la base de efectivo y la base de devengado en un caso práctico.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Debate de dilemas de ética profesional, transparencia y responsabilidad en la gestión de bienes públicos, con participación de todos los integrantes.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lastRenderedPageBreak/>
              <w:t xml:space="preserve">Análisis de los presupuestos institucionales publicados por </w:t>
            </w:r>
            <w:r>
              <w:rPr>
                <w:sz w:val="21"/>
                <w:szCs w:val="21"/>
              </w:rPr>
              <w:lastRenderedPageBreak/>
              <w:t>entidades públicas bolivianas.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Revisión de directrices, clasificadores e instructivos del Ministerio de Economía y Finanzas Públicas.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Revisión del presupuesto y de la ejecución presupuestaria publicados por una entidad pública boliviana, con elaboración de su informe de gestión por resultados y rendición de cuentas.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Análisis de la gestión de personal y de la contratación de bienes y servicios de una entidad pública, y de su registro en la contabilidad integrada.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Comparación de los estados financieros de una entidad pública bajo normas locales y bajo las NICSP, con cálculo e interpretación de indicadores.</w:t>
            </w:r>
          </w:p>
          <w:p w:rsidR="009B3726" w:rsidRDefault="007A7182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Difusión a organizaciones sociales o a la comunidad universitaria de los resultados del análisis del presupuesto y la rendición de cuentas de una entidad pública, en apoyo al control social (extensión universitaria).</w:t>
            </w:r>
          </w:p>
        </w:tc>
      </w:tr>
      <w:tr w:rsidR="00045985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lastRenderedPageBreak/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Aprendizaje basado en problemas con casos de entidades públicas bolivianas, desde la planificación hasta los estados financieros y su interpretación.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Clase invertida para los contenidos introductorios y normativos de cada tema, con lectura previa de la norma y cuestionario en Moodle UMSA.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Exposición dialogada con apoyo de esquemas y cuadros de articulación de los planes, los sistemas y los clasificadores presupuestarios.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Resolución guiada de ejercicios en orden de dificultad creciente: formulación, modificaciones, registro de los momentos contables y estados financieros.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Caso práctico integral desde la formulación del presupuesto hasta los estados financieros de una entidad pública.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Estudio de casos de entidades públicas reales y de casos de responsabilidad por la función pública de la Contraloría General del Estado.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Trabajo colaborativo en equipos de análisis y resolución de casos normativos, con roles definidos y revisión entre pares.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Práctica con tecnología: registro en el Sistema de Gestión Pública y hoja de cálculo para la ejecución presupuestaria y el análisis de consistencia, con verificación de los resultados de la inteligencia artificial en la fuente oficial.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Análisis crítico de la ejecución presupuestaria de una entidad pública antes de emitir una conclusión sobre su gestión.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lastRenderedPageBreak/>
              <w:t>Debate dirigido sobre ética profesional, transparencia, rendición de cuentas y control social.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Vinculación con la comunidad: difusión de resultados del análisis de entidades públicas (extensión universitaria).</w:t>
            </w:r>
          </w:p>
        </w:tc>
      </w:tr>
      <w:tr w:rsidR="00045985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lastRenderedPageBreak/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Plataforma Moodle UMSA.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Constitución Política del Estado, Ley N° 1178, Ley N° 777, Ley N° 2042, Ley N° 004, Decreto Supremo N° 23318-A y Ley del Presupuesto General del Estado vigente.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Normas Básicas de los Sistemas de Presupuesto, Contabilidad Integrada, Tesorería y Crédito Público, y Manual de contabilidad del sector público.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Plan Único de Cuentas, directrices de formulación presupuestaria y clasificadores presupuestarios del Ministerio de Economía y Finanzas Públicas.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Sistema de Gestión Pública y sus guías operativas, en caso simulado.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Normas Internacionales de Contabilidad del Sector Público y Compendio de Normas de Contabilidad y Auditoría del CAUB.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Portales oficiales del Ministerio de Economía y Finanzas Públicas, del Ministerio de Planificación del Desarrollo y de la Contraloría General del Estado, con presupuestos, ejecuciones, estados financieros e informes publicados.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Hoja de cálculo para formulación, ejecución, consistencia e indicadores.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Guías de ejercicios y casos elaborados por la cátedra.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Seguimiento y análisis de la ejecución presupuestaria.</w:t>
            </w:r>
          </w:p>
        </w:tc>
      </w:tr>
      <w:tr w:rsidR="00045985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Evaluación diagnóstica: prueba inicial sobre los conocimientos previos de contabilidad intermedia, contabilidad de sociedades y contabilidad de tributos, y sobre nociones de organización del Estado y gestión presupuestaria, al inicio de la asignatura y de cada elemento de competencia.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Evaluación formativa: preguntas de comprensión, cuestionarios en Moodle UMSA y ejercicios prácticos de formulación, modificaciones, comprobantes y estados financieros, con retroalimentación continua, revisión entre pares, autoevaluación y seguimiento del caso práctico integral.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Evaluación sumativa: controles de lectura de las normas, evaluación de casos prácticos, trabajos de investigación y desarrollo, sustentación de los 24 productos con sus rúbricas, exámenes parciales por elemento de competencia y examen final integrador.</w:t>
            </w:r>
          </w:p>
        </w:tc>
      </w:tr>
      <w:tr w:rsidR="00045985" w:rsidRPr="00920A3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Nota mínima de aprobación: 51/100.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Calificación por productos: cada uno de los 24 productos se evalúa con su propia rúbrica de tres criterios y tres niveles: Insuficiente (1–50), Suficiente (51–80) y Destacado (81–100).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La nota de cada producto se pondera con su porcentaje; la suma de los 24 productos es 100 %.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La calificación de cada elemento de competencia suma las calificaciones de sus productos: elemento 1, 8 %; elemento 2, 14 %; elemento 3, 9 %; elemento 4, 23 %; elemento 5, 27 %; elemento 6, 19 %.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Los controles de lectura, los exámenes parciales y el examen final se califican con las rúbricas de los productos que sustentan, sin porcentajes adicionales.</w:t>
            </w:r>
          </w:p>
          <w:p w:rsidR="009B3726" w:rsidRDefault="007A7182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>Los productos en equipo se califican con la participación de todos los integrantes, la ética profesional y el cumplimiento de los plazos.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>
              <w:rPr>
                <w:sz w:val="21"/>
                <w:szCs w:val="21"/>
              </w:rPr>
              <w:t>Esquema de la estructura del Estado boliviano y Administración Pública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E10A6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10A6" w:rsidRPr="00920A3F" w:rsidRDefault="001E10A6" w:rsidP="001E10A6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Elementos del Estado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Omite los elementos del Estado.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Representa población, territorio y gobierno.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Relaciona y describe los elementos del Estado.</w:t>
            </w:r>
          </w:p>
        </w:tc>
      </w:tr>
      <w:tr w:rsidR="001E10A6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10A6" w:rsidRPr="00920A3F" w:rsidRDefault="001E10A6" w:rsidP="001E10A6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Órganos del Estado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Confunde las funciones de los órganos.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Describe la organización y las funciones de los órganos.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Identifica las entidades que dependen de cada órgano.</w:t>
            </w:r>
          </w:p>
        </w:tc>
      </w:tr>
      <w:tr w:rsidR="00045985" w:rsidRPr="00920A3F">
        <w:trPr>
          <w:gridAfter w:val="14"/>
          <w:wAfter w:w="8300" w:type="dxa"/>
          <w:cantSplit/>
          <w:trHeight w:val="253"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>
              <w:rPr>
                <w:sz w:val="21"/>
                <w:szCs w:val="21"/>
              </w:rPr>
              <w:t>Cuadro resumen de los deberes del Estado y funciones de la Administración Pública.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E10A6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10A6" w:rsidRPr="00920A3F" w:rsidRDefault="001E10A6" w:rsidP="001E10A6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Deberes del Estado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Menciona algunos deberes sin sustento normativo.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Describe los deberes del Estado según la Constitución Política.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Describe los deberes y los relaciona con las funciones de la Administración Pública.</w:t>
            </w:r>
          </w:p>
        </w:tc>
      </w:tr>
      <w:tr w:rsidR="001E10A6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10A6" w:rsidRPr="00920A3F" w:rsidRDefault="001E10A6" w:rsidP="001E10A6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Funciones de la Administración Pública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Confunde las funciones con los deberes del Estado.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Identifica las funciones de la Administración Pública.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Clasifica las funciones y explica su aporte al cumplimiento de los deberes del Estado.</w:t>
            </w:r>
          </w:p>
        </w:tc>
      </w:tr>
      <w:tr w:rsidR="00045985" w:rsidRPr="00920A3F">
        <w:trPr>
          <w:gridAfter w:val="14"/>
          <w:wAfter w:w="8300" w:type="dxa"/>
          <w:cantSplit/>
          <w:trHeight w:val="253"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>
              <w:rPr>
                <w:sz w:val="21"/>
                <w:szCs w:val="21"/>
              </w:rPr>
              <w:t>Esquema de comprensión de articulación de los planes institucionales con los planes nacionales.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1E10A6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10A6" w:rsidRPr="00920A3F" w:rsidRDefault="001E10A6" w:rsidP="001E10A6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Niveles de planificación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Omite niveles de planificación (PDES, PSDI, PEI, POA).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Identifica los niveles de planificación nacional e institucional.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Explica el rol y la jerarquía de cada nivel de planificación.</w:t>
            </w:r>
          </w:p>
        </w:tc>
      </w:tr>
      <w:tr w:rsidR="001E10A6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10A6" w:rsidRPr="00920A3F" w:rsidRDefault="001E10A6" w:rsidP="001E10A6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Articulación entre planes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Presenta relaciones sin lógica o incorrectas.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Muestra la articulación entre los planes nacionales e institucionales.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E10A6" w:rsidRPr="00920A3F" w:rsidRDefault="001E10A6" w:rsidP="004B031A">
            <w:pPr>
              <w:jc w:val="both"/>
            </w:pPr>
            <w:r>
              <w:t>Evidencia la coherencia entre ejes, objetivos, metas y resultados.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>
              <w:rPr>
                <w:sz w:val="21"/>
                <w:szCs w:val="21"/>
              </w:rPr>
              <w:t xml:space="preserve">Cuadro de articulación del Plan Estratégico Institucional, el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Programa de Operaciones Anual y Prepuesto General del Estado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Programa de Operaciones Anual y Presupuesto General del Estado</w:t>
              </w:r>
            </w:ins>
            <w:r>
              <w:rPr>
                <w:sz w:val="21"/>
                <w:szCs w:val="21"/>
              </w:rPr>
              <w:t xml:space="preserve">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Vinculación PEI – POA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Presenta los instrumentos sin relacionarlos.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Relaciona los objetivos del PEI con las operaciones del POA.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Relaciona objetivos, operaciones, indicadores y metas de forma coherente.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Vinculación POA – Presupuesto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vincula las operaciones con el presupuesto.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Asocia las operaciones con partidas y recursos presupuestarios.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Verifica la consistencia de montos, fuentes y destino del gasto con el Presupuesto General del Estado.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>
              <w:rPr>
                <w:sz w:val="21"/>
                <w:szCs w:val="21"/>
              </w:rPr>
              <w:t>Esquema de los sistemas para programar, organizar, ejecutar y controlar la gestión pública.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Sistemas de programación y organización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Omite o confunde los sistemas.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Identifica los sistemas de programación y organización.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Explica su finalidad y su relación con los demás sistemas.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Sistemas de ejecución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Omite sistemas de ejecución (bienes y servicios, personal, tesorería, contabilidad).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Describe los sistemas de ejecución de la gestión pública.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Explica cómo interactúan los sistemas de ejecución en el ciclo de gestión.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Control gubernamental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identifica el control gubernamental.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Distingue el control interno y el control externo.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Explica el rol del control en la transparencia y la responsabilidad por la función pública.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>
              <w:rPr>
                <w:sz w:val="21"/>
                <w:szCs w:val="21"/>
              </w:rPr>
              <w:t>Informe de gestión institucional por resultados y su rendición de cuentas.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Resultados de la gestión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presenta resultados o los presenta sin respaldo.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Presenta resultados con indicadores de gestión.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Analiza el cumplimiento de metas y justifica las desviaciones.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Ejecución de recursos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Omite información de ejecución presupuestaria.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Presenta la ejecución de recursos y gastos de la gestión.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Relaciona la ejecución presupuestaria con los resultados alcanzados.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Rendición de cuentas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incluye la rendición de cuentas.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Incluye una rendición de cuentas con información básica.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Presenta una rendición de cuentas clara, oportuna, transparente y sustentada.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>
              <w:rPr>
                <w:sz w:val="21"/>
                <w:szCs w:val="21"/>
              </w:rPr>
              <w:t>Cuadro comparativo de los tipos de responsabilidad por la función pública.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Tipos de responsabilidad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Identifica solo uno o confunde los tipos (administrativa, ejecutiva, civil y penal).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Identifica los cuatro tipos de responsabilidad.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Define cada tipo con precisión y ejemplos de la función pública.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Criterios de comparación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Compara sin criterios definidos.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Compara por origen, órgano competente y sanción.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Compara por origen, procedimiento, sanción y prescripción.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>
              <w:rPr>
                <w:sz w:val="21"/>
                <w:szCs w:val="21"/>
              </w:rPr>
              <w:t>Informe del caso, identificando el tipo de responsabilidad y su sanción.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Análisis de los hechos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Describe los hechos de forma incompleta.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Describe los hechos relevantes del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Analiza los hechos, identifica las personas y el acto u omisión.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Tipo de responsabilidad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Identifica mal el tipo de responsabilidad.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Identifica el tipo de responsabilidad.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Fundamenta el tipo de responsabilidad con la normativa aplicable.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Sanción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determina la sanción o es incorrecta.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Determina la sanción correspondiente.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Determina la sanción, el procedimiento y la instancia que la aplica.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>
              <w:rPr>
                <w:sz w:val="21"/>
                <w:szCs w:val="21"/>
              </w:rPr>
              <w:t>Cuadro de Formulación Presupuestaria de recursos y gastos, de acuerdo con los clasificadores presupuestarios.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60C61" w:rsidRPr="00920A3F" w:rsidRDefault="00260C61" w:rsidP="004B031A">
            <w:pPr>
              <w:jc w:val="both"/>
            </w:pPr>
            <w:r>
              <w:t>Recursos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60C61" w:rsidRPr="00920A3F" w:rsidRDefault="00260C61" w:rsidP="004B031A">
            <w:pPr>
              <w:jc w:val="both"/>
            </w:pPr>
            <w:r>
              <w:t>Clasifica incorrectamente los recursos.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60C61" w:rsidRPr="00920A3F" w:rsidRDefault="00260C61" w:rsidP="004B031A">
            <w:pPr>
              <w:jc w:val="both"/>
            </w:pPr>
            <w:r>
              <w:t>Clasifica los recursos por rubro y fuente de financiamiento.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60C61" w:rsidRPr="00920A3F" w:rsidRDefault="00260C61" w:rsidP="004B031A">
            <w:pPr>
              <w:jc w:val="both"/>
            </w:pPr>
            <w:r>
              <w:t>Clasifica y proyecta los recursos con sustento técnico.</w:t>
            </w:r>
          </w:p>
        </w:tc>
      </w:tr>
      <w:tr w:rsidR="00260C61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60C61" w:rsidRPr="00920A3F" w:rsidRDefault="00260C61" w:rsidP="004B031A">
            <w:pPr>
              <w:jc w:val="both"/>
            </w:pPr>
            <w:r>
              <w:t>Gastos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60C61" w:rsidRPr="00920A3F" w:rsidRDefault="00260C61" w:rsidP="004B031A">
            <w:pPr>
              <w:jc w:val="both"/>
            </w:pPr>
            <w:r>
              <w:t>Clasifica incorrectamente los gastos.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60C61" w:rsidRPr="00920A3F" w:rsidRDefault="00260C61" w:rsidP="004B031A">
            <w:pPr>
              <w:jc w:val="both"/>
            </w:pPr>
            <w:r>
              <w:t>Clasifica los gastos según los clasificadores presupuestarios.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60C61" w:rsidRPr="00920A3F" w:rsidRDefault="00260C61" w:rsidP="004B031A">
            <w:pPr>
              <w:jc w:val="both"/>
            </w:pPr>
            <w:r>
              <w:t>Clasifica los gastos por objeto, institucional y económico con coherencia.</w:t>
            </w:r>
          </w:p>
        </w:tc>
      </w:tr>
      <w:tr w:rsidR="00260C61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60C61" w:rsidRPr="00920A3F" w:rsidRDefault="00260C61" w:rsidP="004B031A">
            <w:pPr>
              <w:jc w:val="both"/>
            </w:pPr>
            <w:r>
              <w:t>Equilibrio presupuestario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60C61" w:rsidRPr="00920A3F" w:rsidRDefault="00260C61" w:rsidP="004B031A">
            <w:pPr>
              <w:jc w:val="both"/>
            </w:pPr>
            <w:r>
              <w:t>Los recursos y los gastos no se igualan.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60C61" w:rsidRPr="00920A3F" w:rsidRDefault="00260C61" w:rsidP="004B031A">
            <w:pPr>
              <w:jc w:val="both"/>
            </w:pPr>
            <w:r>
              <w:t>Los recursos y los gastos están equilibrados.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60C61" w:rsidRPr="00920A3F" w:rsidRDefault="00260C61" w:rsidP="004B031A">
            <w:pPr>
              <w:jc w:val="both"/>
            </w:pPr>
            <w:r>
              <w:t>Verifica el equilibrio y justifica los montos asignados.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>
              <w:rPr>
                <w:sz w:val="21"/>
                <w:szCs w:val="21"/>
              </w:rPr>
              <w:t>Esquema de comprensión de uso de la metodología, marco normativo y técnicas.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Metodología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Omite pasos de la metodología.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Describe los pasos de la metodología.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Explica la metodología y su aplicación en un ejemplo.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Marco normativo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identifica la normativa.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Identifica la normativa aplicable.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Relaciona la normativa con cada etapa del proceso.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Técnicas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Confunde las técnicas.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Describe las técnicas de uso.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Selecciona la técnica adecuada y justifica su uso.</w:t>
            </w:r>
          </w:p>
        </w:tc>
      </w:tr>
      <w:tr w:rsidR="00045985" w:rsidRPr="00920A3F" w:rsidTr="0070122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Esquema de análisis de compresión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Esquema de análisis de comprensión</w:t>
              </w:r>
            </w:ins>
            <w:r>
              <w:rPr>
                <w:sz w:val="21"/>
                <w:szCs w:val="21"/>
              </w:rPr>
              <w:t xml:space="preserve"> y justificación del cambio o modificación presupuestaria.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Tipo de modificación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distingue los tipos de modificación.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Identifica el tipo de modificación presupuestaria.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Diferencia los tipos de modificación y sus condiciones de aplicación.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Justificación del cambio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La justificación es insuficiente o inexistente.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Justifica el cambio con razones técnicas.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Justifica el cambio con sustento técnico, legal y financiero.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Efecto en el presupuesto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identifica el efecto.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Identifica el efecto en las partidas y los montos.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Analiza el efecto en el equilibrio presupuestario y en el POA.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>
              <w:rPr>
                <w:sz w:val="21"/>
                <w:szCs w:val="21"/>
              </w:rPr>
              <w:t>Cuadro de modificación incluyendo informe y documentación de respaldo.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Registro de la modificación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Registra datos incompletos o erróneos.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Registra partidas, montos, origen y destino.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Registra la modificación con coherencia y trazabilidad.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Informe de modificación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elabora el informe o está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Elabora un informe con la justificación.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Elabora un informe técnico y legal con conclusiones claras.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Documentación de respaldo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adjunta respaldo.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Adjunta la documentación de respaldo.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Adjunta, referencia y archiva la documentación de forma ordenada.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>
              <w:rPr>
                <w:sz w:val="21"/>
                <w:szCs w:val="21"/>
              </w:rPr>
              <w:t xml:space="preserve"> </w:t>
            </w:r>
            <w:del w:id="9013" w:author="Comisión de revisión 4.5" w:date="2026-10-13T00:00:00Z">
              <w:r>
                <w:rPr>
                  <w:sz w:val="21"/>
                  <w:szCs w:val="21"/>
                </w:rPr>
                <w:delText xml:space="preserve">Informe de gestión de recursos humanos, relacionada</w:delText>
              </w:r>
            </w:del>
            <w:ins w:id="9014" w:author="Comisión de revisión 4.5" w:date="2026-10-13T00:00:00Z">
              <w:r>
                <w:rPr>
                  <w:sz w:val="21"/>
                  <w:szCs w:val="21"/>
                </w:rPr>
                <w:t xml:space="preserve">Informe de gestión de recursos humanos, relacionado</w:t>
              </w:r>
            </w:ins>
            <w:r>
              <w:rPr>
                <w:sz w:val="21"/>
                <w:szCs w:val="21"/>
              </w:rPr>
              <w:t xml:space="preserve"> con la contabilidad integrada.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Registro de remuneraciones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Registra remuneraciones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Registra las planillas de sueldos y las obligaciones laborales.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Registra y concilia las planillas con el presupuesto y la contabilidad.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 xml:space="preserve">Aportes 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 xml:space="preserve">Omite aportes 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 xml:space="preserve">Calcula y registra aportes 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Calcula, registra y explica las obligaciones por pagar.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Integración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relaciona el informe con la contabilidad.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Relaciona el informe con los registros contables.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Muestra la integración presupuestaria, contable y de tesorería.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>
              <w:rPr>
                <w:sz w:val="21"/>
                <w:szCs w:val="21"/>
              </w:rPr>
              <w:t xml:space="preserve">Informe del proceso de </w:t>
            </w:r>
            <w:del w:id="9017" w:author="Comisión de revisión 4.5" w:date="2026-10-13T00:00:00Z">
              <w:r>
                <w:rPr>
                  <w:sz w:val="21"/>
                  <w:szCs w:val="21"/>
                </w:rPr>
                <w:delText xml:space="preserve">contratación de bienes y servicios, relacionada</w:delText>
              </w:r>
            </w:del>
            <w:ins w:id="9018" w:author="Comisión de revisión 4.5" w:date="2026-10-13T00:00:00Z">
              <w:r>
                <w:rPr>
                  <w:sz w:val="21"/>
                  <w:szCs w:val="21"/>
                </w:rPr>
                <w:t xml:space="preserve">contratación de bienes y servicios, relacionado</w:t>
              </w:r>
            </w:ins>
            <w:r>
              <w:rPr>
                <w:sz w:val="21"/>
                <w:szCs w:val="21"/>
              </w:rPr>
              <w:t xml:space="preserve"> con la contabilidad integrada.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Modalidad de contratación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identifica la modalidad.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Identifica la modalidad según la normativa.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Justifica la modalidad aplicada con la normativa de contrataciones.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Etapas del proceso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Omite etapas del proceso.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Describe las etapas del proceso de contratación.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Describe las etapas con los documentos y los responsables.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Registro contable y presupuestario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No registra el proceso.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Registra el compromiso y el devengado.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Registra todas las etapas del gasto con su sustento documental.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>
              <w:rPr>
                <w:sz w:val="21"/>
                <w:szCs w:val="21"/>
              </w:rPr>
              <w:t>Esquema de análisis de definición de políticas contables, presupuestarias y de tesorería.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Políticas contables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Omite las políticas contables.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Define las políticas contables básicas.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Define las políticas contables y las relaciona con las normas aplicables.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Políticas presupuestarias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Omite las políticas presupuestarias.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Define las políticas presupuestarias.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Define las políticas y las vincula con la programación de operaciones.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Políticas de tesorería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Omite las políticas de tesorería.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Define las políticas de tesorería.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Define las políticas y su efecto en el flujo de caja.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>
              <w:rPr>
                <w:sz w:val="21"/>
                <w:szCs w:val="21"/>
              </w:rPr>
              <w:t>Documento Comprobantes contables y presupuestarios de registro.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10%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Datos del comprobante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Omite datos obligatorios (fecha, número, glosa).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Completa los datos obligatorios del comprobante.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Completa los datos con glosa clara y trazabilidad.</w:t>
            </w:r>
          </w:p>
        </w:tc>
      </w:tr>
      <w:tr w:rsidR="00260C61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61" w:rsidRPr="00920A3F" w:rsidRDefault="00260C61" w:rsidP="00260C6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Imputación contable y presupuestaria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Imputa cuentas o partidas incorrectas.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Imputa correctamente cuentas y partidas.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60C61" w:rsidRPr="00920A3F" w:rsidRDefault="00260C61" w:rsidP="004B031A">
            <w:pPr>
              <w:jc w:val="both"/>
            </w:pPr>
            <w:r>
              <w:t>Imputa correctamente y verifica el equilibrio debe/haber y la ejecución presupuestaria.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Producto 17:</w:t>
            </w:r>
            <w:r>
              <w:rPr>
                <w:sz w:val="21"/>
                <w:szCs w:val="21"/>
              </w:rPr>
              <w:t xml:space="preserve"> Cuadro de consistencia de los estados financieros básicos e información complementaria.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Relación entre estados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No relaciona los estados financieros.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Relaciona los estados financieros básicos.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Explica la relación entre los estados y sus cifras.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Consistencia de saldos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Presenta saldos que no coinciden.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Verifica que los saldos coincidan.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Verifica, concilia y explica diferencias en los saldos.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Información complementaria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Omite información complementaria.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Incluye información complementaria básica.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Vincula la información complementaria con cada estado.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18: </w:t>
            </w:r>
            <w:r>
              <w:rPr>
                <w:sz w:val="21"/>
                <w:szCs w:val="21"/>
              </w:rPr>
              <w:t>Documento Estados financieros básicos e información complementaria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10%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 w:rsidP="004B031A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Ejecución de recursos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 w:rsidP="004B031A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Presenta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 w:rsidP="004B031A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Presenta la ejecución de recursos.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 w:rsidP="004B031A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Explica las desviaciones.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 w:rsidP="004B031A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Ejecución de gastos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 w:rsidP="004B031A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Presenta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 w:rsidP="004B031A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Presenta la ejecución de gastos por objeto.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 w:rsidP="004B031A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Calcula el grado de ejecución en hoja de cálculo.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r>
              <w:rPr>
                <w:sz w:val="21"/>
                <w:szCs w:val="21"/>
              </w:rPr>
              <w:t>Documento Notas a los estados financieros de una entidad pública.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10%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Interpretación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Describe cifras sin interpretarlas.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Interpreta los resultados principales.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Interpreta resultados y explica sus causas y efectos.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20: </w:t>
            </w:r>
            <w:r>
              <w:rPr>
                <w:sz w:val="21"/>
                <w:szCs w:val="21"/>
              </w:rPr>
              <w:t>Informe de interpretación de resultados obtenidos en los estados financieros.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Análisis de indicadores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No calcula indicadores o los calcula mal.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Calcula indicadores financieros básicos.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Calcula y compara indicadores de liquidez, endeudamiento y resultado.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Interpretación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Describe cifras sin interpretarlas.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Interpreta los resultados principales.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Interpreta resultados y explica sus causas y efectos.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21: </w:t>
            </w:r>
            <w:r>
              <w:rPr>
                <w:sz w:val="21"/>
                <w:szCs w:val="21"/>
              </w:rPr>
              <w:t>Esquema del marco de conceptos y de los estados financieros.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Marco conceptual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Omite los conceptos básicos.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Describe los conceptos del marco conceptual.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Explica objetivos, características y elementos de los estados financieros.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Estados financieros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Confunde los estados financieros.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Identifica los estados financieros y su finalidad.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Relaciona cada estado con el concepto y su uso.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Estructura del esquema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El esquema es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El esquema es ordenado.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El esquema es claro, jerárquico y sintético.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22: </w:t>
            </w:r>
            <w:r>
              <w:rPr>
                <w:sz w:val="21"/>
                <w:szCs w:val="21"/>
              </w:rPr>
              <w:t>Documento Registros contables de aplicación de las normas internacionales de contabilidad del sector público.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10%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Norma aplicable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No identifica la norma aplicable.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Identifica la norma internacional aplicable.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Identifica y justifica la norma para cada transacción.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Reconocimiento y medición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Reconoce o mide incorrectamente.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Reconoce y mide la transacción.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Reconoce y mide con criterios de la norma y respaldo.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Registro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El asiento contable es incorrecto.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El asiento contable es correcto.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El asiento es correcto y se explica su efecto en los estados financieros.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23: </w:t>
            </w:r>
            <w:r>
              <w:rPr>
                <w:sz w:val="21"/>
                <w:szCs w:val="21"/>
              </w:rPr>
              <w:t>Cuadro comparativo de las normas de contabilidad integrada y las normas internacionales del sector público.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Criterios de comparación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Compara sin criterios.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Compara por reconocimiento, medición y presentación.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Compara con criterios amplios y ejemplos de aplicación.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Diferencias y similitudes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Identifica pocas diferencias o son erróneas.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Identifica las principales diferencias y similitudes.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Explica las diferencias y su efecto en la información financiera.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Conclusión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No presenta conclusión.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Presenta una conclusión general.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Concluye sobre la convergencia y los retos de aplicación.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Producto 24: </w:t>
            </w:r>
            <w:r>
              <w:rPr>
                <w:sz w:val="21"/>
                <w:szCs w:val="21"/>
              </w:rPr>
              <w:t>Informe de las diferencias entre la base de efectivo y la base de devengado.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70122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045985" w:rsidRP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Conceptos de las bases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Confunde las bases de registro.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Define la base de efectivo y la base de devengado.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Define ambas bases y explica sus ventajas y limitaciones.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Aplicación en transacciones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No aplica ejemplos o son incorrectos.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Aplica ejemplos básicos con ambas bases.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Aplica ejemplos con cifras y compara los registros.</w:t>
            </w:r>
          </w:p>
        </w:tc>
      </w:tr>
      <w:tr w:rsidR="009350FD" w:rsidRPr="00920A3F" w:rsidTr="00920A3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0FD" w:rsidRPr="00920A3F" w:rsidRDefault="009350FD" w:rsidP="009350F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Efecto en los estados financieros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No identifica el efecto.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Identifica el efecto en los resultados y saldos.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350FD" w:rsidRPr="00920A3F" w:rsidRDefault="009350FD" w:rsidP="004B031A">
            <w:pPr>
              <w:jc w:val="both"/>
            </w:pPr>
            <w:r>
              <w:t>Analiza el efecto en la información financiera y en la toma de decisiones.</w:t>
            </w:r>
          </w:p>
        </w:tc>
      </w:tr>
      <w:tr w:rsidR="00045985" w:rsidRPr="00920A3F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985" w:rsidRPr="00920A3F" w:rsidRDefault="00045985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45985" w:rsidRPr="00920A3F" w:rsidRDefault="0004598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045985" w:rsidRPr="00920A3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45985" w:rsidRPr="00920A3F" w:rsidRDefault="00045985" w:rsidP="00F16F03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Colegio de Auditores o Contadores Públicos de Bolivia, CAUB – Consejo Técnico Nacional de Auditoría y Contabilidad, CTNAC (2023). Compendio de Normas de Contabilidad y Auditoría. Santa Cruz, Bolivia: CAUB.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Consejo de Normas Internacionales de Contabilidad del Sector Público, IPSASB (2022). Normas Internacionales de Contabilidad del Sector Público. Nueva York: Federación Internacional de Contadores, IFAC.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Estado Plurinacional de Bolivia (1990). Ley N° 1178, de Administración y Control Gubernamentales, de 20 de julio de 1990. La Paz: Gaceta Oficial de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Estado Plurinacional de Bolivia (1992). Decreto Supremo N° 23215, Atribuciones de la Contraloría General de la República, hoy Contraloría General del Estado. La Paz: Gaceta Oficial de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Estado Plurinacional de Bolivia (1992). Decreto Supremo N° 23318-A, Régimen de Responsabilidad por la Función Pública, modificado por el Decreto Supremo N° 26237. La Paz: Gaceta Oficial de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Estado Plurinacional de Bolivia (1999). Ley N° 2042, de Administración Presupuestaria. La Paz: Gaceta Oficial de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Estado Plurinacional de Bolivia (2009). Constitución Política del Estado, de 7 de febrero de 2009. La Paz: Gaceta Oficial de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Estado Plurinacional de Bolivia (2010). Ley N° 004, Ley de Lucha contra la Corrupción, Enriquecimiento Ilícito e Investigación de Fortunas "Marcelo Quiroga Santa Cruz", de 31 de marzo de 2010. La Paz: Gaceta Oficial de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Estado Plurinacional de Bolivia (2016). Ley N° 777, del Sistema de Planificación Integral del Estado, de 21 de enero de 2016. La Paz: Gaceta Oficial de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Estado Plurinacional de Bolivia (2025). Ley N° 1705, que aprueba el Presupuesto General del Estado de la gestión 2026, de 31 de diciembre de 2025. La Paz: Gaceta Oficial de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Ministerio de Economía y Finanzas Públicas (s.f.). Directrices de Formulación Presupuestaria y Guías Operativas del Sistema de Gestión Pública (SIGEP). La Paz,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Ministerio de Economía y Finanzas Públicas (s.f.). Clasificadores Presupuestarios. La Paz,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Ministerio de Economía y Finanzas Públicas (s.f.). Instructivos y Guías. La Paz,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Ministerio de Economía y Finanzas Públicas (s.f.). Normas Básicas del Sistema de Contabilidad Integrada. La Paz,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Ministerio de Economía y Finanzas Públicas (s.f.). Normas Básicas del Sistema de Crédito Público. La Paz,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Ministerio de Economía y Finanzas Públicas (s.f.). Normas Básicas del Sistema de Presupuesto. La Paz,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Ministerio de Economía y Finanzas Públicas (s.f.). Normas Básicas del Sistema de Tesorería. La Paz, Bolivia.</w:t>
            </w:r>
          </w:p>
          <w:p w:rsidR="00045985" w:rsidRPr="00920A3F" w:rsidRDefault="00460A5D" w:rsidP="00F16F03">
            <w:pPr>
              <w:spacing w:before="10" w:after="10"/>
              <w:ind w:left="360" w:hanging="360"/>
              <w:jc w:val="both"/>
            </w:pPr>
            <w:r>
              <w:rPr>
                <w:sz w:val="21"/>
                <w:szCs w:val="21"/>
              </w:rPr>
              <w:t>Ministerio de Economía y Finanzas Públicas (s.f.). Manual de contabilidad del sector público. La Paz, Bolivia.</w:t>
            </w:r>
          </w:p>
        </w:tc>
      </w:tr>
      <w:tr w:rsidR="00045985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45985" w:rsidRPr="00920A3F" w:rsidRDefault="00045985" w:rsidP="00F16F03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</w:rPr>
              <w:lastRenderedPageBreak/>
              <w:t>Bibliografía complementaria: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Consejo de Normas Internacionales de Contabilidad del Sector Público, IPSASB (s.f.). NICSP 1 Presentación de estados financieros y NICSP 24 Presentación de información del presupuesto en los estados financieros. Nueva York: Federación Internacional de Contadores, IFAC.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Contraloría General del Estado (s.f.). Normas Básicas de Control Gubernamental y guías de auditoría gubernamental. La Paz,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Lafuente Araníbar, J. (2012). Contabilidad Integrada Gubernamental. 5ª ed. Editorial Educación y Cultura.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Marca Aguilar, F. (2016). Contabilidad Integrada: Ejercicios 100% Prácticos. Cochabamba, Bolivia: Editorial Mite.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Marca Aguilar, F. (2017). Contabilidad Integrada Gubernamental: Ajustes y Análisis de Consistencia Presupuestario. Cochabamba, Bolivia: Editorial Mite.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Ministerio de Planificación del Desarrollo (s.f.). Plan de Desarrollo Económico y Social y Plan General de Desarrollo Económico y Social vigentes. La Paz, Bolivia.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Yañez Mendoza, R. y Apaza Poma, H. (2018a). Contabilidad Gubernamental Integral. La Paz, Bolivia: Grafic Printer Impresores.</w:t>
            </w:r>
          </w:p>
          <w:p w:rsidR="00460A5D" w:rsidRPr="00460A5D" w:rsidRDefault="00460A5D" w:rsidP="00F16F03">
            <w:pPr>
              <w:spacing w:before="10" w:after="10"/>
              <w:ind w:left="360" w:hanging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Yañez Mendoza, R. y Apaza Poma, H. (2018b). Presupuesto Público Institucional. La Paz, Bolivia: Grafic Printer Impresores.</w:t>
            </w:r>
          </w:p>
          <w:p w:rsidR="00045985" w:rsidRDefault="00460A5D" w:rsidP="00F16F03">
            <w:pPr>
              <w:spacing w:before="10" w:after="10"/>
              <w:ind w:left="360" w:hanging="360"/>
              <w:jc w:val="both"/>
            </w:pPr>
            <w:r>
              <w:rPr>
                <w:sz w:val="21"/>
                <w:szCs w:val="21"/>
              </w:rPr>
              <w:t>Sitios web oficiales: Ministerio de Economía y Finanzas Públicas, www.economiayfinanzas.gob.bo; Ministerio de Planificación del Desarrollo, www.planificacion.gob.bo; Contraloría General del Estado, www.contraloria.gob.bo.</w:t>
            </w:r>
          </w:p>
        </w:tc>
      </w:tr>
    </w:tbl>
    <w:p w:rsidR="00045985" w:rsidRDefault="00045985"/>
    <w:p w:rsidR="00D85C01" w:rsidRDefault="00D85C01"/>
    <w:sectPr w:rsidR="00D85C01">
      <w:footerReference w:type="default" r:id="rId8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3F1B" w:rsidRDefault="00E23F1B">
      <w:r>
        <w:separator/>
      </w:r>
    </w:p>
  </w:endnote>
  <w:endnote w:type="continuationSeparator" w:id="0">
    <w:p w:rsidR="00E23F1B" w:rsidRDefault="00E23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182" w:rsidRDefault="007A7182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B57E96">
      <w:rPr>
        <w:b/>
        <w:bCs/>
        <w:i/>
        <w:iCs/>
        <w:noProof/>
        <w:sz w:val="20"/>
        <w:szCs w:val="20"/>
      </w:rPr>
      <w:t>18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3F1B" w:rsidRDefault="00E23F1B">
      <w:r>
        <w:separator/>
      </w:r>
    </w:p>
  </w:footnote>
  <w:footnote w:type="continuationSeparator" w:id="0">
    <w:p w:rsidR="00E23F1B" w:rsidRDefault="00E23F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95C18"/>
    <w:multiLevelType w:val="hybridMultilevel"/>
    <w:tmpl w:val="B29214D0"/>
    <w:lvl w:ilvl="0" w:tplc="E9F85516">
      <w:start w:val="1"/>
      <w:numFmt w:val="bullet"/>
      <w:lvlText w:val="●"/>
      <w:lvlJc w:val="left"/>
      <w:pPr>
        <w:ind w:left="720" w:hanging="360"/>
      </w:pPr>
    </w:lvl>
    <w:lvl w:ilvl="1" w:tplc="AB18417C">
      <w:start w:val="1"/>
      <w:numFmt w:val="bullet"/>
      <w:lvlText w:val="○"/>
      <w:lvlJc w:val="left"/>
      <w:pPr>
        <w:ind w:left="1440" w:hanging="360"/>
      </w:pPr>
    </w:lvl>
    <w:lvl w:ilvl="2" w:tplc="B1A20F12">
      <w:start w:val="1"/>
      <w:numFmt w:val="bullet"/>
      <w:lvlText w:val="■"/>
      <w:lvlJc w:val="left"/>
      <w:pPr>
        <w:ind w:left="2160" w:hanging="360"/>
      </w:pPr>
    </w:lvl>
    <w:lvl w:ilvl="3" w:tplc="6302C20E">
      <w:start w:val="1"/>
      <w:numFmt w:val="bullet"/>
      <w:lvlText w:val="●"/>
      <w:lvlJc w:val="left"/>
      <w:pPr>
        <w:ind w:left="2880" w:hanging="360"/>
      </w:pPr>
    </w:lvl>
    <w:lvl w:ilvl="4" w:tplc="0C462E5E">
      <w:start w:val="1"/>
      <w:numFmt w:val="bullet"/>
      <w:lvlText w:val="○"/>
      <w:lvlJc w:val="left"/>
      <w:pPr>
        <w:ind w:left="3600" w:hanging="360"/>
      </w:pPr>
    </w:lvl>
    <w:lvl w:ilvl="5" w:tplc="5298219C">
      <w:start w:val="1"/>
      <w:numFmt w:val="bullet"/>
      <w:lvlText w:val="■"/>
      <w:lvlJc w:val="left"/>
      <w:pPr>
        <w:ind w:left="4320" w:hanging="360"/>
      </w:pPr>
    </w:lvl>
    <w:lvl w:ilvl="6" w:tplc="B5FAC56A">
      <w:start w:val="1"/>
      <w:numFmt w:val="bullet"/>
      <w:lvlText w:val="●"/>
      <w:lvlJc w:val="left"/>
      <w:pPr>
        <w:ind w:left="5040" w:hanging="360"/>
      </w:pPr>
    </w:lvl>
    <w:lvl w:ilvl="7" w:tplc="F5545C88">
      <w:start w:val="1"/>
      <w:numFmt w:val="bullet"/>
      <w:lvlText w:val="●"/>
      <w:lvlJc w:val="left"/>
      <w:pPr>
        <w:ind w:left="5760" w:hanging="360"/>
      </w:pPr>
    </w:lvl>
    <w:lvl w:ilvl="8" w:tplc="2DCC79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8B4057"/>
    <w:multiLevelType w:val="hybridMultilevel"/>
    <w:tmpl w:val="2C506610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E6B34"/>
    <w:multiLevelType w:val="hybridMultilevel"/>
    <w:tmpl w:val="63A65E24"/>
    <w:lvl w:ilvl="0" w:tplc="ED1E26E4">
      <w:start w:val="1"/>
      <w:numFmt w:val="decimal"/>
      <w:lvlText w:val="%1."/>
      <w:lvlJc w:val="left"/>
      <w:pPr>
        <w:ind w:left="7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" w15:restartNumberingAfterBreak="0">
    <w:nsid w:val="1C301073"/>
    <w:multiLevelType w:val="hybridMultilevel"/>
    <w:tmpl w:val="3F0E5598"/>
    <w:lvl w:ilvl="0" w:tplc="FFFFFFFF">
      <w:start w:val="1"/>
      <w:numFmt w:val="decimal"/>
      <w:lvlText w:val="%1."/>
      <w:lvlJc w:val="left"/>
      <w:pPr>
        <w:ind w:left="400" w:hanging="3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DE60E38"/>
    <w:multiLevelType w:val="hybridMultilevel"/>
    <w:tmpl w:val="481CDF92"/>
    <w:lvl w:ilvl="0" w:tplc="86F61C90">
      <w:start w:val="1"/>
      <w:numFmt w:val="bullet"/>
      <w:lvlText w:val="•"/>
      <w:lvlJc w:val="left"/>
      <w:pPr>
        <w:ind w:left="260" w:hanging="220"/>
      </w:pPr>
    </w:lvl>
    <w:lvl w:ilvl="1" w:tplc="03DA2E64">
      <w:numFmt w:val="decimal"/>
      <w:lvlText w:val=""/>
      <w:lvlJc w:val="left"/>
    </w:lvl>
    <w:lvl w:ilvl="2" w:tplc="267E19AC">
      <w:numFmt w:val="decimal"/>
      <w:lvlText w:val=""/>
      <w:lvlJc w:val="left"/>
    </w:lvl>
    <w:lvl w:ilvl="3" w:tplc="19B22DF6">
      <w:numFmt w:val="decimal"/>
      <w:lvlText w:val=""/>
      <w:lvlJc w:val="left"/>
    </w:lvl>
    <w:lvl w:ilvl="4" w:tplc="97784960">
      <w:numFmt w:val="decimal"/>
      <w:lvlText w:val=""/>
      <w:lvlJc w:val="left"/>
    </w:lvl>
    <w:lvl w:ilvl="5" w:tplc="60B09724">
      <w:numFmt w:val="decimal"/>
      <w:lvlText w:val=""/>
      <w:lvlJc w:val="left"/>
    </w:lvl>
    <w:lvl w:ilvl="6" w:tplc="B6F09726">
      <w:numFmt w:val="decimal"/>
      <w:lvlText w:val=""/>
      <w:lvlJc w:val="left"/>
    </w:lvl>
    <w:lvl w:ilvl="7" w:tplc="19AEA126">
      <w:numFmt w:val="decimal"/>
      <w:lvlText w:val=""/>
      <w:lvlJc w:val="left"/>
    </w:lvl>
    <w:lvl w:ilvl="8" w:tplc="C3366FA0">
      <w:numFmt w:val="decimal"/>
      <w:lvlText w:val=""/>
      <w:lvlJc w:val="left"/>
    </w:lvl>
  </w:abstractNum>
  <w:abstractNum w:abstractNumId="5" w15:restartNumberingAfterBreak="0">
    <w:nsid w:val="4EF305A4"/>
    <w:multiLevelType w:val="hybridMultilevel"/>
    <w:tmpl w:val="A6A45354"/>
    <w:lvl w:ilvl="0" w:tplc="A6BE3D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6A730650"/>
    <w:multiLevelType w:val="hybridMultilevel"/>
    <w:tmpl w:val="3F0E5598"/>
    <w:lvl w:ilvl="0" w:tplc="FFFFFFFF">
      <w:start w:val="1"/>
      <w:numFmt w:val="decimal"/>
      <w:lvlText w:val="%1."/>
      <w:lvlJc w:val="left"/>
      <w:pPr>
        <w:ind w:left="400" w:hanging="3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1B336C0"/>
    <w:multiLevelType w:val="hybridMultilevel"/>
    <w:tmpl w:val="3F0E5598"/>
    <w:lvl w:ilvl="0" w:tplc="257A367C">
      <w:start w:val="1"/>
      <w:numFmt w:val="decimal"/>
      <w:lvlText w:val="%1."/>
      <w:lvlJc w:val="left"/>
      <w:pPr>
        <w:ind w:left="400" w:hanging="380"/>
      </w:pPr>
    </w:lvl>
    <w:lvl w:ilvl="1" w:tplc="AE1AB3FE">
      <w:numFmt w:val="decimal"/>
      <w:lvlText w:val=""/>
      <w:lvlJc w:val="left"/>
    </w:lvl>
    <w:lvl w:ilvl="2" w:tplc="87F403D8">
      <w:numFmt w:val="decimal"/>
      <w:lvlText w:val=""/>
      <w:lvlJc w:val="left"/>
    </w:lvl>
    <w:lvl w:ilvl="3" w:tplc="E306DACE">
      <w:numFmt w:val="decimal"/>
      <w:lvlText w:val=""/>
      <w:lvlJc w:val="left"/>
    </w:lvl>
    <w:lvl w:ilvl="4" w:tplc="B180F9FE">
      <w:numFmt w:val="decimal"/>
      <w:lvlText w:val=""/>
      <w:lvlJc w:val="left"/>
    </w:lvl>
    <w:lvl w:ilvl="5" w:tplc="14404E06">
      <w:numFmt w:val="decimal"/>
      <w:lvlText w:val=""/>
      <w:lvlJc w:val="left"/>
    </w:lvl>
    <w:lvl w:ilvl="6" w:tplc="CE5AF8F2">
      <w:numFmt w:val="decimal"/>
      <w:lvlText w:val=""/>
      <w:lvlJc w:val="left"/>
    </w:lvl>
    <w:lvl w:ilvl="7" w:tplc="20B88E86">
      <w:numFmt w:val="decimal"/>
      <w:lvlText w:val=""/>
      <w:lvlJc w:val="left"/>
    </w:lvl>
    <w:lvl w:ilvl="8" w:tplc="361678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7"/>
  </w:num>
  <w:num w:numId="10">
    <w:abstractNumId w:val="3"/>
  </w:num>
  <w:num w:numId="11">
    <w:abstractNumId w:val="6"/>
  </w:num>
  <w:num w:numId="12">
    <w:abstractNumId w:val="1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54"/>
    <w:rsid w:val="00026CD6"/>
    <w:rsid w:val="000326B0"/>
    <w:rsid w:val="00045985"/>
    <w:rsid w:val="000877D8"/>
    <w:rsid w:val="000A20F6"/>
    <w:rsid w:val="000B1423"/>
    <w:rsid w:val="000B19FA"/>
    <w:rsid w:val="000D34E8"/>
    <w:rsid w:val="000F001A"/>
    <w:rsid w:val="000F481B"/>
    <w:rsid w:val="00106C57"/>
    <w:rsid w:val="0012678C"/>
    <w:rsid w:val="001356A9"/>
    <w:rsid w:val="00150397"/>
    <w:rsid w:val="00160A08"/>
    <w:rsid w:val="00176C9F"/>
    <w:rsid w:val="00182560"/>
    <w:rsid w:val="001A455A"/>
    <w:rsid w:val="001C33C9"/>
    <w:rsid w:val="001E10A6"/>
    <w:rsid w:val="00206DD9"/>
    <w:rsid w:val="002214CD"/>
    <w:rsid w:val="00231A34"/>
    <w:rsid w:val="00234A69"/>
    <w:rsid w:val="00257A8C"/>
    <w:rsid w:val="00260C61"/>
    <w:rsid w:val="002637D6"/>
    <w:rsid w:val="002E0A7D"/>
    <w:rsid w:val="002E6CB1"/>
    <w:rsid w:val="002F7247"/>
    <w:rsid w:val="00306141"/>
    <w:rsid w:val="00307C6B"/>
    <w:rsid w:val="00315265"/>
    <w:rsid w:val="00322153"/>
    <w:rsid w:val="00322231"/>
    <w:rsid w:val="00391022"/>
    <w:rsid w:val="00400C54"/>
    <w:rsid w:val="004143EF"/>
    <w:rsid w:val="0042576C"/>
    <w:rsid w:val="00456408"/>
    <w:rsid w:val="00460A5D"/>
    <w:rsid w:val="004658AA"/>
    <w:rsid w:val="004911D5"/>
    <w:rsid w:val="00494F4D"/>
    <w:rsid w:val="004A3B03"/>
    <w:rsid w:val="004A6FDB"/>
    <w:rsid w:val="004B031A"/>
    <w:rsid w:val="004B0C78"/>
    <w:rsid w:val="005039C5"/>
    <w:rsid w:val="00521E1D"/>
    <w:rsid w:val="00564AD3"/>
    <w:rsid w:val="005B2B4E"/>
    <w:rsid w:val="005D7468"/>
    <w:rsid w:val="006261AD"/>
    <w:rsid w:val="00636BF6"/>
    <w:rsid w:val="006554B0"/>
    <w:rsid w:val="00673197"/>
    <w:rsid w:val="00674A87"/>
    <w:rsid w:val="006A1878"/>
    <w:rsid w:val="006A4AF9"/>
    <w:rsid w:val="006C45AE"/>
    <w:rsid w:val="006E4540"/>
    <w:rsid w:val="006E5252"/>
    <w:rsid w:val="00701223"/>
    <w:rsid w:val="0070548E"/>
    <w:rsid w:val="00751018"/>
    <w:rsid w:val="00781843"/>
    <w:rsid w:val="00786271"/>
    <w:rsid w:val="007A7182"/>
    <w:rsid w:val="007D1DD5"/>
    <w:rsid w:val="007D5222"/>
    <w:rsid w:val="00805D3F"/>
    <w:rsid w:val="00846BD7"/>
    <w:rsid w:val="00875DB7"/>
    <w:rsid w:val="008E6A3D"/>
    <w:rsid w:val="008E6ED9"/>
    <w:rsid w:val="00903ABE"/>
    <w:rsid w:val="0090770B"/>
    <w:rsid w:val="00913351"/>
    <w:rsid w:val="00920A3F"/>
    <w:rsid w:val="009350FD"/>
    <w:rsid w:val="00960282"/>
    <w:rsid w:val="00960699"/>
    <w:rsid w:val="009B3726"/>
    <w:rsid w:val="00A42474"/>
    <w:rsid w:val="00A965DA"/>
    <w:rsid w:val="00AE1205"/>
    <w:rsid w:val="00AF3388"/>
    <w:rsid w:val="00B22BE6"/>
    <w:rsid w:val="00B57E96"/>
    <w:rsid w:val="00B63967"/>
    <w:rsid w:val="00B75C9C"/>
    <w:rsid w:val="00BB09D9"/>
    <w:rsid w:val="00BD59E6"/>
    <w:rsid w:val="00C3042A"/>
    <w:rsid w:val="00C4388A"/>
    <w:rsid w:val="00C610F4"/>
    <w:rsid w:val="00C6180D"/>
    <w:rsid w:val="00CD6708"/>
    <w:rsid w:val="00CE4F94"/>
    <w:rsid w:val="00CF5095"/>
    <w:rsid w:val="00D0156A"/>
    <w:rsid w:val="00D36F98"/>
    <w:rsid w:val="00D41881"/>
    <w:rsid w:val="00D63FFC"/>
    <w:rsid w:val="00D6525E"/>
    <w:rsid w:val="00D67DBD"/>
    <w:rsid w:val="00D85C01"/>
    <w:rsid w:val="00D91D10"/>
    <w:rsid w:val="00D9422D"/>
    <w:rsid w:val="00DD4C4C"/>
    <w:rsid w:val="00DF3F89"/>
    <w:rsid w:val="00E23F1B"/>
    <w:rsid w:val="00E51A5C"/>
    <w:rsid w:val="00E62E0E"/>
    <w:rsid w:val="00E92DA8"/>
    <w:rsid w:val="00EA04CC"/>
    <w:rsid w:val="00EB281C"/>
    <w:rsid w:val="00F01ECB"/>
    <w:rsid w:val="00F16F03"/>
    <w:rsid w:val="00F87DE1"/>
    <w:rsid w:val="00FA599A"/>
    <w:rsid w:val="00FB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3B7C"/>
  <w15:docId w15:val="{CDC287C5-6E82-497D-BDFB-56118AD50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2F7247"/>
    <w:pPr>
      <w:spacing w:before="100" w:beforeAutospacing="1" w:after="100" w:afterAutospacing="1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C6FF4-40A2-471C-8768-9F227183F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18</Pages>
  <Words>7363</Words>
  <Characters>41972</Characters>
  <Application>Microsoft Office Word</Application>
  <DocSecurity>0</DocSecurity>
  <Lines>349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Melisa Canaviri Mamani</dc:creator>
  <cp:lastModifiedBy>Computech Bolivia</cp:lastModifiedBy>
  <cp:revision>11</cp:revision>
  <dcterms:created xsi:type="dcterms:W3CDTF">2026-10-12T15:52:00Z</dcterms:created>
  <dcterms:modified xsi:type="dcterms:W3CDTF">2026-10-12T17:06:00Z</dcterms:modified>
</cp:coreProperties>
</file>
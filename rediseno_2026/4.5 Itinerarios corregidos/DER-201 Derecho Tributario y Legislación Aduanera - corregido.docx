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B32F6" w14:textId="77777777" w:rsidR="00085867" w:rsidRDefault="00722DF4">
      <w:pPr>
        <w:spacing w:after="60"/>
      </w:pPr>
      <w:r>
        <w:rPr>
          <w:i/>
          <w:iCs/>
        </w:rPr>
        <w:t>Nivel: Licenciatura en Contaduría Pública</w:t>
      </w:r>
    </w:p>
    <w:p w14:paraId="315EBBE5" w14:textId="77777777" w:rsidR="00085867" w:rsidRDefault="00722DF4">
      <w:pPr>
        <w:spacing w:after="60"/>
        <w:jc w:val="center"/>
      </w:pPr>
      <w:r>
        <w:rPr>
          <w:b/>
          <w:bCs/>
        </w:rPr>
        <w:t>SEGUNDO AÑO</w:t>
      </w:r>
    </w:p>
    <w:tbl>
      <w:tblPr>
        <w:tblStyle w:val="a"/>
        <w:tblW w:w="99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085867" w14:paraId="6FAD37A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5B005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882F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404A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A38834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085867" w14:paraId="083423B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3D498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Derecho Tributario y Legislación Aduanera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399E2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DER-201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73F74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Derecho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E368B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DER-101, DER-102</w:t>
            </w:r>
          </w:p>
        </w:tc>
      </w:tr>
      <w:tr w:rsidR="00085867" w14:paraId="41A3A857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4B266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0C3D9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Créditos</w:t>
            </w:r>
          </w:p>
        </w:tc>
      </w:tr>
      <w:tr w:rsidR="00085867" w14:paraId="3A1BB233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DED5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622D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3EAA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HTG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FDB9E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D17AA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B0EA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4E04D1" w14:textId="77777777" w:rsidR="00085867" w:rsidRDefault="00085867">
            <w:pPr>
              <w:spacing w:before="20" w:after="20"/>
              <w:jc w:val="center"/>
            </w:pPr>
          </w:p>
        </w:tc>
      </w:tr>
      <w:tr w:rsidR="00085867" w14:paraId="78A070F4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0140F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5E72DE" w14:textId="24E7B340" w:rsidR="00085867" w:rsidRDefault="001B1214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98C50" w14:textId="5BF348D4" w:rsidR="00085867" w:rsidRDefault="001B1214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388E7C" w14:textId="239787FA" w:rsidR="00085867" w:rsidRDefault="001B1214">
            <w:pPr>
              <w:spacing w:before="20" w:after="20"/>
              <w:jc w:val="center"/>
            </w:pPr>
            <w:r>
              <w:t>32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BF1871" w14:textId="7C56268E" w:rsidR="00085867" w:rsidRDefault="001B1214">
            <w:pPr>
              <w:spacing w:before="20" w:after="20"/>
              <w:jc w:val="center"/>
            </w:pPr>
            <w:r>
              <w:t>16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198862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91EF9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</w:tr>
      <w:tr w:rsidR="00085867" w14:paraId="0E5665BE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1A345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Unidad de Competencia</w:t>
            </w:r>
          </w:p>
        </w:tc>
      </w:tr>
      <w:tr w:rsidR="00085867" w14:paraId="7A98EDF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9DABB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Aplica el ordenamiento jurídico tributario y aduanero que rige las relaciones entre el Est</w:t>
            </w:r>
            <w:r w:rsidR="003F6A3A">
              <w:rPr>
                <w:sz w:val="21"/>
                <w:szCs w:val="21"/>
                <w:highlight w:val="yellow"/>
              </w:rPr>
              <w:t>ado y el contribuyente</w:t>
            </w:r>
            <w:r>
              <w:rPr>
                <w:sz w:val="21"/>
                <w:szCs w:val="21"/>
                <w:highlight w:val="yellow"/>
              </w:rPr>
              <w:t>, mediante la fundamentación de los principios constitucionales, la determinación de la obligación tributaria, la aplicación de procedimientos determinativos, regímenes sancionatorios e impugnaciones, y el análisis de la doble imposición internacional con apoyo en herramientas digitales y fuentes oficiales, para garantizar el correcto cumplimiento fiscal, la certidumbre jurídica y la gestión de riesgos en la organización, con pensamiento crítico, ética profesional y estricto apego a las disposiciones legales vigentes.</w:t>
            </w:r>
          </w:p>
        </w:tc>
      </w:tr>
      <w:tr w:rsidR="00085867" w14:paraId="5362F799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EDA86B" w14:textId="77777777" w:rsidR="00085867" w:rsidRDefault="00722DF4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Elemento de competencia 1: </w:t>
            </w:r>
            <w:r>
              <w:rPr>
                <w:sz w:val="21"/>
                <w:szCs w:val="21"/>
                <w:highlight w:val="yellow"/>
              </w:rPr>
              <w:t>Fundamenta los principios constitucionales y la potestad tributaria del Estado boliviano, interpretando las normas tributarias para su aplicación en el ejercicio profesional del contador público.</w:t>
            </w:r>
          </w:p>
        </w:tc>
      </w:tr>
      <w:tr w:rsidR="00085867" w14:paraId="3655DAC0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C1838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E058F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1E40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085867" w14:paraId="5A46A650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5DB7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 Explica los fundamentos del derecho tributario e interpreta las normas tributarias con los métodos de interpretación, determinando sus efectos en el tiempo y en el espacio con consulta de fuentes oficiales.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1CE7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1.1 Expone en aula la sistemática, las fuentes del derecho tributario y la actividad financiera del Estado boliviano.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A3101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1: </w:t>
            </w:r>
            <w:r w:rsidR="00C72D4B">
              <w:rPr>
                <w:sz w:val="21"/>
                <w:szCs w:val="21"/>
                <w:highlight w:val="yellow"/>
              </w:rPr>
              <w:t>Esquema de la actividad financiera</w:t>
            </w:r>
            <w:r w:rsidR="00C72D4B">
              <w:rPr>
                <w:sz w:val="21"/>
                <w:szCs w:val="21"/>
              </w:rPr>
              <w:t xml:space="preserve"> del Estado</w:t>
            </w:r>
            <w:r w:rsidR="00C72D4B">
              <w:rPr>
                <w:sz w:val="21"/>
                <w:szCs w:val="21"/>
                <w:highlight w:val="yellow"/>
              </w:rPr>
              <w:t>, cuadro de clasificación y fuentes del Derecho Tributario</w:t>
            </w:r>
          </w:p>
        </w:tc>
      </w:tr>
      <w:tr w:rsidR="00085867" w14:paraId="011D21A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738A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66174" w14:textId="77777777" w:rsidR="00085867" w:rsidRDefault="00722DF4" w:rsidP="003F6A3A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1.2 Interpreta en equipo una norma tributaria y una exención con los métodos</w:t>
            </w:r>
            <w:r w:rsidR="003F6A3A">
              <w:rPr>
                <w:sz w:val="21"/>
                <w:szCs w:val="21"/>
                <w:highlight w:val="yellow"/>
              </w:rPr>
              <w:t xml:space="preserve"> de interpretación, y determina la</w:t>
            </w:r>
            <w:r>
              <w:rPr>
                <w:sz w:val="21"/>
                <w:szCs w:val="21"/>
                <w:highlight w:val="yellow"/>
              </w:rPr>
              <w:t xml:space="preserve"> vigencia y aplicación en el tiempo</w:t>
            </w:r>
            <w:r w:rsidR="003F6A3A">
              <w:rPr>
                <w:sz w:val="21"/>
                <w:szCs w:val="21"/>
                <w:highlight w:val="yellow"/>
              </w:rPr>
              <w:t xml:space="preserve"> de la norma tributaria.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54461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2: </w:t>
            </w:r>
            <w:r>
              <w:rPr>
                <w:sz w:val="21"/>
                <w:szCs w:val="21"/>
                <w:highlight w:val="yellow"/>
              </w:rPr>
              <w:t>Informe de interpretación y de vigencia de una norma tributaria.</w:t>
            </w:r>
          </w:p>
        </w:tc>
      </w:tr>
      <w:tr w:rsidR="00085867" w14:paraId="322B9D4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A079B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 Fundamenta la potestad tributaria de los niveles del Estado boliviano y aplica los principios constitucionales a casos concretos, evaluando con pensamiento crítico un tributo vigente.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9C22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2.1 Fundamenta en aula la potestad tributaria de un gobierno autónomo y clasifica en equipo los impuestos de dominio nacional, departamental y municipal.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A870B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3: </w:t>
            </w:r>
            <w:r>
              <w:rPr>
                <w:sz w:val="21"/>
                <w:szCs w:val="21"/>
                <w:highlight w:val="yellow"/>
              </w:rPr>
              <w:t>Cuadro de potestad y competencias tributarias por nivel de autonomía.</w:t>
            </w:r>
          </w:p>
        </w:tc>
      </w:tr>
      <w:tr w:rsidR="00085867" w14:paraId="4F0BB62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D2599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84E0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2.2 Analiza en equipo un caso tributario a la luz de los principios constitucionales y debate ante el curso la adecuación de un tributo vigente a los principios de la política fiscal.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533A8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4: </w:t>
            </w:r>
            <w:r>
              <w:rPr>
                <w:sz w:val="21"/>
                <w:szCs w:val="21"/>
                <w:highlight w:val="yellow"/>
              </w:rPr>
              <w:t>Informe crítico de aplicación de los principios constitucionales a un tributo vigente.</w:t>
            </w:r>
          </w:p>
        </w:tc>
      </w:tr>
      <w:tr w:rsidR="00085867" w14:paraId="6202FD0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58F02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85867" w14:paraId="4730CA7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B12FF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88C77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159837D" w14:textId="77777777" w:rsidR="00085867" w:rsidRDefault="00722DF4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6290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085867" w14:paraId="3682021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4C1D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1: Derecho tributario</w:t>
            </w:r>
          </w:p>
          <w:p w14:paraId="3E1CA02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2: Interpretación de las normas tributarias y sus efectos en el tiempo y en el espacio</w:t>
            </w:r>
          </w:p>
          <w:p w14:paraId="6B38021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3: Derecho Tributario Constitucional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4AF47" w14:textId="77777777" w:rsidR="00022A37" w:rsidRPr="00022A37" w:rsidRDefault="00022A37" w:rsidP="00022A3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Actividad financiera del Estado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4B513EE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Derecho tributario: concepto, desarrollo y autonomía del derecho tributario.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41CA62D5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Sistemática del derecho tributario: parte general y parte especial; clasificación y fuentes del derecho tributario.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0C3E6943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Interpretación de las normas tributarias: clases y métodos de interpretación.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158E7AF" w14:textId="77777777" w:rsidR="00085867" w:rsidRDefault="00722DF4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Interpretación de las exenciones tributarias.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ABD1531" w14:textId="77777777" w:rsidR="00DF3EAD" w:rsidRDefault="00722DF4" w:rsidP="00DF3EA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Efectos de las normas tributarias en el tiempo y en el espacio: retroactividad e irretroactividad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(C, P)</w:t>
            </w:r>
          </w:p>
          <w:p w14:paraId="22E2D2DE" w14:textId="77777777" w:rsidR="00085867" w:rsidRPr="00DF3EAD" w:rsidRDefault="00722DF4" w:rsidP="00DF3EA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del w:id="9013" w:author="Comisión de revisión 4.5" w:date="2026-10-13T00:00:00Z">
              <w:r>
                <w:rPr>
                  <w:color w:val="000000"/>
                  <w:sz w:val="21"/>
                  <w:szCs w:val="21"/>
                </w:rPr>
                <w:delText xml:space="preserve">Concepto, Características y Contenido del Derecho</w:delText>
              </w:r>
            </w:del>
            <w:ins w:id="9014" w:author="Comisión de revisión 4.5" w:date="2026-10-13T00:00:00Z">
              <w:r>
                <w:rPr>
                  <w:color w:val="000000"/>
                  <w:sz w:val="21"/>
                  <w:szCs w:val="21"/>
                </w:rPr>
                <w:t xml:space="preserve">Concepto, características y contenido del derecho</w:t>
              </w:r>
            </w:ins>
            <w:r>
              <w:rPr>
                <w:color w:val="000000"/>
                <w:sz w:val="21"/>
                <w:szCs w:val="21"/>
              </w:rPr>
              <w:t xml:space="preserve"> Tributario Constitucional. (C)</w:t>
            </w:r>
          </w:p>
          <w:p w14:paraId="72C04EDC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Potestad tributaria: concepto y características.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69E414F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Clasificación de la potestad tributaria: potestad tributaria originaria y potestad tributaria derivada o delegada.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03C696A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Organización territorial del Estado, autonomías y competencias tributarias.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78A4C8B1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Principios constitucionales del derecho tributario: concepto; principio de capacidad económica y/o contributiva, principio de igualdad y principio de progresividad.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64B42F8D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Principio de proporcionalidad, principio de transparencia y principio de universalidad o generalidad.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(C, A)</w:t>
            </w:r>
          </w:p>
          <w:p w14:paraId="6F911ACC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Principio de legalidad, principio de control, principio de sencillez administrativa y principio de capacidad recaudatoria.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2CBDF780" w14:textId="77777777" w:rsidR="00085867" w:rsidRDefault="00722DF4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Análisis crítico de un tributo vigente a la luz de los principios constitucionales de la política fiscal. 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CCB8DA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técnica legislativa y de la estructura formal de las leyes y decretos.</w:t>
            </w:r>
          </w:p>
          <w:p w14:paraId="5EDC4462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la jerarquía del ordenamiento jurídico boliviano.</w:t>
            </w:r>
          </w:p>
          <w:p w14:paraId="43383E7D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del proceso legislativo de creación de leyes en los distintos niveles de gobierno.</w:t>
            </w:r>
          </w:p>
          <w:p w14:paraId="5FC227E9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control de constitucionalidad de las normas tributarias.</w:t>
            </w:r>
          </w:p>
        </w:tc>
      </w:tr>
      <w:tr w:rsidR="00085867" w14:paraId="7D62B61D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9619A6" w14:textId="77777777" w:rsidR="00085867" w:rsidRDefault="00722DF4" w:rsidP="003F6A3A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Elemento de competencia 2: </w:t>
            </w:r>
            <w:r>
              <w:rPr>
                <w:sz w:val="21"/>
                <w:szCs w:val="21"/>
                <w:highlight w:val="yellow"/>
              </w:rPr>
              <w:t xml:space="preserve">Determina la obligación tributaria </w:t>
            </w:r>
            <w:r w:rsidR="003F6A3A">
              <w:rPr>
                <w:sz w:val="21"/>
                <w:szCs w:val="21"/>
                <w:highlight w:val="yellow"/>
              </w:rPr>
              <w:t xml:space="preserve">y </w:t>
            </w:r>
            <w:r>
              <w:rPr>
                <w:sz w:val="21"/>
                <w:szCs w:val="21"/>
                <w:highlight w:val="yellow"/>
              </w:rPr>
              <w:t>su extinción, aplicando los procedimientos determinativos de la Administración Tributaria y gestionando los riesgos de una fiscalización.</w:t>
            </w:r>
          </w:p>
        </w:tc>
      </w:tr>
      <w:tr w:rsidR="00085867" w14:paraId="089E51AA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17B4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45A7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DE8B9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085867" w14:paraId="5D9F7238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F9B82" w14:textId="77777777" w:rsidR="00085867" w:rsidRDefault="00722DF4" w:rsidP="00F351C5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 Determina la obligación tributaria, clasificando los tributos e identificando el hecho imponible, los sujetos, la base imponible y la alícuota, y estableciendo su forma de extinción.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D9F45" w14:textId="77777777" w:rsidR="00085867" w:rsidRDefault="00722DF4" w:rsidP="008667DE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1.1 Cl</w:t>
            </w:r>
            <w:r w:rsidR="00BF6507">
              <w:rPr>
                <w:sz w:val="21"/>
                <w:szCs w:val="21"/>
                <w:highlight w:val="yellow"/>
              </w:rPr>
              <w:t xml:space="preserve">asifica en aula los tributos </w:t>
            </w:r>
            <w:r>
              <w:rPr>
                <w:sz w:val="21"/>
                <w:szCs w:val="21"/>
                <w:highlight w:val="yellow"/>
              </w:rPr>
              <w:t>e identifica en equipo las obligaciones principales, accesorias y formales</w:t>
            </w:r>
            <w:r w:rsidR="008667DE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03FA20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5: </w:t>
            </w:r>
            <w:r>
              <w:rPr>
                <w:sz w:val="21"/>
                <w:szCs w:val="21"/>
                <w:highlight w:val="yellow"/>
              </w:rPr>
              <w:t>Cuadro de clasificación de tributos y matriz de</w:t>
            </w:r>
            <w:r w:rsidR="008667DE">
              <w:rPr>
                <w:sz w:val="21"/>
                <w:szCs w:val="21"/>
                <w:highlight w:val="yellow"/>
              </w:rPr>
              <w:t xml:space="preserve"> obligaciones tributarias del </w:t>
            </w:r>
            <w:r>
              <w:rPr>
                <w:sz w:val="21"/>
                <w:szCs w:val="21"/>
                <w:highlight w:val="yellow"/>
              </w:rPr>
              <w:t>contribuyente.</w:t>
            </w:r>
          </w:p>
        </w:tc>
      </w:tr>
      <w:tr w:rsidR="00085867" w14:paraId="3AFAD40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DAAF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43FF6" w14:textId="77777777" w:rsidR="00085867" w:rsidRDefault="00722DF4" w:rsidP="0012072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1.2 Resuelve en aula un caso de extinción por pago, compensación o confusión y calcula en equipo el plazo de prescripción.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D69ABB" w14:textId="77777777" w:rsidR="00085867" w:rsidRDefault="00722DF4" w:rsidP="00B9487A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6: </w:t>
            </w:r>
            <w:r>
              <w:rPr>
                <w:sz w:val="21"/>
                <w:szCs w:val="21"/>
                <w:highlight w:val="yellow"/>
              </w:rPr>
              <w:t>Informe de extinción de la obligación tributaria.</w:t>
            </w:r>
          </w:p>
        </w:tc>
      </w:tr>
      <w:tr w:rsidR="00085867" w14:paraId="2419786B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4A6B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 Aplica el procedimiento de determinación desde la vista de cargo hasta la resolución determinativa, describiendo las facultades de la Administración Tributaria y evaluando los riesgos tributarios del contribuyente ante una fiscalización.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9CD80F" w14:textId="77777777" w:rsidR="00085867" w:rsidRDefault="00722DF4" w:rsidP="00BF0C8A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2.1 Describe en aula las facultades de la Administración Tributaria y los derechos del sujeto pasivo, y aplica en equipo los métodos de base cierta y base presunta para determinar la base imponible.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196A8E" w14:textId="77777777" w:rsidR="00085867" w:rsidRDefault="00722DF4" w:rsidP="00A124D9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7: </w:t>
            </w:r>
            <w:r>
              <w:rPr>
                <w:sz w:val="21"/>
                <w:szCs w:val="21"/>
                <w:highlight w:val="yellow"/>
              </w:rPr>
              <w:t xml:space="preserve">Cuadro de facultades de la Administración Tributaria y </w:t>
            </w:r>
            <w:r w:rsidR="00A124D9">
              <w:rPr>
                <w:sz w:val="21"/>
                <w:szCs w:val="21"/>
                <w:highlight w:val="yellow"/>
              </w:rPr>
              <w:t>condiciones para la aplicación de los métodos de determinación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27F1BAB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2D688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F0037" w14:textId="77777777" w:rsidR="00085867" w:rsidRDefault="00722DF4" w:rsidP="00AD3F7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2.2 Resuelve en aula un caso de procedimiento de determinación con sus medios de prueba y medidas precautorias.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838A3" w14:textId="77777777" w:rsidR="00085867" w:rsidRDefault="00722DF4" w:rsidP="00961F1B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8: </w:t>
            </w:r>
            <w:r>
              <w:rPr>
                <w:sz w:val="21"/>
                <w:szCs w:val="21"/>
                <w:highlight w:val="yellow"/>
              </w:rPr>
              <w:t>Informe del procedimiento de determinación de una entidad ante una fiscalización.</w:t>
            </w:r>
          </w:p>
        </w:tc>
      </w:tr>
      <w:tr w:rsidR="00085867" w14:paraId="79E8668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45E0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85867" w14:paraId="2ABC1C6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B1E1B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2C3A5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DC7CD50" w14:textId="77777777" w:rsidR="00085867" w:rsidRDefault="00722DF4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C538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085867" w14:paraId="7D96D7A8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99AF0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4: Derecho Tributario Material</w:t>
            </w:r>
          </w:p>
          <w:p w14:paraId="5BDB4CD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5: Obligación tributaria</w:t>
            </w:r>
          </w:p>
          <w:p w14:paraId="071FDD0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6: Extinción de la obligación tributaria</w:t>
            </w:r>
          </w:p>
          <w:p w14:paraId="6C6E1D5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7: Derecho Tributario Formal o Administrativo</w:t>
            </w:r>
          </w:p>
          <w:p w14:paraId="57698D3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8: Procedimiento de determinación de la obligación tributaria por la administración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B70BE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Concepto del Derecho Tributario Material (C)</w:t>
            </w:r>
          </w:p>
          <w:p w14:paraId="5A00E2DE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Los tributos: concepto, características y clasificación adoptada por el Código Tributario Boliviano.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6F0C412D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Impuestos, tasas, contribuciones especiales y patentes municipales.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442D5615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Obligación tributaria: relación jurídico tributaria, la obligación tributaria principal, sus características y su nacimiento.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A4C2B57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Elementos de la obligación tributaria: hecho imponible, sujetos, base gravable o imponible y alícuota.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7727558F" w14:textId="77777777" w:rsidR="00085867" w:rsidRDefault="00722DF4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Objeto de la obligación y objeto del tributo; obligaciones tributarias accesorias y formales; garantía de la obligación tributaria.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3B0A4E8D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Formas de extinción de la obligación tributaria: pago, compensación, confusión, condonación y prescripción.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5745DF4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0E18E5">
              <w:rPr>
                <w:color w:val="000000"/>
                <w:sz w:val="21"/>
                <w:szCs w:val="21"/>
              </w:rPr>
              <w:t>Concepto del Derecho Tributario Formal (C)</w:t>
            </w:r>
          </w:p>
          <w:p w14:paraId="2C450E3E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0E18E5">
              <w:rPr>
                <w:color w:val="000000"/>
                <w:sz w:val="21"/>
                <w:szCs w:val="21"/>
              </w:rPr>
              <w:t>La Administración Tributaria y sus facultades; derechos y deberes del sujeto pasivo y de los terceros responsables.</w:t>
            </w:r>
            <w:r w:rsidRPr="000E18E5"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704027A1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 xml:space="preserve">Determinación de la obligación tributaria: naturaleza jurídica y formas de determinación por el sujeto pasivo, </w:t>
            </w:r>
            <w:del w:id="9017" w:author="Comisión de revisión 4.5" w:date="2026-10-13T00:00:00Z">
              <w:r>
                <w:rPr>
                  <w:color w:val="000000"/>
                  <w:sz w:val="21"/>
                  <w:szCs w:val="21"/>
                </w:rPr>
                <w:delText xml:space="preserve">por la Administración Tributaria y Mixta</w:delText>
              </w:r>
            </w:del>
            <w:ins w:id="9018" w:author="Comisión de revisión 4.5" w:date="2026-10-13T00:00:00Z">
              <w:r>
                <w:rPr>
                  <w:color w:val="000000"/>
                  <w:sz w:val="21"/>
                  <w:szCs w:val="21"/>
                </w:rPr>
                <w:t xml:space="preserve">por la Administración Tributaria y mixta</w:t>
              </w:r>
            </w:ins>
            <w:r>
              <w:rPr>
                <w:color w:val="000000"/>
                <w:sz w:val="21"/>
                <w:szCs w:val="21"/>
              </w:rPr>
              <w:t xml:space="preserve">.</w:t>
            </w:r>
            <w:r w:rsidRPr="000E18E5">
              <w:rPr>
                <w:color w:val="000000"/>
                <w:sz w:val="21"/>
                <w:szCs w:val="21"/>
                <w:highlight w:val="yellow"/>
              </w:rPr>
              <w:t xml:space="preserve"> (C, P)</w:t>
            </w:r>
          </w:p>
          <w:p w14:paraId="683D33C9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0E18E5">
              <w:rPr>
                <w:color w:val="000000"/>
                <w:sz w:val="21"/>
                <w:szCs w:val="21"/>
              </w:rPr>
              <w:t>Métodos para determinar la base imponible.</w:t>
            </w:r>
            <w:r w:rsidRPr="000E18E5"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0EF8A03B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0E18E5">
              <w:rPr>
                <w:color w:val="000000"/>
                <w:sz w:val="21"/>
                <w:szCs w:val="21"/>
              </w:rPr>
              <w:t xml:space="preserve">Procedimiento de determinación. </w:t>
            </w:r>
            <w:r w:rsidRPr="000E18E5">
              <w:rPr>
                <w:color w:val="000000"/>
                <w:sz w:val="21"/>
                <w:szCs w:val="21"/>
                <w:highlight w:val="yellow"/>
              </w:rPr>
              <w:t>V</w:t>
            </w:r>
            <w:r w:rsidRPr="000E18E5">
              <w:rPr>
                <w:color w:val="000000"/>
                <w:sz w:val="21"/>
                <w:szCs w:val="21"/>
              </w:rPr>
              <w:t>ista de cargo y resolución determinativa.</w:t>
            </w:r>
            <w:r w:rsidRPr="000E18E5"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7327B4B9" w14:textId="77777777" w:rsidR="000E18E5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0E18E5">
              <w:rPr>
                <w:color w:val="000000"/>
                <w:sz w:val="21"/>
                <w:szCs w:val="21"/>
              </w:rPr>
              <w:t>Procedimiento determinativo en casos especiales y procedimiento de fiscalización.</w:t>
            </w:r>
            <w:r w:rsidRPr="000E18E5"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554D0D60" w14:textId="77777777" w:rsidR="00085867" w:rsidRDefault="00722DF4" w:rsidP="000E18E5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0E18E5">
              <w:rPr>
                <w:color w:val="000000"/>
                <w:sz w:val="21"/>
                <w:szCs w:val="21"/>
              </w:rPr>
              <w:t>Medidas precautorias y otros procedimientos administrativos.</w:t>
            </w:r>
            <w:r w:rsidRPr="000E18E5"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6F292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la teoría general de las obligaciones del derecho civil.</w:t>
            </w:r>
          </w:p>
          <w:p w14:paraId="0D948496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los elementos y de la validez del acto administrativo.</w:t>
            </w:r>
          </w:p>
          <w:p w14:paraId="15AF3527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la valoración de la prueba documental en los procedimientos administrativos.</w:t>
            </w:r>
          </w:p>
        </w:tc>
      </w:tr>
      <w:tr w:rsidR="00085867" w14:paraId="00DAD96E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C349B" w14:textId="77777777" w:rsidR="00085867" w:rsidRDefault="00722DF4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Elemento de competencia 3: </w:t>
            </w:r>
            <w:r>
              <w:rPr>
                <w:sz w:val="21"/>
                <w:szCs w:val="21"/>
                <w:highlight w:val="yellow"/>
              </w:rPr>
              <w:t>Aplica el régimen sancionatorio por ilícitos tributarios y fundamenta la impugnación de los actos de la Administración Tributaria, con los re</w:t>
            </w:r>
            <w:r w:rsidR="00224E7F">
              <w:rPr>
                <w:sz w:val="21"/>
                <w:szCs w:val="21"/>
                <w:highlight w:val="yellow"/>
              </w:rPr>
              <w:t xml:space="preserve">cursos de alzada y jerárquico, </w:t>
            </w:r>
            <w:r>
              <w:rPr>
                <w:sz w:val="21"/>
                <w:szCs w:val="21"/>
                <w:highlight w:val="yellow"/>
              </w:rPr>
              <w:t>con ética profesional.</w:t>
            </w:r>
          </w:p>
        </w:tc>
      </w:tr>
      <w:tr w:rsidR="00085867" w14:paraId="78CF0EB8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D4108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9D98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B5CA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085867" w14:paraId="50E0695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499C3" w14:textId="77777777" w:rsidR="00085867" w:rsidRDefault="00722DF4" w:rsidP="006D1DC0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 Clasifica los ilícitos tributarios en contravenciones y delitos.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B9D7E" w14:textId="77777777" w:rsidR="00DE3C3B" w:rsidRPr="00DE3C3B" w:rsidRDefault="00722DF4" w:rsidP="006D1DC0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  <w:highlight w:val="yellow"/>
              </w:rPr>
              <w:t xml:space="preserve">1.1 </w:t>
            </w:r>
            <w:r w:rsidR="00DE3C3B">
              <w:rPr>
                <w:sz w:val="21"/>
                <w:szCs w:val="21"/>
                <w:highlight w:val="yellow"/>
              </w:rPr>
              <w:t>Describe las contravenciones y delitos tributarios</w:t>
            </w:r>
            <w:r w:rsidR="00DE3C3B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5A178" w14:textId="77777777" w:rsidR="00085867" w:rsidRPr="00DE3C3B" w:rsidRDefault="00722DF4" w:rsidP="005A1082">
            <w:pPr>
              <w:spacing w:before="20" w:after="20"/>
              <w:rPr>
                <w:sz w:val="21"/>
                <w:szCs w:val="21"/>
                <w:highlight w:val="yellow"/>
              </w:rPr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9: </w:t>
            </w:r>
            <w:r w:rsidR="00DE3C3B">
              <w:rPr>
                <w:sz w:val="21"/>
                <w:szCs w:val="21"/>
                <w:highlight w:val="yellow"/>
              </w:rPr>
              <w:t>Cuadro descriptivo de las contravenciones y delitos.</w:t>
            </w:r>
          </w:p>
        </w:tc>
      </w:tr>
      <w:tr w:rsidR="00085867" w14:paraId="4243B33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6D66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CCB91" w14:textId="77777777" w:rsidR="00085867" w:rsidRDefault="00DE3C3B" w:rsidP="00086D21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1.2 Compara en equipo un caso de contravención y uno de delito tributario.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A6DD1" w14:textId="77777777" w:rsidR="00085867" w:rsidRDefault="00722DF4" w:rsidP="00DE3C3B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>Producto 10:</w:t>
            </w:r>
            <w:r w:rsidR="00086D21">
              <w:rPr>
                <w:sz w:val="21"/>
                <w:szCs w:val="21"/>
                <w:highlight w:val="yellow"/>
              </w:rPr>
              <w:t xml:space="preserve"> </w:t>
            </w:r>
            <w:r w:rsidR="00DE3C3B">
              <w:rPr>
                <w:sz w:val="21"/>
                <w:szCs w:val="21"/>
              </w:rPr>
              <w:t xml:space="preserve">Informe de la comparación de contravenciones y delitos. </w:t>
            </w:r>
          </w:p>
        </w:tc>
      </w:tr>
      <w:tr w:rsidR="00085867" w14:paraId="494DF25E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3FC323" w14:textId="77777777" w:rsidR="00085867" w:rsidRDefault="00722DF4" w:rsidP="00DE3C3B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 Fundamenta la impugnación de los actos de la Administración Tributaria, diferenciando las vías de impugnación.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DF45A" w14:textId="77777777" w:rsidR="00085867" w:rsidRDefault="00722DF4" w:rsidP="00867275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</w:t>
            </w:r>
            <w:r w:rsidR="00DA5840">
              <w:rPr>
                <w:sz w:val="21"/>
                <w:szCs w:val="21"/>
                <w:highlight w:val="yellow"/>
              </w:rPr>
              <w:t>.1 Describe</w:t>
            </w:r>
            <w:r>
              <w:rPr>
                <w:sz w:val="21"/>
                <w:szCs w:val="21"/>
                <w:highlight w:val="yellow"/>
              </w:rPr>
              <w:t xml:space="preserve"> en equipo el proceso de impugnación y los procesos contencio</w:t>
            </w:r>
            <w:r w:rsidR="00867275">
              <w:rPr>
                <w:sz w:val="21"/>
                <w:szCs w:val="21"/>
                <w:highlight w:val="yellow"/>
              </w:rPr>
              <w:t>sos tributario y administrativo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03E3FA" w14:textId="77777777" w:rsidR="00085867" w:rsidRDefault="00722DF4" w:rsidP="00867275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11: </w:t>
            </w:r>
            <w:r>
              <w:rPr>
                <w:sz w:val="21"/>
                <w:szCs w:val="21"/>
                <w:highlight w:val="yellow"/>
              </w:rPr>
              <w:t>Esquema del proceso de impugnación.</w:t>
            </w:r>
          </w:p>
        </w:tc>
      </w:tr>
      <w:tr w:rsidR="00085867" w14:paraId="2B352734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7E66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FBB1E" w14:textId="77777777" w:rsidR="00085867" w:rsidRDefault="00722DF4" w:rsidP="00867275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2.2 </w:t>
            </w:r>
            <w:r w:rsidR="00DA5840">
              <w:rPr>
                <w:sz w:val="21"/>
                <w:szCs w:val="21"/>
                <w:highlight w:val="yellow"/>
              </w:rPr>
              <w:t>Analiza</w:t>
            </w:r>
            <w:r w:rsidR="00867275">
              <w:rPr>
                <w:sz w:val="21"/>
                <w:szCs w:val="21"/>
                <w:highlight w:val="yellow"/>
              </w:rPr>
              <w:t xml:space="preserve"> en aula una resolución de la Autoridad de Impugnación Tributaria como precedente administrativo.</w:t>
            </w:r>
            <w:r>
              <w:rPr>
                <w:sz w:val="21"/>
                <w:szCs w:val="21"/>
                <w:highlight w:val="yellow"/>
              </w:rPr>
              <w:t xml:space="preserve">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A275E" w14:textId="77777777" w:rsidR="00085867" w:rsidRDefault="00722DF4" w:rsidP="00867275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12: </w:t>
            </w:r>
            <w:r w:rsidR="00867275">
              <w:rPr>
                <w:sz w:val="21"/>
                <w:szCs w:val="21"/>
                <w:highlight w:val="yellow"/>
              </w:rPr>
              <w:t>Ficha de análisis de una resolución de la Autoridad de Impugnación Tributaria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420BF2B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2DB88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85867" w14:paraId="171A91A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A7B9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4436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0B6A56FB" w14:textId="77777777" w:rsidR="00085867" w:rsidRDefault="00722DF4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7942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085867" w14:paraId="2358F26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1869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9: Derecho Tributario Penal</w:t>
            </w:r>
          </w:p>
          <w:p w14:paraId="5FA4EBB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10: Contravenciones tributarias</w:t>
            </w:r>
          </w:p>
          <w:p w14:paraId="54F32FA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11: Delitos tributarios</w:t>
            </w:r>
          </w:p>
          <w:p w14:paraId="1079178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12: Derecho Tributario Procesal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877BEB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  <w:rPr>
                <w:color w:val="000000"/>
                <w:sz w:val="21"/>
                <w:szCs w:val="21"/>
              </w:rPr>
            </w:pPr>
            <w:r>
              <w:rPr>
                <w:color w:val="000000"/>
                <w:sz w:val="21"/>
                <w:szCs w:val="21"/>
              </w:rPr>
              <w:t>Concepto de Derecho Tributario Penal. (C)</w:t>
            </w:r>
          </w:p>
          <w:p w14:paraId="38A9A7DC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Ilícitos tributarios: concepto y sanciones por su comisión.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F997351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Contravenciones tributarias: concepto y clasificación.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CE9E6CF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Sanciones administrativas por incumplimiento del pago de tributos: intereses moratorios, mantenimiento de valor de la deuda tributaria, multa y clausura.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4485AC1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Reducción de sanciones y arrepentimiento eficaz.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76CE89DB" w14:textId="77777777" w:rsidR="00085867" w:rsidRDefault="00722DF4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del w:id="9019" w:author="Comisión de revisión 4.5" w:date="2026-10-13T00:00:00Z">
              <w:r>
                <w:rPr>
                  <w:color w:val="000000"/>
                  <w:sz w:val="21"/>
                  <w:szCs w:val="21"/>
                </w:rPr>
                <w:delText xml:space="preserve">Clases de contravenciones: Omisión de inscripción</w:delText>
              </w:r>
            </w:del>
            <w:ins w:id="9020" w:author="Comisión de revisión 4.5" w:date="2026-10-13T00:00:00Z">
              <w:r>
                <w:rPr>
                  <w:color w:val="000000"/>
                  <w:sz w:val="21"/>
                  <w:szCs w:val="21"/>
                </w:rPr>
                <w:t xml:space="preserve">Clases de contravenciones: omisión de inscripción</w:t>
              </w:r>
            </w:ins>
            <w:r>
              <w:rPr>
                <w:color w:val="000000"/>
                <w:sz w:val="21"/>
                <w:szCs w:val="21"/>
              </w:rPr>
              <w:t xml:space="preserve"> en los registros tributarios, no emisión de factura, nota fiscal o documento equivalente, omisión de pago, contrabando contravencional e incumplimiento de deberes formales.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6C8B9E67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Delitos tributarios: concepto y clasificación; defraudación tributaria y defraudación aduanera.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</w:t>
            </w:r>
            <w:r>
              <w:rPr>
                <w:color w:val="000000"/>
                <w:sz w:val="21"/>
                <w:szCs w:val="21"/>
              </w:rPr>
              <w:t>Instigación pública a no pagar tributos, violación de precintos y otros controles tributarios y contrabando.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4348BB65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9528E8">
              <w:rPr>
                <w:color w:val="000000"/>
                <w:sz w:val="21"/>
                <w:szCs w:val="21"/>
              </w:rPr>
              <w:t>Concepto de Derecho Tributario Procesal (C)</w:t>
            </w:r>
          </w:p>
          <w:p w14:paraId="5849F3C5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9528E8">
              <w:rPr>
                <w:color w:val="000000"/>
                <w:sz w:val="21"/>
                <w:szCs w:val="21"/>
              </w:rPr>
              <w:t>Proceso y procedimiento tributario; impugnación de los actos de la Administración Tributaria.</w:t>
            </w:r>
            <w:r w:rsidRPr="009528E8"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2819C3DB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9528E8">
              <w:rPr>
                <w:color w:val="000000"/>
                <w:sz w:val="21"/>
                <w:szCs w:val="21"/>
              </w:rPr>
              <w:t>Recurso de alzada y recurso jerárquico.</w:t>
            </w:r>
            <w:r w:rsidRPr="009528E8"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7F7B62A0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9528E8">
              <w:rPr>
                <w:color w:val="000000"/>
                <w:sz w:val="21"/>
                <w:szCs w:val="21"/>
              </w:rPr>
              <w:t>Proceso contencioso administrativo y proceso contencioso tributario.</w:t>
            </w:r>
            <w:r w:rsidRPr="009528E8"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3B838B90" w14:textId="77777777" w:rsidR="009528E8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9528E8">
              <w:rPr>
                <w:color w:val="000000"/>
                <w:sz w:val="21"/>
                <w:szCs w:val="21"/>
              </w:rPr>
              <w:t>Ejecución tributaria.</w:t>
            </w:r>
            <w:r w:rsidRPr="009528E8"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408DDB52" w14:textId="77777777" w:rsidR="00085867" w:rsidRDefault="00722DF4" w:rsidP="009528E8">
            <w:pPr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 w:rsidRPr="009528E8">
              <w:rPr>
                <w:color w:val="000000"/>
                <w:sz w:val="21"/>
                <w:szCs w:val="21"/>
                <w:highlight w:val="yellow"/>
              </w:rPr>
              <w:t>Análisis crítico de las resoluciones de la Autoridad de Impugnación Tributaria como precedente administrativo.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23A19F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la teoría del delito y de los elementos del tipo penal.</w:t>
            </w:r>
          </w:p>
          <w:p w14:paraId="7AFC1984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las etapas del proceso penal boliviano.</w:t>
            </w:r>
          </w:p>
          <w:p w14:paraId="346BC51B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derecho procesal y del cómputo de los plazos procesales.</w:t>
            </w:r>
          </w:p>
          <w:p w14:paraId="257562B8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redacción de memoriales y escritos ante autoridades administrativas y judiciales.</w:t>
            </w:r>
          </w:p>
        </w:tc>
      </w:tr>
      <w:tr w:rsidR="00085867" w14:paraId="7BB0E6E7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73C4C" w14:textId="77777777" w:rsidR="00085867" w:rsidRDefault="00722DF4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Elemento de competencia 4: </w:t>
            </w:r>
            <w:r>
              <w:rPr>
                <w:sz w:val="21"/>
                <w:szCs w:val="21"/>
                <w:highlight w:val="yellow"/>
              </w:rPr>
              <w:t>Analiza la doble imposición internacional de un contribuyente, aplicando los criterios de sujeción y los métodos para evitarla.</w:t>
            </w:r>
          </w:p>
        </w:tc>
      </w:tr>
      <w:tr w:rsidR="00085867" w14:paraId="052CDF5F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72E1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F2FA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3B53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085867" w14:paraId="6A20AD1A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81FCC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 Analiza la doble imposición internacional de un contribuyente, aplicando los criterios de sujeción y la noción de establecimiento permanente.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C34A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1.1 Analiza en aula un caso de doble imposición internacion</w:t>
            </w:r>
            <w:r w:rsidR="002C4C7E">
              <w:rPr>
                <w:sz w:val="21"/>
                <w:szCs w:val="21"/>
                <w:highlight w:val="yellow"/>
              </w:rPr>
              <w:t>al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0C4E32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13: </w:t>
            </w:r>
            <w:r>
              <w:rPr>
                <w:sz w:val="21"/>
                <w:szCs w:val="21"/>
                <w:highlight w:val="yellow"/>
              </w:rPr>
              <w:t>Informe de un caso de doble imposición internacional.</w:t>
            </w:r>
          </w:p>
        </w:tc>
      </w:tr>
      <w:tr w:rsidR="00085867" w14:paraId="741AC303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9DAF9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5F1F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1.2 Explica ante el curso las nociones de precios de transferencia y de erosión de la base imponible en empresas</w:t>
            </w:r>
            <w:r w:rsidR="00AD54F3">
              <w:rPr>
                <w:sz w:val="21"/>
                <w:szCs w:val="21"/>
                <w:highlight w:val="yellow"/>
              </w:rPr>
              <w:t xml:space="preserve"> con operaciones vinculadas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0A730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14: </w:t>
            </w:r>
            <w:r>
              <w:rPr>
                <w:sz w:val="21"/>
                <w:szCs w:val="21"/>
                <w:highlight w:val="yellow"/>
              </w:rPr>
              <w:t>Esquema de los riesgos de erosión de la base imponible y de precios de transferencia.</w:t>
            </w:r>
          </w:p>
        </w:tc>
      </w:tr>
      <w:tr w:rsidR="00085867" w14:paraId="24A8B465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B83D7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 Aplica los métodos unilaterales y bilaterales para evitar la doble imposición, evaluando el efecto de un convenio sobre la carga tributaria de una operación internacional.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B670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2.1 Resuelve en equipo un caso con los métodos de exención y de imputación para evitar la doble imposición.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4C8575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15: </w:t>
            </w:r>
            <w:r w:rsidR="00B05B21">
              <w:rPr>
                <w:bCs/>
                <w:sz w:val="21"/>
                <w:szCs w:val="21"/>
                <w:highlight w:val="yellow"/>
              </w:rPr>
              <w:t xml:space="preserve">Informe sobre la </w:t>
            </w:r>
            <w:r>
              <w:rPr>
                <w:sz w:val="21"/>
                <w:szCs w:val="21"/>
                <w:highlight w:val="yellow"/>
              </w:rPr>
              <w:t>aplicación de los métodos para evitar la doble imposición.</w:t>
            </w:r>
          </w:p>
        </w:tc>
      </w:tr>
      <w:tr w:rsidR="00085867" w14:paraId="2205C895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D46D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31F7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2.2 Compara en aula el modelo de convenio de la OCDE, el modelo de Naciones Unidas y la Decisión 578 de la Comunidad Andina.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49DF3B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16: </w:t>
            </w:r>
            <w:r>
              <w:rPr>
                <w:sz w:val="21"/>
                <w:szCs w:val="21"/>
                <w:highlight w:val="yellow"/>
              </w:rPr>
              <w:t>Cuadro comparativo de los modelos de convenios de doble imposición.</w:t>
            </w:r>
          </w:p>
        </w:tc>
      </w:tr>
      <w:tr w:rsidR="00085867" w14:paraId="5D2ADE3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CB00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85867" w14:paraId="35A47F41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B57E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8A2D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7EDC1574" w14:textId="77777777" w:rsidR="00085867" w:rsidRDefault="00722DF4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FED0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085867" w14:paraId="6CCFF6F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B2C16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13: Derecho Tributario Internacional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B319CA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  <w:rPr>
                <w:color w:val="000000"/>
                <w:sz w:val="21"/>
                <w:szCs w:val="21"/>
              </w:rPr>
            </w:pPr>
            <w:del w:id="9015" w:author="Comisión de revisión 4.5" w:date="2026-10-13T00:00:00Z">
              <w:r>
                <w:rPr>
                  <w:color w:val="000000"/>
                  <w:sz w:val="21"/>
                  <w:szCs w:val="21"/>
                </w:rPr>
                <w:delText xml:space="preserve">Concepto, Contenido y Fuentes de Derecho Tributario Internacional</w:delText>
              </w:r>
            </w:del>
            <w:ins w:id="9016" w:author="Comisión de revisión 4.5" w:date="2026-10-13T00:00:00Z">
              <w:r>
                <w:rPr>
                  <w:color w:val="000000"/>
                  <w:sz w:val="21"/>
                  <w:szCs w:val="21"/>
                </w:rPr>
                <w:t xml:space="preserve">Concepto, contenido y fuentes del derecho tributario internacional</w:t>
              </w:r>
            </w:ins>
            <w:r>
              <w:rPr>
                <w:color w:val="000000"/>
                <w:sz w:val="21"/>
                <w:szCs w:val="21"/>
              </w:rPr>
              <w:t xml:space="preserve"> (C)</w:t>
            </w:r>
          </w:p>
          <w:p w14:paraId="57F10DC9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Doble imposición internacional: concepto y criterios de sujeción de residencia o renta mundial, de nacionalidad y fuente.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5AAB9BA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Clases de doble imposición internacional.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1A3E905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Métodos unilaterales y métodos bilaterales para evitar la doble imposición.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82F0D20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Convenios de doble imposición y sus principales modelos</w:t>
            </w:r>
            <w:r>
              <w:rPr>
                <w:color w:val="000000"/>
                <w:sz w:val="21"/>
                <w:szCs w:val="21"/>
                <w:highlight w:val="yellow"/>
              </w:rPr>
              <w:t>: modelo de la Organización para la Cooperación y el Desarrollo Económicos, Naciones Unidas</w:t>
            </w:r>
            <w:r>
              <w:rPr>
                <w:color w:val="000000"/>
                <w:sz w:val="21"/>
                <w:szCs w:val="21"/>
              </w:rPr>
              <w:t xml:space="preserve"> y Comunidad Andina de Naciones.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20177A31" w14:textId="77777777" w:rsidR="00085867" w:rsidRDefault="00722DF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Erosión de la base imponible y traslado de beneficios, y precios de transferencia.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75D0D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derecho internacional público y de la celebración de tratados.</w:t>
            </w:r>
          </w:p>
          <w:p w14:paraId="78799EDA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la organización de los grupos empresariales multinacionales.</w:t>
            </w:r>
          </w:p>
        </w:tc>
      </w:tr>
      <w:tr w:rsidR="00085867" w14:paraId="4C0C80A1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19562" w14:textId="77777777" w:rsidR="00085867" w:rsidRDefault="00722DF4">
            <w:pPr>
              <w:spacing w:before="20" w:after="20"/>
              <w:jc w:val="both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Elemento de competencia 5: </w:t>
            </w:r>
            <w:r w:rsidR="001D2180">
              <w:rPr>
                <w:sz w:val="21"/>
                <w:szCs w:val="21"/>
                <w:highlight w:val="yellow"/>
              </w:rPr>
              <w:t>Describe</w:t>
            </w:r>
            <w:r>
              <w:rPr>
                <w:sz w:val="21"/>
                <w:szCs w:val="21"/>
                <w:highlight w:val="yellow"/>
              </w:rPr>
              <w:t xml:space="preserve"> la obligación tributaria aduane</w:t>
            </w:r>
            <w:r w:rsidR="001D2180">
              <w:rPr>
                <w:sz w:val="21"/>
                <w:szCs w:val="21"/>
                <w:highlight w:val="yellow"/>
              </w:rPr>
              <w:t>ra</w:t>
            </w:r>
            <w:r>
              <w:rPr>
                <w:sz w:val="21"/>
                <w:szCs w:val="21"/>
                <w:highlight w:val="yellow"/>
              </w:rPr>
              <w:t>, aplicando el régimen aduanero general y los regímenes aduaneros especiales.</w:t>
            </w:r>
          </w:p>
        </w:tc>
      </w:tr>
      <w:tr w:rsidR="00085867" w14:paraId="635EC55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F8AE4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0091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18D2E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Evidencias de producto</w:t>
            </w:r>
          </w:p>
        </w:tc>
      </w:tr>
      <w:tr w:rsidR="00085867" w14:paraId="570441E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4D4D9" w14:textId="77777777" w:rsidR="00085867" w:rsidRDefault="001D2180" w:rsidP="001D2180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1. Determina</w:t>
            </w:r>
            <w:r w:rsidR="00722DF4">
              <w:rPr>
                <w:sz w:val="21"/>
                <w:szCs w:val="21"/>
                <w:highlight w:val="yellow"/>
              </w:rPr>
              <w:t xml:space="preserve"> la obligación tributaria aduanera.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65E8D" w14:textId="77777777" w:rsidR="00085867" w:rsidRDefault="00722DF4" w:rsidP="001D2180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1</w:t>
            </w:r>
            <w:r w:rsidR="001D2180">
              <w:rPr>
                <w:sz w:val="21"/>
                <w:szCs w:val="21"/>
                <w:highlight w:val="yellow"/>
              </w:rPr>
              <w:t>.1 Describe</w:t>
            </w:r>
            <w:r>
              <w:rPr>
                <w:sz w:val="21"/>
                <w:szCs w:val="21"/>
                <w:highlight w:val="yellow"/>
              </w:rPr>
              <w:t xml:space="preserve"> en aula </w:t>
            </w:r>
            <w:r w:rsidR="001D2180">
              <w:rPr>
                <w:sz w:val="21"/>
                <w:szCs w:val="21"/>
                <w:highlight w:val="yellow"/>
              </w:rPr>
              <w:t>las obligaciones tributarias aduaneras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61944" w14:textId="77777777" w:rsidR="00085867" w:rsidRDefault="00722DF4" w:rsidP="001D2180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17: </w:t>
            </w:r>
            <w:r w:rsidR="001D2180">
              <w:rPr>
                <w:sz w:val="21"/>
                <w:szCs w:val="21"/>
              </w:rPr>
              <w:t>Cuadro de obligaciones tributarias aduaneras.</w:t>
            </w:r>
          </w:p>
        </w:tc>
      </w:tr>
      <w:tr w:rsidR="00085867" w14:paraId="74A5228B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24DC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4FCBD4" w14:textId="77777777" w:rsidR="00085867" w:rsidRDefault="001D2180" w:rsidP="001D2180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1.2 Analiza </w:t>
            </w: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la valoración aduanera y la deuda razonable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la valoración aduanera y la duda razonable</w:t>
              </w:r>
            </w:ins>
            <w:r>
              <w:rPr>
                <w:sz w:val="21"/>
                <w:szCs w:val="21"/>
              </w:rPr>
              <w:t xml:space="preserve"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4B3E63" w14:textId="77777777" w:rsidR="00085867" w:rsidRDefault="00722DF4" w:rsidP="001D2180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18: </w:t>
            </w:r>
            <w:r w:rsidR="001D2180">
              <w:rPr>
                <w:sz w:val="21"/>
                <w:szCs w:val="21"/>
              </w:rPr>
              <w:t>Informe del análisis de valor en aduanas.</w:t>
            </w:r>
          </w:p>
        </w:tc>
      </w:tr>
      <w:tr w:rsidR="00085867" w14:paraId="0B6C31CF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B32B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 Aplica el régimen aduanero general y los regímenes aduaneros especiales a casos de importación y exportación, evaluando los riesgos aduaneros del operador.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4693C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2.1 Desarrolla en equipo el procedimiento de importación o de exportación definitiva de una mercancía con sus declaraciones.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A09475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19: </w:t>
            </w:r>
            <w:r>
              <w:rPr>
                <w:sz w:val="21"/>
                <w:szCs w:val="21"/>
                <w:highlight w:val="yellow"/>
              </w:rPr>
              <w:t>Declaración de importación o de exportación de un caso práctico.</w:t>
            </w:r>
          </w:p>
        </w:tc>
      </w:tr>
      <w:tr w:rsidR="00085867" w14:paraId="242DBC00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F9BD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AE93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2.2 Analiza ante el curso un régimen aduanero especial aplicado a una empresa boliviana.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2AA58" w14:textId="77777777" w:rsidR="00085867" w:rsidRDefault="00722DF4">
            <w:pPr>
              <w:spacing w:before="20" w:after="20"/>
            </w:pPr>
            <w:r>
              <w:rPr>
                <w:b/>
                <w:bCs/>
                <w:sz w:val="21"/>
                <w:szCs w:val="21"/>
                <w:highlight w:val="yellow"/>
              </w:rPr>
              <w:t xml:space="preserve">Producto 20: </w:t>
            </w:r>
            <w:r>
              <w:rPr>
                <w:sz w:val="21"/>
                <w:szCs w:val="21"/>
                <w:highlight w:val="yellow"/>
              </w:rPr>
              <w:t>Informe de aplicación de un régimen aduanero especial.</w:t>
            </w:r>
          </w:p>
        </w:tc>
      </w:tr>
      <w:tr w:rsidR="00085867" w14:paraId="43A91E79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2112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085867" w14:paraId="242B3F9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2D3D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8678D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66D68261" w14:textId="77777777" w:rsidR="00085867" w:rsidRDefault="00722DF4">
            <w:pPr>
              <w:spacing w:before="20" w:after="20"/>
              <w:jc w:val="center"/>
            </w:pPr>
            <w:r>
              <w:rPr>
                <w:i/>
                <w:iCs/>
                <w:sz w:val="16"/>
                <w:szCs w:val="16"/>
                <w:highlight w:val="yellow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4BED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Conocimientos circunstanciales</w:t>
            </w:r>
          </w:p>
        </w:tc>
      </w:tr>
      <w:tr w:rsidR="00085867" w14:paraId="4B6D85D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34324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14: Nociones generales de derecho aduanero</w:t>
            </w:r>
          </w:p>
          <w:p w14:paraId="2F79387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15: Obligación tributaria aduanera</w:t>
            </w:r>
          </w:p>
          <w:p w14:paraId="5877037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16: Régimen aduanero general</w:t>
            </w:r>
          </w:p>
          <w:p w14:paraId="68CBEF5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17: Regímenes aduaneros de importación y exportación</w:t>
            </w:r>
          </w:p>
          <w:p w14:paraId="72A924D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</w:rPr>
              <w:t>Tema 18: Regímenes aduaneros especiales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F7E05D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Derecho aduanero: concepto, características y contenido; la Aduana y las funciones de la Aduana Nacional.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096744E7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Administración aduanera y auxiliares de la función pública aduanera.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59CB01B9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Obligación tributaria aduanera: relación jurídico tributaria aduanera, hecho generador, base gravable y métodos de valoración; duda razonable.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5C0DEBB3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Tarifa o alícuota y clases de obligaciones aduaneras; sujetos de las obligaciones aduaneras.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D181589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Tributos aduaneros: Gravamen Arancelario, Impuesto al Valor Agregado e Impuesto al Consumo Específico; determinación de la obligación tributaria aduanera.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3FFEE4A3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El transportador internacional y las formalidades aduaneras previas a la entrega de mercadería; entrega de mercancías ante la administración aduanera.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30962013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Ingreso y salida de los medios y unidades de transporte de uso comercial; despacho aduanero y sus modalidades: general, anticipado, inmediato, parcial, de menor cuantía y de destinos especiales.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0A595119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Despacho aduanero de importación por cuenta propia.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F88D78B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La importación y la importación para el consumo; procedimiento de importación de mercancías con la Declaración de Adquisición de Mercancía y la Declaración de Importación de Mercancía.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(P)</w:t>
            </w:r>
          </w:p>
          <w:p w14:paraId="5FC1B075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Causales de rechazo y aceptación de la declaración de mercancías; autorización del levante de mercancías.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249B64DA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Exportación definitiva; Declaración de Exportación y requisitos para el despacho de exportación definitiva.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7878CBB2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Regímenes aduaneros especiales: tránsito aduanero, transbordo y depósito de aduana.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4D2B56F6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Admisión temporal para reexportación de mercancías en el mismo estado y admisión temporal para perfeccionamiento activo (RITEX).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2B3F968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Régimen de reposición de mercancías en franquicia arancelaria y exportación temporal para perfeccionamiento pasivo.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  <w:p w14:paraId="1D73BCB0" w14:textId="77777777" w:rsidR="00085867" w:rsidRDefault="00722DF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bookmarkStart w:id="0" w:name="_vmpv0zwfms5o" w:colFirst="0" w:colLast="0"/>
            <w:bookmarkEnd w:id="0"/>
            <w:r>
              <w:rPr>
                <w:color w:val="000000"/>
                <w:sz w:val="21"/>
                <w:szCs w:val="21"/>
              </w:rPr>
              <w:t>Admisión temporal de mercancías para ferias y exposiciones internacionales, destinos aduaneros especiales o de excepción y zonas francas.</w:t>
            </w:r>
            <w:r>
              <w:rPr>
                <w:color w:val="000000"/>
                <w:sz w:val="21"/>
                <w:szCs w:val="21"/>
                <w:highlight w:val="yellow"/>
              </w:rPr>
              <w:t xml:space="preserve">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1A5E5C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del Sistema Armonizado de Designación y Codificación de Mercancías.</w:t>
            </w:r>
          </w:p>
          <w:p w14:paraId="1AA2F8F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transporte internacional de mercancías y de los corredores de exportación de Bolivia.</w:t>
            </w:r>
          </w:p>
          <w:p w14:paraId="7936EEA1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Nociones de los documentos del comercio exterior y de las cartas de crédito.</w:t>
            </w:r>
          </w:p>
        </w:tc>
      </w:tr>
      <w:tr w:rsidR="00085867" w14:paraId="6E4C7972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4131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Actividades</w:t>
            </w:r>
          </w:p>
        </w:tc>
      </w:tr>
      <w:tr w:rsidR="00085867" w14:paraId="449FC099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BF77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B0424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A84C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B-</w:t>
            </w:r>
            <w:proofErr w:type="spellStart"/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Learning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F516A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737D6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Investigación/Práctica</w:t>
            </w:r>
          </w:p>
        </w:tc>
      </w:tr>
      <w:tr w:rsidR="00085867" w14:paraId="6EECE945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C8D0B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Exposición dialogada de los institutos del derecho tributario y aduanero.</w:t>
            </w:r>
          </w:p>
          <w:p w14:paraId="59ABA235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Lectura comentada de artículos del Código Tributario Boliviano y de la Ley General de Aduanas.</w:t>
            </w:r>
          </w:p>
          <w:p w14:paraId="287AA279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Resolución guiada de casos de obligación tributaria, prescripción, sanciones y liquidación aduanera.</w:t>
            </w:r>
          </w:p>
          <w:p w14:paraId="03B7BFEC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Análisis de casos de impugnación con resoluciones de la Autoridad de Impugnación Tributaria.</w:t>
            </w:r>
          </w:p>
          <w:p w14:paraId="3B4A6A8C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Preguntas de comprensión sobre potestad tributaria y doble imposición al cierre de cada tema.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63DF9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Lectura de la normativa tributaria y aduanera vigente, en textos actualizados de fuentes oficiales, al cierre de cada tema.</w:t>
            </w:r>
          </w:p>
          <w:p w14:paraId="0BE44D61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Redacción de esquemas y cuadros comparativos de cada instituto jurídico tributario.</w:t>
            </w:r>
          </w:p>
          <w:p w14:paraId="5079467F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Desarrollo progresivo del análisis jurídico de un caso tributario o aduanero real, con la identificación de sus riesgos de incumplimiento.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92622F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Cuestionarios de comprensión en la plataforma Moodle UMSA.</w:t>
            </w:r>
          </w:p>
          <w:p w14:paraId="25CD7C11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Foros de consulta sobre la interpretación de normas tributarias y aduaneras.</w:t>
            </w:r>
          </w:p>
          <w:p w14:paraId="571D6D98" w14:textId="77777777" w:rsidR="00085867" w:rsidRDefault="00722DF4">
            <w:pPr>
              <w:spacing w:before="20" w:after="20"/>
              <w:jc w:val="center"/>
            </w:pPr>
            <w:proofErr w:type="spellStart"/>
            <w:r>
              <w:rPr>
                <w:sz w:val="21"/>
                <w:szCs w:val="21"/>
                <w:highlight w:val="yellow"/>
              </w:rPr>
              <w:t>Videotutoriales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de trámites digitales ante el Servicio de Impuestos Nacionales y la Aduana Nacional, incluida la Ventanilla Única de Comercio Exterior.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023CC2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Resolución colaborativa de casos de determinac</w:t>
            </w:r>
            <w:r w:rsidR="00001250">
              <w:rPr>
                <w:sz w:val="21"/>
                <w:szCs w:val="21"/>
                <w:highlight w:val="yellow"/>
              </w:rPr>
              <w:t>ión de la obligación tributaria</w:t>
            </w:r>
            <w:r>
              <w:rPr>
                <w:sz w:val="21"/>
                <w:szCs w:val="21"/>
                <w:highlight w:val="yellow"/>
              </w:rPr>
              <w:t>.</w:t>
            </w:r>
          </w:p>
          <w:p w14:paraId="33E19E77" w14:textId="77777777" w:rsidR="00085867" w:rsidRDefault="00001250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Análisis</w:t>
            </w:r>
            <w:r w:rsidR="00722DF4">
              <w:rPr>
                <w:sz w:val="21"/>
                <w:szCs w:val="21"/>
                <w:highlight w:val="yellow"/>
              </w:rPr>
              <w:t xml:space="preserve"> de un recurso de alzada o jerárquico.</w:t>
            </w:r>
          </w:p>
          <w:p w14:paraId="718919B6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Revisión cruzada de casos de contrabando y contravenciones aduaneras entre equipos.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C5D32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Análisis de resoluciones del Servicio de Impuestos Nacionales y de la Autoridad de Impugnación Tributaria.</w:t>
            </w:r>
          </w:p>
          <w:p w14:paraId="7680073A" w14:textId="77777777" w:rsidR="00085867" w:rsidRDefault="00722DF4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Revisión de sentencias sobre delitos tributarios y aduaneros.</w:t>
            </w:r>
          </w:p>
          <w:p w14:paraId="28A22186" w14:textId="77777777" w:rsidR="00085867" w:rsidRDefault="00722DF4" w:rsidP="00A461C5">
            <w:pPr>
              <w:spacing w:before="20" w:after="20"/>
              <w:jc w:val="center"/>
            </w:pPr>
            <w:r>
              <w:rPr>
                <w:sz w:val="21"/>
                <w:szCs w:val="21"/>
                <w:highlight w:val="yellow"/>
              </w:rPr>
              <w:t>Comparación de convenios de doble imposición suscritos por Bolivia.</w:t>
            </w:r>
          </w:p>
        </w:tc>
      </w:tr>
      <w:tr w:rsidR="00085867" w14:paraId="391D2D22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BDE2D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B5409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 xml:space="preserve">Aprendizaje basado en </w:t>
            </w:r>
            <w:r w:rsidR="0020269B">
              <w:rPr>
                <w:color w:val="000000"/>
                <w:sz w:val="21"/>
                <w:szCs w:val="21"/>
                <w:highlight w:val="yellow"/>
              </w:rPr>
              <w:t xml:space="preserve">resolución de </w:t>
            </w:r>
            <w:r>
              <w:rPr>
                <w:color w:val="000000"/>
                <w:sz w:val="21"/>
                <w:szCs w:val="21"/>
                <w:highlight w:val="yellow"/>
              </w:rPr>
              <w:t>casos tributarios y aduaneros bolivianos.</w:t>
            </w:r>
          </w:p>
          <w:p w14:paraId="107B571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Resolución guiada de ejercicios en orden de dificultad creciente por instituto jurídico.</w:t>
            </w:r>
          </w:p>
          <w:p w14:paraId="66C9DC3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Caso práctico integral que recorre desde el nacimiento hasta la extinción de la obligación tributaria.</w:t>
            </w:r>
          </w:p>
          <w:p w14:paraId="6911D3F0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Estudio de casos de impugnación, contravenciones y delitos tributarios.</w:t>
            </w:r>
          </w:p>
          <w:p w14:paraId="6BFC9399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Trabajo colaborativo en equipos de análisis normativo.</w:t>
            </w:r>
          </w:p>
          <w:p w14:paraId="53B7469F" w14:textId="77777777" w:rsidR="00085867" w:rsidRDefault="00722DF4" w:rsidP="009059E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Clase invertida para los contenidos doctrinales de cada instituto jurídico.</w:t>
            </w:r>
          </w:p>
        </w:tc>
      </w:tr>
      <w:tr w:rsidR="00085867" w14:paraId="182C070C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9565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2B53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Plataforma Moodle UMSA.</w:t>
            </w:r>
          </w:p>
          <w:p w14:paraId="2CFE650F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Textos normativos del Código Tributario, la Ley N° 843 y la Ley General de Aduanas.</w:t>
            </w:r>
          </w:p>
          <w:p w14:paraId="3677A9C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Cartillas informativas del Servicio de Impuestos Nacionales y de la Aduana Nacional.</w:t>
            </w:r>
          </w:p>
          <w:p w14:paraId="27B8C2AF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Guía de recursos de la Autoridad de Impugnación Tributaria.</w:t>
            </w:r>
          </w:p>
          <w:p w14:paraId="76117E6D" w14:textId="77777777" w:rsidR="00085867" w:rsidRDefault="00722DF4" w:rsidP="00200F9E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Arancel Aduane</w:t>
            </w:r>
            <w:r w:rsidR="00DA4305">
              <w:rPr>
                <w:color w:val="000000"/>
                <w:sz w:val="21"/>
                <w:szCs w:val="21"/>
                <w:highlight w:val="yellow"/>
              </w:rPr>
              <w:t>ro de Importaciones 2026.</w:t>
            </w:r>
          </w:p>
        </w:tc>
      </w:tr>
      <w:tr w:rsidR="00085867" w14:paraId="3E4BD8B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71CF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F261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Evaluación diagnóstica: prueba inicial sobre nociones de derecho comercial y derecho laboral de las asignaturas DER-101 y DER-102.</w:t>
            </w:r>
          </w:p>
          <w:p w14:paraId="39262670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Evaluación formativa: preguntas de comprensión y desarrollo de ejercicios prácticos en aula</w:t>
            </w:r>
            <w:r>
              <w:rPr>
                <w:color w:val="000000"/>
                <w:sz w:val="21"/>
                <w:szCs w:val="21"/>
                <w:highlight w:val="yellow"/>
              </w:rPr>
              <w:t>, con retroalimentación continua, autoevaluación y coevaluación</w:t>
            </w:r>
            <w:r>
              <w:rPr>
                <w:color w:val="000000"/>
                <w:sz w:val="21"/>
                <w:szCs w:val="21"/>
              </w:rPr>
              <w:t>.</w:t>
            </w:r>
          </w:p>
          <w:p w14:paraId="079D72DA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 xml:space="preserve">Evaluación </w:t>
            </w:r>
            <w:proofErr w:type="spellStart"/>
            <w:r>
              <w:rPr>
                <w:color w:val="000000"/>
                <w:sz w:val="21"/>
                <w:szCs w:val="21"/>
              </w:rPr>
              <w:t>sumativa</w:t>
            </w:r>
            <w:proofErr w:type="spellEnd"/>
            <w:r>
              <w:rPr>
                <w:color w:val="000000"/>
                <w:sz w:val="21"/>
                <w:szCs w:val="21"/>
              </w:rPr>
              <w:t>: controles de lectura y asistencia, evaluación de casos prácticos, trabajos de investigación y desarrollo, exámenes parciales y examen final.</w:t>
            </w:r>
          </w:p>
        </w:tc>
      </w:tr>
      <w:tr w:rsidR="00085867" w14:paraId="7A8F9C0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C5647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AC9C85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Nota mínima de aprobación: 51/100.</w:t>
            </w:r>
          </w:p>
          <w:p w14:paraId="79FD926C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</w:rPr>
              <w:t>Evaluación periódica al finalizar cada tema</w:t>
            </w:r>
            <w:r>
              <w:rPr>
                <w:color w:val="000000"/>
                <w:sz w:val="21"/>
                <w:szCs w:val="21"/>
                <w:highlight w:val="yellow"/>
              </w:rPr>
              <w:t>, basada en evidencias de conocimiento, desempeño y producto.</w:t>
            </w:r>
          </w:p>
          <w:p w14:paraId="0FE74009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Cada evidencia de producto se evalúa con su propia rúbrica de tres niveles: Insuficiente, Suficiente y Destacado.</w:t>
            </w:r>
          </w:p>
          <w:p w14:paraId="3590440E" w14:textId="77777777" w:rsidR="00085867" w:rsidRDefault="00722DF4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 w:after="10"/>
            </w:pPr>
            <w:r>
              <w:rPr>
                <w:color w:val="000000"/>
                <w:sz w:val="21"/>
                <w:szCs w:val="21"/>
                <w:highlight w:val="yellow"/>
              </w:rPr>
              <w:t>La calificación de cada elemento de competencia suma las calificaciones de sus evidencias de producto.</w:t>
            </w:r>
          </w:p>
        </w:tc>
      </w:tr>
      <w:tr w:rsidR="00085867" w14:paraId="35143E72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2D68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CC9BE2" w14:textId="77777777" w:rsidR="00085867" w:rsidRDefault="00722DF4" w:rsidP="00C72D4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1: </w:t>
            </w:r>
            <w:r w:rsidR="00C72D4B">
              <w:rPr>
                <w:sz w:val="21"/>
                <w:szCs w:val="21"/>
                <w:highlight w:val="yellow"/>
              </w:rPr>
              <w:t>Esquema de la actividad financiera</w:t>
            </w:r>
            <w:r w:rsidR="00C72D4B">
              <w:rPr>
                <w:sz w:val="21"/>
                <w:szCs w:val="21"/>
              </w:rPr>
              <w:t xml:space="preserve"> del Estado</w:t>
            </w:r>
            <w:r w:rsidR="00C72D4B">
              <w:rPr>
                <w:sz w:val="21"/>
                <w:szCs w:val="21"/>
                <w:highlight w:val="yellow"/>
              </w:rPr>
              <w:t>, c</w:t>
            </w:r>
            <w:r>
              <w:rPr>
                <w:sz w:val="21"/>
                <w:szCs w:val="21"/>
                <w:highlight w:val="yellow"/>
              </w:rPr>
              <w:t xml:space="preserve">uadro de </w:t>
            </w:r>
            <w:r w:rsidR="00C72D4B">
              <w:rPr>
                <w:sz w:val="21"/>
                <w:szCs w:val="21"/>
                <w:highlight w:val="yellow"/>
              </w:rPr>
              <w:t xml:space="preserve">clasificación y </w:t>
            </w:r>
            <w:r>
              <w:rPr>
                <w:sz w:val="21"/>
                <w:szCs w:val="21"/>
                <w:highlight w:val="yellow"/>
              </w:rPr>
              <w:t>fuentes</w:t>
            </w:r>
            <w:r w:rsidR="00C72D4B">
              <w:rPr>
                <w:sz w:val="21"/>
                <w:szCs w:val="21"/>
                <w:highlight w:val="yellow"/>
              </w:rPr>
              <w:t xml:space="preserve"> del Derecho Tributario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518C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3410E1E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C5F1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8369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E22A4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C91D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F42A8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1EC982D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61DE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A4E98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Sistemática y fuentes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9EA626" w14:textId="77777777" w:rsidR="00085867" w:rsidRDefault="00C04DBB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la parte general, parte especial</w:t>
            </w:r>
            <w:r w:rsidR="00722DF4">
              <w:rPr>
                <w:sz w:val="21"/>
                <w:szCs w:val="21"/>
                <w:highlight w:val="yellow"/>
              </w:rPr>
              <w:t xml:space="preserve"> </w:t>
            </w:r>
            <w:r>
              <w:rPr>
                <w:sz w:val="21"/>
                <w:szCs w:val="21"/>
                <w:highlight w:val="yellow"/>
              </w:rPr>
              <w:t>y</w:t>
            </w:r>
            <w:r w:rsidR="00722DF4">
              <w:rPr>
                <w:sz w:val="21"/>
                <w:szCs w:val="21"/>
                <w:highlight w:val="yellow"/>
              </w:rPr>
              <w:t xml:space="preserve"> fuentes.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8C0B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Distingue la parte general y la especial y clasifica las fuentes según su jerarquía.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52BAE" w14:textId="77777777" w:rsidR="00085867" w:rsidRDefault="00C04DBB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Determina la jerarquía y prelación de las fuentes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6B14F29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AD104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573B8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Actividad financiera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9396E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diferencia los ingresos, los gastos y el presupuesto.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165E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Diferencia los ingresos, los gastos y el presupuesto del Estado.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0038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el tributo como principal ingreso derivado.</w:t>
            </w:r>
          </w:p>
        </w:tc>
      </w:tr>
      <w:tr w:rsidR="00085867" w14:paraId="73D38AE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B77C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1FD15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Claridad de la exposición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F80C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B26C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Expone con claridad y orden.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BA91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Responde con solvencia las preguntas del curso.</w:t>
            </w:r>
          </w:p>
        </w:tc>
      </w:tr>
      <w:tr w:rsidR="00085867" w14:paraId="21AEDCD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85E50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AF9D6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2: </w:t>
            </w:r>
            <w:r w:rsidR="00DF3EAD">
              <w:rPr>
                <w:sz w:val="21"/>
                <w:szCs w:val="21"/>
                <w:highlight w:val="yellow"/>
              </w:rPr>
              <w:t>Informe de interpretación y de vigencia de una norma tributaria.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362ED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4CD0CA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A3669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E636F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D8170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8F55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E9A7A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3246A7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E9999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4E20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Métodos de interpretación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03A0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un método sin identificarlo.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CE0953" w14:textId="77777777" w:rsidR="00DF3EAD" w:rsidRDefault="00DF3EA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Compara los resultados de cada método.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4885EE" w14:textId="77777777" w:rsidR="00085867" w:rsidRPr="00DF3EAD" w:rsidRDefault="00DF3EAD" w:rsidP="00DF3EAD">
            <w:pPr>
              <w:spacing w:before="20" w:after="20"/>
              <w:rPr>
                <w:sz w:val="21"/>
                <w:szCs w:val="21"/>
              </w:rPr>
            </w:pPr>
            <w:r>
              <w:rPr>
                <w:sz w:val="21"/>
                <w:szCs w:val="21"/>
                <w:highlight w:val="yellow"/>
              </w:rPr>
              <w:t xml:space="preserve">Aplica los métodos de interpretación </w:t>
            </w:r>
            <w:r>
              <w:rPr>
                <w:sz w:val="21"/>
                <w:szCs w:val="21"/>
              </w:rPr>
              <w:t>en materia tributaria.</w:t>
            </w:r>
          </w:p>
        </w:tc>
      </w:tr>
      <w:tr w:rsidR="00085867" w14:paraId="079B8E8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84B8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68E06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Efectos en el tiempo y en el espacio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3726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la norma de forma retroactiva sin fundamento.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93E7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Determina la irretroactividad y el ámbito espacial de la norma.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3E8C5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Resuelve un caso de sanción más benigna o con elementos en dos jurisdicciones.</w:t>
            </w:r>
          </w:p>
        </w:tc>
      </w:tr>
      <w:tr w:rsidR="00085867" w14:paraId="03D318E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864B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C310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3: </w:t>
            </w:r>
            <w:r w:rsidR="00C510FB">
              <w:rPr>
                <w:sz w:val="21"/>
                <w:szCs w:val="21"/>
                <w:highlight w:val="yellow"/>
              </w:rPr>
              <w:t>Cuadro de potestad y competencias tributarias por nivel de autonomía.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2632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6AC5D0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6E225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7483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9D75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98213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0172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04BF7FA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E06A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158B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Potestad tributaria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5DCA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la potestad originaria y la derivada.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E703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Diferencia la potestad originaria de la derivada y cita la norma que la sustenta.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E3083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sus límites constitucionales.</w:t>
            </w:r>
          </w:p>
        </w:tc>
      </w:tr>
      <w:tr w:rsidR="00085867" w14:paraId="4AB72B4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0D05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951C3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Niveles de gobierno e impuestos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68C49F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Omite niveles de gobierno o asigna impuestos al nivel equivocado.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BE2A7" w14:textId="77777777" w:rsidR="00085867" w:rsidRDefault="00722DF4" w:rsidP="00C510FB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Asigna cada impuesto a su nivel de dominio: central, departamental, municipal.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2E0CF" w14:textId="77777777" w:rsidR="00085867" w:rsidRDefault="00C510FB" w:rsidP="00C510FB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Distingue</w:t>
            </w:r>
            <w:r w:rsidR="00722DF4">
              <w:rPr>
                <w:sz w:val="21"/>
                <w:szCs w:val="21"/>
                <w:highlight w:val="yellow"/>
              </w:rPr>
              <w:t xml:space="preserve"> </w:t>
            </w:r>
            <w:r>
              <w:rPr>
                <w:sz w:val="21"/>
                <w:szCs w:val="21"/>
              </w:rPr>
              <w:t>los tributos vinculados y los no vinculados.</w:t>
            </w:r>
          </w:p>
        </w:tc>
      </w:tr>
      <w:tr w:rsidR="00085867" w14:paraId="290877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3567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183A97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8C9156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B0925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 cuadro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A13D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 cuadro cita los artículos aplicables.</w:t>
            </w:r>
          </w:p>
        </w:tc>
      </w:tr>
      <w:tr w:rsidR="00085867" w14:paraId="64AE873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E2F2E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D21F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4: </w:t>
            </w:r>
            <w:r>
              <w:rPr>
                <w:sz w:val="21"/>
                <w:szCs w:val="21"/>
                <w:highlight w:val="yellow"/>
              </w:rPr>
              <w:t xml:space="preserve">Informe crítico de </w:t>
            </w:r>
            <w:r w:rsidR="00034C4C">
              <w:rPr>
                <w:sz w:val="21"/>
                <w:szCs w:val="21"/>
                <w:highlight w:val="yellow"/>
              </w:rPr>
              <w:t xml:space="preserve">aplicación de los </w:t>
            </w:r>
            <w:r>
              <w:rPr>
                <w:sz w:val="21"/>
                <w:szCs w:val="21"/>
                <w:highlight w:val="yellow"/>
              </w:rPr>
              <w:t>principios constitucionales</w:t>
            </w:r>
            <w:r w:rsidR="00034C4C">
              <w:rPr>
                <w:sz w:val="21"/>
                <w:szCs w:val="21"/>
              </w:rPr>
              <w:t xml:space="preserve"> a un tributo vigente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5DEF3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001309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8717D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A3D1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F5843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E70C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983AC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31FFFF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5F87D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EAA92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Identificación de principios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9370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los principios.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1085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los principios aplicables al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9FB06" w14:textId="77777777" w:rsidR="00085867" w:rsidRDefault="0032017E" w:rsidP="0032017E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Establece la diferencia</w:t>
            </w:r>
            <w:r w:rsidR="00722DF4">
              <w:rPr>
                <w:sz w:val="21"/>
                <w:szCs w:val="21"/>
                <w:highlight w:val="yellow"/>
              </w:rPr>
              <w:t xml:space="preserve"> entre </w:t>
            </w:r>
            <w:r>
              <w:rPr>
                <w:sz w:val="21"/>
                <w:szCs w:val="21"/>
                <w:highlight w:val="yellow"/>
              </w:rPr>
              <w:t>los principios reconocidos en la Constitución y el Código Tributario.</w:t>
            </w:r>
          </w:p>
        </w:tc>
      </w:tr>
      <w:tr w:rsidR="00085867" w14:paraId="745ED1A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6E82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57ED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Aplicación al caso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06B1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Enuncia los principios sin aplicarlos.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9B296" w14:textId="77777777" w:rsidR="00085867" w:rsidRDefault="009076C7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el</w:t>
            </w:r>
            <w:r w:rsidR="00722DF4">
              <w:rPr>
                <w:sz w:val="21"/>
                <w:szCs w:val="21"/>
                <w:highlight w:val="yellow"/>
              </w:rPr>
              <w:t xml:space="preserve"> principio</w:t>
            </w:r>
            <w:r>
              <w:rPr>
                <w:sz w:val="21"/>
                <w:szCs w:val="21"/>
                <w:highlight w:val="yellow"/>
              </w:rPr>
              <w:t xml:space="preserve"> respectivo conforme a los principios de la política fiscal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5252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Detecta posibles vulneraciones de principios.</w:t>
            </w:r>
          </w:p>
        </w:tc>
      </w:tr>
      <w:tr w:rsidR="00085867" w14:paraId="7EDE3BE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D21D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284E2F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Juicio crítico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C3E8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emite juicio.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6EE7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Emite un juicio fundado sobre el tributo analizado.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76B5B" w14:textId="77777777" w:rsidR="00085867" w:rsidRDefault="009076C7" w:rsidP="009076C7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incoherencias en la aplicación</w:t>
            </w:r>
          </w:p>
        </w:tc>
      </w:tr>
      <w:tr w:rsidR="00085867" w14:paraId="0A960EC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ACEF7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AE33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5: </w:t>
            </w:r>
            <w:r>
              <w:rPr>
                <w:sz w:val="21"/>
                <w:szCs w:val="21"/>
                <w:highlight w:val="yellow"/>
              </w:rPr>
              <w:t xml:space="preserve">Cuadro de </w:t>
            </w:r>
            <w:r w:rsidR="009076C7">
              <w:rPr>
                <w:sz w:val="21"/>
                <w:szCs w:val="21"/>
                <w:highlight w:val="yellow"/>
              </w:rPr>
              <w:t xml:space="preserve">clasificación de </w:t>
            </w:r>
            <w:r>
              <w:rPr>
                <w:sz w:val="21"/>
                <w:szCs w:val="21"/>
                <w:highlight w:val="yellow"/>
              </w:rPr>
              <w:t>tributos y matriz de obligaciones</w:t>
            </w:r>
            <w:r w:rsidR="009076C7">
              <w:rPr>
                <w:sz w:val="21"/>
                <w:szCs w:val="21"/>
              </w:rPr>
              <w:t xml:space="preserve"> tributarias del contribuyente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BD06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7%</w:t>
            </w:r>
          </w:p>
        </w:tc>
      </w:tr>
      <w:tr w:rsidR="00085867" w14:paraId="2759BE5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2A81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7371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CA8604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4148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561E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719D62F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8379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A9A53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Clasificación de tributos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36D57" w14:textId="77777777" w:rsidR="00085867" w:rsidRDefault="009076C7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impuestos y tributos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69E50" w14:textId="77777777" w:rsidR="00085867" w:rsidRDefault="009076C7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Clasifica los </w:t>
            </w:r>
            <w:r w:rsidR="00722DF4">
              <w:rPr>
                <w:sz w:val="21"/>
                <w:szCs w:val="21"/>
                <w:highlight w:val="yellow"/>
              </w:rPr>
              <w:t>tributo</w:t>
            </w:r>
            <w:r>
              <w:rPr>
                <w:sz w:val="21"/>
                <w:szCs w:val="21"/>
                <w:highlight w:val="yellow"/>
              </w:rPr>
              <w:t>s</w:t>
            </w:r>
            <w:r w:rsidR="00722DF4">
              <w:rPr>
                <w:sz w:val="21"/>
                <w:szCs w:val="21"/>
                <w:highlight w:val="yellow"/>
              </w:rPr>
              <w:t xml:space="preserve"> según el Código Tributario.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2438A1" w14:textId="77777777" w:rsidR="00085867" w:rsidRDefault="004226E4" w:rsidP="004226E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Discrimina impuestos del nivel central del Estado, departamental y municipal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57BE0F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A558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0E87F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Elementos de la obligación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44E05" w14:textId="77777777" w:rsidR="00085867" w:rsidRDefault="00B9487A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Desconoce los</w:t>
            </w:r>
            <w:r w:rsidR="008D17A6">
              <w:rPr>
                <w:sz w:val="21"/>
                <w:szCs w:val="21"/>
                <w:highlight w:val="yellow"/>
              </w:rPr>
              <w:t xml:space="preserve"> elemento</w:t>
            </w:r>
            <w:r>
              <w:rPr>
                <w:sz w:val="21"/>
                <w:szCs w:val="21"/>
                <w:highlight w:val="yellow"/>
              </w:rPr>
              <w:t>s</w:t>
            </w:r>
            <w:r w:rsidR="008D17A6">
              <w:rPr>
                <w:sz w:val="21"/>
                <w:szCs w:val="21"/>
                <w:highlight w:val="yellow"/>
              </w:rPr>
              <w:t xml:space="preserve"> del impuesto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1CF4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el hecho imponible, los sujetos, la base y la alícuota.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2A0993" w14:textId="77777777" w:rsidR="00085867" w:rsidRDefault="008D17A6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Diferencia entre </w:t>
            </w:r>
            <w:r w:rsidR="00722DF4">
              <w:rPr>
                <w:sz w:val="21"/>
                <w:szCs w:val="21"/>
                <w:highlight w:val="yellow"/>
              </w:rPr>
              <w:t>la base imp</w:t>
            </w:r>
            <w:r>
              <w:rPr>
                <w:sz w:val="21"/>
                <w:szCs w:val="21"/>
                <w:highlight w:val="yellow"/>
              </w:rPr>
              <w:t>onible y el hecho imponible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778C746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52D24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A1F7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O</w:t>
            </w:r>
            <w:r w:rsidR="00B9487A">
              <w:rPr>
                <w:sz w:val="21"/>
                <w:szCs w:val="21"/>
                <w:highlight w:val="yellow"/>
              </w:rPr>
              <w:t>bligaciones formales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754BF5" w14:textId="77777777" w:rsidR="00085867" w:rsidRDefault="00B9487A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Desconoce</w:t>
            </w:r>
            <w:r w:rsidR="00722DF4">
              <w:rPr>
                <w:sz w:val="21"/>
                <w:szCs w:val="21"/>
                <w:highlight w:val="yellow"/>
              </w:rPr>
              <w:t xml:space="preserve"> deberes formales.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EFACE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</w:t>
            </w:r>
            <w:r w:rsidR="00B9487A">
              <w:rPr>
                <w:sz w:val="21"/>
                <w:szCs w:val="21"/>
                <w:highlight w:val="yellow"/>
              </w:rPr>
              <w:t xml:space="preserve">ica las obligaciones materiales </w:t>
            </w:r>
            <w:r>
              <w:rPr>
                <w:sz w:val="21"/>
                <w:szCs w:val="21"/>
                <w:highlight w:val="yellow"/>
              </w:rPr>
              <w:t>y formales.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C9DF68" w14:textId="77777777" w:rsidR="00085867" w:rsidRDefault="00B9487A">
            <w:pPr>
              <w:spacing w:before="20" w:after="20"/>
            </w:pPr>
            <w:r>
              <w:rPr>
                <w:sz w:val="21"/>
                <w:szCs w:val="21"/>
              </w:rPr>
              <w:t>Determina las sanciones por el incumplimiento de las obligaciones.</w:t>
            </w:r>
          </w:p>
        </w:tc>
      </w:tr>
      <w:tr w:rsidR="00085867" w14:paraId="66900C5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5B0C5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4DC17" w14:textId="77777777" w:rsidR="00085867" w:rsidRDefault="00722DF4" w:rsidP="00B9487A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6: </w:t>
            </w:r>
            <w:r>
              <w:rPr>
                <w:sz w:val="21"/>
                <w:szCs w:val="21"/>
                <w:highlight w:val="yellow"/>
              </w:rPr>
              <w:t>Informe de extinción de la obligación</w:t>
            </w:r>
            <w:r w:rsidR="00B9487A">
              <w:rPr>
                <w:sz w:val="21"/>
                <w:szCs w:val="21"/>
              </w:rPr>
              <w:t xml:space="preserve"> tributaria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C359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7%</w:t>
            </w:r>
          </w:p>
        </w:tc>
      </w:tr>
      <w:tr w:rsidR="00085867" w14:paraId="1A43933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371BF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386D7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CCDB9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18D9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0DFB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4ECF07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2EC7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5BC9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Forma de extinción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81205A" w14:textId="77777777" w:rsidR="00085867" w:rsidRDefault="00B9487A">
            <w:pPr>
              <w:spacing w:before="20" w:after="20"/>
            </w:pPr>
            <w:r>
              <w:rPr>
                <w:sz w:val="21"/>
                <w:szCs w:val="21"/>
              </w:rPr>
              <w:t>Desconoce las formas de extinción.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2C198" w14:textId="77777777" w:rsidR="00085867" w:rsidRDefault="00722DF4" w:rsidP="0025127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Determina </w:t>
            </w:r>
            <w:r w:rsidR="0025127D">
              <w:rPr>
                <w:sz w:val="21"/>
                <w:szCs w:val="21"/>
                <w:highlight w:val="yellow"/>
              </w:rPr>
              <w:t>los presupuestos legales para la aplicación de formas de extinción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89E2D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Compara las formas aplicables y sus efectos.</w:t>
            </w:r>
          </w:p>
        </w:tc>
      </w:tr>
      <w:tr w:rsidR="00085867" w14:paraId="100952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82CF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18A4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Cómputo de la prescripción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3509D" w14:textId="77777777" w:rsidR="00085867" w:rsidRDefault="00722DF4" w:rsidP="0025127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Computa </w:t>
            </w:r>
            <w:r w:rsidR="0025127D">
              <w:rPr>
                <w:sz w:val="21"/>
                <w:szCs w:val="21"/>
              </w:rPr>
              <w:t>incorrectamente.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86A21" w14:textId="77777777" w:rsidR="00085867" w:rsidRDefault="00722DF4" w:rsidP="0025127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Computa el plazo </w:t>
            </w:r>
            <w:r w:rsidR="0025127D">
              <w:rPr>
                <w:sz w:val="21"/>
                <w:szCs w:val="21"/>
              </w:rPr>
              <w:t>de prescripción de forma legal.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3C5EAF" w14:textId="77777777" w:rsidR="00085867" w:rsidRDefault="0025127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</w:t>
            </w:r>
            <w:r w:rsidR="00722DF4">
              <w:rPr>
                <w:sz w:val="21"/>
                <w:szCs w:val="21"/>
                <w:highlight w:val="yellow"/>
              </w:rPr>
              <w:t xml:space="preserve"> las causales de interrupción y suspensión.</w:t>
            </w:r>
          </w:p>
        </w:tc>
      </w:tr>
      <w:tr w:rsidR="00085867" w14:paraId="769CD0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B23DC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9BE3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7: </w:t>
            </w:r>
            <w:r w:rsidR="00E424CF">
              <w:rPr>
                <w:sz w:val="21"/>
                <w:szCs w:val="21"/>
                <w:highlight w:val="yellow"/>
              </w:rPr>
              <w:t>Cuadro de facultades de la Administración Tributaria y condiciones para la aplicación de los métodos de determinación.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3D8B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7%</w:t>
            </w:r>
          </w:p>
        </w:tc>
      </w:tr>
      <w:tr w:rsidR="00085867" w14:paraId="30093B6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F49C1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143A7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142F5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9E2D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304D1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2784064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98B8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BA0F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Facultades y derechos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4A665C" w14:textId="77777777" w:rsidR="00085867" w:rsidRDefault="00115C63" w:rsidP="00115C6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Desconoce las facultades, los </w:t>
            </w:r>
            <w:r w:rsidR="00722DF4">
              <w:rPr>
                <w:sz w:val="21"/>
                <w:szCs w:val="21"/>
                <w:highlight w:val="yellow"/>
              </w:rPr>
              <w:t>derechos y deberes.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5E0B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Describe las facultades de la Administración Tributaria y los derechos y deberes del sujeto pasivo.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9B725" w14:textId="77777777" w:rsidR="00085867" w:rsidRDefault="00722DF4" w:rsidP="00115C6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sus límites legales.</w:t>
            </w:r>
          </w:p>
        </w:tc>
      </w:tr>
      <w:tr w:rsidR="00085867" w14:paraId="556EFD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F15A4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083F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Métodos de determinación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3B3CF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el método sin justificarlo.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5E98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la base cierta o la base presunta según 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DF93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Justifica el uso de la base presunta y explica la determinación mixta.</w:t>
            </w:r>
          </w:p>
        </w:tc>
      </w:tr>
      <w:tr w:rsidR="00085867" w14:paraId="0BB0BDD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06233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811718" w14:textId="77777777" w:rsidR="00085867" w:rsidRDefault="00722DF4" w:rsidP="00961F1B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8: </w:t>
            </w:r>
            <w:r>
              <w:rPr>
                <w:sz w:val="21"/>
                <w:szCs w:val="21"/>
                <w:highlight w:val="yellow"/>
              </w:rPr>
              <w:t>Informe de</w:t>
            </w:r>
            <w:r w:rsidR="0050694A">
              <w:rPr>
                <w:sz w:val="21"/>
                <w:szCs w:val="21"/>
                <w:highlight w:val="yellow"/>
              </w:rPr>
              <w:t xml:space="preserve">l procedimiento de determinación </w:t>
            </w:r>
            <w:r w:rsidR="0050694A">
              <w:rPr>
                <w:sz w:val="21"/>
                <w:szCs w:val="21"/>
              </w:rPr>
              <w:t>de una entidad ante una fiscalización.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5FDD1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6%</w:t>
            </w:r>
          </w:p>
        </w:tc>
      </w:tr>
      <w:tr w:rsidR="00085867" w14:paraId="2D67FE3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70248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5D15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ADCED4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E4600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44AB2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14927E5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0838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11F1E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Etapas y plazos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A4FC3" w14:textId="77777777" w:rsidR="00085867" w:rsidRDefault="0050694A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Desconoce</w:t>
            </w:r>
            <w:r w:rsidR="00722DF4">
              <w:rPr>
                <w:sz w:val="21"/>
                <w:szCs w:val="21"/>
                <w:highlight w:val="yellow"/>
              </w:rPr>
              <w:t xml:space="preserve"> etapas del procedimiento.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2B6B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Ordena las etapas desde la vista de cargo hasta la resolución determinativa, con sus plazos.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78FBF" w14:textId="77777777" w:rsidR="00085867" w:rsidRDefault="007B2C73" w:rsidP="007B2C7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Señala los medios de impugnación en los casos correspondientes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71CE5F4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065F7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8871F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Prueba y medidas precautorias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8879C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identifica medios de prueba ni medidas precautorias.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5975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los medios de prueba admitidos y las medidas aplicables.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BFE0F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Valora la suficiencia de la prueba y la proporcionalidad de las medidas.</w:t>
            </w:r>
          </w:p>
        </w:tc>
      </w:tr>
      <w:tr w:rsidR="00085867" w14:paraId="1066E01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A6B8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6CFFF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9: </w:t>
            </w:r>
            <w:r w:rsidR="00961F1B">
              <w:rPr>
                <w:sz w:val="21"/>
                <w:szCs w:val="21"/>
                <w:highlight w:val="yellow"/>
              </w:rPr>
              <w:t>Cuadro descriptivo de las contravenciones y delitos.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4E80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6%</w:t>
            </w:r>
          </w:p>
        </w:tc>
      </w:tr>
      <w:tr w:rsidR="00085867" w14:paraId="68AB9E3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0848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8767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5D47A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F521F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4CBC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5E59178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0770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43D88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Clasificación y sanciones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5C23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contravención y delito.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8099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Clasifica correctamente cada ilícito y determina su sanción.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52213" w14:textId="77777777" w:rsidR="00085867" w:rsidRDefault="00722DF4" w:rsidP="00293ACC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Explica el criterio de la cuantía </w:t>
            </w:r>
            <w:r w:rsidR="00293ACC">
              <w:rPr>
                <w:sz w:val="21"/>
                <w:szCs w:val="21"/>
              </w:rPr>
              <w:t>en la determinación del delito.</w:t>
            </w:r>
          </w:p>
        </w:tc>
      </w:tr>
      <w:tr w:rsidR="00085867" w14:paraId="7F41BD0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E8941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85644F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Argumentación ética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660883" w14:textId="77777777" w:rsidR="00085867" w:rsidRDefault="00722DF4">
            <w:pPr>
              <w:spacing w:before="20" w:after="20"/>
            </w:pPr>
            <w:del w:id="9021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delText xml:space="preserve">Confunde </w:delText>
              </w:r>
              <w:r>
                <w:rPr>
                  <w:sz w:val="21"/>
                  <w:szCs w:val="21"/>
                  <w:highlight w:val="yellow"/>
                </w:rPr>
                <w:delText xml:space="preserve">evasión de elusión</w:delText>
              </w:r>
              <w:r>
                <w:rPr>
                  <w:sz w:val="21"/>
                  <w:szCs w:val="21"/>
                  <w:highlight w:val="yellow"/>
                </w:rPr>
                <w:delText xml:space="preserve">.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  <w:highlight w:val="yellow"/>
                </w:rPr>
                <w:t xml:space="preserve">Confunde la evasión con la elusión.</w:t>
              </w:r>
            </w:ins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614CF2" w14:textId="77777777" w:rsidR="00085867" w:rsidRDefault="00293ACC" w:rsidP="00293ACC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Diferencia la evasión de l</w:t>
            </w:r>
            <w:r w:rsidR="00722DF4">
              <w:rPr>
                <w:sz w:val="21"/>
                <w:szCs w:val="21"/>
                <w:highlight w:val="yellow"/>
              </w:rPr>
              <w:t>a elusión y argumenta con integridad e independencia.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1EB6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Relaciona la ética con la responsabilidad penal del contador.</w:t>
            </w:r>
          </w:p>
        </w:tc>
      </w:tr>
      <w:tr w:rsidR="00085867" w14:paraId="05F3EFA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E1FE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B5AC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10: </w:t>
            </w:r>
            <w:r w:rsidR="00AD3F7D">
              <w:rPr>
                <w:sz w:val="21"/>
                <w:szCs w:val="21"/>
              </w:rPr>
              <w:t>Informe de la comparación de contravenciones y delitos.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7761E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6%</w:t>
            </w:r>
          </w:p>
        </w:tc>
      </w:tr>
      <w:tr w:rsidR="00085867" w14:paraId="2D4998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DA27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FD14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B92D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D0EF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49AF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4B483C9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7A43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4F26F" w14:textId="77777777" w:rsidR="00085867" w:rsidRPr="00B00FD3" w:rsidRDefault="00B00FD3" w:rsidP="00B00FD3">
            <w:pPr>
              <w:spacing w:before="20" w:after="20"/>
              <w:rPr>
                <w:sz w:val="21"/>
                <w:szCs w:val="21"/>
              </w:rPr>
            </w:pPr>
            <w:r w:rsidRPr="00B00FD3">
              <w:rPr>
                <w:sz w:val="21"/>
                <w:szCs w:val="21"/>
              </w:rPr>
              <w:t xml:space="preserve">Clasificación </w:t>
            </w:r>
            <w:r>
              <w:rPr>
                <w:sz w:val="21"/>
                <w:szCs w:val="21"/>
              </w:rPr>
              <w:t>e identificación de</w:t>
            </w:r>
            <w:r w:rsidRPr="00B00FD3">
              <w:rPr>
                <w:sz w:val="21"/>
                <w:szCs w:val="21"/>
              </w:rPr>
              <w:t xml:space="preserve"> sanciones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35553A" w14:textId="77777777" w:rsidR="00085867" w:rsidRDefault="00B00FD3">
            <w:pPr>
              <w:spacing w:before="20" w:after="20"/>
            </w:pPr>
            <w:r>
              <w:rPr>
                <w:sz w:val="21"/>
                <w:szCs w:val="21"/>
              </w:rPr>
              <w:t>Confunde contravención con delito tributario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38828" w14:textId="77777777" w:rsidR="00085867" w:rsidRDefault="00B00FD3">
            <w:pPr>
              <w:spacing w:before="20" w:after="20"/>
            </w:pPr>
            <w:r>
              <w:rPr>
                <w:sz w:val="21"/>
                <w:szCs w:val="21"/>
              </w:rPr>
              <w:t xml:space="preserve">Clasifica correctamente el </w:t>
            </w:r>
            <w:proofErr w:type="spellStart"/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ilicito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ilícito</w:t>
              </w:r>
            </w:ins>
            <w:proofErr w:type="spellEnd"/>
            <w:r>
              <w:rPr>
                <w:sz w:val="21"/>
                <w:szCs w:val="21"/>
              </w:rPr>
              <w:t xml:space="preserve"> y señala la </w:t>
            </w:r>
            <w:proofErr w:type="spellStart"/>
            <w:del w:id="9005" w:author="Comisión de revisión 4.5" w:date="2026-10-13T00:00:00Z">
              <w:r>
                <w:rPr>
                  <w:sz w:val="21"/>
                  <w:szCs w:val="21"/>
                </w:rPr>
                <w:delText xml:space="preserve">sancion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</w:rPr>
                <w:t xml:space="preserve">sanción</w:t>
              </w:r>
            </w:ins>
            <w:proofErr w:type="spellEnd"/>
            <w:r>
              <w:rPr>
                <w:sz w:val="21"/>
                <w:szCs w:val="21"/>
              </w:rPr>
              <w:t xml:space="preserve"> correspondiente.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B4A8F" w14:textId="77777777" w:rsidR="00085867" w:rsidRDefault="00B00FD3">
            <w:pPr>
              <w:spacing w:before="20" w:after="20"/>
            </w:pPr>
            <w:r>
              <w:rPr>
                <w:sz w:val="21"/>
                <w:szCs w:val="21"/>
              </w:rPr>
              <w:t xml:space="preserve">Clasifica el </w:t>
            </w:r>
            <w:proofErr w:type="spellStart"/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ilicito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ilícito</w:t>
              </w:r>
            </w:ins>
            <w:proofErr w:type="spellEnd"/>
            <w:r>
              <w:rPr>
                <w:sz w:val="21"/>
                <w:szCs w:val="21"/>
              </w:rPr>
              <w:t xml:space="preserve"> con precisión, detalla la </w:t>
            </w:r>
            <w:proofErr w:type="spellStart"/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sancion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sanción</w:t>
              </w:r>
            </w:ins>
            <w:proofErr w:type="spellEnd"/>
            <w:r>
              <w:rPr>
                <w:sz w:val="21"/>
                <w:szCs w:val="21"/>
              </w:rPr>
              <w:t xml:space="preserve"> y explica con claridad la diferencia entre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la </w:delText>
              </w:r>
              <w:r>
                <w:rPr>
                  <w:sz w:val="21"/>
                  <w:szCs w:val="21"/>
                </w:rPr>
                <w:delText xml:space="preserve">via</w:delText>
              </w:r>
              <w:r>
                <w:rPr>
                  <w:sz w:val="21"/>
                  <w:szCs w:val="21"/>
                </w:rPr>
                <w:delText xml:space="preserve"> administrativa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la vía administrativa</w:t>
              </w:r>
            </w:ins>
            <w:r>
              <w:rPr>
                <w:sz w:val="21"/>
                <w:szCs w:val="21"/>
              </w:rPr>
              <w:t xml:space="preserve"> y penal.</w:t>
            </w:r>
            <w:proofErr w:type="spellStart"/>
            <w:proofErr w:type="spellEnd"/>
          </w:p>
        </w:tc>
      </w:tr>
      <w:tr w:rsidR="00085867" w14:paraId="71640DA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97B9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175107" w14:textId="77777777" w:rsidR="00085867" w:rsidRDefault="00B00FD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Secuencia del procedimiento sancionador y pasos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C7F70" w14:textId="77777777" w:rsidR="00085867" w:rsidRDefault="00B00FD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Desordena las etapas principales del procedimiento sancionador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01DC4E" w14:textId="77777777" w:rsidR="00085867" w:rsidRDefault="00B00FD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Describe en orden las etapas del procedimiento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6D7666" w14:textId="77777777" w:rsidR="00085867" w:rsidRDefault="00B00FD3">
            <w:pPr>
              <w:spacing w:before="20" w:after="20"/>
            </w:pPr>
            <w:r>
              <w:rPr>
                <w:sz w:val="21"/>
                <w:szCs w:val="21"/>
              </w:rPr>
              <w:t>Explica en orden la secuencia del procedimiento, señala los plazos legales aplicables y reconoce los recursos de impugnación procedentes.</w:t>
            </w:r>
          </w:p>
        </w:tc>
      </w:tr>
      <w:tr w:rsidR="00085867" w14:paraId="5D44316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BCCE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FA317" w14:textId="77777777" w:rsidR="00085867" w:rsidRDefault="00722DF4" w:rsidP="006543C2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11: </w:t>
            </w:r>
            <w:r w:rsidR="006543C2">
              <w:rPr>
                <w:sz w:val="21"/>
                <w:szCs w:val="21"/>
                <w:highlight w:val="yellow"/>
              </w:rPr>
              <w:t xml:space="preserve">Esquema del proceso de </w:t>
            </w:r>
            <w:r>
              <w:rPr>
                <w:sz w:val="21"/>
                <w:szCs w:val="21"/>
                <w:highlight w:val="yellow"/>
              </w:rPr>
              <w:t>i</w:t>
            </w:r>
            <w:r w:rsidR="006543C2">
              <w:rPr>
                <w:sz w:val="21"/>
                <w:szCs w:val="21"/>
                <w:highlight w:val="yellow"/>
              </w:rPr>
              <w:t>mpugnación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06A8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6%</w:t>
            </w:r>
          </w:p>
        </w:tc>
      </w:tr>
      <w:tr w:rsidR="00085867" w14:paraId="0E9502A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27631B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1C8D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53C01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FE261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07856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4114404D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948D4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FC9BE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Vías de impugnación y plazos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504B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la vía administrativa y la judicial.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1E11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Diferencia la vía administrativa de la judicial e indica los plazos de cada recurso.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5846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Explica cuándo conviene cada vía y calcula los plazos de un caso.</w:t>
            </w:r>
          </w:p>
        </w:tc>
      </w:tr>
      <w:tr w:rsidR="00085867" w14:paraId="124F9A3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3934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4F0D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Ejecución tributaria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75159" w14:textId="77777777" w:rsidR="00085867" w:rsidRDefault="00EA4EC3" w:rsidP="00EA4EC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Desconoce </w:t>
            </w:r>
            <w:r w:rsidR="00722DF4">
              <w:rPr>
                <w:sz w:val="21"/>
                <w:szCs w:val="21"/>
                <w:highlight w:val="yellow"/>
              </w:rPr>
              <w:t>la ejecución tributaria.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78B1D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Describe el procedimiento de ejecución tributaria.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BCEF6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Identifica las causales de oposición </w:t>
            </w:r>
            <w:r w:rsidR="009528E8">
              <w:rPr>
                <w:sz w:val="21"/>
                <w:szCs w:val="21"/>
                <w:highlight w:val="yellow"/>
              </w:rPr>
              <w:t>y suspensión de</w:t>
            </w:r>
            <w:r>
              <w:rPr>
                <w:sz w:val="21"/>
                <w:szCs w:val="21"/>
                <w:highlight w:val="yellow"/>
              </w:rPr>
              <w:t xml:space="preserve"> la ejecución</w:t>
            </w:r>
            <w:r w:rsidR="009528E8">
              <w:rPr>
                <w:sz w:val="21"/>
                <w:szCs w:val="21"/>
                <w:highlight w:val="yellow"/>
              </w:rPr>
              <w:t xml:space="preserve"> tributaria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58F95D2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DD256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18576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Análisis de la resolución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99E8E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Resume los hechos de forma incompleta.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894C2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los hechos, los agravios y el fundamento de la resolución.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C14D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Extrae el criterio de la resolución y lo aplica a un caso similar.</w:t>
            </w:r>
          </w:p>
        </w:tc>
      </w:tr>
      <w:tr w:rsidR="00085867" w14:paraId="0A12468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78104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14CBC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12: </w:t>
            </w:r>
            <w:r w:rsidR="006543C2">
              <w:rPr>
                <w:sz w:val="21"/>
                <w:szCs w:val="21"/>
                <w:highlight w:val="yellow"/>
              </w:rPr>
              <w:t>Ficha de análisis de una resolución de la Autoridad de Impugnación Tributaria.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A91A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7%</w:t>
            </w:r>
          </w:p>
        </w:tc>
      </w:tr>
      <w:tr w:rsidR="00085867" w14:paraId="0963A7C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9605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62EB7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0DF1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C7164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86EDF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77811A0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718C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DCA88" w14:textId="77777777" w:rsidR="00085867" w:rsidRDefault="009528E8">
            <w:pPr>
              <w:spacing w:before="20" w:after="20"/>
            </w:pPr>
            <w:r>
              <w:rPr>
                <w:sz w:val="21"/>
                <w:szCs w:val="21"/>
              </w:rPr>
              <w:t>Casos de impugnación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F8725" w14:textId="77777777" w:rsidR="00085867" w:rsidRDefault="009528E8" w:rsidP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Desconoce</w:t>
            </w:r>
            <w:r w:rsidR="00722DF4">
              <w:rPr>
                <w:sz w:val="21"/>
                <w:szCs w:val="21"/>
                <w:highlight w:val="yellow"/>
              </w:rPr>
              <w:t xml:space="preserve"> </w:t>
            </w:r>
            <w:r>
              <w:rPr>
                <w:sz w:val="21"/>
                <w:szCs w:val="21"/>
                <w:highlight w:val="yellow"/>
              </w:rPr>
              <w:t>los actos administrativos tributarios sujetos a impugnación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051B6" w14:textId="77777777" w:rsidR="00085867" w:rsidRDefault="009528E8" w:rsidP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Reconoce los casos de impugnación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B8098" w14:textId="77777777" w:rsidR="00085867" w:rsidRDefault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Análisis contable del contenido del recurso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3177E43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FDA4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5B2E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Fundamentación de agravios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E25D5" w14:textId="77777777" w:rsidR="00085867" w:rsidRDefault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evidencia los agravios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E4042" w14:textId="77777777" w:rsidR="00085867" w:rsidRDefault="009528E8" w:rsidP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Especifica </w:t>
            </w:r>
            <w:r w:rsidR="00722DF4">
              <w:rPr>
                <w:sz w:val="21"/>
                <w:szCs w:val="21"/>
                <w:highlight w:val="yellow"/>
              </w:rPr>
              <w:t xml:space="preserve">los agravios </w:t>
            </w:r>
            <w:del w:id="9023" w:author="Comisión de revisión 4.5" w:date="2026-10-13T00:00:00Z">
              <w:r>
                <w:rPr>
                  <w:sz w:val="21"/>
                  <w:szCs w:val="21"/>
                </w:rPr>
                <w:delText xml:space="preserve">subsumidos en la Norma Tributaria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</w:rPr>
                <w:t xml:space="preserve">subsumidos en la norma tributaria</w:t>
              </w:r>
            </w:ins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D402B1" w14:textId="77777777" w:rsidR="00085867" w:rsidRDefault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</w:t>
            </w:r>
            <w:r w:rsidR="00722DF4">
              <w:rPr>
                <w:sz w:val="21"/>
                <w:szCs w:val="21"/>
                <w:highlight w:val="yellow"/>
              </w:rPr>
              <w:t>efuta los argumentos de la resolución impugnada.</w:t>
            </w:r>
          </w:p>
        </w:tc>
      </w:tr>
      <w:tr w:rsidR="00085867" w14:paraId="3022668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A05D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3FD5DC" w14:textId="77777777" w:rsidR="00085867" w:rsidRDefault="009528E8" w:rsidP="009528E8">
            <w:pPr>
              <w:spacing w:before="20" w:after="20"/>
            </w:pPr>
            <w:r>
              <w:rPr>
                <w:sz w:val="21"/>
                <w:szCs w:val="21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C4C50" w14:textId="77777777" w:rsidR="00085867" w:rsidRDefault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</w:t>
            </w:r>
            <w:r w:rsidR="00722DF4">
              <w:rPr>
                <w:sz w:val="21"/>
                <w:szCs w:val="21"/>
                <w:highlight w:val="yellow"/>
              </w:rPr>
              <w:t>articipan solo algunos integrantes.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86869" w14:textId="77777777" w:rsidR="00085867" w:rsidRDefault="009528E8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T</w:t>
            </w:r>
            <w:r w:rsidR="00722DF4">
              <w:rPr>
                <w:sz w:val="21"/>
                <w:szCs w:val="21"/>
                <w:highlight w:val="yellow"/>
              </w:rPr>
              <w:t>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A6BB3" w14:textId="77777777" w:rsidR="00085867" w:rsidRDefault="00722DF4" w:rsidP="00CB285D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El equipo </w:t>
            </w:r>
            <w:r w:rsidR="00CB285D">
              <w:rPr>
                <w:sz w:val="21"/>
                <w:szCs w:val="21"/>
              </w:rPr>
              <w:t>presenta los resultados ante el curso.</w:t>
            </w:r>
          </w:p>
        </w:tc>
      </w:tr>
      <w:tr w:rsidR="00085867" w14:paraId="28ABDB2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515B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DF46A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13: </w:t>
            </w:r>
            <w:r w:rsidR="006543C2">
              <w:rPr>
                <w:sz w:val="21"/>
                <w:szCs w:val="21"/>
                <w:highlight w:val="yellow"/>
              </w:rPr>
              <w:t>Informe de un caso de doble imposición internacional.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561F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2%</w:t>
            </w:r>
          </w:p>
        </w:tc>
      </w:tr>
      <w:tr w:rsidR="00085867" w14:paraId="61821D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04521E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F440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70C4E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F03B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EAB6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01FCBD2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D3E3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FB6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Criterios de sujeción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36B57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residencia, nacionalidad y fuente.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9BDC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lo</w:t>
            </w:r>
            <w:r w:rsidR="00F80389">
              <w:rPr>
                <w:sz w:val="21"/>
                <w:szCs w:val="21"/>
                <w:highlight w:val="yellow"/>
              </w:rPr>
              <w:t>s criterios de sujeción</w:t>
            </w:r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3291A" w14:textId="77777777" w:rsidR="00085867" w:rsidRDefault="00722DF4" w:rsidP="00F80389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Explica el criterio de la fuente.</w:t>
            </w:r>
          </w:p>
        </w:tc>
      </w:tr>
      <w:tr w:rsidR="00085867" w14:paraId="2A9B2EC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F1AB4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3C2E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Establecimiento permanente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98935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analiza el establecimiento permanente.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9942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Determina si existe establecimiento permanente.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649D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Analiza sus efectos en la tributación del caso.</w:t>
            </w:r>
          </w:p>
        </w:tc>
      </w:tr>
      <w:tr w:rsidR="00085867" w14:paraId="38B80F2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F075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A9C6D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Conclusión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3EC47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emite conclusión.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04855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Concluye sobre la existencia de doble imposición.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7D2318" w14:textId="77777777" w:rsidR="00085867" w:rsidRDefault="00F80389" w:rsidP="00F80389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Determina el método de no doble imposición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33B3EC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2B522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B331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14: </w:t>
            </w:r>
            <w:r w:rsidR="006543C2">
              <w:rPr>
                <w:sz w:val="21"/>
                <w:szCs w:val="21"/>
                <w:highlight w:val="yellow"/>
              </w:rPr>
              <w:t>Esquema de los riesgos de erosión de la base imponible y de precios de transferencia.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E4483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2%</w:t>
            </w:r>
          </w:p>
        </w:tc>
      </w:tr>
      <w:tr w:rsidR="00085867" w14:paraId="4392E4F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16DD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2E948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4382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EB5D2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270E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2F223A1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662899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06C1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Conceptos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B0A26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Define los conceptos de forma imprecisa.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5210E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Explica la erosión de la base y los precios de transferencia.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E063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Ilustra los conceptos con un caso.</w:t>
            </w:r>
          </w:p>
        </w:tc>
      </w:tr>
      <w:tr w:rsidR="00085867" w14:paraId="1BC8AD9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B4C5C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D549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B3FA27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identifica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0925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los riesgos para el fisco y la empresa.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A19B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Propone controles para la empresa.</w:t>
            </w:r>
          </w:p>
        </w:tc>
      </w:tr>
      <w:tr w:rsidR="00085867" w14:paraId="0BB6E9F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B7365D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D91D0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15: </w:t>
            </w:r>
            <w:r w:rsidR="006543C2">
              <w:rPr>
                <w:bCs/>
                <w:sz w:val="21"/>
                <w:szCs w:val="21"/>
                <w:highlight w:val="yellow"/>
              </w:rPr>
              <w:t xml:space="preserve">Informe sobre la </w:t>
            </w:r>
            <w:r w:rsidR="006543C2">
              <w:rPr>
                <w:sz w:val="21"/>
                <w:szCs w:val="21"/>
                <w:highlight w:val="yellow"/>
              </w:rPr>
              <w:t>aplicación de los métodos para evitar la doble imposición.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BF8DF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2%</w:t>
            </w:r>
          </w:p>
        </w:tc>
      </w:tr>
      <w:tr w:rsidR="00085867" w14:paraId="5EE64CA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39A3E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0ED11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A3887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B6D4D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0FD18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371FF17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7CBB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EEB03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Métodos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EA7F6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un método no pertinente.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256076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los métodos de exención e imputación.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F27FD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Compara la carga tributaria de cada método.</w:t>
            </w:r>
          </w:p>
        </w:tc>
      </w:tr>
      <w:tr w:rsidR="00085867" w14:paraId="6A8E587D" w14:textId="77777777" w:rsidTr="006543C2">
        <w:trPr>
          <w:cantSplit/>
          <w:trHeight w:val="858"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F343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27DC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Trabajo en equipo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0927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Participan solo algunos integrantes.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092A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Todos los integrantes participan.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A741A6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 equipo sustenta sus resultados ante el curso.</w:t>
            </w:r>
          </w:p>
        </w:tc>
      </w:tr>
      <w:tr w:rsidR="00085867" w14:paraId="4A0B5B6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5B5C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BBBF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16: </w:t>
            </w:r>
            <w:r w:rsidR="006543C2">
              <w:rPr>
                <w:sz w:val="21"/>
                <w:szCs w:val="21"/>
                <w:highlight w:val="yellow"/>
              </w:rPr>
              <w:t>Cuadro comparativo de los modelos de convenios de doble imposición.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E67B0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2%</w:t>
            </w:r>
          </w:p>
        </w:tc>
      </w:tr>
      <w:tr w:rsidR="00085867" w14:paraId="6B61170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EEC7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26DD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CBE6D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E235F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3CFA7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7E7FFFD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DF83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7E2C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Criterio de tributación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461E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Confunde los criterios de cada modelo.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CEB2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el criterio de cada modelo.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62A4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Explica qué modelo favorece a los países importadores de capital.</w:t>
            </w:r>
          </w:p>
        </w:tc>
      </w:tr>
      <w:tr w:rsidR="00085867" w14:paraId="79C4B38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5C69A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0B4F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Aplicación a Bolivia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B82A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vincula los modelos con Bolivia.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13F5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Relaciona los modelos con los convenios de Bolivia.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C7459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Evalúa el efecto de un convenio en una operación concreta.</w:t>
            </w:r>
          </w:p>
        </w:tc>
      </w:tr>
      <w:tr w:rsidR="00085867" w14:paraId="72DFA66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8127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584F2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Presentación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E10CF7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 cuadro es incompleto.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B475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 cuadro es claro y ordenado.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AD4FE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 cuadro cita las fuentes oficiales.</w:t>
            </w:r>
          </w:p>
        </w:tc>
      </w:tr>
      <w:tr w:rsidR="00085867" w14:paraId="46391E0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F10D7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35B8BC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17: </w:t>
            </w:r>
            <w:r w:rsidR="006543C2">
              <w:rPr>
                <w:sz w:val="21"/>
                <w:szCs w:val="21"/>
              </w:rPr>
              <w:t>Cuadro de obligaciones tributarias aduaneras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CD9B6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0E849BB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165E2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E4E3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3A856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C342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08B7E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1CCF434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6CA8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A420A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Método de valoración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502A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un método sin justificarlo.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C2A63D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el método de valoración pertinente.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0649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Resuelve una situación de duda razonable.</w:t>
            </w:r>
          </w:p>
        </w:tc>
      </w:tr>
      <w:tr w:rsidR="00085867" w14:paraId="3EF9420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3E50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57A1B" w14:textId="77777777" w:rsidR="00085867" w:rsidRDefault="00722DF4">
            <w:pPr>
              <w:spacing w:before="20" w:after="20"/>
            </w:pPr>
            <w:proofErr w:type="spellStart"/>
            <w:r>
              <w:rPr>
                <w:sz w:val="21"/>
                <w:szCs w:val="21"/>
                <w:highlight w:val="yellow"/>
              </w:rPr>
              <w:t>Incoterms</w:t>
            </w:r>
            <w:proofErr w:type="spellEnd"/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AA4BB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No ajusta el valor según el </w:t>
            </w:r>
            <w:proofErr w:type="spellStart"/>
            <w:r>
              <w:rPr>
                <w:sz w:val="21"/>
                <w:szCs w:val="21"/>
                <w:highlight w:val="yellow"/>
              </w:rPr>
              <w:t>Incoterm</w:t>
            </w:r>
            <w:proofErr w:type="spellEnd"/>
            <w:r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80A6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Ajusta el valor según el </w:t>
            </w:r>
            <w:proofErr w:type="spellStart"/>
            <w:r>
              <w:rPr>
                <w:sz w:val="21"/>
                <w:szCs w:val="21"/>
                <w:highlight w:val="yellow"/>
              </w:rPr>
              <w:t>Incoterm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pactado.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386D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 xml:space="preserve">Explica la distribución de riesgos del </w:t>
            </w:r>
            <w:proofErr w:type="spellStart"/>
            <w:r>
              <w:rPr>
                <w:sz w:val="21"/>
                <w:szCs w:val="21"/>
                <w:highlight w:val="yellow"/>
              </w:rPr>
              <w:t>Incoterm</w:t>
            </w:r>
            <w:proofErr w:type="spellEnd"/>
            <w:r>
              <w:rPr>
                <w:sz w:val="21"/>
                <w:szCs w:val="21"/>
                <w:highlight w:val="yellow"/>
              </w:rPr>
              <w:t>.</w:t>
            </w:r>
          </w:p>
        </w:tc>
      </w:tr>
      <w:tr w:rsidR="00085867" w14:paraId="389AB9B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66981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E4FE1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18: </w:t>
            </w:r>
            <w:r w:rsidR="006543C2">
              <w:rPr>
                <w:sz w:val="21"/>
                <w:szCs w:val="21"/>
              </w:rPr>
              <w:t>Informe del análisis de valor en aduanas.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F3EB67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63CFFAC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37F85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CFC33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11423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E3F8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09174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390E262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39BC6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BD6B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Base imponible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3917E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Omite componentes de la base.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55CDB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Determina la base imponible vigente.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170B9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Explica el efecto del transporte y del seguro.</w:t>
            </w:r>
          </w:p>
        </w:tc>
      </w:tr>
      <w:tr w:rsidR="00085867" w14:paraId="27EFE91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966F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F6380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Tributos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A8FCA4" w14:textId="77777777" w:rsidR="00085867" w:rsidRDefault="00AA007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mal las alícuotas</w:t>
            </w:r>
            <w:r w:rsidR="00722DF4">
              <w:rPr>
                <w:sz w:val="21"/>
                <w:szCs w:val="21"/>
                <w:highlight w:val="yellow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F102EE" w14:textId="77777777" w:rsidR="00085867" w:rsidRDefault="00AA007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Describe las alícuotas,</w:t>
            </w:r>
            <w:r w:rsidR="00722DF4">
              <w:rPr>
                <w:sz w:val="21"/>
                <w:szCs w:val="21"/>
                <w:highlight w:val="yellow"/>
              </w:rPr>
              <w:t xml:space="preserve"> el Gravamen Arancelario, el IVA y el ICE.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0A5F1F" w14:textId="77777777" w:rsidR="00085867" w:rsidRDefault="00722DF4" w:rsidP="00AA0073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Analiza el costo de la mercancía.</w:t>
            </w:r>
          </w:p>
        </w:tc>
      </w:tr>
      <w:tr w:rsidR="00085867" w14:paraId="66857EA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CD5C5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B3DC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19: </w:t>
            </w:r>
            <w:r w:rsidR="006543C2">
              <w:rPr>
                <w:sz w:val="21"/>
                <w:szCs w:val="21"/>
                <w:highlight w:val="yellow"/>
              </w:rPr>
              <w:t>Declaración de importación o de exportación de un caso práctico.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EF26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4087955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59B453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7A932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D2C33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8364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6804A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4E5B2E8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78410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63AC5F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Modalidad de despacho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D8718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Elige una modalidad no aplicable.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885103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Aplica la modalidad de despacho adecuada.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98BB6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Justifica la modalidad elegida.</w:t>
            </w:r>
          </w:p>
        </w:tc>
      </w:tr>
      <w:tr w:rsidR="00085867" w14:paraId="4A11626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5848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B114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Riesgos aduaneros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3AF6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No identifica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C1878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los riesgos de clasificación y valoración.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139394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Propone controles para el operador.</w:t>
            </w:r>
          </w:p>
        </w:tc>
      </w:tr>
      <w:tr w:rsidR="00085867" w14:paraId="0C86D71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87710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C676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 xml:space="preserve">Producto 20: </w:t>
            </w:r>
            <w:r w:rsidR="006543C2">
              <w:rPr>
                <w:sz w:val="21"/>
                <w:szCs w:val="21"/>
                <w:highlight w:val="yellow"/>
              </w:rPr>
              <w:t>Informe de aplicación de un régimen aduanero especial.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76B94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5%</w:t>
            </w:r>
          </w:p>
        </w:tc>
      </w:tr>
      <w:tr w:rsidR="00085867" w14:paraId="4D1D1D7C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694C1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B56C35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04FAA8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10CADB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432CDF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Destacado (81–100)</w:t>
            </w:r>
          </w:p>
        </w:tc>
      </w:tr>
      <w:tr w:rsidR="00085867" w14:paraId="76AB84D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0F9E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02DA5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Régimen aplicable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3F03A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Elige un régimen no pertinente.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3C06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Identifica el régimen especial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F824E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Compara el régimen con otras alternativas.</w:t>
            </w:r>
          </w:p>
        </w:tc>
      </w:tr>
      <w:tr w:rsidR="00085867" w14:paraId="1B374793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13C8F4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10FEE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Requisitos y efectos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9D0EC2" w14:textId="77777777" w:rsidR="00085867" w:rsidRDefault="003E564E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Desconoce los</w:t>
            </w:r>
            <w:r w:rsidR="00722DF4">
              <w:rPr>
                <w:sz w:val="21"/>
                <w:szCs w:val="21"/>
                <w:highlight w:val="yellow"/>
              </w:rPr>
              <w:t xml:space="preserve"> requisitos.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4BCE2B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Describe los requisitos y los efectos tributarios.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31091C" w14:textId="77777777" w:rsidR="00085867" w:rsidRDefault="003E564E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Señala</w:t>
            </w:r>
            <w:r w:rsidR="00722DF4">
              <w:rPr>
                <w:sz w:val="21"/>
                <w:szCs w:val="21"/>
                <w:highlight w:val="yellow"/>
              </w:rPr>
              <w:t xml:space="preserve"> el beneficio para la empresa.</w:t>
            </w:r>
          </w:p>
        </w:tc>
      </w:tr>
      <w:tr w:rsidR="00085867" w14:paraId="2C64CE1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820F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74101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Claridad de la sustentación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75AF1C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La exposición es confusa.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BA6A7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Expone con claridad.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53A92" w14:textId="77777777" w:rsidR="00085867" w:rsidRDefault="00722DF4">
            <w:pPr>
              <w:spacing w:before="20" w:after="20"/>
            </w:pPr>
            <w:r>
              <w:rPr>
                <w:sz w:val="21"/>
                <w:szCs w:val="21"/>
                <w:highlight w:val="yellow"/>
              </w:rPr>
              <w:t>Responde con solvencia las preguntas del curso.</w:t>
            </w:r>
          </w:p>
        </w:tc>
      </w:tr>
      <w:tr w:rsidR="00085867" w14:paraId="7BBB8F4A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42A358" w14:textId="77777777" w:rsidR="00085867" w:rsidRDefault="0008586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8124C9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D073E" w14:textId="77777777" w:rsidR="00085867" w:rsidRDefault="00722DF4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  <w:highlight w:val="yellow"/>
              </w:rPr>
              <w:t>100%</w:t>
            </w:r>
          </w:p>
        </w:tc>
      </w:tr>
      <w:tr w:rsidR="00085867" w14:paraId="7EC9D2CD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5750BCE" w14:textId="77777777" w:rsidR="00085867" w:rsidRDefault="00722DF4">
            <w:pPr>
              <w:spacing w:before="20" w:after="20"/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5652DCB0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Aduana Nacional. Cartillas y textos informativos de procedimientos aduaneros.</w:t>
            </w:r>
          </w:p>
          <w:p w14:paraId="43E939A2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Autoridad de Impugnación Tributaria. Guía para la presentación de los recursos de alzada y jerárquico.</w:t>
            </w:r>
          </w:p>
          <w:p w14:paraId="6554D2B1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Benítez Rivas, A. (2009). </w:t>
            </w:r>
            <w:r>
              <w:rPr>
                <w:i/>
                <w:iCs/>
                <w:sz w:val="21"/>
                <w:szCs w:val="21"/>
              </w:rPr>
              <w:t>Derecho Tributario</w:t>
            </w:r>
            <w:r>
              <w:rPr>
                <w:sz w:val="21"/>
                <w:szCs w:val="21"/>
              </w:rPr>
              <w:t>. La Paz: Editorial Central Gráfica S.R.L.</w:t>
            </w:r>
          </w:p>
          <w:p w14:paraId="0223BE26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Compendio de Resoluciones Normativas de Directorio del Servicio de Impuestos Nacionales.</w:t>
            </w:r>
          </w:p>
          <w:p w14:paraId="30427639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Constitución Política del Estado</w:t>
            </w:r>
            <w:r>
              <w:rPr>
                <w:sz w:val="21"/>
                <w:szCs w:val="21"/>
                <w:highlight w:val="yellow"/>
              </w:rPr>
              <w:t>, de 7 de febrero de 2009,</w:t>
            </w:r>
            <w:r>
              <w:rPr>
                <w:sz w:val="21"/>
                <w:szCs w:val="21"/>
              </w:rPr>
              <w:t xml:space="preserve"> Gaceta Oficial de Bolivia.</w:t>
            </w:r>
          </w:p>
          <w:p w14:paraId="00BE27F4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Decreto Supremo N° 5646, de 29 de junio de 2026, de reducción del Gravamen Arancelario.</w:t>
            </w:r>
          </w:p>
          <w:p w14:paraId="1A0F6B73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Ley General de Aduanas, Ley N° 1990</w:t>
            </w:r>
            <w:r>
              <w:rPr>
                <w:sz w:val="21"/>
                <w:szCs w:val="21"/>
                <w:highlight w:val="yellow"/>
              </w:rPr>
              <w:t>, de 28 de julio de 1999</w:t>
            </w:r>
            <w:r>
              <w:rPr>
                <w:sz w:val="21"/>
                <w:szCs w:val="21"/>
              </w:rPr>
              <w:t>, y su decreto reglamentario</w:t>
            </w:r>
            <w:r>
              <w:rPr>
                <w:sz w:val="21"/>
                <w:szCs w:val="21"/>
                <w:highlight w:val="yellow"/>
              </w:rPr>
              <w:t>, el Decreto Supremo N° 25870, de 11 de agosto de 2000</w:t>
            </w:r>
            <w:r>
              <w:rPr>
                <w:sz w:val="21"/>
                <w:szCs w:val="21"/>
              </w:rPr>
              <w:t>.</w:t>
            </w:r>
          </w:p>
          <w:p w14:paraId="5C99C9E8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Ley N° 031, de Autonomías y Descentralización</w:t>
            </w:r>
            <w:r>
              <w:rPr>
                <w:sz w:val="21"/>
                <w:szCs w:val="21"/>
                <w:highlight w:val="yellow"/>
              </w:rPr>
              <w:t>, de 19 de julio de 2010</w:t>
            </w:r>
            <w:r>
              <w:rPr>
                <w:sz w:val="21"/>
                <w:szCs w:val="21"/>
              </w:rPr>
              <w:t>.</w:t>
            </w:r>
          </w:p>
          <w:p w14:paraId="12E3B84A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1448, de 25 de julio de 2022, que modifica el Código Tributario Boliviano y la Ley N° 843.</w:t>
            </w:r>
          </w:p>
          <w:p w14:paraId="4521B970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1733, de 27 de mayo de 2026, de alivio tributario, condonación y regularización tributaria.</w:t>
            </w:r>
          </w:p>
          <w:p w14:paraId="39D3CD43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Ley N° 2492</w:t>
            </w:r>
            <w:r>
              <w:rPr>
                <w:sz w:val="21"/>
                <w:szCs w:val="21"/>
                <w:highlight w:val="yellow"/>
              </w:rPr>
              <w:t>, de 2 de agosto de 2003,</w:t>
            </w:r>
            <w:r>
              <w:rPr>
                <w:sz w:val="21"/>
                <w:szCs w:val="21"/>
              </w:rPr>
              <w:t xml:space="preserve"> Código Tributario Boliviano, texto ordenado y actualizado</w:t>
            </w:r>
            <w:r>
              <w:rPr>
                <w:sz w:val="21"/>
                <w:szCs w:val="21"/>
                <w:highlight w:val="yellow"/>
              </w:rPr>
              <w:t xml:space="preserve"> con las modificaciones de las Leyes N° 812, N° 1448 y N° 1733</w:t>
            </w:r>
            <w:r>
              <w:rPr>
                <w:sz w:val="21"/>
                <w:szCs w:val="21"/>
              </w:rPr>
              <w:t>.</w:t>
            </w:r>
          </w:p>
          <w:p w14:paraId="0D765970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3092, de 7 de julio de 2005, que incorpora el Título V al Código Tributario Boliviano, de la impugnación tributaria.</w:t>
            </w:r>
          </w:p>
          <w:p w14:paraId="1051C5DA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Ley N° 843</w:t>
            </w:r>
            <w:r>
              <w:rPr>
                <w:sz w:val="21"/>
                <w:szCs w:val="21"/>
                <w:highlight w:val="yellow"/>
              </w:rPr>
              <w:t>, de 20 de mayo de 1986</w:t>
            </w:r>
            <w:r>
              <w:rPr>
                <w:sz w:val="21"/>
                <w:szCs w:val="21"/>
              </w:rPr>
              <w:t>, texto ordenado</w:t>
            </w:r>
            <w:r>
              <w:rPr>
                <w:sz w:val="21"/>
                <w:szCs w:val="21"/>
                <w:highlight w:val="yellow"/>
              </w:rPr>
              <w:t xml:space="preserve"> vigente por el Decreto Supremo N° 27947, de 20 de diciembre de 2004</w:t>
            </w:r>
            <w:r>
              <w:rPr>
                <w:sz w:val="21"/>
                <w:szCs w:val="21"/>
              </w:rPr>
              <w:t>.</w:t>
            </w:r>
          </w:p>
          <w:p w14:paraId="2C1FFD76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Servicio de Impuestos Nacionales. Cartillas y textos informativos de procedimientos tributarios.</w:t>
            </w:r>
          </w:p>
          <w:p w14:paraId="624B535C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Valdez, J. (2012). </w:t>
            </w:r>
            <w:r>
              <w:rPr>
                <w:i/>
                <w:iCs/>
                <w:sz w:val="21"/>
                <w:szCs w:val="21"/>
              </w:rPr>
              <w:t>El sistema tributario boliviano y las normas internacionales de información financiera</w:t>
            </w:r>
            <w:r>
              <w:rPr>
                <w:sz w:val="21"/>
                <w:szCs w:val="21"/>
              </w:rPr>
              <w:t>. La Paz, Bolivia: Editorial Cuatro Hermanos.</w:t>
            </w:r>
          </w:p>
        </w:tc>
      </w:tr>
      <w:tr w:rsidR="00085867" w14:paraId="2641105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A8EF45" w14:textId="77777777" w:rsidR="00085867" w:rsidRDefault="00722DF4">
            <w:pPr>
              <w:spacing w:before="20" w:after="20"/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complementaria:</w:t>
            </w:r>
          </w:p>
          <w:p w14:paraId="2EEFFA04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Altamirano, A. (2012). </w:t>
            </w:r>
            <w:r>
              <w:rPr>
                <w:i/>
                <w:iCs/>
                <w:sz w:val="21"/>
                <w:szCs w:val="21"/>
              </w:rPr>
              <w:t>Derecho tributario teoría general</w:t>
            </w:r>
            <w:r>
              <w:rPr>
                <w:sz w:val="21"/>
                <w:szCs w:val="21"/>
              </w:rPr>
              <w:t>. Buenos Aires: Editorial Marcial Pons.</w:t>
            </w:r>
          </w:p>
          <w:p w14:paraId="47573E06" w14:textId="77777777" w:rsidR="00085867" w:rsidRDefault="00722DF4">
            <w:pPr>
              <w:spacing w:before="10" w:after="10"/>
              <w:ind w:left="360" w:hanging="360"/>
            </w:pPr>
            <w:proofErr w:type="spellStart"/>
            <w:r>
              <w:rPr>
                <w:sz w:val="21"/>
                <w:szCs w:val="21"/>
              </w:rPr>
              <w:t>Bertaza</w:t>
            </w:r>
            <w:proofErr w:type="spellEnd"/>
            <w:r>
              <w:rPr>
                <w:sz w:val="21"/>
                <w:szCs w:val="21"/>
              </w:rPr>
              <w:t xml:space="preserve">, H. y Marconi, N. (2010). </w:t>
            </w:r>
            <w:r>
              <w:rPr>
                <w:i/>
                <w:iCs/>
                <w:sz w:val="21"/>
                <w:szCs w:val="21"/>
              </w:rPr>
              <w:t>Tratado de derecho penal tributario</w:t>
            </w:r>
            <w:r>
              <w:rPr>
                <w:sz w:val="21"/>
                <w:szCs w:val="21"/>
              </w:rPr>
              <w:t>. Buenos Aires: La Ley, 3 tomos.</w:t>
            </w:r>
          </w:p>
          <w:p w14:paraId="78F34C76" w14:textId="77777777" w:rsidR="00085867" w:rsidRDefault="00722DF4">
            <w:pPr>
              <w:spacing w:before="10" w:after="10"/>
              <w:ind w:left="360" w:hanging="360"/>
            </w:pPr>
            <w:proofErr w:type="spellStart"/>
            <w:r>
              <w:rPr>
                <w:sz w:val="21"/>
                <w:szCs w:val="21"/>
              </w:rPr>
              <w:t>Braccia</w:t>
            </w:r>
            <w:proofErr w:type="spellEnd"/>
            <w:r>
              <w:rPr>
                <w:sz w:val="21"/>
                <w:szCs w:val="21"/>
              </w:rPr>
              <w:t xml:space="preserve">, M. F. (2016). </w:t>
            </w:r>
            <w:r>
              <w:rPr>
                <w:i/>
                <w:iCs/>
                <w:sz w:val="21"/>
                <w:szCs w:val="21"/>
              </w:rPr>
              <w:t>Derecho Internacional Tributario</w:t>
            </w:r>
            <w:r>
              <w:rPr>
                <w:sz w:val="21"/>
                <w:szCs w:val="21"/>
              </w:rPr>
              <w:t>. Buenos Aires: Editorial La Ley.</w:t>
            </w:r>
          </w:p>
          <w:p w14:paraId="28C9345E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 xml:space="preserve">Cámara de Comercio Internacional, ICC (2019). </w:t>
            </w:r>
            <w:proofErr w:type="spellStart"/>
            <w:r>
              <w:rPr>
                <w:i/>
                <w:iCs/>
                <w:sz w:val="21"/>
                <w:szCs w:val="21"/>
                <w:highlight w:val="yellow"/>
              </w:rPr>
              <w:t>Incoterms</w:t>
            </w:r>
            <w:proofErr w:type="spellEnd"/>
            <w:r>
              <w:rPr>
                <w:i/>
                <w:iCs/>
                <w:sz w:val="21"/>
                <w:szCs w:val="21"/>
                <w:highlight w:val="yellow"/>
              </w:rPr>
              <w:t xml:space="preserve"> 2020</w:t>
            </w:r>
            <w:r>
              <w:rPr>
                <w:sz w:val="21"/>
                <w:szCs w:val="21"/>
                <w:highlight w:val="yellow"/>
              </w:rPr>
              <w:t>. París: ICC.</w:t>
            </w:r>
          </w:p>
          <w:p w14:paraId="49EACA65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Carvajal Contreras, M. (2009). </w:t>
            </w:r>
            <w:r>
              <w:rPr>
                <w:i/>
                <w:iCs/>
                <w:sz w:val="21"/>
                <w:szCs w:val="21"/>
              </w:rPr>
              <w:t>Derecho Aduanero</w:t>
            </w:r>
            <w:r>
              <w:rPr>
                <w:sz w:val="21"/>
                <w:szCs w:val="21"/>
              </w:rPr>
              <w:t>. México: Editorial Porrúa.</w:t>
            </w:r>
          </w:p>
          <w:p w14:paraId="4F637323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Comunidad Andina. Decisión 578, de 4 de mayo de 2004, Régimen para evitar la Doble Tributación y Prevenir la Evasión Fiscal.</w:t>
            </w:r>
          </w:p>
          <w:p w14:paraId="3544D584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Decreto Supremo N° 5211, de 28 de agosto de 2024, de la Ventanilla Única de Comercio Exterior.</w:t>
            </w:r>
          </w:p>
          <w:p w14:paraId="2CBFED97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García Novoa, C. (2012). </w:t>
            </w:r>
            <w:r>
              <w:rPr>
                <w:i/>
                <w:iCs/>
                <w:sz w:val="21"/>
                <w:szCs w:val="21"/>
              </w:rPr>
              <w:t>El concepto de Tributo</w:t>
            </w:r>
            <w:r>
              <w:rPr>
                <w:sz w:val="21"/>
                <w:szCs w:val="21"/>
              </w:rPr>
              <w:t>. Buenos Aires: Editorial Marcial Pons.</w:t>
            </w:r>
          </w:p>
          <w:p w14:paraId="5A0A7C04" w14:textId="77777777" w:rsidR="00085867" w:rsidRDefault="00722DF4">
            <w:pPr>
              <w:spacing w:before="10" w:after="10"/>
              <w:ind w:left="360" w:hanging="360"/>
            </w:pPr>
            <w:proofErr w:type="spellStart"/>
            <w:r>
              <w:rPr>
                <w:sz w:val="21"/>
                <w:szCs w:val="21"/>
              </w:rPr>
              <w:t>Giuliani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Fonrouge</w:t>
            </w:r>
            <w:proofErr w:type="spellEnd"/>
            <w:r>
              <w:rPr>
                <w:sz w:val="21"/>
                <w:szCs w:val="21"/>
              </w:rPr>
              <w:t xml:space="preserve">, C. (1970). </w:t>
            </w:r>
            <w:r>
              <w:rPr>
                <w:i/>
                <w:iCs/>
                <w:sz w:val="21"/>
                <w:szCs w:val="21"/>
              </w:rPr>
              <w:t>Derecho Financiero</w:t>
            </w:r>
            <w:r>
              <w:rPr>
                <w:sz w:val="21"/>
                <w:szCs w:val="21"/>
              </w:rPr>
              <w:t xml:space="preserve">. Buenos Aires: </w:t>
            </w:r>
            <w:proofErr w:type="spellStart"/>
            <w:r>
              <w:rPr>
                <w:sz w:val="21"/>
                <w:szCs w:val="21"/>
              </w:rPr>
              <w:t>Depalma</w:t>
            </w:r>
            <w:proofErr w:type="spellEnd"/>
            <w:r>
              <w:rPr>
                <w:sz w:val="21"/>
                <w:szCs w:val="21"/>
              </w:rPr>
              <w:t>, T1 y T2.</w:t>
            </w:r>
          </w:p>
          <w:p w14:paraId="5F448E34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1053, de 25 de abril de 2018, de Fortalecimiento de la Lucha contra el Contrabando.</w:t>
            </w:r>
          </w:p>
          <w:p w14:paraId="6410382E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Ley N° 154, de 14 de julio de 2011, de Clasificación y Definición de Impuestos y de Regulación para la Creación y/o Modificación de Impuestos de Dominio de los Gobiernos Autónomos.</w:t>
            </w:r>
          </w:p>
          <w:p w14:paraId="5D482E00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Martín </w:t>
            </w:r>
            <w:proofErr w:type="spellStart"/>
            <w:r>
              <w:rPr>
                <w:sz w:val="21"/>
                <w:szCs w:val="21"/>
              </w:rPr>
              <w:t>Queralt</w:t>
            </w:r>
            <w:proofErr w:type="spellEnd"/>
            <w:r>
              <w:rPr>
                <w:sz w:val="21"/>
                <w:szCs w:val="21"/>
              </w:rPr>
              <w:t xml:space="preserve">, J. (2009). </w:t>
            </w:r>
            <w:r>
              <w:rPr>
                <w:i/>
                <w:iCs/>
                <w:sz w:val="21"/>
                <w:szCs w:val="21"/>
              </w:rPr>
              <w:t>Curso de Derecho Financiero y Tributario</w:t>
            </w:r>
            <w:r>
              <w:rPr>
                <w:sz w:val="21"/>
                <w:szCs w:val="21"/>
              </w:rPr>
              <w:t xml:space="preserve">. Madrid: Editorial </w:t>
            </w:r>
            <w:proofErr w:type="spellStart"/>
            <w:r>
              <w:rPr>
                <w:sz w:val="21"/>
                <w:szCs w:val="21"/>
              </w:rPr>
              <w:t>Tecnos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519A86B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Martín, J. y Rodríguez Usé (2007). </w:t>
            </w:r>
            <w:r>
              <w:rPr>
                <w:i/>
                <w:iCs/>
                <w:sz w:val="21"/>
                <w:szCs w:val="21"/>
              </w:rPr>
              <w:t>Derecho Tributario General</w:t>
            </w:r>
            <w:r>
              <w:rPr>
                <w:sz w:val="21"/>
                <w:szCs w:val="21"/>
              </w:rPr>
              <w:t xml:space="preserve">. Buenos Aires: Editorial </w:t>
            </w:r>
            <w:proofErr w:type="spellStart"/>
            <w:r>
              <w:rPr>
                <w:sz w:val="21"/>
                <w:szCs w:val="21"/>
              </w:rPr>
              <w:t>Lexis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Nexis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345ED25C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Ministerio de Economía y Finanzas Públicas. Arancel Aduanero de Importaciones 2026, AAI-2026.</w:t>
            </w:r>
          </w:p>
          <w:p w14:paraId="34B8E3D2" w14:textId="77777777" w:rsidR="00085867" w:rsidRDefault="00722DF4">
            <w:pPr>
              <w:spacing w:before="10" w:after="10"/>
              <w:ind w:left="360" w:hanging="360"/>
            </w:pPr>
            <w:r w:rsidRPr="003F6A3A">
              <w:rPr>
                <w:sz w:val="21"/>
                <w:szCs w:val="21"/>
                <w:highlight w:val="yellow"/>
                <w:lang w:val="en-US"/>
              </w:rPr>
              <w:t xml:space="preserve">Naciones Unidas (2021). </w:t>
            </w:r>
            <w:r w:rsidRPr="003F6A3A">
              <w:rPr>
                <w:i/>
                <w:iCs/>
                <w:sz w:val="21"/>
                <w:szCs w:val="21"/>
                <w:highlight w:val="yellow"/>
                <w:lang w:val="en-US"/>
              </w:rPr>
              <w:t>United Nations Model Double Taxation Convention between Developed and Developing Countries</w:t>
            </w:r>
            <w:r w:rsidRPr="003F6A3A">
              <w:rPr>
                <w:sz w:val="21"/>
                <w:szCs w:val="21"/>
                <w:highlight w:val="yellow"/>
                <w:lang w:val="en-US"/>
              </w:rPr>
              <w:t xml:space="preserve">. </w:t>
            </w:r>
            <w:r>
              <w:rPr>
                <w:sz w:val="21"/>
                <w:szCs w:val="21"/>
                <w:highlight w:val="yellow"/>
              </w:rPr>
              <w:t>Nueva York: Naciones Unidas.</w:t>
            </w:r>
          </w:p>
          <w:p w14:paraId="3408C54F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Organización Mundial del Comercio. Acuerdo relativo a la aplicación del Artículo VII del Acuerdo General sobre Aranceles Aduaneros y Comercio de 1994, Acuerdo sobre Valoración en Aduana.</w:t>
            </w:r>
          </w:p>
          <w:p w14:paraId="4F862F41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 xml:space="preserve">Organización para la Cooperación y el Desarrollo Económicos, OCDE (2017). </w:t>
            </w:r>
            <w:r w:rsidRPr="003F6A3A">
              <w:rPr>
                <w:i/>
                <w:iCs/>
                <w:sz w:val="21"/>
                <w:szCs w:val="21"/>
                <w:highlight w:val="yellow"/>
                <w:lang w:val="en-US"/>
              </w:rPr>
              <w:t>Model Tax Convention on Income and on Capital: Condensed Version 2017</w:t>
            </w:r>
            <w:r w:rsidRPr="003F6A3A">
              <w:rPr>
                <w:sz w:val="21"/>
                <w:szCs w:val="21"/>
                <w:highlight w:val="yellow"/>
                <w:lang w:val="en-US"/>
              </w:rPr>
              <w:t xml:space="preserve">. </w:t>
            </w:r>
            <w:r>
              <w:rPr>
                <w:sz w:val="21"/>
                <w:szCs w:val="21"/>
                <w:highlight w:val="yellow"/>
              </w:rPr>
              <w:t>París: OECD Publishing.</w:t>
            </w:r>
          </w:p>
          <w:p w14:paraId="69CFBC5C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Plazas Vega, M. (2000). </w:t>
            </w:r>
            <w:r>
              <w:rPr>
                <w:i/>
                <w:iCs/>
                <w:sz w:val="21"/>
                <w:szCs w:val="21"/>
              </w:rPr>
              <w:t>Derecho de la Hacienda Pública y Derecho Tributario</w:t>
            </w:r>
            <w:r>
              <w:rPr>
                <w:sz w:val="21"/>
                <w:szCs w:val="21"/>
              </w:rPr>
              <w:t>. Bogotá: Temis.</w:t>
            </w:r>
          </w:p>
          <w:p w14:paraId="6179F6E7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>Servicio de Impuestos Nacionales. Resolución Normativa de Directorio N° 102100000011, de 2021, del Sistema de Facturación en Línea.</w:t>
            </w:r>
          </w:p>
          <w:p w14:paraId="1F01E1D3" w14:textId="77777777" w:rsidR="00085867" w:rsidRDefault="00722DF4">
            <w:pPr>
              <w:spacing w:before="10" w:after="10"/>
              <w:ind w:left="360" w:hanging="360"/>
            </w:pPr>
            <w:r>
              <w:rPr>
                <w:sz w:val="21"/>
                <w:szCs w:val="21"/>
                <w:highlight w:val="yellow"/>
              </w:rPr>
              <w:t xml:space="preserve">Sitios web oficiales: </w:t>
            </w:r>
            <w:proofErr w:type="spellStart"/>
            <w:r>
              <w:rPr>
                <w:sz w:val="21"/>
                <w:szCs w:val="21"/>
                <w:highlight w:val="yellow"/>
              </w:rPr>
              <w:t>www.impuestos.gob.bo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, </w:t>
            </w:r>
            <w:proofErr w:type="spellStart"/>
            <w:r>
              <w:rPr>
                <w:sz w:val="21"/>
                <w:szCs w:val="21"/>
                <w:highlight w:val="yellow"/>
              </w:rPr>
              <w:t>www.aduana.gob.bo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, </w:t>
            </w:r>
            <w:proofErr w:type="spellStart"/>
            <w:r>
              <w:rPr>
                <w:sz w:val="21"/>
                <w:szCs w:val="21"/>
                <w:highlight w:val="yellow"/>
              </w:rPr>
              <w:t>www.ait.gob.bo</w:t>
            </w:r>
            <w:proofErr w:type="spellEnd"/>
            <w:r>
              <w:rPr>
                <w:sz w:val="21"/>
                <w:szCs w:val="21"/>
                <w:highlight w:val="yellow"/>
              </w:rPr>
              <w:t xml:space="preserve"> y </w:t>
            </w:r>
            <w:proofErr w:type="spellStart"/>
            <w:r>
              <w:rPr>
                <w:sz w:val="21"/>
                <w:szCs w:val="21"/>
                <w:highlight w:val="yellow"/>
              </w:rPr>
              <w:t>www.vuce.gob.bo</w:t>
            </w:r>
            <w:proofErr w:type="spellEnd"/>
            <w:r>
              <w:rPr>
                <w:sz w:val="21"/>
                <w:szCs w:val="21"/>
                <w:highlight w:val="yellow"/>
              </w:rPr>
              <w:t>.</w:t>
            </w:r>
          </w:p>
        </w:tc>
      </w:tr>
    </w:tbl>
    <w:p w14:paraId="291C3498" w14:textId="77777777" w:rsidR="00085867" w:rsidRDefault="00085867"/>
    <w:sectPr w:rsidR="00085867">
      <w:footerReference w:type="default" r:id="rId7"/>
      <w:pgSz w:w="12240" w:h="15840"/>
      <w:pgMar w:top="1134" w:right="1140" w:bottom="1134" w:left="11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C68E3" w14:textId="77777777" w:rsidR="00066F3E" w:rsidRDefault="00722DF4">
      <w:r>
        <w:separator/>
      </w:r>
    </w:p>
  </w:endnote>
  <w:endnote w:type="continuationSeparator" w:id="0">
    <w:p w14:paraId="12C61766" w14:textId="77777777" w:rsidR="00066F3E" w:rsidRDefault="00722D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2" w:fontKey="{673B4C8D-D35D-4BD0-B5DF-561D15C223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6A96A92-D365-FA4D-8D65-52602353C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A7B32" w14:textId="77777777" w:rsidR="00085867" w:rsidRDefault="00722DF4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042BC3">
      <w:rPr>
        <w:b/>
        <w:bCs/>
        <w:i/>
        <w:iCs/>
        <w:noProof/>
        <w:sz w:val="20"/>
        <w:szCs w:val="20"/>
      </w:rPr>
      <w:t>14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3C527E" w14:textId="77777777" w:rsidR="00066F3E" w:rsidRDefault="00722DF4">
      <w:r>
        <w:separator/>
      </w:r>
    </w:p>
  </w:footnote>
  <w:footnote w:type="continuationSeparator" w:id="0">
    <w:p w14:paraId="3E85610F" w14:textId="77777777" w:rsidR="00066F3E" w:rsidRDefault="00722D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1A9"/>
    <w:multiLevelType w:val="multilevel"/>
    <w:tmpl w:val="29FC00A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253223FB"/>
    <w:multiLevelType w:val="multilevel"/>
    <w:tmpl w:val="349A71F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26954D45"/>
    <w:multiLevelType w:val="multilevel"/>
    <w:tmpl w:val="4DAC3CA6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4B21D68"/>
    <w:multiLevelType w:val="multilevel"/>
    <w:tmpl w:val="C52A858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4" w15:restartNumberingAfterBreak="0">
    <w:nsid w:val="48B768A8"/>
    <w:multiLevelType w:val="multilevel"/>
    <w:tmpl w:val="A4340CD2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5" w15:restartNumberingAfterBreak="0">
    <w:nsid w:val="695E7912"/>
    <w:multiLevelType w:val="multilevel"/>
    <w:tmpl w:val="F4341A60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B9803EE"/>
    <w:multiLevelType w:val="multilevel"/>
    <w:tmpl w:val="FE26B9BC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6CB7659F"/>
    <w:multiLevelType w:val="multilevel"/>
    <w:tmpl w:val="B022AD68"/>
    <w:lvl w:ilvl="0">
      <w:start w:val="1"/>
      <w:numFmt w:val="decimal"/>
      <w:lvlText w:val="%1."/>
      <w:lvlJc w:val="left"/>
      <w:pPr>
        <w:ind w:left="400" w:hanging="38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8" w15:restartNumberingAfterBreak="0">
    <w:nsid w:val="7B084300"/>
    <w:multiLevelType w:val="multilevel"/>
    <w:tmpl w:val="4F0E3C7A"/>
    <w:lvl w:ilvl="0">
      <w:start w:val="1"/>
      <w:numFmt w:val="bullet"/>
      <w:lvlText w:val="•"/>
      <w:lvlJc w:val="left"/>
      <w:pPr>
        <w:ind w:left="260" w:hanging="22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32129035">
    <w:abstractNumId w:val="6"/>
  </w:num>
  <w:num w:numId="2" w16cid:durableId="1249969296">
    <w:abstractNumId w:val="7"/>
  </w:num>
  <w:num w:numId="3" w16cid:durableId="521670239">
    <w:abstractNumId w:val="8"/>
  </w:num>
  <w:num w:numId="4" w16cid:durableId="191580334">
    <w:abstractNumId w:val="4"/>
  </w:num>
  <w:num w:numId="5" w16cid:durableId="1490707708">
    <w:abstractNumId w:val="2"/>
  </w:num>
  <w:num w:numId="6" w16cid:durableId="1198742429">
    <w:abstractNumId w:val="0"/>
  </w:num>
  <w:num w:numId="7" w16cid:durableId="718166645">
    <w:abstractNumId w:val="3"/>
  </w:num>
  <w:num w:numId="8" w16cid:durableId="1613438170">
    <w:abstractNumId w:val="1"/>
  </w:num>
  <w:num w:numId="9" w16cid:durableId="2141335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867"/>
    <w:rsid w:val="00001250"/>
    <w:rsid w:val="00022A37"/>
    <w:rsid w:val="00034C4C"/>
    <w:rsid w:val="00042BC3"/>
    <w:rsid w:val="000529D4"/>
    <w:rsid w:val="00066F3E"/>
    <w:rsid w:val="00085867"/>
    <w:rsid w:val="00086D21"/>
    <w:rsid w:val="000E18E5"/>
    <w:rsid w:val="00115C63"/>
    <w:rsid w:val="00120724"/>
    <w:rsid w:val="001B1214"/>
    <w:rsid w:val="001D2180"/>
    <w:rsid w:val="00200F9E"/>
    <w:rsid w:val="0020269B"/>
    <w:rsid w:val="00224E7F"/>
    <w:rsid w:val="0025127D"/>
    <w:rsid w:val="00293ACC"/>
    <w:rsid w:val="002C4C7E"/>
    <w:rsid w:val="00307361"/>
    <w:rsid w:val="0032017E"/>
    <w:rsid w:val="003E520C"/>
    <w:rsid w:val="003E564E"/>
    <w:rsid w:val="003F6A3A"/>
    <w:rsid w:val="004226E4"/>
    <w:rsid w:val="004D09B1"/>
    <w:rsid w:val="004D382D"/>
    <w:rsid w:val="0050694A"/>
    <w:rsid w:val="005A1082"/>
    <w:rsid w:val="006543C2"/>
    <w:rsid w:val="006D1DC0"/>
    <w:rsid w:val="00722DF4"/>
    <w:rsid w:val="007B2C73"/>
    <w:rsid w:val="007F1B23"/>
    <w:rsid w:val="008667DE"/>
    <w:rsid w:val="00867275"/>
    <w:rsid w:val="008D17A6"/>
    <w:rsid w:val="009059E0"/>
    <w:rsid w:val="009076C7"/>
    <w:rsid w:val="009528E8"/>
    <w:rsid w:val="00961F1B"/>
    <w:rsid w:val="009F1E5A"/>
    <w:rsid w:val="00A124D9"/>
    <w:rsid w:val="00A461C5"/>
    <w:rsid w:val="00AA0073"/>
    <w:rsid w:val="00AD3F7D"/>
    <w:rsid w:val="00AD54F3"/>
    <w:rsid w:val="00B00FD3"/>
    <w:rsid w:val="00B05B21"/>
    <w:rsid w:val="00B5259D"/>
    <w:rsid w:val="00B9487A"/>
    <w:rsid w:val="00BC283A"/>
    <w:rsid w:val="00BF0C8A"/>
    <w:rsid w:val="00BF6507"/>
    <w:rsid w:val="00C04DBB"/>
    <w:rsid w:val="00C2551F"/>
    <w:rsid w:val="00C510FB"/>
    <w:rsid w:val="00C72D4B"/>
    <w:rsid w:val="00CB285D"/>
    <w:rsid w:val="00D50EBA"/>
    <w:rsid w:val="00DA1673"/>
    <w:rsid w:val="00DA4305"/>
    <w:rsid w:val="00DA5840"/>
    <w:rsid w:val="00DD7627"/>
    <w:rsid w:val="00DE3C3B"/>
    <w:rsid w:val="00DF3EAD"/>
    <w:rsid w:val="00E424CF"/>
    <w:rsid w:val="00EA4EC3"/>
    <w:rsid w:val="00F16E01"/>
    <w:rsid w:val="00F351C5"/>
    <w:rsid w:val="00F80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6F257"/>
  <w15:docId w15:val="{C4210F35-3B5A-4434-996B-CC039047A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bottom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5489</Words>
  <Characters>30193</Characters>
  <Application>Microsoft Office Word</Application>
  <DocSecurity>0</DocSecurity>
  <Lines>251</Lines>
  <Paragraphs>71</Paragraphs>
  <ScaleCrop>false</ScaleCrop>
  <Company/>
  <LinksUpToDate>false</LinksUpToDate>
  <CharactersWithSpaces>35611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Anthony Alexander Espinoza Gutierrez</cp:lastModifiedBy>
  <cp:revision>2</cp:revision>
  <dcterms:created xsi:type="dcterms:W3CDTF">2026-10-12T21:55:00Z</dcterms:created>
  <dcterms:modified xsi:type="dcterms:W3CDTF">2026-10-12T21:55:00Z</dcterms:modified>
</cp:coreProperties>
</file>
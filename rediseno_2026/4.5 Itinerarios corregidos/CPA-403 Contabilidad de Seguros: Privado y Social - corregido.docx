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CC4A335" w14:textId="77777777" w:rsidR="008E062E" w:rsidRPr="00F4791E" w:rsidRDefault="008E657C">
      <w:pPr>
        <w:rPr>
          <w:rFonts w:cs="Times New Roman"/>
          <w:sz w:val="21"/>
          <w:szCs w:val="21"/>
          <w:lang w:val="es-BO"/>
        </w:rPr>
      </w:pPr>
      <w:r w:rsidRPr="00F4791E">
        <w:rPr>
          <w:rFonts w:cs="Times New Roman"/>
          <w:b/>
          <w:i/>
          <w:sz w:val="21"/>
          <w:szCs w:val="21"/>
          <w:lang w:val="es-BO"/>
        </w:rPr>
        <w:t>Nivel: Licenciatura en Contaduría Pública</w:t>
      </w:r>
    </w:p>
    <w:p w14:paraId="6EB5D3DC" w14:textId="77777777" w:rsidR="008E062E" w:rsidRPr="00F4791E" w:rsidRDefault="008E657C">
      <w:pPr>
        <w:jc w:val="center"/>
        <w:rPr>
          <w:rFonts w:cs="Times New Roman"/>
          <w:sz w:val="21"/>
          <w:szCs w:val="21"/>
          <w:lang w:val="es-BO"/>
        </w:rPr>
      </w:pPr>
      <w:r w:rsidRPr="00F4791E">
        <w:rPr>
          <w:rFonts w:cs="Times New Roman"/>
          <w:b/>
          <w:sz w:val="21"/>
          <w:szCs w:val="21"/>
          <w:lang w:val="es-BO"/>
        </w:rPr>
        <w:t>CUARTO AÑO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330"/>
        <w:gridCol w:w="1331"/>
        <w:gridCol w:w="887"/>
        <w:gridCol w:w="444"/>
        <w:gridCol w:w="1330"/>
        <w:gridCol w:w="1331"/>
        <w:gridCol w:w="444"/>
        <w:gridCol w:w="887"/>
        <w:gridCol w:w="2662"/>
      </w:tblGrid>
      <w:tr w:rsidR="008E062E" w:rsidRPr="00F4791E" w14:paraId="0E8A9428" w14:textId="77777777" w:rsidTr="002E0795">
        <w:trPr>
          <w:jc w:val="center"/>
        </w:trPr>
        <w:tc>
          <w:tcPr>
            <w:tcW w:w="2661" w:type="dxa"/>
            <w:gridSpan w:val="2"/>
            <w:shd w:val="clear" w:color="auto" w:fill="D9D9D9"/>
            <w:vAlign w:val="center"/>
          </w:tcPr>
          <w:p w14:paraId="508D942F" w14:textId="77777777" w:rsidR="008E062E" w:rsidRPr="00F4791E" w:rsidRDefault="008E657C">
            <w:pPr>
              <w:jc w:val="center"/>
              <w:rPr>
                <w:rFonts w:cs="Times New Roman"/>
                <w:sz w:val="21"/>
                <w:szCs w:val="21"/>
                <w:lang w:val="es-BO"/>
              </w:rPr>
            </w:pPr>
            <w:r w:rsidRPr="00F4791E">
              <w:rPr>
                <w:rFonts w:cs="Times New Roman"/>
                <w:b/>
                <w:sz w:val="21"/>
                <w:szCs w:val="21"/>
                <w:lang w:val="es-BO"/>
              </w:rPr>
              <w:t>Asignatura</w:t>
            </w:r>
          </w:p>
        </w:tc>
        <w:tc>
          <w:tcPr>
            <w:tcW w:w="2661" w:type="dxa"/>
            <w:gridSpan w:val="3"/>
            <w:shd w:val="clear" w:color="auto" w:fill="D9D9D9"/>
            <w:vAlign w:val="center"/>
          </w:tcPr>
          <w:p w14:paraId="627AB340" w14:textId="77777777" w:rsidR="008E062E" w:rsidRPr="00F4791E" w:rsidRDefault="008E657C">
            <w:pPr>
              <w:jc w:val="center"/>
              <w:rPr>
                <w:rFonts w:cs="Times New Roman"/>
                <w:sz w:val="21"/>
                <w:szCs w:val="21"/>
                <w:lang w:val="es-BO"/>
              </w:rPr>
            </w:pPr>
            <w:r w:rsidRPr="00F4791E">
              <w:rPr>
                <w:rFonts w:cs="Times New Roman"/>
                <w:b/>
                <w:sz w:val="21"/>
                <w:szCs w:val="21"/>
                <w:lang w:val="es-BO"/>
              </w:rPr>
              <w:t>Sigla</w:t>
            </w:r>
          </w:p>
        </w:tc>
        <w:tc>
          <w:tcPr>
            <w:tcW w:w="2662" w:type="dxa"/>
            <w:gridSpan w:val="3"/>
            <w:shd w:val="clear" w:color="auto" w:fill="D9D9D9"/>
            <w:vAlign w:val="center"/>
          </w:tcPr>
          <w:p w14:paraId="183B98D6" w14:textId="77777777" w:rsidR="008E062E" w:rsidRPr="00F4791E" w:rsidRDefault="008E657C">
            <w:pPr>
              <w:jc w:val="center"/>
              <w:rPr>
                <w:rFonts w:cs="Times New Roman"/>
                <w:sz w:val="21"/>
                <w:szCs w:val="21"/>
                <w:lang w:val="es-BO"/>
              </w:rPr>
            </w:pPr>
            <w:r w:rsidRPr="00F4791E">
              <w:rPr>
                <w:rFonts w:cs="Times New Roman"/>
                <w:b/>
                <w:sz w:val="21"/>
                <w:szCs w:val="21"/>
                <w:lang w:val="es-BO"/>
              </w:rPr>
              <w:t>Nivel/Área</w:t>
            </w:r>
          </w:p>
        </w:tc>
        <w:tc>
          <w:tcPr>
            <w:tcW w:w="2662" w:type="dxa"/>
            <w:shd w:val="clear" w:color="auto" w:fill="D9D9D9"/>
            <w:vAlign w:val="center"/>
          </w:tcPr>
          <w:p w14:paraId="41630383" w14:textId="77777777" w:rsidR="008E062E" w:rsidRPr="00F4791E" w:rsidRDefault="008E657C">
            <w:pPr>
              <w:jc w:val="center"/>
              <w:rPr>
                <w:rFonts w:cs="Times New Roman"/>
                <w:sz w:val="21"/>
                <w:szCs w:val="21"/>
                <w:lang w:val="es-BO"/>
              </w:rPr>
            </w:pPr>
            <w:r w:rsidRPr="00F4791E">
              <w:rPr>
                <w:rFonts w:cs="Times New Roman"/>
                <w:b/>
                <w:sz w:val="21"/>
                <w:szCs w:val="21"/>
                <w:lang w:val="es-BO"/>
              </w:rPr>
              <w:t>Prerrequisito</w:t>
            </w:r>
          </w:p>
        </w:tc>
      </w:tr>
      <w:tr w:rsidR="008E062E" w:rsidRPr="00F4791E" w14:paraId="0D224FB1" w14:textId="77777777" w:rsidTr="002E0795">
        <w:trPr>
          <w:jc w:val="center"/>
        </w:trPr>
        <w:tc>
          <w:tcPr>
            <w:tcW w:w="2661" w:type="dxa"/>
            <w:gridSpan w:val="2"/>
            <w:vAlign w:val="center"/>
          </w:tcPr>
          <w:p w14:paraId="756274A8" w14:textId="77777777" w:rsidR="008E062E" w:rsidRPr="00F4791E" w:rsidRDefault="008E657C">
            <w:pPr>
              <w:jc w:val="center"/>
              <w:rPr>
                <w:rFonts w:cs="Times New Roman"/>
                <w:sz w:val="21"/>
                <w:szCs w:val="21"/>
                <w:lang w:val="es-BO"/>
              </w:rPr>
            </w:pPr>
            <w:r w:rsidRPr="00F4791E">
              <w:rPr>
                <w:rFonts w:cs="Times New Roman"/>
                <w:b/>
                <w:sz w:val="21"/>
                <w:szCs w:val="21"/>
                <w:lang w:val="es-BO"/>
              </w:rPr>
              <w:t>Contabilidad de Seguros:</w:t>
            </w:r>
            <w:r w:rsidRPr="00F4791E">
              <w:rPr>
                <w:rFonts w:cs="Times New Roman"/>
                <w:b/>
                <w:sz w:val="21"/>
                <w:szCs w:val="21"/>
                <w:lang w:val="es-BO"/>
              </w:rPr>
              <w:br/>
              <w:t>Privado y Social</w:t>
            </w:r>
          </w:p>
        </w:tc>
        <w:tc>
          <w:tcPr>
            <w:tcW w:w="2661" w:type="dxa"/>
            <w:gridSpan w:val="3"/>
            <w:vAlign w:val="center"/>
          </w:tcPr>
          <w:p w14:paraId="5D223EBA" w14:textId="77777777" w:rsidR="008E062E" w:rsidRPr="00F4791E" w:rsidRDefault="008E657C">
            <w:pPr>
              <w:jc w:val="center"/>
              <w:rPr>
                <w:rFonts w:cs="Times New Roman"/>
                <w:sz w:val="21"/>
                <w:szCs w:val="21"/>
                <w:lang w:val="es-BO"/>
              </w:rPr>
            </w:pPr>
            <w:r w:rsidRPr="00F4791E">
              <w:rPr>
                <w:rFonts w:cs="Times New Roman"/>
                <w:b/>
                <w:sz w:val="21"/>
                <w:szCs w:val="21"/>
                <w:lang w:val="es-BO"/>
              </w:rPr>
              <w:t>CPA-403</w:t>
            </w:r>
          </w:p>
        </w:tc>
        <w:tc>
          <w:tcPr>
            <w:tcW w:w="2662" w:type="dxa"/>
            <w:gridSpan w:val="3"/>
            <w:vAlign w:val="center"/>
          </w:tcPr>
          <w:p w14:paraId="05CD3C6B" w14:textId="77777777" w:rsidR="008E062E" w:rsidRPr="00F4791E" w:rsidRDefault="008E657C">
            <w:pPr>
              <w:jc w:val="center"/>
              <w:rPr>
                <w:rFonts w:cs="Times New Roman"/>
                <w:sz w:val="21"/>
                <w:szCs w:val="21"/>
                <w:lang w:val="es-BO"/>
              </w:rPr>
            </w:pPr>
            <w:r w:rsidRPr="00F4791E">
              <w:rPr>
                <w:rFonts w:cs="Times New Roman"/>
                <w:b/>
                <w:sz w:val="21"/>
                <w:szCs w:val="21"/>
                <w:lang w:val="es-BO"/>
              </w:rPr>
              <w:t>Información Financiera</w:t>
            </w:r>
          </w:p>
        </w:tc>
        <w:tc>
          <w:tcPr>
            <w:tcW w:w="2662" w:type="dxa"/>
            <w:vAlign w:val="center"/>
          </w:tcPr>
          <w:p w14:paraId="2D9375FE" w14:textId="77777777" w:rsidR="008E062E" w:rsidRPr="00F4791E" w:rsidRDefault="008E657C">
            <w:pPr>
              <w:jc w:val="center"/>
              <w:rPr>
                <w:rFonts w:cs="Times New Roman"/>
                <w:sz w:val="21"/>
                <w:szCs w:val="21"/>
                <w:lang w:val="es-BO"/>
              </w:rPr>
            </w:pPr>
            <w:r w:rsidRPr="00F4791E">
              <w:rPr>
                <w:rFonts w:cs="Times New Roman"/>
                <w:b/>
                <w:sz w:val="21"/>
                <w:szCs w:val="21"/>
                <w:lang w:val="es-BO"/>
              </w:rPr>
              <w:t>CPA-301, CPA-302</w:t>
            </w:r>
          </w:p>
        </w:tc>
      </w:tr>
      <w:tr w:rsidR="008E062E" w:rsidRPr="00F4791E" w14:paraId="69545107" w14:textId="77777777" w:rsidTr="002E0795">
        <w:trPr>
          <w:jc w:val="center"/>
        </w:trPr>
        <w:tc>
          <w:tcPr>
            <w:tcW w:w="7984" w:type="dxa"/>
            <w:gridSpan w:val="8"/>
            <w:shd w:val="clear" w:color="auto" w:fill="D9D9D9"/>
            <w:vAlign w:val="center"/>
          </w:tcPr>
          <w:p w14:paraId="7857F88A" w14:textId="77777777" w:rsidR="008E062E" w:rsidRPr="00F4791E" w:rsidRDefault="008E657C">
            <w:pPr>
              <w:jc w:val="center"/>
              <w:rPr>
                <w:rFonts w:cs="Times New Roman"/>
                <w:sz w:val="21"/>
                <w:szCs w:val="21"/>
                <w:lang w:val="es-BO"/>
              </w:rPr>
            </w:pPr>
            <w:r w:rsidRPr="00F4791E">
              <w:rPr>
                <w:rFonts w:cs="Times New Roman"/>
                <w:b/>
                <w:sz w:val="21"/>
                <w:szCs w:val="21"/>
                <w:lang w:val="es-BO"/>
              </w:rPr>
              <w:t>Carga Horaria</w:t>
            </w:r>
          </w:p>
        </w:tc>
        <w:tc>
          <w:tcPr>
            <w:tcW w:w="2662" w:type="dxa"/>
            <w:shd w:val="clear" w:color="auto" w:fill="D9D9D9"/>
            <w:vAlign w:val="center"/>
          </w:tcPr>
          <w:p w14:paraId="61E6ABA9" w14:textId="77777777" w:rsidR="008E062E" w:rsidRPr="00F4791E" w:rsidRDefault="008E657C">
            <w:pPr>
              <w:jc w:val="center"/>
              <w:rPr>
                <w:rFonts w:cs="Times New Roman"/>
                <w:sz w:val="21"/>
                <w:szCs w:val="21"/>
                <w:lang w:val="es-BO"/>
              </w:rPr>
            </w:pPr>
            <w:r w:rsidRPr="00F4791E">
              <w:rPr>
                <w:rFonts w:cs="Times New Roman"/>
                <w:b/>
                <w:sz w:val="21"/>
                <w:szCs w:val="21"/>
                <w:lang w:val="es-BO"/>
              </w:rPr>
              <w:t>Créditos</w:t>
            </w:r>
          </w:p>
        </w:tc>
      </w:tr>
      <w:tr w:rsidR="002E0795" w:rsidRPr="00F4791E" w14:paraId="1ADE39F5" w14:textId="77777777" w:rsidTr="00073DCD">
        <w:trPr>
          <w:jc w:val="center"/>
        </w:trPr>
        <w:tc>
          <w:tcPr>
            <w:tcW w:w="1330" w:type="dxa"/>
            <w:vAlign w:val="center"/>
          </w:tcPr>
          <w:p w14:paraId="25AB7D33" w14:textId="5270320F" w:rsidR="002E0795" w:rsidRPr="00F4791E" w:rsidRDefault="002E0795">
            <w:pPr>
              <w:jc w:val="center"/>
              <w:rPr>
                <w:rFonts w:cs="Times New Roman"/>
                <w:b/>
                <w:sz w:val="21"/>
                <w:szCs w:val="21"/>
                <w:lang w:val="es-BO"/>
              </w:rPr>
            </w:pPr>
            <w:r w:rsidRPr="00F4791E">
              <w:rPr>
                <w:rFonts w:cs="Times New Roman"/>
                <w:b/>
                <w:sz w:val="21"/>
                <w:szCs w:val="21"/>
                <w:lang w:val="es-BO"/>
              </w:rPr>
              <w:t>HP</w:t>
            </w:r>
          </w:p>
        </w:tc>
        <w:tc>
          <w:tcPr>
            <w:tcW w:w="1331" w:type="dxa"/>
            <w:vAlign w:val="center"/>
          </w:tcPr>
          <w:p w14:paraId="3EEEE066" w14:textId="466714D2" w:rsidR="002E0795" w:rsidRPr="00F4791E" w:rsidRDefault="002E0795">
            <w:pPr>
              <w:jc w:val="center"/>
              <w:rPr>
                <w:rFonts w:cs="Times New Roman"/>
                <w:b/>
                <w:sz w:val="21"/>
                <w:szCs w:val="21"/>
                <w:lang w:val="es-BO"/>
              </w:rPr>
            </w:pPr>
            <w:r w:rsidRPr="00F4791E">
              <w:rPr>
                <w:rFonts w:cs="Times New Roman"/>
                <w:b/>
                <w:sz w:val="21"/>
                <w:szCs w:val="21"/>
                <w:lang w:val="es-BO"/>
              </w:rPr>
              <w:t>HAA</w:t>
            </w:r>
          </w:p>
        </w:tc>
        <w:tc>
          <w:tcPr>
            <w:tcW w:w="1331" w:type="dxa"/>
            <w:gridSpan w:val="2"/>
            <w:vAlign w:val="center"/>
          </w:tcPr>
          <w:p w14:paraId="6D237ED8" w14:textId="37E56AB0" w:rsidR="002E0795" w:rsidRPr="00F4791E" w:rsidRDefault="002E0795">
            <w:pPr>
              <w:jc w:val="center"/>
              <w:rPr>
                <w:rFonts w:cs="Times New Roman"/>
                <w:b/>
                <w:sz w:val="21"/>
                <w:szCs w:val="21"/>
                <w:lang w:val="es-BO"/>
              </w:rPr>
            </w:pPr>
            <w:r w:rsidRPr="00F4791E">
              <w:rPr>
                <w:rFonts w:cs="Times New Roman"/>
                <w:b/>
                <w:sz w:val="21"/>
                <w:szCs w:val="21"/>
                <w:lang w:val="es-BO"/>
              </w:rPr>
              <w:t>HTG</w:t>
            </w:r>
          </w:p>
        </w:tc>
        <w:tc>
          <w:tcPr>
            <w:tcW w:w="1330" w:type="dxa"/>
            <w:vAlign w:val="center"/>
          </w:tcPr>
          <w:p w14:paraId="05C623DA" w14:textId="51B6E1B1" w:rsidR="002E0795" w:rsidRPr="00F4791E" w:rsidRDefault="002E0795">
            <w:pPr>
              <w:jc w:val="center"/>
              <w:rPr>
                <w:rFonts w:cs="Times New Roman"/>
                <w:b/>
                <w:sz w:val="21"/>
                <w:szCs w:val="21"/>
                <w:lang w:val="es-BO"/>
              </w:rPr>
            </w:pPr>
            <w:r w:rsidRPr="00F4791E">
              <w:rPr>
                <w:rFonts w:cs="Times New Roman"/>
                <w:b/>
                <w:sz w:val="21"/>
                <w:szCs w:val="21"/>
                <w:lang w:val="es-BO"/>
              </w:rPr>
              <w:t>HIP</w:t>
            </w:r>
          </w:p>
        </w:tc>
        <w:tc>
          <w:tcPr>
            <w:tcW w:w="1331" w:type="dxa"/>
            <w:vAlign w:val="center"/>
          </w:tcPr>
          <w:p w14:paraId="1D5A0D95" w14:textId="618212A6" w:rsidR="002E0795" w:rsidRPr="00F4791E" w:rsidRDefault="002E0795">
            <w:pPr>
              <w:jc w:val="center"/>
              <w:rPr>
                <w:rFonts w:cs="Times New Roman"/>
                <w:b/>
                <w:sz w:val="21"/>
                <w:szCs w:val="21"/>
                <w:lang w:val="es-BO"/>
              </w:rPr>
            </w:pPr>
            <w:r w:rsidRPr="00F4791E">
              <w:rPr>
                <w:rFonts w:cs="Times New Roman"/>
                <w:b/>
                <w:sz w:val="21"/>
                <w:szCs w:val="21"/>
                <w:lang w:val="es-BO"/>
              </w:rPr>
              <w:t>HE</w:t>
            </w:r>
          </w:p>
        </w:tc>
        <w:tc>
          <w:tcPr>
            <w:tcW w:w="1331" w:type="dxa"/>
            <w:gridSpan w:val="2"/>
            <w:vAlign w:val="center"/>
          </w:tcPr>
          <w:p w14:paraId="67D27C25" w14:textId="42A2B10F" w:rsidR="002E0795" w:rsidRPr="00F4791E" w:rsidRDefault="002E0795">
            <w:pPr>
              <w:jc w:val="center"/>
              <w:rPr>
                <w:rFonts w:cs="Times New Roman"/>
                <w:b/>
                <w:sz w:val="21"/>
                <w:szCs w:val="21"/>
                <w:lang w:val="es-BO"/>
              </w:rPr>
            </w:pPr>
            <w:r w:rsidRPr="00F4791E">
              <w:rPr>
                <w:rFonts w:cs="Times New Roman"/>
                <w:b/>
                <w:sz w:val="21"/>
                <w:szCs w:val="21"/>
                <w:lang w:val="es-BO"/>
              </w:rPr>
              <w:t>TOTAL</w:t>
            </w:r>
          </w:p>
        </w:tc>
        <w:tc>
          <w:tcPr>
            <w:tcW w:w="2662" w:type="dxa"/>
            <w:vAlign w:val="center"/>
          </w:tcPr>
          <w:p w14:paraId="10F179E6" w14:textId="77777777" w:rsidR="002E0795" w:rsidRPr="00F4791E" w:rsidRDefault="002E0795">
            <w:pPr>
              <w:rPr>
                <w:rFonts w:cs="Times New Roman"/>
                <w:sz w:val="21"/>
                <w:szCs w:val="21"/>
                <w:lang w:val="es-BO"/>
              </w:rPr>
            </w:pPr>
          </w:p>
        </w:tc>
      </w:tr>
      <w:tr w:rsidR="002E0795" w:rsidRPr="00F4791E" w14:paraId="2F28C500" w14:textId="77777777" w:rsidTr="00073DCD">
        <w:trPr>
          <w:jc w:val="center"/>
        </w:trPr>
        <w:tc>
          <w:tcPr>
            <w:tcW w:w="1330" w:type="dxa"/>
            <w:vAlign w:val="center"/>
          </w:tcPr>
          <w:p w14:paraId="0ED4FCD0" w14:textId="5F66CFF5" w:rsidR="002E0795" w:rsidRPr="00396E1A" w:rsidRDefault="002E0795">
            <w:pPr>
              <w:jc w:val="center"/>
              <w:rPr>
                <w:rFonts w:cs="Times New Roman"/>
                <w:b/>
                <w:sz w:val="21"/>
                <w:szCs w:val="21"/>
                <w:lang w:val="es-BO"/>
              </w:rPr>
            </w:pPr>
            <w:r w:rsidRPr="00396E1A">
              <w:rPr>
                <w:rFonts w:cs="Times New Roman"/>
                <w:b/>
                <w:sz w:val="21"/>
                <w:szCs w:val="21"/>
                <w:lang w:val="es-BO"/>
              </w:rPr>
              <w:t>160</w:t>
            </w:r>
          </w:p>
        </w:tc>
        <w:tc>
          <w:tcPr>
            <w:tcW w:w="1331" w:type="dxa"/>
            <w:vAlign w:val="center"/>
          </w:tcPr>
          <w:p w14:paraId="1BF37ED2" w14:textId="55C4C06F" w:rsidR="002E0795" w:rsidRPr="00396E1A" w:rsidRDefault="00A93743">
            <w:pPr>
              <w:jc w:val="center"/>
              <w:rPr>
                <w:rFonts w:cs="Times New Roman"/>
                <w:b/>
                <w:sz w:val="21"/>
                <w:szCs w:val="21"/>
                <w:lang w:val="es-BO"/>
              </w:rPr>
            </w:pPr>
            <w:r w:rsidRPr="00702BD0">
              <w:rPr>
                <w:rFonts w:cs="Times New Roman"/>
                <w:b/>
                <w:sz w:val="21"/>
                <w:szCs w:val="21"/>
                <w:lang w:val="es-BO"/>
              </w:rPr>
              <w:t>16</w:t>
            </w:r>
          </w:p>
        </w:tc>
        <w:tc>
          <w:tcPr>
            <w:tcW w:w="1331" w:type="dxa"/>
            <w:gridSpan w:val="2"/>
            <w:vAlign w:val="center"/>
          </w:tcPr>
          <w:p w14:paraId="67550E29" w14:textId="5F106DE7" w:rsidR="002E0795" w:rsidRPr="00396E1A" w:rsidRDefault="00A93743">
            <w:pPr>
              <w:jc w:val="center"/>
              <w:rPr>
                <w:rFonts w:cs="Times New Roman"/>
                <w:b/>
                <w:sz w:val="21"/>
                <w:szCs w:val="21"/>
                <w:lang w:val="es-BO"/>
              </w:rPr>
            </w:pPr>
            <w:r w:rsidRPr="00396E1A">
              <w:rPr>
                <w:rFonts w:cs="Times New Roman"/>
                <w:b/>
                <w:sz w:val="21"/>
                <w:szCs w:val="21"/>
                <w:lang w:val="es-BO"/>
              </w:rPr>
              <w:t>16</w:t>
            </w:r>
          </w:p>
        </w:tc>
        <w:tc>
          <w:tcPr>
            <w:tcW w:w="1330" w:type="dxa"/>
            <w:vAlign w:val="center"/>
          </w:tcPr>
          <w:p w14:paraId="450D2CDC" w14:textId="51F7E58B" w:rsidR="002E0795" w:rsidRPr="00396E1A" w:rsidRDefault="00A93743">
            <w:pPr>
              <w:jc w:val="center"/>
              <w:rPr>
                <w:rFonts w:cs="Times New Roman"/>
                <w:b/>
                <w:sz w:val="21"/>
                <w:szCs w:val="21"/>
                <w:lang w:val="es-BO"/>
              </w:rPr>
            </w:pPr>
            <w:r w:rsidRPr="00396E1A">
              <w:rPr>
                <w:rFonts w:cs="Times New Roman"/>
                <w:b/>
                <w:sz w:val="21"/>
                <w:szCs w:val="21"/>
                <w:lang w:val="es-BO"/>
              </w:rPr>
              <w:t>32</w:t>
            </w:r>
          </w:p>
        </w:tc>
        <w:tc>
          <w:tcPr>
            <w:tcW w:w="1331" w:type="dxa"/>
            <w:vAlign w:val="center"/>
          </w:tcPr>
          <w:p w14:paraId="257ED854" w14:textId="00713872" w:rsidR="002E0795" w:rsidRPr="00396E1A" w:rsidRDefault="00A93743">
            <w:pPr>
              <w:jc w:val="center"/>
              <w:rPr>
                <w:rFonts w:cs="Times New Roman"/>
                <w:b/>
                <w:sz w:val="21"/>
                <w:szCs w:val="21"/>
                <w:lang w:val="es-BO"/>
              </w:rPr>
            </w:pPr>
            <w:r w:rsidRPr="00396E1A">
              <w:rPr>
                <w:rFonts w:cs="Times New Roman"/>
                <w:b/>
                <w:sz w:val="21"/>
                <w:szCs w:val="21"/>
                <w:lang w:val="es-BO"/>
              </w:rPr>
              <w:t>16</w:t>
            </w:r>
          </w:p>
        </w:tc>
        <w:tc>
          <w:tcPr>
            <w:tcW w:w="1331" w:type="dxa"/>
            <w:gridSpan w:val="2"/>
            <w:vAlign w:val="center"/>
          </w:tcPr>
          <w:p w14:paraId="0E3DD148" w14:textId="5291E0B8" w:rsidR="002E0795" w:rsidRPr="00396E1A" w:rsidRDefault="002E0795">
            <w:pPr>
              <w:jc w:val="center"/>
              <w:rPr>
                <w:rFonts w:cs="Times New Roman"/>
                <w:b/>
                <w:sz w:val="21"/>
                <w:szCs w:val="21"/>
                <w:lang w:val="es-BO"/>
              </w:rPr>
            </w:pPr>
            <w:r w:rsidRPr="00396E1A">
              <w:rPr>
                <w:rFonts w:cs="Times New Roman"/>
                <w:b/>
                <w:sz w:val="21"/>
                <w:szCs w:val="21"/>
                <w:lang w:val="es-BO"/>
              </w:rPr>
              <w:t>240</w:t>
            </w:r>
          </w:p>
        </w:tc>
        <w:tc>
          <w:tcPr>
            <w:tcW w:w="2662" w:type="dxa"/>
            <w:vAlign w:val="center"/>
          </w:tcPr>
          <w:p w14:paraId="7492648F" w14:textId="77777777" w:rsidR="002E0795" w:rsidRPr="00F4791E" w:rsidRDefault="002E0795">
            <w:pPr>
              <w:rPr>
                <w:rFonts w:cs="Times New Roman"/>
                <w:sz w:val="21"/>
                <w:szCs w:val="21"/>
                <w:lang w:val="es-BO"/>
              </w:rPr>
            </w:pPr>
          </w:p>
        </w:tc>
      </w:tr>
      <w:tr w:rsidR="008E062E" w:rsidRPr="00F4791E" w14:paraId="6EBB5290" w14:textId="77777777" w:rsidTr="002E0795">
        <w:trPr>
          <w:trHeight w:val="364"/>
          <w:jc w:val="center"/>
        </w:trPr>
        <w:tc>
          <w:tcPr>
            <w:tcW w:w="10646" w:type="dxa"/>
            <w:gridSpan w:val="9"/>
            <w:shd w:val="clear" w:color="auto" w:fill="D9D9D9"/>
            <w:vAlign w:val="center"/>
          </w:tcPr>
          <w:p w14:paraId="7688874B" w14:textId="77777777" w:rsidR="008E062E" w:rsidRPr="00F4791E" w:rsidRDefault="008E657C">
            <w:pPr>
              <w:jc w:val="center"/>
              <w:rPr>
                <w:rFonts w:cs="Times New Roman"/>
                <w:sz w:val="21"/>
                <w:szCs w:val="21"/>
                <w:lang w:val="es-BO"/>
              </w:rPr>
            </w:pPr>
            <w:r w:rsidRPr="00F4791E">
              <w:rPr>
                <w:rFonts w:cs="Times New Roman"/>
                <w:b/>
                <w:sz w:val="21"/>
                <w:szCs w:val="21"/>
                <w:lang w:val="es-BO"/>
              </w:rPr>
              <w:t>Unidad de Competencia</w:t>
            </w:r>
          </w:p>
        </w:tc>
      </w:tr>
      <w:tr w:rsidR="008E062E" w:rsidRPr="00A93743" w14:paraId="7F51ED38" w14:textId="77777777" w:rsidTr="00073DCD">
        <w:trPr>
          <w:trHeight w:val="1126"/>
          <w:jc w:val="center"/>
        </w:trPr>
        <w:tc>
          <w:tcPr>
            <w:tcW w:w="10646" w:type="dxa"/>
            <w:gridSpan w:val="9"/>
            <w:vAlign w:val="center"/>
          </w:tcPr>
          <w:p w14:paraId="235B4424" w14:textId="62834CB9" w:rsidR="00AD55A4" w:rsidRPr="00073DCD" w:rsidRDefault="00AD55A4" w:rsidP="00AD55A4">
            <w:pPr>
              <w:jc w:val="both"/>
              <w:rPr>
                <w:rFonts w:cs="Times New Roman"/>
                <w:sz w:val="21"/>
                <w:szCs w:val="21"/>
                <w:lang w:val="es-MX"/>
              </w:rPr>
            </w:pPr>
            <w:r w:rsidRPr="009B6CD1">
              <w:rPr>
                <w:rFonts w:cs="Times New Roman"/>
                <w:sz w:val="21"/>
                <w:szCs w:val="21"/>
                <w:lang w:val="es-MX"/>
              </w:rPr>
              <w:t>Desarrolla los</w:t>
            </w:r>
            <w:r w:rsidR="009B6CD1" w:rsidRPr="00073DCD">
              <w:rPr>
                <w:rFonts w:eastAsia="Times New Roman" w:cs="Times New Roman"/>
                <w:sz w:val="21"/>
                <w:szCs w:val="21"/>
                <w:lang w:val="es-MX"/>
              </w:rPr>
              <w:t xml:space="preserve"> fundamentos del seguro privado y de la seguridad social,</w:t>
            </w:r>
            <w:r w:rsidRPr="009B6CD1">
              <w:rPr>
                <w:rFonts w:cs="Times New Roman"/>
                <w:sz w:val="21"/>
                <w:szCs w:val="21"/>
                <w:lang w:val="es-MX"/>
              </w:rPr>
              <w:t xml:space="preserve"> aspectos teóricos, técnicos, regulatorios y prácticos de la contabilidad, e</w:t>
            </w:r>
            <w:r w:rsidR="008E657C" w:rsidRPr="009B6CD1">
              <w:rPr>
                <w:rFonts w:cs="Times New Roman"/>
                <w:sz w:val="21"/>
                <w:szCs w:val="21"/>
                <w:lang w:val="es-BO"/>
              </w:rPr>
              <w:t>labora</w:t>
            </w:r>
            <w:r w:rsidRPr="009B6CD1">
              <w:rPr>
                <w:rFonts w:cs="Times New Roman"/>
                <w:sz w:val="21"/>
                <w:szCs w:val="21"/>
                <w:lang w:val="es-BO"/>
              </w:rPr>
              <w:t>ndo</w:t>
            </w:r>
            <w:r w:rsidR="008E657C" w:rsidRPr="009B6CD1">
              <w:rPr>
                <w:rFonts w:cs="Times New Roman"/>
                <w:sz w:val="21"/>
                <w:szCs w:val="21"/>
                <w:lang w:val="es-BO"/>
              </w:rPr>
              <w:t xml:space="preserve"> los </w:t>
            </w:r>
            <w:r w:rsidRPr="009B6CD1">
              <w:rPr>
                <w:rFonts w:cs="Times New Roman"/>
                <w:sz w:val="21"/>
                <w:szCs w:val="21"/>
                <w:lang w:val="es-BO"/>
              </w:rPr>
              <w:t>E</w:t>
            </w:r>
            <w:r w:rsidR="008E657C" w:rsidRPr="009B6CD1">
              <w:rPr>
                <w:rFonts w:cs="Times New Roman"/>
                <w:sz w:val="21"/>
                <w:szCs w:val="21"/>
                <w:lang w:val="es-BO"/>
              </w:rPr>
              <w:t xml:space="preserve">stados </w:t>
            </w:r>
            <w:r w:rsidRPr="009B6CD1">
              <w:rPr>
                <w:rFonts w:cs="Times New Roman"/>
                <w:sz w:val="21"/>
                <w:szCs w:val="21"/>
                <w:lang w:val="es-BO"/>
              </w:rPr>
              <w:t>F</w:t>
            </w:r>
            <w:r w:rsidR="008E657C" w:rsidRPr="009B6CD1">
              <w:rPr>
                <w:rFonts w:cs="Times New Roman"/>
                <w:sz w:val="21"/>
                <w:szCs w:val="21"/>
                <w:lang w:val="es-BO"/>
              </w:rPr>
              <w:t>inancieros de las entidades de seguro privado</w:t>
            </w:r>
            <w:r w:rsidRPr="009B6CD1">
              <w:rPr>
                <w:rFonts w:cs="Times New Roman"/>
                <w:sz w:val="21"/>
                <w:szCs w:val="21"/>
                <w:lang w:val="es-BO"/>
              </w:rPr>
              <w:t xml:space="preserve"> </w:t>
            </w:r>
            <w:r w:rsidRPr="00073DCD">
              <w:rPr>
                <w:rFonts w:cs="Times New Roman"/>
                <w:sz w:val="21"/>
                <w:szCs w:val="21"/>
                <w:lang w:val="es-MX"/>
              </w:rPr>
              <w:t xml:space="preserve">y </w:t>
            </w:r>
            <w:r w:rsidRPr="009B6CD1">
              <w:rPr>
                <w:rFonts w:cs="Times New Roman"/>
                <w:sz w:val="21"/>
                <w:szCs w:val="21"/>
                <w:lang w:val="es-MX"/>
              </w:rPr>
              <w:t xml:space="preserve">los criterios técnicos para su contabilización y análisis financiero del </w:t>
            </w:r>
            <w:r w:rsidRPr="00073DCD">
              <w:rPr>
                <w:rFonts w:cs="Times New Roman"/>
                <w:sz w:val="21"/>
                <w:szCs w:val="21"/>
                <w:lang w:val="es-MX"/>
              </w:rPr>
              <w:t>Sistema de Seguridad Social</w:t>
            </w:r>
            <w:r w:rsidR="00FD02A9">
              <w:rPr>
                <w:rFonts w:cs="Times New Roman"/>
                <w:sz w:val="21"/>
                <w:szCs w:val="21"/>
                <w:lang w:val="es-MX"/>
              </w:rPr>
              <w:t xml:space="preserve"> con principios, valores y ética profesional</w:t>
            </w:r>
            <w:r w:rsidR="006A1650">
              <w:rPr>
                <w:rFonts w:cs="Times New Roman"/>
                <w:sz w:val="21"/>
                <w:szCs w:val="21"/>
                <w:lang w:val="es-MX"/>
              </w:rPr>
              <w:t>.</w:t>
            </w:r>
          </w:p>
        </w:tc>
      </w:tr>
      <w:tr w:rsidR="008E062E" w:rsidRPr="00A93743" w14:paraId="07856F32" w14:textId="77777777" w:rsidTr="00073DCD">
        <w:trPr>
          <w:trHeight w:val="845"/>
          <w:jc w:val="center"/>
        </w:trPr>
        <w:tc>
          <w:tcPr>
            <w:tcW w:w="10646" w:type="dxa"/>
            <w:gridSpan w:val="9"/>
            <w:shd w:val="clear" w:color="auto" w:fill="E7E6E6"/>
            <w:vAlign w:val="center"/>
          </w:tcPr>
          <w:p w14:paraId="47E717B6" w14:textId="647A8C71" w:rsidR="00226203" w:rsidRPr="00073DCD" w:rsidRDefault="008E657C" w:rsidP="00226203">
            <w:pPr>
              <w:jc w:val="both"/>
              <w:rPr>
                <w:rFonts w:cs="Times New Roman"/>
                <w:bCs/>
                <w:sz w:val="21"/>
                <w:szCs w:val="21"/>
                <w:lang w:val="es-MX"/>
              </w:rPr>
            </w:pPr>
            <w:r w:rsidRPr="009B6CD1">
              <w:rPr>
                <w:rFonts w:cs="Times New Roman"/>
                <w:bCs/>
                <w:sz w:val="21"/>
                <w:szCs w:val="21"/>
                <w:lang w:val="es-BO"/>
              </w:rPr>
              <w:t xml:space="preserve">ELEMENTO DE COMPETENCIA 1: </w:t>
            </w:r>
            <w:r w:rsidR="00226203" w:rsidRPr="00073DCD">
              <w:rPr>
                <w:rFonts w:cs="Times New Roman"/>
                <w:bCs/>
                <w:sz w:val="21"/>
                <w:szCs w:val="21"/>
                <w:lang w:val="es-MX"/>
              </w:rPr>
              <w:t xml:space="preserve">Explica los fundamentos y la función económica del </w:t>
            </w:r>
            <w:r w:rsidR="00226203">
              <w:rPr>
                <w:rFonts w:cs="Times New Roman"/>
                <w:bCs/>
                <w:sz w:val="21"/>
                <w:szCs w:val="21"/>
                <w:lang w:val="es-MX"/>
              </w:rPr>
              <w:t>S</w:t>
            </w:r>
            <w:r w:rsidR="00226203" w:rsidRPr="00073DCD">
              <w:rPr>
                <w:rFonts w:cs="Times New Roman"/>
                <w:bCs/>
                <w:sz w:val="21"/>
                <w:szCs w:val="21"/>
                <w:lang w:val="es-MX"/>
              </w:rPr>
              <w:t xml:space="preserve">eguro </w:t>
            </w:r>
            <w:r w:rsidR="00226203">
              <w:rPr>
                <w:rFonts w:cs="Times New Roman"/>
                <w:bCs/>
                <w:sz w:val="21"/>
                <w:szCs w:val="21"/>
                <w:lang w:val="es-MX"/>
              </w:rPr>
              <w:t>P</w:t>
            </w:r>
            <w:r w:rsidR="00226203" w:rsidRPr="00073DCD">
              <w:rPr>
                <w:rFonts w:cs="Times New Roman"/>
                <w:bCs/>
                <w:sz w:val="21"/>
                <w:szCs w:val="21"/>
                <w:lang w:val="es-MX"/>
              </w:rPr>
              <w:t>rivado, clasificando sus ramos y las operaciones de distribución del riesgo en coaseguro y reaseguro conforme a la normativa vigente</w:t>
            </w:r>
            <w:r w:rsidR="00226203">
              <w:rPr>
                <w:rFonts w:cs="Times New Roman"/>
                <w:bCs/>
                <w:sz w:val="21"/>
                <w:szCs w:val="21"/>
                <w:lang w:val="es-MX"/>
              </w:rPr>
              <w:t>.</w:t>
            </w:r>
          </w:p>
        </w:tc>
      </w:tr>
      <w:tr w:rsidR="008E062E" w:rsidRPr="00F4791E" w14:paraId="39422EC9" w14:textId="77777777" w:rsidTr="002E0795">
        <w:trPr>
          <w:trHeight w:val="274"/>
          <w:tblHeader/>
          <w:jc w:val="center"/>
        </w:trPr>
        <w:tc>
          <w:tcPr>
            <w:tcW w:w="3548" w:type="dxa"/>
            <w:gridSpan w:val="3"/>
            <w:shd w:val="clear" w:color="auto" w:fill="D9D9D9"/>
            <w:vAlign w:val="center"/>
          </w:tcPr>
          <w:p w14:paraId="25078EFB" w14:textId="77777777" w:rsidR="008E062E" w:rsidRPr="00F4791E" w:rsidRDefault="008E657C">
            <w:pPr>
              <w:jc w:val="center"/>
              <w:rPr>
                <w:rFonts w:cs="Times New Roman"/>
                <w:sz w:val="21"/>
                <w:szCs w:val="21"/>
                <w:lang w:val="es-BO"/>
              </w:rPr>
            </w:pPr>
            <w:r w:rsidRPr="00F4791E">
              <w:rPr>
                <w:rFonts w:cs="Times New Roman"/>
                <w:b/>
                <w:sz w:val="21"/>
                <w:szCs w:val="21"/>
                <w:lang w:val="es-BO"/>
              </w:rPr>
              <w:t>Criterios de desempeño</w:t>
            </w:r>
          </w:p>
        </w:tc>
        <w:tc>
          <w:tcPr>
            <w:tcW w:w="3549" w:type="dxa"/>
            <w:gridSpan w:val="4"/>
            <w:shd w:val="clear" w:color="auto" w:fill="D9D9D9"/>
            <w:vAlign w:val="center"/>
          </w:tcPr>
          <w:p w14:paraId="2E050768" w14:textId="77777777" w:rsidR="008E062E" w:rsidRPr="00F4791E" w:rsidRDefault="008E657C">
            <w:pPr>
              <w:jc w:val="center"/>
              <w:rPr>
                <w:rFonts w:cs="Times New Roman"/>
                <w:sz w:val="21"/>
                <w:szCs w:val="21"/>
                <w:lang w:val="es-BO"/>
              </w:rPr>
            </w:pPr>
            <w:r w:rsidRPr="00F4791E">
              <w:rPr>
                <w:rFonts w:cs="Times New Roman"/>
                <w:b/>
                <w:sz w:val="21"/>
                <w:szCs w:val="21"/>
                <w:lang w:val="es-BO"/>
              </w:rPr>
              <w:t>Evidencias de desempeño</w:t>
            </w:r>
          </w:p>
        </w:tc>
        <w:tc>
          <w:tcPr>
            <w:tcW w:w="3549" w:type="dxa"/>
            <w:gridSpan w:val="2"/>
            <w:shd w:val="clear" w:color="auto" w:fill="D9D9D9"/>
            <w:vAlign w:val="center"/>
          </w:tcPr>
          <w:p w14:paraId="11F9DA8E" w14:textId="77777777" w:rsidR="008E062E" w:rsidRPr="00F4791E" w:rsidRDefault="008E657C">
            <w:pPr>
              <w:jc w:val="center"/>
              <w:rPr>
                <w:rFonts w:cs="Times New Roman"/>
                <w:sz w:val="21"/>
                <w:szCs w:val="21"/>
                <w:lang w:val="es-BO"/>
              </w:rPr>
            </w:pPr>
            <w:r w:rsidRPr="00F4791E">
              <w:rPr>
                <w:rFonts w:cs="Times New Roman"/>
                <w:b/>
                <w:sz w:val="21"/>
                <w:szCs w:val="21"/>
                <w:lang w:val="es-BO"/>
              </w:rPr>
              <w:t>Evidencias de producto</w:t>
            </w:r>
          </w:p>
        </w:tc>
      </w:tr>
      <w:tr w:rsidR="008E062E" w:rsidRPr="00A93743" w14:paraId="2ACA4F8A" w14:textId="77777777" w:rsidTr="00073DCD">
        <w:trPr>
          <w:trHeight w:val="1967"/>
          <w:jc w:val="center"/>
        </w:trPr>
        <w:tc>
          <w:tcPr>
            <w:tcW w:w="3548" w:type="dxa"/>
            <w:gridSpan w:val="3"/>
            <w:vMerge w:val="restart"/>
            <w:vAlign w:val="center"/>
          </w:tcPr>
          <w:p w14:paraId="3B09AD83" w14:textId="36A87DEF" w:rsidR="008E062E" w:rsidRPr="00F4791E" w:rsidRDefault="008E657C" w:rsidP="00226203">
            <w:pPr>
              <w:rPr>
                <w:rFonts w:cs="Times New Roman"/>
                <w:sz w:val="21"/>
                <w:szCs w:val="21"/>
                <w:lang w:val="es-BO"/>
              </w:rPr>
            </w:pPr>
            <w:r w:rsidRPr="00F4791E">
              <w:rPr>
                <w:rFonts w:cs="Times New Roman"/>
                <w:sz w:val="21"/>
                <w:szCs w:val="21"/>
                <w:lang w:val="es-BO"/>
              </w:rPr>
              <w:t xml:space="preserve">1. </w:t>
            </w:r>
            <w:r w:rsidR="00226203" w:rsidRPr="00226203">
              <w:rPr>
                <w:rFonts w:cs="Times New Roman"/>
                <w:sz w:val="21"/>
                <w:szCs w:val="21"/>
                <w:lang w:val="es-BO"/>
              </w:rPr>
              <w:t xml:space="preserve">Explica </w:t>
            </w:r>
            <w:r w:rsidR="009A5B09">
              <w:rPr>
                <w:rFonts w:cs="Times New Roman"/>
                <w:sz w:val="21"/>
                <w:szCs w:val="21"/>
                <w:lang w:val="es-BO"/>
              </w:rPr>
              <w:t xml:space="preserve">y analiza </w:t>
            </w:r>
            <w:r w:rsidR="00226203">
              <w:rPr>
                <w:rFonts w:cs="Times New Roman"/>
                <w:sz w:val="21"/>
                <w:szCs w:val="21"/>
                <w:lang w:val="es-BO"/>
              </w:rPr>
              <w:t>los fundamentos técnicos, jurídicos y económicos del Seguro Privado</w:t>
            </w:r>
            <w:r w:rsidR="009A5B09">
              <w:rPr>
                <w:rFonts w:cs="Times New Roman"/>
                <w:sz w:val="21"/>
                <w:szCs w:val="21"/>
                <w:lang w:val="es-BO"/>
              </w:rPr>
              <w:t>,</w:t>
            </w:r>
            <w:r w:rsidR="00226203" w:rsidRPr="00226203">
              <w:rPr>
                <w:rFonts w:cs="Times New Roman"/>
                <w:sz w:val="21"/>
                <w:szCs w:val="21"/>
                <w:lang w:val="es-BO"/>
              </w:rPr>
              <w:t xml:space="preserve"> co</w:t>
            </w:r>
            <w:r w:rsidR="00A679F4">
              <w:rPr>
                <w:rFonts w:cs="Times New Roman"/>
                <w:sz w:val="21"/>
                <w:szCs w:val="21"/>
                <w:lang w:val="es-BO"/>
              </w:rPr>
              <w:t xml:space="preserve">nsiderando </w:t>
            </w:r>
            <w:r w:rsidR="00226203" w:rsidRPr="00226203">
              <w:rPr>
                <w:rFonts w:cs="Times New Roman"/>
                <w:sz w:val="21"/>
                <w:szCs w:val="21"/>
                <w:lang w:val="es-BO"/>
              </w:rPr>
              <w:t>la estabilidad financiera y la protección patrimonial</w:t>
            </w:r>
            <w:r w:rsidR="009A5B09">
              <w:rPr>
                <w:rFonts w:cs="Times New Roman"/>
                <w:sz w:val="21"/>
                <w:szCs w:val="21"/>
                <w:lang w:val="es-BO"/>
              </w:rPr>
              <w:t xml:space="preserve"> del asegurado.</w:t>
            </w:r>
          </w:p>
          <w:p w14:paraId="7D5241EB" w14:textId="77777777" w:rsidR="008E062E" w:rsidRPr="00F4791E" w:rsidRDefault="008E062E">
            <w:pPr>
              <w:rPr>
                <w:rFonts w:cs="Times New Roman"/>
                <w:sz w:val="21"/>
                <w:szCs w:val="21"/>
                <w:lang w:val="es-BO"/>
              </w:rPr>
            </w:pPr>
          </w:p>
        </w:tc>
        <w:tc>
          <w:tcPr>
            <w:tcW w:w="3549" w:type="dxa"/>
            <w:gridSpan w:val="4"/>
            <w:vAlign w:val="center"/>
          </w:tcPr>
          <w:p w14:paraId="57B7D193" w14:textId="2A8EB534" w:rsidR="00FF664A" w:rsidRPr="00073DCD" w:rsidRDefault="009A5B09" w:rsidP="00073DCD">
            <w:pPr>
              <w:pStyle w:val="Prrafodelista"/>
              <w:numPr>
                <w:ilvl w:val="1"/>
                <w:numId w:val="10"/>
              </w:numPr>
              <w:jc w:val="both"/>
              <w:rPr>
                <w:rFonts w:cs="Times New Roman"/>
                <w:sz w:val="21"/>
                <w:szCs w:val="21"/>
                <w:lang w:val="es-BO"/>
              </w:rPr>
            </w:pPr>
            <w:r w:rsidRPr="00073DCD">
              <w:rPr>
                <w:rFonts w:cs="Times New Roman"/>
                <w:sz w:val="21"/>
                <w:szCs w:val="21"/>
                <w:lang w:val="es-BO"/>
              </w:rPr>
              <w:t>E</w:t>
            </w:r>
            <w:r w:rsidR="00FF664A">
              <w:rPr>
                <w:rFonts w:cs="Times New Roman"/>
                <w:sz w:val="21"/>
                <w:szCs w:val="21"/>
                <w:lang w:val="es-BO"/>
              </w:rPr>
              <w:t xml:space="preserve">labora un mapa conceptual de </w:t>
            </w:r>
            <w:r w:rsidR="00FF664A" w:rsidRPr="00FF664A">
              <w:rPr>
                <w:rFonts w:cs="Times New Roman"/>
                <w:sz w:val="21"/>
                <w:szCs w:val="21"/>
                <w:lang w:val="es-BO"/>
              </w:rPr>
              <w:t xml:space="preserve">los fundamentos, principios y características del seguro privado, explicando su función económica y social </w:t>
            </w:r>
            <w:r w:rsidR="003C2B2C">
              <w:rPr>
                <w:rFonts w:cs="Times New Roman"/>
                <w:sz w:val="21"/>
                <w:szCs w:val="21"/>
                <w:lang w:val="es-BO"/>
              </w:rPr>
              <w:t>con</w:t>
            </w:r>
            <w:r w:rsidR="00FF664A" w:rsidRPr="00FF664A">
              <w:rPr>
                <w:rFonts w:cs="Times New Roman"/>
                <w:sz w:val="21"/>
                <w:szCs w:val="21"/>
                <w:lang w:val="es-BO"/>
              </w:rPr>
              <w:t xml:space="preserve"> ejemplos contextualizados al mercado asegurador boliviano</w:t>
            </w:r>
            <w:r w:rsidR="00FF664A">
              <w:rPr>
                <w:rFonts w:cs="Times New Roman"/>
                <w:sz w:val="21"/>
                <w:szCs w:val="21"/>
                <w:lang w:val="es-BO"/>
              </w:rPr>
              <w:t>.</w:t>
            </w:r>
          </w:p>
        </w:tc>
        <w:tc>
          <w:tcPr>
            <w:tcW w:w="3549" w:type="dxa"/>
            <w:gridSpan w:val="2"/>
            <w:vAlign w:val="center"/>
          </w:tcPr>
          <w:p w14:paraId="41EFE253" w14:textId="78591C5E" w:rsidR="008E062E" w:rsidRPr="00F4791E" w:rsidRDefault="008E657C">
            <w:pPr>
              <w:rPr>
                <w:rFonts w:cs="Times New Roman"/>
                <w:sz w:val="21"/>
                <w:szCs w:val="21"/>
                <w:lang w:val="es-BO"/>
              </w:rPr>
            </w:pPr>
            <w:r w:rsidRPr="00F4791E">
              <w:rPr>
                <w:rFonts w:cs="Times New Roman"/>
                <w:sz w:val="21"/>
                <w:szCs w:val="21"/>
                <w:lang w:val="es-BO"/>
              </w:rPr>
              <w:t xml:space="preserve">Producto 1: </w:t>
            </w:r>
            <w:r w:rsidR="00FF664A">
              <w:rPr>
                <w:rFonts w:cs="Times New Roman"/>
                <w:sz w:val="21"/>
                <w:szCs w:val="21"/>
                <w:lang w:val="es-BO"/>
              </w:rPr>
              <w:t>Mapa conceptual que integra los fundamentos del Seguro Privado.</w:t>
            </w:r>
          </w:p>
        </w:tc>
      </w:tr>
      <w:tr w:rsidR="008E062E" w:rsidRPr="00A93743" w14:paraId="3B057754" w14:textId="77777777" w:rsidTr="00073DCD">
        <w:trPr>
          <w:trHeight w:val="1553"/>
          <w:jc w:val="center"/>
        </w:trPr>
        <w:tc>
          <w:tcPr>
            <w:tcW w:w="3548" w:type="dxa"/>
            <w:gridSpan w:val="3"/>
            <w:vMerge/>
            <w:vAlign w:val="center"/>
          </w:tcPr>
          <w:p w14:paraId="2E5A1C41" w14:textId="77777777" w:rsidR="008E062E" w:rsidRPr="00F4791E" w:rsidRDefault="008E062E">
            <w:pPr>
              <w:rPr>
                <w:rFonts w:cs="Times New Roman"/>
                <w:sz w:val="21"/>
                <w:szCs w:val="21"/>
                <w:lang w:val="es-BO"/>
              </w:rPr>
            </w:pPr>
          </w:p>
        </w:tc>
        <w:tc>
          <w:tcPr>
            <w:tcW w:w="3549" w:type="dxa"/>
            <w:gridSpan w:val="4"/>
            <w:vAlign w:val="center"/>
          </w:tcPr>
          <w:p w14:paraId="51FAA927" w14:textId="56DED317" w:rsidR="00A679F4" w:rsidRPr="00073DCD" w:rsidRDefault="00A679F4" w:rsidP="00073DCD">
            <w:pPr>
              <w:pStyle w:val="Prrafodelista"/>
              <w:numPr>
                <w:ilvl w:val="1"/>
                <w:numId w:val="10"/>
              </w:numPr>
              <w:rPr>
                <w:rFonts w:cs="Times New Roman"/>
                <w:sz w:val="21"/>
                <w:szCs w:val="21"/>
                <w:lang w:val="es-BO"/>
              </w:rPr>
            </w:pPr>
            <w:r w:rsidRPr="00A679F4">
              <w:rPr>
                <w:rFonts w:cs="Times New Roman"/>
                <w:sz w:val="21"/>
                <w:szCs w:val="21"/>
                <w:lang w:val="es-BO"/>
              </w:rPr>
              <w:t>Analiza en aula un caso práctico de protección patrimonial, evaluando la estabilidad financiera del asegurado ante la ocurrencia de un riesgo.</w:t>
            </w:r>
          </w:p>
        </w:tc>
        <w:tc>
          <w:tcPr>
            <w:tcW w:w="3549" w:type="dxa"/>
            <w:gridSpan w:val="2"/>
            <w:vAlign w:val="center"/>
          </w:tcPr>
          <w:p w14:paraId="18381835" w14:textId="3D5508DA" w:rsidR="008E062E" w:rsidRPr="00F4791E" w:rsidRDefault="008E657C">
            <w:pPr>
              <w:rPr>
                <w:rFonts w:cs="Times New Roman"/>
                <w:sz w:val="21"/>
                <w:szCs w:val="21"/>
                <w:lang w:val="es-BO"/>
              </w:rPr>
            </w:pPr>
            <w:r w:rsidRPr="00F4791E">
              <w:rPr>
                <w:rFonts w:cs="Times New Roman"/>
                <w:sz w:val="21"/>
                <w:szCs w:val="21"/>
                <w:lang w:val="es-BO"/>
              </w:rPr>
              <w:t>Producto 2:</w:t>
            </w:r>
            <w:r w:rsidR="00A679F4" w:rsidRPr="00073DCD">
              <w:rPr>
                <w:lang w:val="es-MX"/>
              </w:rPr>
              <w:t xml:space="preserve"> </w:t>
            </w:r>
            <w:r w:rsidR="00A679F4" w:rsidRPr="00A679F4">
              <w:rPr>
                <w:rFonts w:cs="Times New Roman"/>
                <w:sz w:val="21"/>
                <w:szCs w:val="21"/>
                <w:lang w:val="es-BO"/>
              </w:rPr>
              <w:t xml:space="preserve">Informe de análisis de </w:t>
            </w:r>
            <w:r w:rsidR="00A679F4">
              <w:rPr>
                <w:rFonts w:cs="Times New Roman"/>
                <w:sz w:val="21"/>
                <w:szCs w:val="21"/>
                <w:lang w:val="es-BO"/>
              </w:rPr>
              <w:t>riesgos</w:t>
            </w:r>
            <w:r w:rsidR="00A679F4" w:rsidRPr="00A679F4">
              <w:rPr>
                <w:rFonts w:cs="Times New Roman"/>
                <w:sz w:val="21"/>
                <w:szCs w:val="21"/>
                <w:lang w:val="es-BO"/>
              </w:rPr>
              <w:t xml:space="preserve"> sobre </w:t>
            </w:r>
            <w:r w:rsidR="00A679F4">
              <w:rPr>
                <w:rFonts w:cs="Times New Roman"/>
                <w:sz w:val="21"/>
                <w:szCs w:val="21"/>
                <w:lang w:val="es-BO"/>
              </w:rPr>
              <w:t xml:space="preserve">la </w:t>
            </w:r>
            <w:r w:rsidR="00A679F4" w:rsidRPr="00A679F4">
              <w:rPr>
                <w:rFonts w:cs="Times New Roman"/>
                <w:sz w:val="21"/>
                <w:szCs w:val="21"/>
                <w:lang w:val="es-BO"/>
              </w:rPr>
              <w:t>protección patrimonial y estabilidad financiera del asegurado.</w:t>
            </w:r>
          </w:p>
        </w:tc>
      </w:tr>
      <w:tr w:rsidR="008E062E" w:rsidRPr="00A93743" w14:paraId="5954EA10" w14:textId="77777777" w:rsidTr="002E0795">
        <w:trPr>
          <w:trHeight w:val="691"/>
          <w:jc w:val="center"/>
        </w:trPr>
        <w:tc>
          <w:tcPr>
            <w:tcW w:w="3548" w:type="dxa"/>
            <w:gridSpan w:val="3"/>
            <w:vMerge w:val="restart"/>
          </w:tcPr>
          <w:p w14:paraId="64AA41E2" w14:textId="4A556943" w:rsidR="008E062E" w:rsidRPr="00F4791E" w:rsidRDefault="008E657C" w:rsidP="00AE0301">
            <w:pPr>
              <w:rPr>
                <w:rFonts w:cs="Times New Roman"/>
                <w:sz w:val="21"/>
                <w:szCs w:val="21"/>
                <w:lang w:val="es-BO"/>
              </w:rPr>
            </w:pPr>
            <w:r w:rsidRPr="00F4791E">
              <w:rPr>
                <w:rFonts w:cs="Times New Roman"/>
                <w:sz w:val="21"/>
                <w:szCs w:val="21"/>
                <w:lang w:val="es-BO"/>
              </w:rPr>
              <w:t>2.</w:t>
            </w:r>
            <w:r w:rsidR="00AE0301">
              <w:rPr>
                <w:rFonts w:cs="Times New Roman"/>
                <w:sz w:val="21"/>
                <w:szCs w:val="21"/>
                <w:lang w:val="es-BO"/>
              </w:rPr>
              <w:t xml:space="preserve">  Expone las características, diferenciando </w:t>
            </w:r>
            <w:r w:rsidR="00AE0301" w:rsidRPr="00AE0301">
              <w:rPr>
                <w:rFonts w:cs="Times New Roman"/>
                <w:sz w:val="21"/>
                <w:szCs w:val="21"/>
                <w:lang w:val="es-BO"/>
              </w:rPr>
              <w:t>l</w:t>
            </w:r>
            <w:r w:rsidR="00AE0301">
              <w:rPr>
                <w:rFonts w:cs="Times New Roman"/>
                <w:sz w:val="21"/>
                <w:szCs w:val="21"/>
                <w:lang w:val="es-BO"/>
              </w:rPr>
              <w:t xml:space="preserve">as modalidades </w:t>
            </w:r>
            <w:r w:rsidR="00AE0301" w:rsidRPr="00AE0301">
              <w:rPr>
                <w:rFonts w:cs="Times New Roman"/>
                <w:sz w:val="21"/>
                <w:szCs w:val="21"/>
                <w:lang w:val="es-BO"/>
              </w:rPr>
              <w:t xml:space="preserve">y mecanismos de distribución del riesgo </w:t>
            </w:r>
            <w:r w:rsidR="003C2B2C">
              <w:rPr>
                <w:rFonts w:cs="Times New Roman"/>
                <w:sz w:val="21"/>
                <w:szCs w:val="21"/>
                <w:lang w:val="es-BO"/>
              </w:rPr>
              <w:t>de</w:t>
            </w:r>
            <w:r w:rsidR="00AE0301" w:rsidRPr="00AE0301">
              <w:rPr>
                <w:rFonts w:cs="Times New Roman"/>
                <w:sz w:val="21"/>
                <w:szCs w:val="21"/>
                <w:lang w:val="es-BO"/>
              </w:rPr>
              <w:t xml:space="preserve"> coaseguro y reaseguro</w:t>
            </w:r>
            <w:r w:rsidR="00AE0301">
              <w:rPr>
                <w:rFonts w:cs="Times New Roman"/>
                <w:sz w:val="21"/>
                <w:szCs w:val="21"/>
                <w:lang w:val="es-BO"/>
              </w:rPr>
              <w:t>.</w:t>
            </w:r>
          </w:p>
        </w:tc>
        <w:tc>
          <w:tcPr>
            <w:tcW w:w="3549" w:type="dxa"/>
            <w:gridSpan w:val="4"/>
          </w:tcPr>
          <w:p w14:paraId="6697F795" w14:textId="2BEC79E4" w:rsidR="00C3403A" w:rsidRDefault="003C2B2C">
            <w:pPr>
              <w:rPr>
                <w:rFonts w:cs="Times New Roman"/>
                <w:sz w:val="21"/>
                <w:szCs w:val="21"/>
                <w:lang w:val="es-BO"/>
              </w:rPr>
            </w:pPr>
            <w:r>
              <w:rPr>
                <w:rFonts w:cs="Times New Roman"/>
                <w:sz w:val="21"/>
                <w:szCs w:val="21"/>
                <w:lang w:val="es-BO"/>
              </w:rPr>
              <w:t xml:space="preserve">2.1. </w:t>
            </w:r>
            <w:r w:rsidR="00C3403A">
              <w:rPr>
                <w:rFonts w:cs="Times New Roman"/>
                <w:sz w:val="21"/>
                <w:szCs w:val="21"/>
                <w:lang w:val="es-BO"/>
              </w:rPr>
              <w:t xml:space="preserve">Desarrolla y analiza en equipo escenarios de riesgos para aplicar el instrumento técnico financiero del </w:t>
            </w:r>
            <w:r w:rsidR="001F2B16">
              <w:rPr>
                <w:rFonts w:cs="Times New Roman"/>
                <w:sz w:val="21"/>
                <w:szCs w:val="21"/>
                <w:lang w:val="es-BO"/>
              </w:rPr>
              <w:t>C</w:t>
            </w:r>
            <w:r w:rsidR="00C3403A">
              <w:rPr>
                <w:rFonts w:cs="Times New Roman"/>
                <w:sz w:val="21"/>
                <w:szCs w:val="21"/>
                <w:lang w:val="es-BO"/>
              </w:rPr>
              <w:t>oaseguro.</w:t>
            </w:r>
          </w:p>
          <w:p w14:paraId="72AE5B3B" w14:textId="182BF1F6" w:rsidR="00C3403A" w:rsidRPr="00073DCD" w:rsidRDefault="00C3403A">
            <w:pPr>
              <w:rPr>
                <w:rFonts w:cs="Times New Roman"/>
                <w:sz w:val="21"/>
                <w:szCs w:val="21"/>
                <w:lang w:val="es-MX"/>
              </w:rPr>
            </w:pPr>
          </w:p>
        </w:tc>
        <w:tc>
          <w:tcPr>
            <w:tcW w:w="3549" w:type="dxa"/>
            <w:gridSpan w:val="2"/>
          </w:tcPr>
          <w:p w14:paraId="25EEE85C" w14:textId="143A9F47" w:rsidR="008E062E" w:rsidRPr="00F4791E" w:rsidRDefault="008E657C">
            <w:pPr>
              <w:rPr>
                <w:rFonts w:cs="Times New Roman"/>
                <w:sz w:val="21"/>
                <w:szCs w:val="21"/>
                <w:lang w:val="es-BO"/>
              </w:rPr>
            </w:pPr>
            <w:r w:rsidRPr="00F4791E">
              <w:rPr>
                <w:rFonts w:cs="Times New Roman"/>
                <w:sz w:val="21"/>
                <w:szCs w:val="21"/>
                <w:lang w:val="es-BO"/>
              </w:rPr>
              <w:t xml:space="preserve">Producto 3: </w:t>
            </w:r>
            <w:r w:rsidR="00C3403A">
              <w:rPr>
                <w:rFonts w:cs="Times New Roman"/>
                <w:sz w:val="21"/>
                <w:szCs w:val="21"/>
                <w:lang w:val="es-BO"/>
              </w:rPr>
              <w:t>Aplicación técnica y contable del Coaseguro</w:t>
            </w:r>
            <w:r w:rsidRPr="00F4791E">
              <w:rPr>
                <w:rFonts w:cs="Times New Roman"/>
                <w:sz w:val="21"/>
                <w:szCs w:val="21"/>
                <w:lang w:val="es-BO"/>
              </w:rPr>
              <w:t>.</w:t>
            </w:r>
          </w:p>
        </w:tc>
      </w:tr>
      <w:tr w:rsidR="008E062E" w:rsidRPr="00A93743" w14:paraId="2122DF7F" w14:textId="77777777" w:rsidTr="002E0795">
        <w:trPr>
          <w:trHeight w:val="715"/>
          <w:jc w:val="center"/>
        </w:trPr>
        <w:tc>
          <w:tcPr>
            <w:tcW w:w="3548" w:type="dxa"/>
            <w:gridSpan w:val="3"/>
            <w:vMerge/>
          </w:tcPr>
          <w:p w14:paraId="29A43D15" w14:textId="77777777" w:rsidR="008E062E" w:rsidRPr="00F4791E" w:rsidRDefault="008E062E">
            <w:pPr>
              <w:rPr>
                <w:rFonts w:cs="Times New Roman"/>
                <w:sz w:val="21"/>
                <w:szCs w:val="21"/>
                <w:lang w:val="es-BO"/>
              </w:rPr>
            </w:pPr>
          </w:p>
        </w:tc>
        <w:tc>
          <w:tcPr>
            <w:tcW w:w="3549" w:type="dxa"/>
            <w:gridSpan w:val="4"/>
          </w:tcPr>
          <w:p w14:paraId="1CC81D3B" w14:textId="36CB3960" w:rsidR="008E062E" w:rsidRPr="00F4791E" w:rsidRDefault="008E657C">
            <w:pPr>
              <w:rPr>
                <w:rFonts w:cs="Times New Roman"/>
                <w:sz w:val="21"/>
                <w:szCs w:val="21"/>
                <w:lang w:val="es-BO"/>
              </w:rPr>
            </w:pPr>
            <w:r w:rsidRPr="00F4791E">
              <w:rPr>
                <w:rFonts w:cs="Times New Roman"/>
                <w:sz w:val="21"/>
                <w:szCs w:val="21"/>
                <w:lang w:val="es-BO"/>
              </w:rPr>
              <w:t xml:space="preserve">2.2 </w:t>
            </w:r>
            <w:r w:rsidR="00C3403A">
              <w:rPr>
                <w:rFonts w:cs="Times New Roman"/>
                <w:sz w:val="21"/>
                <w:szCs w:val="21"/>
                <w:lang w:val="es-BO"/>
              </w:rPr>
              <w:t xml:space="preserve">Desarrolla y analiza en equipo escenarios de riesgos para aplicar el instrumento técnico financiero del </w:t>
            </w:r>
            <w:r w:rsidR="001F2B16">
              <w:rPr>
                <w:rFonts w:cs="Times New Roman"/>
                <w:sz w:val="21"/>
                <w:szCs w:val="21"/>
                <w:lang w:val="es-BO"/>
              </w:rPr>
              <w:t>Reaseguro</w:t>
            </w:r>
            <w:r w:rsidR="00C3403A">
              <w:rPr>
                <w:rFonts w:cs="Times New Roman"/>
                <w:sz w:val="21"/>
                <w:szCs w:val="21"/>
                <w:lang w:val="es-BO"/>
              </w:rPr>
              <w:t>.</w:t>
            </w:r>
          </w:p>
        </w:tc>
        <w:tc>
          <w:tcPr>
            <w:tcW w:w="3549" w:type="dxa"/>
            <w:gridSpan w:val="2"/>
          </w:tcPr>
          <w:p w14:paraId="441628AA" w14:textId="106C7B44" w:rsidR="008E062E" w:rsidRPr="00F4791E" w:rsidRDefault="008E657C">
            <w:pPr>
              <w:rPr>
                <w:rFonts w:cs="Times New Roman"/>
                <w:sz w:val="21"/>
                <w:szCs w:val="21"/>
                <w:lang w:val="es-BO"/>
              </w:rPr>
            </w:pPr>
            <w:r w:rsidRPr="00F4791E">
              <w:rPr>
                <w:rFonts w:cs="Times New Roman"/>
                <w:sz w:val="21"/>
                <w:szCs w:val="21"/>
                <w:lang w:val="es-BO"/>
              </w:rPr>
              <w:t xml:space="preserve">Producto 4: </w:t>
            </w:r>
            <w:r w:rsidR="00C3403A" w:rsidRPr="00C3403A">
              <w:rPr>
                <w:rFonts w:cs="Times New Roman"/>
                <w:sz w:val="21"/>
                <w:szCs w:val="21"/>
                <w:lang w:val="es-BO"/>
              </w:rPr>
              <w:t xml:space="preserve">Aplicación técnica y contable del </w:t>
            </w:r>
            <w:r w:rsidR="00C3403A">
              <w:rPr>
                <w:rFonts w:cs="Times New Roman"/>
                <w:sz w:val="21"/>
                <w:szCs w:val="21"/>
                <w:lang w:val="es-BO"/>
              </w:rPr>
              <w:t>Reaseguro</w:t>
            </w:r>
            <w:r w:rsidRPr="00F4791E">
              <w:rPr>
                <w:rFonts w:cs="Times New Roman"/>
                <w:sz w:val="21"/>
                <w:szCs w:val="21"/>
                <w:lang w:val="es-BO"/>
              </w:rPr>
              <w:t>.</w:t>
            </w:r>
          </w:p>
        </w:tc>
      </w:tr>
      <w:tr w:rsidR="008E062E" w:rsidRPr="00F4791E" w14:paraId="50C76F51" w14:textId="77777777" w:rsidTr="002E0795">
        <w:trPr>
          <w:trHeight w:val="290"/>
          <w:jc w:val="center"/>
        </w:trPr>
        <w:tc>
          <w:tcPr>
            <w:tcW w:w="10646" w:type="dxa"/>
            <w:gridSpan w:val="9"/>
            <w:shd w:val="clear" w:color="auto" w:fill="D9D9D9"/>
            <w:vAlign w:val="center"/>
          </w:tcPr>
          <w:p w14:paraId="51E4C787" w14:textId="77777777" w:rsidR="008E062E" w:rsidRPr="00F4791E" w:rsidRDefault="008E657C">
            <w:pPr>
              <w:jc w:val="center"/>
              <w:rPr>
                <w:rFonts w:cs="Times New Roman"/>
                <w:sz w:val="21"/>
                <w:szCs w:val="21"/>
                <w:lang w:val="es-BO"/>
              </w:rPr>
            </w:pPr>
            <w:r w:rsidRPr="00F4791E">
              <w:rPr>
                <w:rFonts w:cs="Times New Roman"/>
                <w:b/>
                <w:sz w:val="21"/>
                <w:szCs w:val="21"/>
                <w:lang w:val="es-BO"/>
              </w:rPr>
              <w:t>Evidencias de conocimiento</w:t>
            </w:r>
          </w:p>
        </w:tc>
      </w:tr>
      <w:tr w:rsidR="008E062E" w:rsidRPr="00F4791E" w14:paraId="3D5AD238" w14:textId="77777777" w:rsidTr="002E0795">
        <w:trPr>
          <w:trHeight w:val="706"/>
          <w:jc w:val="center"/>
        </w:trPr>
        <w:tc>
          <w:tcPr>
            <w:tcW w:w="3548" w:type="dxa"/>
            <w:gridSpan w:val="3"/>
            <w:vAlign w:val="center"/>
          </w:tcPr>
          <w:p w14:paraId="0E065823" w14:textId="77777777" w:rsidR="008E062E" w:rsidRPr="00F4791E" w:rsidRDefault="008E657C">
            <w:pPr>
              <w:jc w:val="center"/>
              <w:rPr>
                <w:rFonts w:cs="Times New Roman"/>
                <w:sz w:val="21"/>
                <w:szCs w:val="21"/>
                <w:lang w:val="es-BO"/>
              </w:rPr>
            </w:pPr>
            <w:r w:rsidRPr="00F4791E">
              <w:rPr>
                <w:rFonts w:cs="Times New Roman"/>
                <w:b/>
                <w:sz w:val="21"/>
                <w:szCs w:val="21"/>
                <w:lang w:val="es-BO"/>
              </w:rPr>
              <w:t>Unidad de aprendizaje</w:t>
            </w:r>
          </w:p>
        </w:tc>
        <w:tc>
          <w:tcPr>
            <w:tcW w:w="3549" w:type="dxa"/>
            <w:gridSpan w:val="4"/>
            <w:vAlign w:val="center"/>
          </w:tcPr>
          <w:p w14:paraId="246FE4CC" w14:textId="77777777" w:rsidR="008E062E" w:rsidRPr="00F4791E" w:rsidRDefault="008E657C">
            <w:pPr>
              <w:jc w:val="center"/>
              <w:rPr>
                <w:rFonts w:cs="Times New Roman"/>
                <w:sz w:val="21"/>
                <w:szCs w:val="21"/>
                <w:lang w:val="es-BO"/>
              </w:rPr>
            </w:pPr>
            <w:r w:rsidRPr="00F4791E">
              <w:rPr>
                <w:rFonts w:cs="Times New Roman"/>
                <w:b/>
                <w:sz w:val="21"/>
                <w:szCs w:val="21"/>
                <w:lang w:val="es-BO"/>
              </w:rPr>
              <w:t>Contenidos</w:t>
            </w:r>
            <w:r w:rsidRPr="00F4791E">
              <w:rPr>
                <w:rFonts w:cs="Times New Roman"/>
                <w:b/>
                <w:sz w:val="21"/>
                <w:szCs w:val="21"/>
                <w:lang w:val="es-BO"/>
              </w:rPr>
              <w:br/>
              <w:t>C: cognitivo · P: procedimental · A: actitudinal · T: manejo de tecnología e IA</w:t>
            </w:r>
          </w:p>
        </w:tc>
        <w:tc>
          <w:tcPr>
            <w:tcW w:w="3549" w:type="dxa"/>
            <w:gridSpan w:val="2"/>
            <w:vAlign w:val="center"/>
          </w:tcPr>
          <w:p w14:paraId="73A934C8" w14:textId="77777777" w:rsidR="008E062E" w:rsidRPr="00F4791E" w:rsidRDefault="008E657C">
            <w:pPr>
              <w:jc w:val="center"/>
              <w:rPr>
                <w:rFonts w:cs="Times New Roman"/>
                <w:sz w:val="21"/>
                <w:szCs w:val="21"/>
                <w:lang w:val="es-BO"/>
              </w:rPr>
            </w:pPr>
            <w:r w:rsidRPr="00F4791E">
              <w:rPr>
                <w:rFonts w:cs="Times New Roman"/>
                <w:b/>
                <w:sz w:val="21"/>
                <w:szCs w:val="21"/>
                <w:lang w:val="es-BO"/>
              </w:rPr>
              <w:t>Conocimientos circunstanciales</w:t>
            </w:r>
          </w:p>
        </w:tc>
      </w:tr>
      <w:tr w:rsidR="008E062E" w:rsidRPr="00A93743" w14:paraId="45F3FC1D" w14:textId="77777777" w:rsidTr="00F4791E">
        <w:trPr>
          <w:trHeight w:val="2127"/>
          <w:jc w:val="center"/>
        </w:trPr>
        <w:tc>
          <w:tcPr>
            <w:tcW w:w="3548" w:type="dxa"/>
            <w:gridSpan w:val="3"/>
          </w:tcPr>
          <w:p w14:paraId="6892DD91" w14:textId="2CFF19A9" w:rsidR="008E062E" w:rsidRDefault="004D2C42" w:rsidP="004D2C42">
            <w:pPr>
              <w:rPr>
                <w:rFonts w:cs="Times New Roman"/>
                <w:sz w:val="21"/>
                <w:szCs w:val="21"/>
                <w:lang w:val="es-BO"/>
              </w:rPr>
            </w:pPr>
            <w:bookmarkStart w:id="0" w:name="_Hlk242682088"/>
            <w:r w:rsidRPr="00073DCD">
              <w:rPr>
                <w:rFonts w:cs="Times New Roman"/>
                <w:b/>
                <w:bCs/>
                <w:sz w:val="21"/>
                <w:szCs w:val="21"/>
                <w:lang w:val="es-MX"/>
              </w:rPr>
              <w:lastRenderedPageBreak/>
              <w:t xml:space="preserve">Capítulo 1: Seguro Privado </w:t>
            </w:r>
          </w:p>
          <w:p w14:paraId="4EFDC1F4" w14:textId="77777777" w:rsidR="004D2C42" w:rsidRDefault="004D2C42" w:rsidP="004D2C42">
            <w:pPr>
              <w:rPr>
                <w:rFonts w:cs="Times New Roman"/>
                <w:sz w:val="21"/>
                <w:szCs w:val="21"/>
              </w:rPr>
            </w:pPr>
            <w:r w:rsidRPr="004D2C42">
              <w:rPr>
                <w:rFonts w:cs="Times New Roman"/>
                <w:sz w:val="21"/>
                <w:szCs w:val="21"/>
              </w:rPr>
              <w:t>Tema 1: El Seguro Privado</w:t>
            </w:r>
          </w:p>
          <w:p w14:paraId="5B2906E8" w14:textId="36A4540B" w:rsidR="00396E1A" w:rsidRDefault="00396E1A" w:rsidP="004D2C42">
            <w:pPr>
              <w:rPr>
                <w:rFonts w:cs="Times New Roman"/>
                <w:sz w:val="21"/>
                <w:szCs w:val="21"/>
                <w:lang w:val="es-BO"/>
              </w:rPr>
            </w:pPr>
            <w:r w:rsidRPr="00396E1A">
              <w:rPr>
                <w:rFonts w:cs="Times New Roman"/>
                <w:sz w:val="21"/>
                <w:szCs w:val="21"/>
                <w:lang w:val="es-BO"/>
              </w:rPr>
              <w:t>Tema 2: Riesgo y Seguro</w:t>
            </w:r>
          </w:p>
          <w:p w14:paraId="7C14902A" w14:textId="26AF7843" w:rsidR="00396E1A" w:rsidRDefault="00396E1A" w:rsidP="004D2C42">
            <w:pPr>
              <w:rPr>
                <w:rFonts w:cs="Times New Roman"/>
                <w:sz w:val="21"/>
                <w:szCs w:val="21"/>
                <w:lang w:val="es-BO"/>
              </w:rPr>
            </w:pPr>
            <w:r w:rsidRPr="00396E1A">
              <w:rPr>
                <w:rFonts w:cs="Times New Roman"/>
                <w:sz w:val="21"/>
                <w:szCs w:val="21"/>
                <w:lang w:val="es-BO"/>
              </w:rPr>
              <w:t xml:space="preserve">Tema </w:t>
            </w:r>
            <w:r w:rsidR="0070512F">
              <w:rPr>
                <w:rFonts w:cs="Times New Roman"/>
                <w:sz w:val="21"/>
                <w:szCs w:val="21"/>
                <w:lang w:val="es-BO"/>
              </w:rPr>
              <w:t>3</w:t>
            </w:r>
            <w:r w:rsidRPr="00396E1A">
              <w:rPr>
                <w:rFonts w:cs="Times New Roman"/>
                <w:sz w:val="21"/>
                <w:szCs w:val="21"/>
                <w:lang w:val="es-BO"/>
              </w:rPr>
              <w:t>: Clasificación de los Seguros</w:t>
            </w:r>
          </w:p>
          <w:p w14:paraId="603F8808" w14:textId="48F08108" w:rsidR="00396E1A" w:rsidRPr="00073DCD" w:rsidRDefault="00396E1A" w:rsidP="004D2C42">
            <w:pPr>
              <w:rPr>
                <w:rFonts w:cs="Times New Roman"/>
                <w:sz w:val="21"/>
                <w:szCs w:val="21"/>
                <w:lang w:val="es-MX"/>
              </w:rPr>
            </w:pPr>
            <w:r w:rsidRPr="00396E1A">
              <w:rPr>
                <w:rFonts w:cs="Times New Roman"/>
                <w:sz w:val="21"/>
                <w:szCs w:val="21"/>
                <w:lang w:val="es-MX"/>
              </w:rPr>
              <w:t xml:space="preserve">Tema </w:t>
            </w:r>
            <w:r w:rsidR="0070512F">
              <w:rPr>
                <w:rFonts w:cs="Times New Roman"/>
                <w:sz w:val="21"/>
                <w:szCs w:val="21"/>
                <w:lang w:val="es-MX"/>
              </w:rPr>
              <w:t>4</w:t>
            </w:r>
            <w:r w:rsidRPr="00396E1A">
              <w:rPr>
                <w:rFonts w:cs="Times New Roman"/>
                <w:sz w:val="21"/>
                <w:szCs w:val="21"/>
                <w:lang w:val="es-MX"/>
              </w:rPr>
              <w:t>: Distribución del Riesgo: Coaseguro y Reaseguro</w:t>
            </w:r>
          </w:p>
        </w:tc>
        <w:tc>
          <w:tcPr>
            <w:tcW w:w="3549" w:type="dxa"/>
            <w:gridSpan w:val="4"/>
          </w:tcPr>
          <w:p w14:paraId="1AB05872" w14:textId="78B8301E" w:rsidR="0070512F" w:rsidRDefault="0070512F" w:rsidP="0070512F">
            <w:pPr>
              <w:pStyle w:val="Prrafodelista"/>
              <w:ind w:left="309"/>
              <w:rPr>
                <w:rFonts w:cs="Times New Roman"/>
                <w:sz w:val="21"/>
                <w:szCs w:val="21"/>
                <w:lang w:val="es-BO"/>
              </w:rPr>
            </w:pPr>
            <w:r>
              <w:rPr>
                <w:rFonts w:cs="Times New Roman"/>
                <w:sz w:val="21"/>
                <w:szCs w:val="21"/>
                <w:lang w:val="es-BO"/>
              </w:rPr>
              <w:t>TEMA 1: El Seguro Privado</w:t>
            </w:r>
          </w:p>
          <w:p w14:paraId="76E58BB0" w14:textId="77777777" w:rsidR="00503B46" w:rsidRDefault="009F03C6" w:rsidP="009F03C6">
            <w:pPr>
              <w:pStyle w:val="Prrafodelista"/>
              <w:numPr>
                <w:ilvl w:val="0"/>
                <w:numId w:val="11"/>
              </w:numPr>
              <w:ind w:left="309" w:hanging="283"/>
              <w:rPr>
                <w:rFonts w:cs="Times New Roman"/>
                <w:sz w:val="21"/>
                <w:szCs w:val="21"/>
                <w:lang w:val="es-BO"/>
              </w:rPr>
            </w:pPr>
            <w:r w:rsidRPr="00073DCD">
              <w:rPr>
                <w:rFonts w:cs="Times New Roman"/>
                <w:sz w:val="21"/>
                <w:szCs w:val="21"/>
                <w:lang w:val="es-BO"/>
              </w:rPr>
              <w:t>Antecedentes Históricos.</w:t>
            </w:r>
            <w:r w:rsidR="00503B46">
              <w:rPr>
                <w:rFonts w:cs="Times New Roman"/>
                <w:sz w:val="21"/>
                <w:szCs w:val="21"/>
                <w:lang w:val="es-BO"/>
              </w:rPr>
              <w:t xml:space="preserve"> </w:t>
            </w:r>
            <w:r w:rsidR="00503B46">
              <w:rPr>
                <w:rFonts w:cs="Times New Roman"/>
                <w:sz w:val="21"/>
                <w:szCs w:val="21"/>
                <w:lang w:val="es-BO"/>
              </w:rPr>
              <w:t>(C</w:t>
            </w:r>
            <w:r w:rsidR="00503B46">
              <w:rPr>
                <w:rFonts w:cs="Times New Roman"/>
                <w:sz w:val="21"/>
                <w:szCs w:val="21"/>
                <w:lang w:val="es-BO"/>
              </w:rPr>
              <w:t>)</w:t>
            </w:r>
          </w:p>
          <w:p w14:paraId="0C68FD01" w14:textId="77777777" w:rsidR="00503B46" w:rsidRDefault="009F03C6" w:rsidP="009F03C6">
            <w:pPr>
              <w:pStyle w:val="Prrafodelista"/>
              <w:numPr>
                <w:ilvl w:val="0"/>
                <w:numId w:val="11"/>
              </w:numPr>
              <w:ind w:left="309" w:hanging="283"/>
              <w:rPr>
                <w:rFonts w:cs="Times New Roman"/>
                <w:sz w:val="21"/>
                <w:szCs w:val="21"/>
                <w:lang w:val="es-BO"/>
              </w:rPr>
            </w:pPr>
            <w:r w:rsidRPr="009F03C6">
              <w:rPr>
                <w:rFonts w:cs="Times New Roman"/>
                <w:sz w:val="21"/>
                <w:szCs w:val="21"/>
                <w:lang w:val="es-BO"/>
              </w:rPr>
              <w:t>Definiciones del Seguro.</w:t>
            </w:r>
            <w:r w:rsidR="00503B46">
              <w:rPr>
                <w:rFonts w:cs="Times New Roman"/>
                <w:sz w:val="21"/>
                <w:szCs w:val="21"/>
                <w:lang w:val="es-BO"/>
              </w:rPr>
              <w:t xml:space="preserve"> </w:t>
            </w:r>
            <w:r w:rsidR="00503B46">
              <w:rPr>
                <w:rFonts w:cs="Times New Roman"/>
                <w:sz w:val="21"/>
                <w:szCs w:val="21"/>
                <w:lang w:val="es-BO"/>
              </w:rPr>
              <w:t>(C)</w:t>
            </w:r>
          </w:p>
          <w:p w14:paraId="0DB532F6" w14:textId="5999370C" w:rsidR="009F03C6" w:rsidRDefault="009F03C6" w:rsidP="009F03C6">
            <w:pPr>
              <w:pStyle w:val="Prrafodelista"/>
              <w:numPr>
                <w:ilvl w:val="0"/>
                <w:numId w:val="11"/>
              </w:numPr>
              <w:ind w:left="309" w:hanging="283"/>
              <w:rPr>
                <w:rFonts w:cs="Times New Roman"/>
                <w:sz w:val="21"/>
                <w:szCs w:val="21"/>
                <w:lang w:val="es-BO"/>
              </w:rPr>
            </w:pPr>
            <w:r w:rsidRPr="009F03C6">
              <w:rPr>
                <w:rFonts w:cs="Times New Roman"/>
                <w:sz w:val="21"/>
                <w:szCs w:val="21"/>
                <w:lang w:val="es-BO"/>
              </w:rPr>
              <w:t>Teorías sobre el Seguro.</w:t>
            </w:r>
            <w:r w:rsidR="00503B46">
              <w:rPr>
                <w:rFonts w:cs="Times New Roman"/>
                <w:sz w:val="21"/>
                <w:szCs w:val="21"/>
                <w:lang w:val="es-BO"/>
              </w:rPr>
              <w:t xml:space="preserve"> </w:t>
            </w:r>
            <w:r w:rsidR="00503B46">
              <w:rPr>
                <w:rFonts w:cs="Times New Roman"/>
                <w:sz w:val="21"/>
                <w:szCs w:val="21"/>
                <w:lang w:val="es-BO"/>
              </w:rPr>
              <w:t>(C)</w:t>
            </w:r>
          </w:p>
          <w:p w14:paraId="44E5D369" w14:textId="53C4391F" w:rsidR="009F03C6" w:rsidRDefault="009F03C6" w:rsidP="009F03C6">
            <w:pPr>
              <w:pStyle w:val="Prrafodelista"/>
              <w:numPr>
                <w:ilvl w:val="0"/>
                <w:numId w:val="11"/>
              </w:numPr>
              <w:ind w:left="309" w:hanging="283"/>
              <w:rPr>
                <w:rFonts w:cs="Times New Roman"/>
                <w:sz w:val="21"/>
                <w:szCs w:val="21"/>
                <w:lang w:val="es-BO"/>
              </w:rPr>
            </w:pPr>
            <w:r w:rsidRPr="009F03C6">
              <w:rPr>
                <w:rFonts w:cs="Times New Roman"/>
                <w:sz w:val="21"/>
                <w:szCs w:val="21"/>
                <w:lang w:val="es-BO"/>
              </w:rPr>
              <w:t>La Técnica del Seguro y su Relación con Otras Ciencias.</w:t>
            </w:r>
            <w:r w:rsidR="00503B46">
              <w:rPr>
                <w:rFonts w:cs="Times New Roman"/>
                <w:sz w:val="21"/>
                <w:szCs w:val="21"/>
                <w:lang w:val="es-BO"/>
              </w:rPr>
              <w:t xml:space="preserve"> (C, P)</w:t>
            </w:r>
          </w:p>
          <w:p w14:paraId="17AEDB6C" w14:textId="1BE95397" w:rsidR="009F03C6" w:rsidRDefault="009F03C6" w:rsidP="009F03C6">
            <w:pPr>
              <w:pStyle w:val="Prrafodelista"/>
              <w:numPr>
                <w:ilvl w:val="0"/>
                <w:numId w:val="11"/>
              </w:numPr>
              <w:ind w:left="309" w:hanging="283"/>
              <w:rPr>
                <w:rFonts w:cs="Times New Roman"/>
                <w:sz w:val="21"/>
                <w:szCs w:val="21"/>
                <w:lang w:val="es-BO"/>
              </w:rPr>
            </w:pPr>
            <w:r w:rsidRPr="009F03C6">
              <w:rPr>
                <w:rFonts w:cs="Times New Roman"/>
                <w:sz w:val="21"/>
                <w:szCs w:val="21"/>
                <w:lang w:val="es-BO"/>
              </w:rPr>
              <w:t>Características del Seguro.</w:t>
            </w:r>
            <w:r w:rsidR="00503B46">
              <w:rPr>
                <w:rFonts w:cs="Times New Roman"/>
                <w:sz w:val="21"/>
                <w:szCs w:val="21"/>
                <w:lang w:val="es-BO"/>
              </w:rPr>
              <w:t xml:space="preserve"> </w:t>
            </w:r>
            <w:r w:rsidR="00503B46">
              <w:rPr>
                <w:rFonts w:cs="Times New Roman"/>
                <w:sz w:val="21"/>
                <w:szCs w:val="21"/>
                <w:lang w:val="es-BO"/>
              </w:rPr>
              <w:t>(C)</w:t>
            </w:r>
          </w:p>
          <w:p w14:paraId="74947017" w14:textId="50A948FD" w:rsidR="009F03C6" w:rsidRDefault="009F03C6" w:rsidP="009F03C6">
            <w:pPr>
              <w:pStyle w:val="Prrafodelista"/>
              <w:numPr>
                <w:ilvl w:val="0"/>
                <w:numId w:val="11"/>
              </w:numPr>
              <w:ind w:left="309" w:hanging="283"/>
              <w:rPr>
                <w:rFonts w:cs="Times New Roman"/>
                <w:sz w:val="21"/>
                <w:szCs w:val="21"/>
                <w:lang w:val="es-BO"/>
              </w:rPr>
            </w:pPr>
            <w:r w:rsidRPr="009F03C6">
              <w:rPr>
                <w:rFonts w:cs="Times New Roman"/>
                <w:sz w:val="21"/>
                <w:szCs w:val="21"/>
                <w:lang w:val="es-BO"/>
              </w:rPr>
              <w:t>Importancia Económica del Seguro.</w:t>
            </w:r>
            <w:r w:rsidR="00503B46">
              <w:rPr>
                <w:rFonts w:cs="Times New Roman"/>
                <w:sz w:val="21"/>
                <w:szCs w:val="21"/>
                <w:lang w:val="es-BO"/>
              </w:rPr>
              <w:t xml:space="preserve"> </w:t>
            </w:r>
            <w:r w:rsidR="00503B46">
              <w:rPr>
                <w:rFonts w:cs="Times New Roman"/>
                <w:sz w:val="21"/>
                <w:szCs w:val="21"/>
                <w:lang w:val="es-BO"/>
              </w:rPr>
              <w:t>(C)</w:t>
            </w:r>
          </w:p>
          <w:p w14:paraId="2C04DFD9" w14:textId="39821CD2" w:rsidR="009F03C6" w:rsidRDefault="009F03C6" w:rsidP="009F03C6">
            <w:pPr>
              <w:pStyle w:val="Prrafodelista"/>
              <w:numPr>
                <w:ilvl w:val="0"/>
                <w:numId w:val="11"/>
              </w:numPr>
              <w:ind w:left="309" w:hanging="283"/>
              <w:rPr>
                <w:rFonts w:cs="Times New Roman"/>
                <w:sz w:val="21"/>
                <w:szCs w:val="21"/>
                <w:lang w:val="es-BO"/>
              </w:rPr>
            </w:pPr>
            <w:r w:rsidRPr="009F03C6">
              <w:rPr>
                <w:rFonts w:cs="Times New Roman"/>
                <w:sz w:val="21"/>
                <w:szCs w:val="21"/>
                <w:lang w:val="es-BO"/>
              </w:rPr>
              <w:t>Función Económica del Seguro</w:t>
            </w:r>
            <w:r w:rsidR="00503B46">
              <w:rPr>
                <w:rFonts w:cs="Times New Roman"/>
                <w:sz w:val="21"/>
                <w:szCs w:val="21"/>
                <w:lang w:val="es-BO"/>
              </w:rPr>
              <w:t xml:space="preserve">. </w:t>
            </w:r>
            <w:proofErr w:type="gramStart"/>
            <w:r w:rsidR="00503B46">
              <w:rPr>
                <w:rFonts w:cs="Times New Roman"/>
                <w:sz w:val="21"/>
                <w:szCs w:val="21"/>
                <w:lang w:val="es-BO"/>
              </w:rPr>
              <w:t>(</w:t>
            </w:r>
            <w:proofErr w:type="gramEnd"/>
            <w:r w:rsidR="00503B46">
              <w:rPr>
                <w:rFonts w:cs="Times New Roman"/>
                <w:sz w:val="21"/>
                <w:szCs w:val="21"/>
                <w:lang w:val="es-BO"/>
              </w:rPr>
              <w:t>C)</w:t>
            </w:r>
          </w:p>
          <w:p w14:paraId="1E4D9F05" w14:textId="6FFC8032" w:rsidR="0070512F" w:rsidRDefault="0070512F" w:rsidP="0070512F">
            <w:pPr>
              <w:pStyle w:val="Prrafodelista"/>
              <w:ind w:left="309"/>
              <w:rPr>
                <w:rFonts w:cs="Times New Roman"/>
                <w:sz w:val="21"/>
                <w:szCs w:val="21"/>
                <w:lang w:val="es-BO"/>
              </w:rPr>
            </w:pPr>
            <w:r>
              <w:rPr>
                <w:rFonts w:cs="Times New Roman"/>
                <w:sz w:val="21"/>
                <w:szCs w:val="21"/>
                <w:lang w:val="es-BO"/>
              </w:rPr>
              <w:t xml:space="preserve">TEMA 2: </w:t>
            </w:r>
            <w:r w:rsidRPr="00396E1A">
              <w:rPr>
                <w:rFonts w:cs="Times New Roman"/>
                <w:sz w:val="21"/>
                <w:szCs w:val="21"/>
                <w:lang w:val="es-BO"/>
              </w:rPr>
              <w:t>Riesgo y Seguro</w:t>
            </w:r>
          </w:p>
          <w:p w14:paraId="2ED804C5" w14:textId="77777777" w:rsidR="00503B46" w:rsidRDefault="0070512F" w:rsidP="00812682">
            <w:pPr>
              <w:pStyle w:val="Prrafodelista"/>
              <w:numPr>
                <w:ilvl w:val="0"/>
                <w:numId w:val="11"/>
              </w:numPr>
              <w:ind w:left="309" w:hanging="283"/>
              <w:rPr>
                <w:rFonts w:cs="Times New Roman"/>
                <w:sz w:val="21"/>
                <w:szCs w:val="21"/>
                <w:lang w:val="es-BO"/>
              </w:rPr>
            </w:pPr>
            <w:r>
              <w:rPr>
                <w:rFonts w:cs="Times New Roman"/>
                <w:sz w:val="21"/>
                <w:szCs w:val="21"/>
                <w:lang w:val="es-BO"/>
              </w:rPr>
              <w:t>Definición del Riesgo.</w:t>
            </w:r>
            <w:r w:rsidR="00503B46">
              <w:rPr>
                <w:rFonts w:cs="Times New Roman"/>
                <w:sz w:val="21"/>
                <w:szCs w:val="21"/>
                <w:lang w:val="es-BO"/>
              </w:rPr>
              <w:t xml:space="preserve"> </w:t>
            </w:r>
            <w:r w:rsidR="00503B46">
              <w:rPr>
                <w:rFonts w:cs="Times New Roman"/>
                <w:sz w:val="21"/>
                <w:szCs w:val="21"/>
                <w:lang w:val="es-BO"/>
              </w:rPr>
              <w:t>(C)</w:t>
            </w:r>
          </w:p>
          <w:p w14:paraId="5094756A" w14:textId="22401897" w:rsidR="0070512F" w:rsidRDefault="0070512F" w:rsidP="00812682">
            <w:pPr>
              <w:pStyle w:val="Prrafodelista"/>
              <w:numPr>
                <w:ilvl w:val="0"/>
                <w:numId w:val="11"/>
              </w:numPr>
              <w:ind w:left="309" w:hanging="283"/>
              <w:rPr>
                <w:rFonts w:cs="Times New Roman"/>
                <w:sz w:val="21"/>
                <w:szCs w:val="21"/>
                <w:lang w:val="es-BO"/>
              </w:rPr>
            </w:pPr>
            <w:r>
              <w:rPr>
                <w:rFonts w:cs="Times New Roman"/>
                <w:sz w:val="21"/>
                <w:szCs w:val="21"/>
                <w:lang w:val="es-BO"/>
              </w:rPr>
              <w:t>Clasificación de los Riesgos</w:t>
            </w:r>
            <w:r w:rsidR="00812682">
              <w:rPr>
                <w:rFonts w:cs="Times New Roman"/>
                <w:sz w:val="21"/>
                <w:szCs w:val="21"/>
                <w:lang w:val="es-BO"/>
              </w:rPr>
              <w:t>.</w:t>
            </w:r>
            <w:r w:rsidR="00503B46">
              <w:rPr>
                <w:rFonts w:cs="Times New Roman"/>
                <w:sz w:val="21"/>
                <w:szCs w:val="21"/>
                <w:lang w:val="es-BO"/>
              </w:rPr>
              <w:t xml:space="preserve"> </w:t>
            </w:r>
            <w:r w:rsidR="00503B46">
              <w:rPr>
                <w:rFonts w:cs="Times New Roman"/>
                <w:sz w:val="21"/>
                <w:szCs w:val="21"/>
                <w:lang w:val="es-BO"/>
              </w:rPr>
              <w:t>(C,</w:t>
            </w:r>
            <w:r w:rsidR="00503B46">
              <w:rPr>
                <w:rFonts w:cs="Times New Roman"/>
                <w:sz w:val="21"/>
                <w:szCs w:val="21"/>
                <w:lang w:val="es-BO"/>
              </w:rPr>
              <w:t xml:space="preserve"> </w:t>
            </w:r>
            <w:r w:rsidR="00503B46">
              <w:rPr>
                <w:rFonts w:cs="Times New Roman"/>
                <w:sz w:val="21"/>
                <w:szCs w:val="21"/>
                <w:lang w:val="es-BO"/>
              </w:rPr>
              <w:t>P)</w:t>
            </w:r>
          </w:p>
          <w:p w14:paraId="20047BE4" w14:textId="77777777" w:rsidR="00503B46" w:rsidRDefault="00812682" w:rsidP="00503B46">
            <w:pPr>
              <w:pStyle w:val="Prrafodelista"/>
              <w:numPr>
                <w:ilvl w:val="0"/>
                <w:numId w:val="11"/>
              </w:numPr>
              <w:ind w:left="309" w:hanging="283"/>
              <w:rPr>
                <w:rFonts w:cs="Times New Roman"/>
                <w:sz w:val="21"/>
                <w:szCs w:val="21"/>
                <w:lang w:val="es-BO"/>
              </w:rPr>
            </w:pPr>
            <w:r>
              <w:rPr>
                <w:rFonts w:cs="Times New Roman"/>
                <w:sz w:val="21"/>
                <w:szCs w:val="21"/>
                <w:lang w:val="es-BO"/>
              </w:rPr>
              <w:t>El Contrato del Seguro</w:t>
            </w:r>
            <w:r w:rsidR="00503B46">
              <w:rPr>
                <w:rFonts w:cs="Times New Roman"/>
                <w:sz w:val="21"/>
                <w:szCs w:val="21"/>
                <w:lang w:val="es-BO"/>
              </w:rPr>
              <w:t xml:space="preserve">. </w:t>
            </w:r>
            <w:r w:rsidR="00503B46">
              <w:rPr>
                <w:rFonts w:cs="Times New Roman"/>
                <w:sz w:val="21"/>
                <w:szCs w:val="21"/>
                <w:lang w:val="es-BO"/>
              </w:rPr>
              <w:t>(C)</w:t>
            </w:r>
          </w:p>
          <w:p w14:paraId="349A0F12" w14:textId="0F497928" w:rsidR="00503B46" w:rsidRPr="00503B46" w:rsidRDefault="00812682" w:rsidP="00503B46">
            <w:pPr>
              <w:pStyle w:val="Prrafodelista"/>
              <w:numPr>
                <w:ilvl w:val="0"/>
                <w:numId w:val="11"/>
              </w:numPr>
              <w:ind w:left="309" w:hanging="283"/>
              <w:rPr>
                <w:rFonts w:cs="Times New Roman"/>
                <w:sz w:val="21"/>
                <w:szCs w:val="21"/>
                <w:lang w:val="es-BO"/>
              </w:rPr>
            </w:pPr>
            <w:r w:rsidRPr="00503B46">
              <w:rPr>
                <w:rFonts w:cs="Times New Roman"/>
                <w:sz w:val="21"/>
                <w:szCs w:val="21"/>
                <w:lang w:val="es-BO"/>
              </w:rPr>
              <w:t>Características y Principios del Contrato de Seguro.</w:t>
            </w:r>
            <w:r w:rsidR="00503B46" w:rsidRPr="00503B46">
              <w:rPr>
                <w:rFonts w:cs="Times New Roman"/>
                <w:sz w:val="21"/>
                <w:szCs w:val="21"/>
                <w:lang w:val="es-BO"/>
              </w:rPr>
              <w:t xml:space="preserve"> </w:t>
            </w:r>
            <w:r w:rsidR="00503B46" w:rsidRPr="00503B46">
              <w:rPr>
                <w:rFonts w:cs="Times New Roman"/>
                <w:sz w:val="21"/>
                <w:szCs w:val="21"/>
                <w:lang w:val="es-BO"/>
              </w:rPr>
              <w:t>(C,</w:t>
            </w:r>
            <w:r w:rsidR="00503B46" w:rsidRPr="00503B46">
              <w:rPr>
                <w:rFonts w:cs="Times New Roman"/>
                <w:sz w:val="21"/>
                <w:szCs w:val="21"/>
                <w:lang w:val="es-BO"/>
              </w:rPr>
              <w:t xml:space="preserve"> </w:t>
            </w:r>
            <w:r w:rsidR="00503B46" w:rsidRPr="00503B46">
              <w:rPr>
                <w:rFonts w:cs="Times New Roman"/>
                <w:sz w:val="21"/>
                <w:szCs w:val="21"/>
                <w:lang w:val="es-BO"/>
              </w:rPr>
              <w:t>P</w:t>
            </w:r>
            <w:r w:rsidR="00503B46">
              <w:rPr>
                <w:rFonts w:cs="Times New Roman"/>
                <w:sz w:val="21"/>
                <w:szCs w:val="21"/>
                <w:lang w:val="es-BO"/>
              </w:rPr>
              <w:t>, A</w:t>
            </w:r>
            <w:r w:rsidR="00503B46" w:rsidRPr="00503B46">
              <w:rPr>
                <w:rFonts w:cs="Times New Roman"/>
                <w:sz w:val="21"/>
                <w:szCs w:val="21"/>
                <w:lang w:val="es-BO"/>
              </w:rPr>
              <w:t>)</w:t>
            </w:r>
          </w:p>
          <w:p w14:paraId="1BC30F97" w14:textId="547F5984" w:rsidR="00812682" w:rsidRPr="00812682" w:rsidRDefault="00812682" w:rsidP="00812682">
            <w:pPr>
              <w:pStyle w:val="Prrafodelista"/>
              <w:ind w:left="309"/>
              <w:rPr>
                <w:rFonts w:cs="Times New Roman"/>
                <w:sz w:val="21"/>
                <w:szCs w:val="21"/>
                <w:lang w:val="es-BO"/>
              </w:rPr>
            </w:pPr>
            <w:del w:id="9001" w:author="Comisión de revisión 4.5" w:date="2026-10-13T00:00:00Z">
              <w:r>
                <w:rPr>
                  <w:rFonts w:cs="Times New Roman"/>
                  <w:sz w:val="21"/>
                  <w:szCs w:val="21"/>
                  <w:lang w:val="es-BO"/>
                </w:rPr>
                <w:delText xml:space="preserve">TEMAS 3: </w:delText>
              </w:r>
              <w:r>
                <w:rPr>
                  <w:rFonts w:cs="Times New Roman"/>
                  <w:sz w:val="21"/>
                  <w:szCs w:val="21"/>
                  <w:lang w:val="es-BO"/>
                </w:rPr>
                <w:delText xml:space="preserve">Clasificación de los Seguros</w:delText>
              </w:r>
            </w:del>
            <w:ins w:id="9002" w:author="Comisión de revisión 4.5" w:date="2026-10-13T00:00:00Z">
              <w:r>
                <w:rPr>
                  <w:rFonts w:cs="Times New Roman"/>
                  <w:sz w:val="21"/>
                  <w:szCs w:val="21"/>
                  <w:lang w:val="es-BO"/>
                </w:rPr>
                <w:t xml:space="preserve">TEMA 3: Clasificación de los Seguros</w:t>
              </w:r>
            </w:ins>
          </w:p>
          <w:p w14:paraId="1CDD5B5C" w14:textId="45F70C40" w:rsidR="009F03C6" w:rsidRDefault="009F03C6" w:rsidP="009F03C6">
            <w:pPr>
              <w:pStyle w:val="Prrafodelista"/>
              <w:numPr>
                <w:ilvl w:val="0"/>
                <w:numId w:val="11"/>
              </w:numPr>
              <w:ind w:left="309" w:hanging="283"/>
              <w:rPr>
                <w:rFonts w:cs="Times New Roman"/>
                <w:sz w:val="21"/>
                <w:szCs w:val="21"/>
                <w:lang w:val="es-BO"/>
              </w:rPr>
            </w:pPr>
            <w:r w:rsidRPr="009F03C6">
              <w:rPr>
                <w:rFonts w:cs="Times New Roman"/>
                <w:sz w:val="21"/>
                <w:szCs w:val="21"/>
                <w:lang w:val="es-BO"/>
              </w:rPr>
              <w:t xml:space="preserve">Clasificación </w:t>
            </w:r>
            <w:r w:rsidR="00812682">
              <w:rPr>
                <w:rFonts w:cs="Times New Roman"/>
                <w:sz w:val="21"/>
                <w:szCs w:val="21"/>
                <w:lang w:val="es-BO"/>
              </w:rPr>
              <w:t xml:space="preserve">de </w:t>
            </w:r>
            <w:r w:rsidRPr="009F03C6">
              <w:rPr>
                <w:rFonts w:cs="Times New Roman"/>
                <w:sz w:val="21"/>
                <w:szCs w:val="21"/>
                <w:lang w:val="es-BO"/>
              </w:rPr>
              <w:t>los Seguros Según la Naturaleza de la Entidad Aseguradora</w:t>
            </w:r>
            <w:r w:rsidR="00503B46">
              <w:rPr>
                <w:rFonts w:cs="Times New Roman"/>
                <w:sz w:val="21"/>
                <w:szCs w:val="21"/>
                <w:lang w:val="es-BO"/>
              </w:rPr>
              <w:t xml:space="preserve">. </w:t>
            </w:r>
            <w:r w:rsidR="00503B46">
              <w:rPr>
                <w:rFonts w:cs="Times New Roman"/>
                <w:sz w:val="21"/>
                <w:szCs w:val="21"/>
                <w:lang w:val="es-BO"/>
              </w:rPr>
              <w:t>(C)</w:t>
            </w:r>
          </w:p>
          <w:p w14:paraId="1BEF5B27" w14:textId="03A79055" w:rsidR="00503B46" w:rsidRDefault="009F03C6" w:rsidP="00503B46">
            <w:pPr>
              <w:pStyle w:val="Prrafodelista"/>
              <w:ind w:left="309"/>
              <w:rPr>
                <w:rFonts w:cs="Times New Roman"/>
                <w:sz w:val="21"/>
                <w:szCs w:val="21"/>
                <w:lang w:val="es-BO"/>
              </w:rPr>
            </w:pPr>
            <w:r w:rsidRPr="009F03C6">
              <w:rPr>
                <w:rFonts w:cs="Times New Roman"/>
                <w:sz w:val="21"/>
                <w:szCs w:val="21"/>
                <w:lang w:val="es-BO"/>
              </w:rPr>
              <w:t>Clasificación de los Seguros Según la Materia Asegurada</w:t>
            </w:r>
            <w:r w:rsidR="00812682">
              <w:rPr>
                <w:rFonts w:cs="Times New Roman"/>
                <w:sz w:val="21"/>
                <w:szCs w:val="21"/>
                <w:lang w:val="es-BO"/>
              </w:rPr>
              <w:t xml:space="preserve">; </w:t>
            </w:r>
            <w:r w:rsidRPr="00812682">
              <w:rPr>
                <w:rFonts w:cs="Times New Roman"/>
                <w:sz w:val="21"/>
                <w:szCs w:val="21"/>
                <w:lang w:val="es-BO"/>
              </w:rPr>
              <w:t>Seguros Generales</w:t>
            </w:r>
            <w:r w:rsidR="00812682">
              <w:rPr>
                <w:rFonts w:cs="Times New Roman"/>
                <w:sz w:val="21"/>
                <w:szCs w:val="21"/>
                <w:lang w:val="es-BO"/>
              </w:rPr>
              <w:t xml:space="preserve">, </w:t>
            </w:r>
            <w:r w:rsidRPr="00812682">
              <w:rPr>
                <w:rFonts w:cs="Times New Roman"/>
                <w:sz w:val="21"/>
                <w:szCs w:val="21"/>
                <w:lang w:val="es-BO"/>
              </w:rPr>
              <w:t>Cauciones</w:t>
            </w:r>
            <w:r w:rsidR="00812682">
              <w:rPr>
                <w:rFonts w:cs="Times New Roman"/>
                <w:sz w:val="21"/>
                <w:szCs w:val="21"/>
                <w:lang w:val="es-BO"/>
              </w:rPr>
              <w:t xml:space="preserve">, </w:t>
            </w:r>
            <w:r w:rsidRPr="00812682">
              <w:rPr>
                <w:rFonts w:cs="Times New Roman"/>
                <w:sz w:val="21"/>
                <w:szCs w:val="21"/>
                <w:lang w:val="es-BO"/>
              </w:rPr>
              <w:t>Fianzas</w:t>
            </w:r>
            <w:r w:rsidR="00812682">
              <w:rPr>
                <w:rFonts w:cs="Times New Roman"/>
                <w:sz w:val="21"/>
                <w:szCs w:val="21"/>
                <w:lang w:val="es-BO"/>
              </w:rPr>
              <w:t xml:space="preserve"> y</w:t>
            </w:r>
            <w:r w:rsidRPr="00812682">
              <w:rPr>
                <w:rFonts w:cs="Times New Roman"/>
                <w:sz w:val="21"/>
                <w:szCs w:val="21"/>
                <w:lang w:val="es-BO"/>
              </w:rPr>
              <w:t xml:space="preserve"> Seguro de Personas</w:t>
            </w:r>
            <w:r w:rsidR="00503B46">
              <w:rPr>
                <w:rFonts w:cs="Times New Roman"/>
                <w:sz w:val="21"/>
                <w:szCs w:val="21"/>
                <w:lang w:val="es-BO"/>
              </w:rPr>
              <w:t xml:space="preserve">. </w:t>
            </w:r>
            <w:proofErr w:type="gramStart"/>
            <w:r w:rsidR="00503B46">
              <w:rPr>
                <w:rFonts w:cs="Times New Roman"/>
                <w:sz w:val="21"/>
                <w:szCs w:val="21"/>
                <w:lang w:val="es-BO"/>
              </w:rPr>
              <w:t>(</w:t>
            </w:r>
            <w:proofErr w:type="gramEnd"/>
            <w:r w:rsidR="00503B46">
              <w:rPr>
                <w:rFonts w:cs="Times New Roman"/>
                <w:sz w:val="21"/>
                <w:szCs w:val="21"/>
                <w:lang w:val="es-BO"/>
              </w:rPr>
              <w:t>C, P)</w:t>
            </w:r>
          </w:p>
          <w:p w14:paraId="21D98CC5" w14:textId="4888B2B2" w:rsidR="00812682" w:rsidRPr="00812682" w:rsidRDefault="00812682" w:rsidP="00812682">
            <w:pPr>
              <w:pStyle w:val="Prrafodelista"/>
              <w:ind w:left="309"/>
              <w:rPr>
                <w:rFonts w:cs="Times New Roman"/>
                <w:sz w:val="21"/>
                <w:szCs w:val="21"/>
                <w:lang w:val="es-BO"/>
              </w:rPr>
            </w:pPr>
            <w:r>
              <w:rPr>
                <w:rFonts w:cs="Times New Roman"/>
                <w:sz w:val="21"/>
                <w:szCs w:val="21"/>
                <w:lang w:val="es-BO"/>
              </w:rPr>
              <w:t xml:space="preserve">TEMA 4: </w:t>
            </w:r>
            <w:r w:rsidRPr="00396E1A">
              <w:rPr>
                <w:rFonts w:cs="Times New Roman"/>
                <w:sz w:val="21"/>
                <w:szCs w:val="21"/>
                <w:lang w:val="es-MX"/>
              </w:rPr>
              <w:t>Distribución del Riesgo: Coaseguro y Reaseguro</w:t>
            </w:r>
          </w:p>
          <w:p w14:paraId="1EC430BA" w14:textId="77777777" w:rsidR="00503B46" w:rsidRDefault="00812682" w:rsidP="00503B46">
            <w:pPr>
              <w:pStyle w:val="Prrafodelista"/>
              <w:numPr>
                <w:ilvl w:val="0"/>
                <w:numId w:val="11"/>
              </w:numPr>
              <w:ind w:left="309" w:hanging="283"/>
              <w:rPr>
                <w:rFonts w:cs="Times New Roman"/>
                <w:sz w:val="21"/>
                <w:szCs w:val="21"/>
                <w:lang w:val="es-BO"/>
              </w:rPr>
            </w:pPr>
            <w:r w:rsidRPr="00073DCD">
              <w:rPr>
                <w:rFonts w:cs="Times New Roman"/>
                <w:sz w:val="21"/>
                <w:szCs w:val="21"/>
                <w:lang w:val="es-BO"/>
              </w:rPr>
              <w:t>Limitaciones de los Aseguradores Directos.</w:t>
            </w:r>
            <w:r w:rsidR="00503B46">
              <w:rPr>
                <w:rFonts w:cs="Times New Roman"/>
                <w:sz w:val="21"/>
                <w:szCs w:val="21"/>
                <w:lang w:val="es-BO"/>
              </w:rPr>
              <w:t xml:space="preserve"> </w:t>
            </w:r>
            <w:r w:rsidR="00503B46">
              <w:rPr>
                <w:rFonts w:cs="Times New Roman"/>
                <w:sz w:val="21"/>
                <w:szCs w:val="21"/>
                <w:lang w:val="es-BO"/>
              </w:rPr>
              <w:t>(C)</w:t>
            </w:r>
          </w:p>
          <w:p w14:paraId="1948634D" w14:textId="65D74F16" w:rsidR="00503B46" w:rsidRDefault="009F03C6" w:rsidP="00503B46">
            <w:pPr>
              <w:pStyle w:val="Prrafodelista"/>
              <w:numPr>
                <w:ilvl w:val="0"/>
                <w:numId w:val="11"/>
              </w:numPr>
              <w:ind w:left="309" w:hanging="283"/>
              <w:rPr>
                <w:rFonts w:cs="Times New Roman"/>
                <w:sz w:val="21"/>
                <w:szCs w:val="21"/>
                <w:lang w:val="es-BO"/>
              </w:rPr>
            </w:pPr>
            <w:r w:rsidRPr="00073DCD">
              <w:rPr>
                <w:rFonts w:cs="Times New Roman"/>
                <w:sz w:val="21"/>
                <w:szCs w:val="21"/>
                <w:lang w:val="es-BO"/>
              </w:rPr>
              <w:t>Coaseguro – Definición.</w:t>
            </w:r>
            <w:r w:rsidR="00503B46">
              <w:rPr>
                <w:rFonts w:cs="Times New Roman"/>
                <w:sz w:val="21"/>
                <w:szCs w:val="21"/>
                <w:lang w:val="es-BO"/>
              </w:rPr>
              <w:t xml:space="preserve"> </w:t>
            </w:r>
          </w:p>
          <w:p w14:paraId="72DDF4CE" w14:textId="0265722C" w:rsidR="00812682" w:rsidRPr="00503B46" w:rsidRDefault="00812682" w:rsidP="00503B46">
            <w:pPr>
              <w:pStyle w:val="Prrafodelista"/>
              <w:numPr>
                <w:ilvl w:val="0"/>
                <w:numId w:val="11"/>
              </w:numPr>
              <w:ind w:left="309" w:hanging="283"/>
              <w:rPr>
                <w:rFonts w:cs="Times New Roman"/>
                <w:sz w:val="21"/>
                <w:szCs w:val="21"/>
                <w:lang w:val="es-BO"/>
              </w:rPr>
            </w:pPr>
            <w:r>
              <w:rPr>
                <w:rFonts w:cs="Times New Roman"/>
                <w:sz w:val="21"/>
                <w:szCs w:val="21"/>
                <w:lang w:val="es-BO"/>
              </w:rPr>
              <w:t>Coaseguro Activo y Pasivo.</w:t>
            </w:r>
            <w:r w:rsidR="00503B46">
              <w:rPr>
                <w:rFonts w:cs="Times New Roman"/>
                <w:sz w:val="21"/>
                <w:szCs w:val="21"/>
                <w:lang w:val="es-BO"/>
              </w:rPr>
              <w:t xml:space="preserve"> </w:t>
            </w:r>
            <w:r w:rsidR="00503B46">
              <w:rPr>
                <w:rFonts w:cs="Times New Roman"/>
                <w:sz w:val="21"/>
                <w:szCs w:val="21"/>
                <w:lang w:val="es-BO"/>
              </w:rPr>
              <w:t>(C</w:t>
            </w:r>
            <w:r w:rsidR="00503B46">
              <w:rPr>
                <w:rFonts w:cs="Times New Roman"/>
                <w:sz w:val="21"/>
                <w:szCs w:val="21"/>
                <w:lang w:val="es-BO"/>
              </w:rPr>
              <w:t>, P</w:t>
            </w:r>
            <w:r w:rsidR="00503B46">
              <w:rPr>
                <w:rFonts w:cs="Times New Roman"/>
                <w:sz w:val="21"/>
                <w:szCs w:val="21"/>
                <w:lang w:val="es-BO"/>
              </w:rPr>
              <w:t>)</w:t>
            </w:r>
          </w:p>
          <w:p w14:paraId="2CEC7594" w14:textId="44FC2A95" w:rsidR="00503B46" w:rsidRDefault="009F03C6" w:rsidP="00B43C28">
            <w:pPr>
              <w:pStyle w:val="Prrafodelista"/>
              <w:numPr>
                <w:ilvl w:val="0"/>
                <w:numId w:val="11"/>
              </w:numPr>
              <w:ind w:left="309" w:hanging="283"/>
              <w:rPr>
                <w:rFonts w:cs="Times New Roman"/>
                <w:sz w:val="21"/>
                <w:szCs w:val="21"/>
                <w:lang w:val="es-BO"/>
              </w:rPr>
            </w:pPr>
            <w:r w:rsidRPr="00073DCD">
              <w:rPr>
                <w:rFonts w:cs="Times New Roman"/>
                <w:sz w:val="21"/>
                <w:szCs w:val="21"/>
                <w:lang w:val="es-BO"/>
              </w:rPr>
              <w:t>Reaseguro</w:t>
            </w:r>
            <w:r w:rsidR="00503B46">
              <w:rPr>
                <w:rFonts w:cs="Times New Roman"/>
                <w:sz w:val="21"/>
                <w:szCs w:val="21"/>
                <w:lang w:val="es-BO"/>
              </w:rPr>
              <w:t xml:space="preserve"> – Definición, </w:t>
            </w:r>
            <w:r w:rsidR="00503B46">
              <w:rPr>
                <w:rFonts w:cs="Times New Roman"/>
                <w:sz w:val="21"/>
                <w:szCs w:val="21"/>
                <w:lang w:val="es-BO"/>
              </w:rPr>
              <w:t>Objetivo</w:t>
            </w:r>
            <w:r w:rsidR="00503B46">
              <w:rPr>
                <w:rFonts w:cs="Times New Roman"/>
                <w:sz w:val="21"/>
                <w:szCs w:val="21"/>
                <w:lang w:val="es-BO"/>
              </w:rPr>
              <w:t xml:space="preserve"> y Clasificación. </w:t>
            </w:r>
            <w:r w:rsidR="00503B46">
              <w:rPr>
                <w:rFonts w:cs="Times New Roman"/>
                <w:sz w:val="21"/>
                <w:szCs w:val="21"/>
                <w:lang w:val="es-BO"/>
              </w:rPr>
              <w:t>(C)</w:t>
            </w:r>
          </w:p>
          <w:p w14:paraId="44727283" w14:textId="77777777" w:rsidR="00866CBD" w:rsidRDefault="009F03C6" w:rsidP="00B43C28">
            <w:pPr>
              <w:pStyle w:val="Prrafodelista"/>
              <w:numPr>
                <w:ilvl w:val="0"/>
                <w:numId w:val="11"/>
              </w:numPr>
              <w:ind w:left="309" w:hanging="283"/>
              <w:rPr>
                <w:rFonts w:cs="Times New Roman"/>
                <w:sz w:val="21"/>
                <w:szCs w:val="21"/>
                <w:lang w:val="es-BO"/>
              </w:rPr>
            </w:pPr>
            <w:r w:rsidRPr="00503B46">
              <w:rPr>
                <w:rFonts w:cs="Times New Roman"/>
                <w:sz w:val="21"/>
                <w:szCs w:val="21"/>
                <w:lang w:val="es-BO"/>
              </w:rPr>
              <w:t>Reservas Técnicas e Inversiones en Operaciones de Reaseguro</w:t>
            </w:r>
            <w:r w:rsidR="00866CBD">
              <w:rPr>
                <w:rFonts w:cs="Times New Roman"/>
                <w:sz w:val="21"/>
                <w:szCs w:val="21"/>
                <w:lang w:val="es-BO"/>
              </w:rPr>
              <w:t xml:space="preserve">. </w:t>
            </w:r>
            <w:r w:rsidR="00866CBD">
              <w:rPr>
                <w:rFonts w:cs="Times New Roman"/>
                <w:sz w:val="21"/>
                <w:szCs w:val="21"/>
                <w:lang w:val="es-BO"/>
              </w:rPr>
              <w:t>(C, P)</w:t>
            </w:r>
          </w:p>
          <w:p w14:paraId="4257524E" w14:textId="106B5312" w:rsidR="00B43C28" w:rsidRDefault="009F03C6" w:rsidP="00B43C28">
            <w:pPr>
              <w:pStyle w:val="Prrafodelista"/>
              <w:numPr>
                <w:ilvl w:val="0"/>
                <w:numId w:val="11"/>
              </w:numPr>
              <w:ind w:left="309" w:hanging="283"/>
              <w:rPr>
                <w:rFonts w:cs="Times New Roman"/>
                <w:sz w:val="21"/>
                <w:szCs w:val="21"/>
                <w:lang w:val="es-BO"/>
              </w:rPr>
            </w:pPr>
            <w:r w:rsidRPr="00073DCD">
              <w:rPr>
                <w:rFonts w:cs="Times New Roman"/>
                <w:sz w:val="21"/>
                <w:szCs w:val="21"/>
                <w:lang w:val="es-BO"/>
              </w:rPr>
              <w:t>Operaciones de Reaseguro en el Exterior.</w:t>
            </w:r>
            <w:r w:rsidR="00503B46">
              <w:rPr>
                <w:rFonts w:cs="Times New Roman"/>
                <w:sz w:val="21"/>
                <w:szCs w:val="21"/>
                <w:lang w:val="es-BO"/>
              </w:rPr>
              <w:t xml:space="preserve"> </w:t>
            </w:r>
            <w:r w:rsidR="00866CBD">
              <w:rPr>
                <w:rFonts w:cs="Times New Roman"/>
                <w:sz w:val="21"/>
                <w:szCs w:val="21"/>
                <w:lang w:val="es-BO"/>
              </w:rPr>
              <w:t>(C, P)</w:t>
            </w:r>
          </w:p>
          <w:p w14:paraId="00528502" w14:textId="461B26B6" w:rsidR="00804C45" w:rsidRPr="00F4791E" w:rsidRDefault="009F03C6" w:rsidP="00073DCD">
            <w:pPr>
              <w:pStyle w:val="Prrafodelista"/>
              <w:numPr>
                <w:ilvl w:val="0"/>
                <w:numId w:val="11"/>
              </w:numPr>
              <w:ind w:left="309" w:hanging="283"/>
              <w:rPr>
                <w:lang w:val="es-BO"/>
              </w:rPr>
            </w:pPr>
            <w:r w:rsidRPr="00073DCD">
              <w:rPr>
                <w:rFonts w:cs="Times New Roman"/>
                <w:sz w:val="21"/>
                <w:szCs w:val="21"/>
                <w:lang w:val="es-BO"/>
              </w:rPr>
              <w:t>Impuesto a las Operaciones de Reaseguro.</w:t>
            </w:r>
            <w:r w:rsidR="00503B46">
              <w:rPr>
                <w:rFonts w:cs="Times New Roman"/>
                <w:sz w:val="21"/>
                <w:szCs w:val="21"/>
                <w:lang w:val="es-BO"/>
              </w:rPr>
              <w:t xml:space="preserve"> </w:t>
            </w:r>
            <w:r w:rsidR="00866CBD">
              <w:rPr>
                <w:rFonts w:cs="Times New Roman"/>
                <w:sz w:val="21"/>
                <w:szCs w:val="21"/>
                <w:lang w:val="es-BO"/>
              </w:rPr>
              <w:t>(C, P)</w:t>
            </w:r>
          </w:p>
        </w:tc>
        <w:tc>
          <w:tcPr>
            <w:tcW w:w="3549" w:type="dxa"/>
            <w:gridSpan w:val="2"/>
          </w:tcPr>
          <w:p w14:paraId="23175F86" w14:textId="77777777" w:rsidR="000D120B" w:rsidRPr="000D120B" w:rsidRDefault="000D120B" w:rsidP="000D120B">
            <w:pPr>
              <w:rPr>
                <w:rFonts w:cs="Times New Roman"/>
                <w:sz w:val="21"/>
                <w:szCs w:val="21"/>
                <w:lang w:val="es-BO"/>
              </w:rPr>
            </w:pPr>
            <w:r w:rsidRPr="000D120B">
              <w:rPr>
                <w:rFonts w:cs="Times New Roman"/>
                <w:sz w:val="21"/>
                <w:szCs w:val="21"/>
                <w:lang w:val="es-BO"/>
              </w:rPr>
              <w:t>Función social e importancia económica del seguro en el mercado financiero.</w:t>
            </w:r>
          </w:p>
          <w:p w14:paraId="52B85006" w14:textId="77777777" w:rsidR="000D120B" w:rsidRPr="000D120B" w:rsidRDefault="000D120B" w:rsidP="000D120B">
            <w:pPr>
              <w:rPr>
                <w:rFonts w:cs="Times New Roman"/>
                <w:sz w:val="21"/>
                <w:szCs w:val="21"/>
                <w:lang w:val="es-BO"/>
              </w:rPr>
            </w:pPr>
          </w:p>
          <w:p w14:paraId="78C558FE" w14:textId="03E2E6CD" w:rsidR="008E062E" w:rsidRPr="00F4791E" w:rsidRDefault="000D120B" w:rsidP="000D120B">
            <w:pPr>
              <w:rPr>
                <w:rFonts w:cs="Times New Roman"/>
                <w:sz w:val="21"/>
                <w:szCs w:val="21"/>
                <w:lang w:val="es-BO"/>
              </w:rPr>
            </w:pPr>
            <w:r w:rsidRPr="000D120B">
              <w:rPr>
                <w:rFonts w:cs="Times New Roman"/>
                <w:sz w:val="21"/>
                <w:szCs w:val="21"/>
                <w:lang w:val="es-BO"/>
              </w:rPr>
              <w:t>Elementos reales y formales del contrato de seguro (póliza, prima, suma asegurada y coberturas).</w:t>
            </w:r>
          </w:p>
        </w:tc>
      </w:tr>
      <w:bookmarkEnd w:id="0"/>
      <w:tr w:rsidR="008E062E" w:rsidRPr="00A93743" w14:paraId="107CEDE0" w14:textId="77777777" w:rsidTr="002E0795">
        <w:trPr>
          <w:trHeight w:val="1112"/>
          <w:jc w:val="center"/>
        </w:trPr>
        <w:tc>
          <w:tcPr>
            <w:tcW w:w="10646" w:type="dxa"/>
            <w:gridSpan w:val="9"/>
            <w:shd w:val="clear" w:color="auto" w:fill="E7E6E6"/>
            <w:vAlign w:val="center"/>
          </w:tcPr>
          <w:p w14:paraId="613F6451" w14:textId="13087176" w:rsidR="007C3AE2" w:rsidRDefault="008E657C">
            <w:pPr>
              <w:jc w:val="both"/>
              <w:rPr>
                <w:rFonts w:cs="Times New Roman"/>
                <w:bCs/>
                <w:sz w:val="21"/>
                <w:szCs w:val="21"/>
                <w:lang w:val="es-BO"/>
              </w:rPr>
            </w:pPr>
            <w:r w:rsidRPr="00F4791E">
              <w:rPr>
                <w:rFonts w:cs="Times New Roman"/>
                <w:b/>
                <w:sz w:val="21"/>
                <w:szCs w:val="21"/>
                <w:lang w:val="es-BO"/>
              </w:rPr>
              <w:t xml:space="preserve">ELEMENTO DE COMPETENCIA 2: </w:t>
            </w:r>
            <w:r w:rsidR="00176ABF" w:rsidRPr="00176ABF">
              <w:rPr>
                <w:rFonts w:cs="Times New Roman"/>
                <w:bCs/>
                <w:sz w:val="21"/>
                <w:szCs w:val="21"/>
                <w:lang w:val="es-BO"/>
              </w:rPr>
              <w:t xml:space="preserve">Elabora los estados financieros de una entidad aseguradora, integrando el registro contable de las operaciones de emisión, anulación, </w:t>
            </w:r>
            <w:r w:rsidR="002A7329">
              <w:rPr>
                <w:rFonts w:cs="Times New Roman"/>
                <w:bCs/>
                <w:sz w:val="21"/>
                <w:szCs w:val="21"/>
                <w:lang w:val="es-BO"/>
              </w:rPr>
              <w:t xml:space="preserve">diferimiento, activación, coaseguro, reaseguro, </w:t>
            </w:r>
            <w:r w:rsidR="00176ABF" w:rsidRPr="00176ABF">
              <w:rPr>
                <w:rFonts w:cs="Times New Roman"/>
                <w:bCs/>
                <w:sz w:val="21"/>
                <w:szCs w:val="21"/>
                <w:lang w:val="es-BO"/>
              </w:rPr>
              <w:t xml:space="preserve">siniestros y </w:t>
            </w:r>
            <w:r w:rsidR="002A7329">
              <w:rPr>
                <w:rFonts w:cs="Times New Roman"/>
                <w:bCs/>
                <w:sz w:val="21"/>
                <w:szCs w:val="21"/>
                <w:lang w:val="es-BO"/>
              </w:rPr>
              <w:t>recuperos</w:t>
            </w:r>
            <w:r w:rsidR="00176ABF" w:rsidRPr="00176ABF">
              <w:rPr>
                <w:rFonts w:cs="Times New Roman"/>
                <w:bCs/>
                <w:sz w:val="21"/>
                <w:szCs w:val="21"/>
                <w:lang w:val="es-BO"/>
              </w:rPr>
              <w:t>, así como la determinación de las reservas técnicas, el margen de solvencia y el régimen de inversiones de acuerdo con el plan de cuentas, conforme a la normativa vigente.</w:t>
            </w:r>
          </w:p>
          <w:p w14:paraId="3C1BC5B8" w14:textId="4D250455" w:rsidR="008E062E" w:rsidRPr="00F4791E" w:rsidRDefault="008E062E">
            <w:pPr>
              <w:jc w:val="both"/>
              <w:rPr>
                <w:rFonts w:cs="Times New Roman"/>
                <w:sz w:val="21"/>
                <w:szCs w:val="21"/>
                <w:lang w:val="es-BO"/>
              </w:rPr>
            </w:pPr>
          </w:p>
        </w:tc>
      </w:tr>
      <w:tr w:rsidR="008E062E" w:rsidRPr="00F4791E" w14:paraId="5F3F50B6" w14:textId="77777777" w:rsidTr="002E0795">
        <w:trPr>
          <w:trHeight w:val="278"/>
          <w:tblHeader/>
          <w:jc w:val="center"/>
        </w:trPr>
        <w:tc>
          <w:tcPr>
            <w:tcW w:w="3548" w:type="dxa"/>
            <w:gridSpan w:val="3"/>
            <w:shd w:val="clear" w:color="auto" w:fill="D9D9D9"/>
            <w:vAlign w:val="center"/>
          </w:tcPr>
          <w:p w14:paraId="23BE6F89" w14:textId="77777777" w:rsidR="008E062E" w:rsidRPr="00F4791E" w:rsidRDefault="008E657C">
            <w:pPr>
              <w:jc w:val="center"/>
              <w:rPr>
                <w:rFonts w:cs="Times New Roman"/>
                <w:sz w:val="21"/>
                <w:szCs w:val="21"/>
                <w:lang w:val="es-BO"/>
              </w:rPr>
            </w:pPr>
            <w:r w:rsidRPr="00F4791E">
              <w:rPr>
                <w:rFonts w:cs="Times New Roman"/>
                <w:b/>
                <w:sz w:val="21"/>
                <w:szCs w:val="21"/>
                <w:lang w:val="es-BO"/>
              </w:rPr>
              <w:t>Criterios de desempeño</w:t>
            </w:r>
          </w:p>
        </w:tc>
        <w:tc>
          <w:tcPr>
            <w:tcW w:w="3549" w:type="dxa"/>
            <w:gridSpan w:val="4"/>
            <w:shd w:val="clear" w:color="auto" w:fill="D9D9D9"/>
            <w:vAlign w:val="center"/>
          </w:tcPr>
          <w:p w14:paraId="5BC9A758" w14:textId="77777777" w:rsidR="008E062E" w:rsidRPr="00F4791E" w:rsidRDefault="008E657C">
            <w:pPr>
              <w:jc w:val="center"/>
              <w:rPr>
                <w:rFonts w:cs="Times New Roman"/>
                <w:sz w:val="21"/>
                <w:szCs w:val="21"/>
                <w:lang w:val="es-BO"/>
              </w:rPr>
            </w:pPr>
            <w:r w:rsidRPr="00F4791E">
              <w:rPr>
                <w:rFonts w:cs="Times New Roman"/>
                <w:b/>
                <w:sz w:val="21"/>
                <w:szCs w:val="21"/>
                <w:lang w:val="es-BO"/>
              </w:rPr>
              <w:t>Evidencias de desempeño</w:t>
            </w:r>
          </w:p>
        </w:tc>
        <w:tc>
          <w:tcPr>
            <w:tcW w:w="3549" w:type="dxa"/>
            <w:gridSpan w:val="2"/>
            <w:shd w:val="clear" w:color="auto" w:fill="D9D9D9"/>
            <w:vAlign w:val="center"/>
          </w:tcPr>
          <w:p w14:paraId="6225CD3C" w14:textId="77777777" w:rsidR="008E062E" w:rsidRPr="00F4791E" w:rsidRDefault="008E657C">
            <w:pPr>
              <w:jc w:val="center"/>
              <w:rPr>
                <w:rFonts w:cs="Times New Roman"/>
                <w:sz w:val="21"/>
                <w:szCs w:val="21"/>
                <w:lang w:val="es-BO"/>
              </w:rPr>
            </w:pPr>
            <w:r w:rsidRPr="00F4791E">
              <w:rPr>
                <w:rFonts w:cs="Times New Roman"/>
                <w:b/>
                <w:sz w:val="21"/>
                <w:szCs w:val="21"/>
                <w:lang w:val="es-BO"/>
              </w:rPr>
              <w:t>Evidencias de producto</w:t>
            </w:r>
          </w:p>
        </w:tc>
      </w:tr>
      <w:tr w:rsidR="007C3AE2" w:rsidRPr="00A93743" w14:paraId="046192D1" w14:textId="77777777" w:rsidTr="002E0795">
        <w:trPr>
          <w:trHeight w:val="694"/>
          <w:jc w:val="center"/>
        </w:trPr>
        <w:tc>
          <w:tcPr>
            <w:tcW w:w="3548" w:type="dxa"/>
            <w:gridSpan w:val="3"/>
            <w:vMerge w:val="restart"/>
            <w:vAlign w:val="center"/>
          </w:tcPr>
          <w:p w14:paraId="060CADE0" w14:textId="56F3EA53" w:rsidR="007C3AE2" w:rsidRPr="00073DCD" w:rsidRDefault="002A7329" w:rsidP="00073DCD">
            <w:pPr>
              <w:pStyle w:val="Prrafodelista"/>
              <w:numPr>
                <w:ilvl w:val="0"/>
                <w:numId w:val="12"/>
              </w:numPr>
              <w:ind w:left="316" w:hanging="284"/>
              <w:rPr>
                <w:rFonts w:cs="Times New Roman"/>
                <w:sz w:val="21"/>
                <w:szCs w:val="21"/>
                <w:lang w:val="es-BO"/>
              </w:rPr>
            </w:pPr>
            <w:r w:rsidRPr="00073DCD">
              <w:rPr>
                <w:rFonts w:cs="Times New Roman"/>
                <w:sz w:val="21"/>
                <w:szCs w:val="21"/>
                <w:lang w:val="es-MX"/>
              </w:rPr>
              <w:t>Registra las operaciones contables, aplicando el plan de cuentas y los procedimientos contables establecidos en la normativa vigente para entidades aseguradoras.</w:t>
            </w:r>
          </w:p>
          <w:p w14:paraId="23F69DBF" w14:textId="77777777" w:rsidR="007C3AE2" w:rsidRPr="00F4791E" w:rsidRDefault="007C3AE2" w:rsidP="007C3AE2">
            <w:pPr>
              <w:rPr>
                <w:rFonts w:cs="Times New Roman"/>
                <w:sz w:val="21"/>
                <w:szCs w:val="21"/>
                <w:lang w:val="es-BO"/>
              </w:rPr>
            </w:pPr>
          </w:p>
        </w:tc>
        <w:tc>
          <w:tcPr>
            <w:tcW w:w="3549" w:type="dxa"/>
            <w:gridSpan w:val="4"/>
            <w:vAlign w:val="center"/>
          </w:tcPr>
          <w:p w14:paraId="49CA1E06" w14:textId="1D2EFFBC" w:rsidR="00B7751B" w:rsidRPr="00073DCD" w:rsidRDefault="00B7751B" w:rsidP="0044666B">
            <w:pPr>
              <w:pStyle w:val="Prrafodelista"/>
              <w:numPr>
                <w:ilvl w:val="1"/>
                <w:numId w:val="13"/>
              </w:numPr>
              <w:ind w:left="452"/>
              <w:rPr>
                <w:rFonts w:cs="Times New Roman"/>
                <w:sz w:val="21"/>
                <w:szCs w:val="21"/>
                <w:lang w:val="es-BO"/>
              </w:rPr>
            </w:pPr>
            <w:r>
              <w:rPr>
                <w:rFonts w:cs="Times New Roman"/>
                <w:sz w:val="21"/>
                <w:szCs w:val="21"/>
                <w:lang w:val="es-MX"/>
              </w:rPr>
              <w:t xml:space="preserve">Identifica </w:t>
            </w:r>
            <w:r w:rsidR="003C2B2C">
              <w:rPr>
                <w:rFonts w:cs="Times New Roman"/>
                <w:sz w:val="21"/>
                <w:szCs w:val="21"/>
                <w:lang w:val="es-MX"/>
              </w:rPr>
              <w:t xml:space="preserve">en aula </w:t>
            </w:r>
            <w:r w:rsidRPr="00F2224F">
              <w:rPr>
                <w:rFonts w:cs="Times New Roman"/>
                <w:sz w:val="21"/>
                <w:szCs w:val="21"/>
                <w:lang w:val="es-MX"/>
              </w:rPr>
              <w:t>las operaciones del seguro privado</w:t>
            </w:r>
            <w:r w:rsidR="00C543F5">
              <w:rPr>
                <w:rFonts w:cs="Times New Roman"/>
                <w:sz w:val="21"/>
                <w:szCs w:val="21"/>
                <w:lang w:val="es-MX"/>
              </w:rPr>
              <w:t xml:space="preserve"> y las </w:t>
            </w:r>
            <w:r w:rsidRPr="00F2224F">
              <w:rPr>
                <w:rFonts w:cs="Times New Roman"/>
                <w:sz w:val="21"/>
                <w:szCs w:val="21"/>
                <w:lang w:val="es-MX"/>
              </w:rPr>
              <w:t xml:space="preserve">cuentas correspondientes </w:t>
            </w:r>
            <w:r w:rsidR="00C543F5">
              <w:rPr>
                <w:rFonts w:cs="Times New Roman"/>
                <w:sz w:val="21"/>
                <w:szCs w:val="21"/>
                <w:lang w:val="es-MX"/>
              </w:rPr>
              <w:t xml:space="preserve">al </w:t>
            </w:r>
            <w:r w:rsidRPr="00F2224F">
              <w:rPr>
                <w:rFonts w:cs="Times New Roman"/>
                <w:sz w:val="21"/>
                <w:szCs w:val="21"/>
                <w:lang w:val="es-MX"/>
              </w:rPr>
              <w:t xml:space="preserve">plan </w:t>
            </w:r>
            <w:r w:rsidR="00C543F5">
              <w:rPr>
                <w:rFonts w:cs="Times New Roman"/>
                <w:sz w:val="21"/>
                <w:szCs w:val="21"/>
                <w:lang w:val="es-MX"/>
              </w:rPr>
              <w:t xml:space="preserve">único </w:t>
            </w:r>
            <w:r w:rsidRPr="00F2224F">
              <w:rPr>
                <w:rFonts w:cs="Times New Roman"/>
                <w:sz w:val="21"/>
                <w:szCs w:val="21"/>
                <w:lang w:val="es-MX"/>
              </w:rPr>
              <w:t>de cuentas de entidades aseguradoras</w:t>
            </w:r>
            <w:r w:rsidR="003C2B2C">
              <w:rPr>
                <w:rFonts w:cs="Times New Roman"/>
                <w:sz w:val="21"/>
                <w:szCs w:val="21"/>
                <w:lang w:val="es-MX"/>
              </w:rPr>
              <w:t>.</w:t>
            </w:r>
          </w:p>
          <w:p w14:paraId="470E76FD" w14:textId="37E88C22" w:rsidR="007C3AE2" w:rsidRPr="00073DCD" w:rsidRDefault="007C3AE2" w:rsidP="00073DCD">
            <w:pPr>
              <w:pStyle w:val="Prrafodelista"/>
              <w:ind w:left="669"/>
              <w:rPr>
                <w:rFonts w:cs="Times New Roman"/>
                <w:sz w:val="21"/>
                <w:szCs w:val="21"/>
                <w:lang w:val="es-BO"/>
              </w:rPr>
            </w:pPr>
          </w:p>
        </w:tc>
        <w:tc>
          <w:tcPr>
            <w:tcW w:w="3549" w:type="dxa"/>
            <w:gridSpan w:val="2"/>
            <w:vAlign w:val="center"/>
          </w:tcPr>
          <w:p w14:paraId="10F79025" w14:textId="367635C4" w:rsidR="007C3AE2" w:rsidRPr="00F4791E" w:rsidRDefault="007C3AE2" w:rsidP="007C3AE2">
            <w:pPr>
              <w:rPr>
                <w:rFonts w:cs="Times New Roman"/>
                <w:sz w:val="21"/>
                <w:szCs w:val="21"/>
                <w:lang w:val="es-BO"/>
              </w:rPr>
            </w:pPr>
            <w:r w:rsidRPr="00F4791E">
              <w:rPr>
                <w:rFonts w:cs="Times New Roman"/>
                <w:sz w:val="21"/>
                <w:szCs w:val="21"/>
                <w:lang w:val="es-BO"/>
              </w:rPr>
              <w:t xml:space="preserve">Producto 5: </w:t>
            </w:r>
            <w:r w:rsidR="00C543F5">
              <w:rPr>
                <w:rFonts w:cs="Times New Roman"/>
                <w:sz w:val="21"/>
                <w:szCs w:val="21"/>
                <w:lang w:val="es-BO"/>
              </w:rPr>
              <w:t>Matriz de identificación de cuentas contables para las operaciones de seguros.</w:t>
            </w:r>
          </w:p>
        </w:tc>
      </w:tr>
      <w:tr w:rsidR="007C3AE2" w:rsidRPr="00A93743" w14:paraId="280648BE" w14:textId="77777777" w:rsidTr="002E0795">
        <w:trPr>
          <w:trHeight w:val="703"/>
          <w:jc w:val="center"/>
        </w:trPr>
        <w:tc>
          <w:tcPr>
            <w:tcW w:w="3548" w:type="dxa"/>
            <w:gridSpan w:val="3"/>
            <w:vMerge/>
            <w:vAlign w:val="center"/>
          </w:tcPr>
          <w:p w14:paraId="2E4A1852" w14:textId="77777777" w:rsidR="007C3AE2" w:rsidRPr="00F4791E" w:rsidRDefault="007C3AE2" w:rsidP="007C3AE2">
            <w:pPr>
              <w:rPr>
                <w:rFonts w:cs="Times New Roman"/>
                <w:sz w:val="21"/>
                <w:szCs w:val="21"/>
                <w:lang w:val="es-BO"/>
              </w:rPr>
            </w:pPr>
          </w:p>
        </w:tc>
        <w:tc>
          <w:tcPr>
            <w:tcW w:w="3549" w:type="dxa"/>
            <w:gridSpan w:val="4"/>
            <w:vAlign w:val="center"/>
          </w:tcPr>
          <w:p w14:paraId="6B93C4B3" w14:textId="411F260F" w:rsidR="007C3AE2" w:rsidRPr="00073DCD" w:rsidRDefault="00B7751B" w:rsidP="0044666B">
            <w:pPr>
              <w:pStyle w:val="Prrafodelista"/>
              <w:numPr>
                <w:ilvl w:val="1"/>
                <w:numId w:val="13"/>
              </w:numPr>
              <w:ind w:left="452"/>
              <w:rPr>
                <w:rFonts w:cs="Times New Roman"/>
                <w:sz w:val="21"/>
                <w:szCs w:val="21"/>
                <w:lang w:val="es-BO"/>
              </w:rPr>
            </w:pPr>
            <w:r w:rsidRPr="00F2224F">
              <w:rPr>
                <w:rFonts w:cs="Times New Roman"/>
                <w:sz w:val="21"/>
                <w:szCs w:val="21"/>
                <w:lang w:val="es-MX"/>
              </w:rPr>
              <w:t xml:space="preserve">Registra </w:t>
            </w:r>
            <w:r w:rsidR="003C2B2C">
              <w:rPr>
                <w:rFonts w:cs="Times New Roman"/>
                <w:sz w:val="21"/>
                <w:szCs w:val="21"/>
                <w:lang w:val="es-MX"/>
              </w:rPr>
              <w:t xml:space="preserve">en equipo </w:t>
            </w:r>
            <w:r w:rsidRPr="00F2224F">
              <w:rPr>
                <w:rFonts w:cs="Times New Roman"/>
                <w:sz w:val="21"/>
                <w:szCs w:val="21"/>
                <w:lang w:val="es-MX"/>
              </w:rPr>
              <w:t>contablemente las operaciones del seguro privado</w:t>
            </w:r>
            <w:r w:rsidR="00C543F5">
              <w:rPr>
                <w:rFonts w:cs="Times New Roman"/>
                <w:sz w:val="21"/>
                <w:szCs w:val="21"/>
                <w:lang w:val="es-MX"/>
              </w:rPr>
              <w:t xml:space="preserve"> para la generación de información financiera.</w:t>
            </w:r>
          </w:p>
        </w:tc>
        <w:tc>
          <w:tcPr>
            <w:tcW w:w="3549" w:type="dxa"/>
            <w:gridSpan w:val="2"/>
            <w:vAlign w:val="center"/>
          </w:tcPr>
          <w:p w14:paraId="1EEDE8BC" w14:textId="2303F01A" w:rsidR="007C3AE2" w:rsidRPr="00F4791E" w:rsidRDefault="007C3AE2" w:rsidP="007C3AE2">
            <w:pPr>
              <w:rPr>
                <w:rFonts w:cs="Times New Roman"/>
                <w:sz w:val="21"/>
                <w:szCs w:val="21"/>
                <w:lang w:val="es-BO"/>
              </w:rPr>
            </w:pPr>
            <w:r w:rsidRPr="00F4791E">
              <w:rPr>
                <w:rFonts w:cs="Times New Roman"/>
                <w:sz w:val="21"/>
                <w:szCs w:val="21"/>
                <w:lang w:val="es-BO"/>
              </w:rPr>
              <w:t xml:space="preserve">Producto 6: </w:t>
            </w:r>
            <w:r w:rsidR="00C543F5">
              <w:rPr>
                <w:rFonts w:cs="Times New Roman"/>
                <w:sz w:val="21"/>
                <w:szCs w:val="21"/>
                <w:lang w:val="es-BO"/>
              </w:rPr>
              <w:t>Registro contable de operaciones del Seguro Privado.</w:t>
            </w:r>
          </w:p>
        </w:tc>
      </w:tr>
      <w:tr w:rsidR="007C3AE2" w:rsidRPr="00A93743" w14:paraId="2E9B2E25" w14:textId="77777777" w:rsidTr="002E0795">
        <w:trPr>
          <w:trHeight w:val="699"/>
          <w:jc w:val="center"/>
        </w:trPr>
        <w:tc>
          <w:tcPr>
            <w:tcW w:w="3548" w:type="dxa"/>
            <w:gridSpan w:val="3"/>
            <w:vMerge w:val="restart"/>
          </w:tcPr>
          <w:p w14:paraId="772B2CA3" w14:textId="32AC5264" w:rsidR="002A7329" w:rsidRPr="00073DCD" w:rsidRDefault="002A7329" w:rsidP="00073DCD">
            <w:pPr>
              <w:pStyle w:val="Prrafodelista"/>
              <w:numPr>
                <w:ilvl w:val="0"/>
                <w:numId w:val="12"/>
              </w:numPr>
              <w:ind w:left="316" w:hanging="284"/>
              <w:rPr>
                <w:rFonts w:cs="Times New Roman"/>
                <w:sz w:val="21"/>
                <w:szCs w:val="21"/>
                <w:lang w:val="es-BO"/>
              </w:rPr>
            </w:pPr>
            <w:r w:rsidRPr="00073DCD">
              <w:rPr>
                <w:rFonts w:cs="Times New Roman"/>
                <w:sz w:val="21"/>
                <w:szCs w:val="21"/>
                <w:lang w:val="es-MX"/>
              </w:rPr>
              <w:lastRenderedPageBreak/>
              <w:t>Elabora los estados financieros de una entidad aseguradora, integrando los registros contables</w:t>
            </w:r>
            <w:r w:rsidR="00404444">
              <w:rPr>
                <w:rFonts w:cs="Times New Roman"/>
                <w:sz w:val="21"/>
                <w:szCs w:val="21"/>
                <w:lang w:val="es-MX"/>
              </w:rPr>
              <w:t xml:space="preserve">, </w:t>
            </w:r>
            <w:r w:rsidRPr="00073DCD">
              <w:rPr>
                <w:rFonts w:cs="Times New Roman"/>
                <w:sz w:val="21"/>
                <w:szCs w:val="21"/>
                <w:lang w:val="es-MX"/>
              </w:rPr>
              <w:t xml:space="preserve">las reservas técnicas, el margen de solvencia y el régimen de inversiones, </w:t>
            </w:r>
            <w:r w:rsidR="003C2B2C">
              <w:rPr>
                <w:rFonts w:cs="Times New Roman"/>
                <w:sz w:val="21"/>
                <w:szCs w:val="21"/>
                <w:lang w:val="es-MX"/>
              </w:rPr>
              <w:t>aplicando</w:t>
            </w:r>
            <w:r w:rsidRPr="00073DCD">
              <w:rPr>
                <w:rFonts w:cs="Times New Roman"/>
                <w:sz w:val="21"/>
                <w:szCs w:val="21"/>
                <w:lang w:val="es-MX"/>
              </w:rPr>
              <w:t xml:space="preserve"> los métodos de cálculo y las disposiciones normativas vigentes.</w:t>
            </w:r>
          </w:p>
          <w:p w14:paraId="61C6F53A" w14:textId="77777777" w:rsidR="007C3AE2" w:rsidRPr="00F4791E" w:rsidRDefault="007C3AE2" w:rsidP="007C3AE2">
            <w:pPr>
              <w:rPr>
                <w:rFonts w:cs="Times New Roman"/>
                <w:sz w:val="21"/>
                <w:szCs w:val="21"/>
                <w:lang w:val="es-BO"/>
              </w:rPr>
            </w:pPr>
          </w:p>
        </w:tc>
        <w:tc>
          <w:tcPr>
            <w:tcW w:w="3549" w:type="dxa"/>
            <w:gridSpan w:val="4"/>
          </w:tcPr>
          <w:p w14:paraId="28BA8BB0" w14:textId="10B54309" w:rsidR="007C3AE2" w:rsidRPr="0044666B" w:rsidRDefault="007C3AE2" w:rsidP="003C2B2C">
            <w:pPr>
              <w:ind w:left="24"/>
              <w:rPr>
                <w:rFonts w:cs="Times New Roman"/>
                <w:sz w:val="21"/>
                <w:szCs w:val="21"/>
                <w:lang w:val="es-MX"/>
              </w:rPr>
            </w:pPr>
            <w:r w:rsidRPr="00F4791E">
              <w:rPr>
                <w:rFonts w:cs="Times New Roman"/>
                <w:sz w:val="21"/>
                <w:szCs w:val="21"/>
                <w:lang w:val="es-BO"/>
              </w:rPr>
              <w:t xml:space="preserve">2.1 </w:t>
            </w:r>
            <w:r w:rsidR="00C543F5" w:rsidRPr="00073DCD">
              <w:rPr>
                <w:rFonts w:cs="Times New Roman"/>
                <w:sz w:val="21"/>
                <w:szCs w:val="21"/>
                <w:lang w:val="es-MX"/>
              </w:rPr>
              <w:t xml:space="preserve">Calcula las reservas técnicas y el margen de solvencia, verificando el cumplimiento del régimen de inversiones </w:t>
            </w:r>
            <w:r w:rsidR="003C2B2C">
              <w:rPr>
                <w:rFonts w:cs="Times New Roman"/>
                <w:sz w:val="21"/>
                <w:szCs w:val="21"/>
                <w:lang w:val="es-MX"/>
              </w:rPr>
              <w:t>y</w:t>
            </w:r>
            <w:r w:rsidR="00C543F5" w:rsidRPr="00073DCD">
              <w:rPr>
                <w:rFonts w:cs="Times New Roman"/>
                <w:sz w:val="21"/>
                <w:szCs w:val="21"/>
                <w:lang w:val="es-MX"/>
              </w:rPr>
              <w:t xml:space="preserve"> la aplicación de normativa vigente</w:t>
            </w:r>
            <w:r w:rsidR="003C2B2C">
              <w:rPr>
                <w:rFonts w:cs="Times New Roman"/>
                <w:sz w:val="21"/>
                <w:szCs w:val="21"/>
                <w:lang w:val="es-MX"/>
              </w:rPr>
              <w:t>.</w:t>
            </w:r>
          </w:p>
        </w:tc>
        <w:tc>
          <w:tcPr>
            <w:tcW w:w="3549" w:type="dxa"/>
            <w:gridSpan w:val="2"/>
          </w:tcPr>
          <w:p w14:paraId="178D9BB5" w14:textId="4414CDEF" w:rsidR="007C3AE2" w:rsidRPr="00F4791E" w:rsidRDefault="007C3AE2" w:rsidP="007C3AE2">
            <w:pPr>
              <w:rPr>
                <w:rFonts w:cs="Times New Roman"/>
                <w:sz w:val="21"/>
                <w:szCs w:val="21"/>
                <w:lang w:val="es-BO"/>
              </w:rPr>
            </w:pPr>
            <w:r w:rsidRPr="00F4791E">
              <w:rPr>
                <w:rFonts w:cs="Times New Roman"/>
                <w:sz w:val="21"/>
                <w:szCs w:val="21"/>
                <w:lang w:val="es-BO"/>
              </w:rPr>
              <w:t xml:space="preserve">Producto 7: </w:t>
            </w:r>
            <w:r w:rsidR="00C543F5">
              <w:rPr>
                <w:rFonts w:cs="Times New Roman"/>
                <w:sz w:val="21"/>
                <w:szCs w:val="21"/>
                <w:lang w:val="es-BO"/>
              </w:rPr>
              <w:t xml:space="preserve">Informe </w:t>
            </w:r>
            <w:r w:rsidR="00D14710">
              <w:rPr>
                <w:rFonts w:cs="Times New Roman"/>
                <w:sz w:val="21"/>
                <w:szCs w:val="21"/>
                <w:lang w:val="es-BO"/>
              </w:rPr>
              <w:t>de cumplimiento de la determinación de Reservas</w:t>
            </w:r>
            <w:r w:rsidR="00A321C0">
              <w:rPr>
                <w:rFonts w:cs="Times New Roman"/>
                <w:sz w:val="21"/>
                <w:szCs w:val="21"/>
                <w:lang w:val="es-BO"/>
              </w:rPr>
              <w:t xml:space="preserve"> Técnicas</w:t>
            </w:r>
            <w:r w:rsidR="00D14710">
              <w:rPr>
                <w:rFonts w:cs="Times New Roman"/>
                <w:sz w:val="21"/>
                <w:szCs w:val="21"/>
                <w:lang w:val="es-BO"/>
              </w:rPr>
              <w:t>,</w:t>
            </w:r>
            <w:r w:rsidR="00D14710" w:rsidRPr="00F2224F">
              <w:rPr>
                <w:rFonts w:cs="Times New Roman"/>
                <w:sz w:val="21"/>
                <w:szCs w:val="21"/>
                <w:lang w:val="es-MX"/>
              </w:rPr>
              <w:t xml:space="preserve"> </w:t>
            </w:r>
            <w:r w:rsidR="00A321C0" w:rsidRPr="00F2224F">
              <w:rPr>
                <w:rFonts w:cs="Times New Roman"/>
                <w:sz w:val="21"/>
                <w:szCs w:val="21"/>
                <w:lang w:val="es-MX"/>
              </w:rPr>
              <w:t>márgen</w:t>
            </w:r>
            <w:r w:rsidR="00A321C0">
              <w:rPr>
                <w:rFonts w:cs="Times New Roman"/>
                <w:sz w:val="21"/>
                <w:szCs w:val="21"/>
                <w:lang w:val="es-MX"/>
              </w:rPr>
              <w:t>es</w:t>
            </w:r>
            <w:r w:rsidR="00D14710" w:rsidRPr="00F2224F">
              <w:rPr>
                <w:rFonts w:cs="Times New Roman"/>
                <w:sz w:val="21"/>
                <w:szCs w:val="21"/>
                <w:lang w:val="es-MX"/>
              </w:rPr>
              <w:t xml:space="preserve"> de solvencia</w:t>
            </w:r>
            <w:r w:rsidR="00D14710">
              <w:rPr>
                <w:rFonts w:cs="Times New Roman"/>
                <w:sz w:val="21"/>
                <w:szCs w:val="21"/>
                <w:lang w:val="es-MX"/>
              </w:rPr>
              <w:t xml:space="preserve"> e Inversiones.</w:t>
            </w:r>
          </w:p>
        </w:tc>
      </w:tr>
      <w:tr w:rsidR="007C3AE2" w:rsidRPr="00A93743" w14:paraId="2286C18A" w14:textId="77777777" w:rsidTr="002E0795">
        <w:trPr>
          <w:trHeight w:val="696"/>
          <w:jc w:val="center"/>
        </w:trPr>
        <w:tc>
          <w:tcPr>
            <w:tcW w:w="3548" w:type="dxa"/>
            <w:gridSpan w:val="3"/>
            <w:vMerge/>
          </w:tcPr>
          <w:p w14:paraId="12460E8C" w14:textId="77777777" w:rsidR="007C3AE2" w:rsidRPr="00F4791E" w:rsidRDefault="007C3AE2" w:rsidP="007C3AE2">
            <w:pPr>
              <w:rPr>
                <w:rFonts w:cs="Times New Roman"/>
                <w:sz w:val="21"/>
                <w:szCs w:val="21"/>
                <w:lang w:val="es-BO"/>
              </w:rPr>
            </w:pPr>
          </w:p>
        </w:tc>
        <w:tc>
          <w:tcPr>
            <w:tcW w:w="3549" w:type="dxa"/>
            <w:gridSpan w:val="4"/>
          </w:tcPr>
          <w:p w14:paraId="24A8C0D1" w14:textId="04496083" w:rsidR="007C3AE2" w:rsidRPr="0044666B" w:rsidRDefault="007C3AE2" w:rsidP="00D14710">
            <w:pPr>
              <w:rPr>
                <w:sz w:val="21"/>
                <w:szCs w:val="21"/>
                <w:lang w:val="es-BO"/>
              </w:rPr>
            </w:pPr>
            <w:r w:rsidRPr="00F4791E">
              <w:rPr>
                <w:rFonts w:cs="Times New Roman"/>
                <w:sz w:val="21"/>
                <w:szCs w:val="21"/>
                <w:lang w:val="es-BO"/>
              </w:rPr>
              <w:t xml:space="preserve">2.2 </w:t>
            </w:r>
            <w:r w:rsidR="00D14710" w:rsidRPr="00D14710">
              <w:rPr>
                <w:sz w:val="21"/>
                <w:szCs w:val="21"/>
                <w:lang w:val="es-BO"/>
              </w:rPr>
              <w:t xml:space="preserve">Elabora en equipo </w:t>
            </w:r>
            <w:r w:rsidR="00D14710">
              <w:rPr>
                <w:sz w:val="21"/>
                <w:szCs w:val="21"/>
                <w:lang w:val="es-BO"/>
              </w:rPr>
              <w:t xml:space="preserve">la </w:t>
            </w:r>
            <w:r w:rsidR="0044666B">
              <w:rPr>
                <w:sz w:val="21"/>
                <w:szCs w:val="21"/>
                <w:lang w:val="es-BO"/>
              </w:rPr>
              <w:t>Información</w:t>
            </w:r>
            <w:r w:rsidR="00D14710">
              <w:rPr>
                <w:sz w:val="21"/>
                <w:szCs w:val="21"/>
                <w:lang w:val="es-BO"/>
              </w:rPr>
              <w:t xml:space="preserve"> Financiera</w:t>
            </w:r>
            <w:r w:rsidR="00D14710" w:rsidRPr="00D14710">
              <w:rPr>
                <w:sz w:val="21"/>
                <w:szCs w:val="21"/>
                <w:lang w:val="es-BO"/>
              </w:rPr>
              <w:t xml:space="preserve"> de una entidad aseguradora, integrando los registros contables y los cálculos técnicos, conforme a la normativa vigente</w:t>
            </w:r>
            <w:r w:rsidR="00D14710">
              <w:rPr>
                <w:sz w:val="21"/>
                <w:szCs w:val="21"/>
                <w:lang w:val="es-BO"/>
              </w:rPr>
              <w:t>.</w:t>
            </w:r>
          </w:p>
        </w:tc>
        <w:tc>
          <w:tcPr>
            <w:tcW w:w="3549" w:type="dxa"/>
            <w:gridSpan w:val="2"/>
          </w:tcPr>
          <w:p w14:paraId="711C583E" w14:textId="24132281" w:rsidR="007C3AE2" w:rsidRPr="00073DCD" w:rsidRDefault="007C3AE2" w:rsidP="007C3AE2">
            <w:pPr>
              <w:spacing w:before="20" w:after="20"/>
              <w:rPr>
                <w:bCs/>
                <w:sz w:val="21"/>
                <w:szCs w:val="21"/>
                <w:lang w:val="es-BO"/>
              </w:rPr>
            </w:pPr>
            <w:r w:rsidRPr="00F4791E">
              <w:rPr>
                <w:rFonts w:cs="Times New Roman"/>
                <w:sz w:val="21"/>
                <w:szCs w:val="21"/>
                <w:lang w:val="es-BO"/>
              </w:rPr>
              <w:t xml:space="preserve">Producto 8: </w:t>
            </w:r>
            <w:r w:rsidR="00D14710">
              <w:rPr>
                <w:rFonts w:cs="Times New Roman"/>
                <w:sz w:val="21"/>
                <w:szCs w:val="21"/>
                <w:lang w:val="es-BO"/>
              </w:rPr>
              <w:t>Estados Financieros de una entidad aseguradora.</w:t>
            </w:r>
          </w:p>
          <w:p w14:paraId="78F9CEFD" w14:textId="0D1F8389" w:rsidR="007C3AE2" w:rsidRPr="00F4791E" w:rsidRDefault="007C3AE2" w:rsidP="007C3AE2">
            <w:pPr>
              <w:rPr>
                <w:rFonts w:cs="Times New Roman"/>
                <w:sz w:val="21"/>
                <w:szCs w:val="21"/>
                <w:lang w:val="es-BO"/>
              </w:rPr>
            </w:pPr>
          </w:p>
        </w:tc>
      </w:tr>
      <w:tr w:rsidR="007C3AE2" w:rsidRPr="00F4791E" w14:paraId="03596850" w14:textId="77777777" w:rsidTr="002E0795">
        <w:trPr>
          <w:trHeight w:val="284"/>
          <w:jc w:val="center"/>
        </w:trPr>
        <w:tc>
          <w:tcPr>
            <w:tcW w:w="10646" w:type="dxa"/>
            <w:gridSpan w:val="9"/>
            <w:shd w:val="clear" w:color="auto" w:fill="D9D9D9"/>
            <w:vAlign w:val="center"/>
          </w:tcPr>
          <w:p w14:paraId="26BB87E7" w14:textId="77777777" w:rsidR="007C3AE2" w:rsidRPr="00F4791E" w:rsidRDefault="007C3AE2" w:rsidP="007C3AE2">
            <w:pPr>
              <w:jc w:val="center"/>
              <w:rPr>
                <w:rFonts w:cs="Times New Roman"/>
                <w:sz w:val="21"/>
                <w:szCs w:val="21"/>
                <w:lang w:val="es-BO"/>
              </w:rPr>
            </w:pPr>
            <w:r w:rsidRPr="00F4791E">
              <w:rPr>
                <w:rFonts w:cs="Times New Roman"/>
                <w:b/>
                <w:sz w:val="21"/>
                <w:szCs w:val="21"/>
                <w:lang w:val="es-BO"/>
              </w:rPr>
              <w:t>Evidencias de conocimiento</w:t>
            </w:r>
          </w:p>
        </w:tc>
      </w:tr>
      <w:tr w:rsidR="007C3AE2" w:rsidRPr="00F4791E" w14:paraId="257B23D4" w14:textId="77777777" w:rsidTr="002E0795">
        <w:trPr>
          <w:trHeight w:val="636"/>
          <w:jc w:val="center"/>
        </w:trPr>
        <w:tc>
          <w:tcPr>
            <w:tcW w:w="3548" w:type="dxa"/>
            <w:gridSpan w:val="3"/>
            <w:vAlign w:val="center"/>
          </w:tcPr>
          <w:p w14:paraId="18036BCE" w14:textId="77777777" w:rsidR="007C3AE2" w:rsidRPr="00F4791E" w:rsidRDefault="007C3AE2" w:rsidP="007C3AE2">
            <w:pPr>
              <w:jc w:val="center"/>
              <w:rPr>
                <w:rFonts w:cs="Times New Roman"/>
                <w:sz w:val="21"/>
                <w:szCs w:val="21"/>
                <w:lang w:val="es-BO"/>
              </w:rPr>
            </w:pPr>
            <w:r w:rsidRPr="00F4791E">
              <w:rPr>
                <w:rFonts w:cs="Times New Roman"/>
                <w:b/>
                <w:sz w:val="21"/>
                <w:szCs w:val="21"/>
                <w:lang w:val="es-BO"/>
              </w:rPr>
              <w:t>Unidad de aprendizaje</w:t>
            </w:r>
          </w:p>
        </w:tc>
        <w:tc>
          <w:tcPr>
            <w:tcW w:w="3549" w:type="dxa"/>
            <w:gridSpan w:val="4"/>
            <w:vAlign w:val="center"/>
          </w:tcPr>
          <w:p w14:paraId="564B6DCA" w14:textId="77777777" w:rsidR="007C3AE2" w:rsidRPr="00F4791E" w:rsidRDefault="007C3AE2" w:rsidP="007C3AE2">
            <w:pPr>
              <w:jc w:val="center"/>
              <w:rPr>
                <w:rFonts w:cs="Times New Roman"/>
                <w:sz w:val="21"/>
                <w:szCs w:val="21"/>
                <w:lang w:val="es-BO"/>
              </w:rPr>
            </w:pPr>
            <w:r w:rsidRPr="00F4791E">
              <w:rPr>
                <w:rFonts w:cs="Times New Roman"/>
                <w:b/>
                <w:sz w:val="21"/>
                <w:szCs w:val="21"/>
                <w:lang w:val="es-BO"/>
              </w:rPr>
              <w:t>Contenidos</w:t>
            </w:r>
            <w:r w:rsidRPr="00F4791E">
              <w:rPr>
                <w:rFonts w:cs="Times New Roman"/>
                <w:b/>
                <w:sz w:val="21"/>
                <w:szCs w:val="21"/>
                <w:lang w:val="es-BO"/>
              </w:rPr>
              <w:br/>
              <w:t>C: cognitivo · P: procedimental · A: actitudinal · T: manejo de tecnología e IA</w:t>
            </w:r>
          </w:p>
        </w:tc>
        <w:tc>
          <w:tcPr>
            <w:tcW w:w="3549" w:type="dxa"/>
            <w:gridSpan w:val="2"/>
            <w:vAlign w:val="center"/>
          </w:tcPr>
          <w:p w14:paraId="26BFC1D1" w14:textId="77777777" w:rsidR="007C3AE2" w:rsidRPr="00F4791E" w:rsidRDefault="007C3AE2" w:rsidP="007C3AE2">
            <w:pPr>
              <w:jc w:val="center"/>
              <w:rPr>
                <w:rFonts w:cs="Times New Roman"/>
                <w:sz w:val="21"/>
                <w:szCs w:val="21"/>
                <w:lang w:val="es-BO"/>
              </w:rPr>
            </w:pPr>
            <w:r w:rsidRPr="00F4791E">
              <w:rPr>
                <w:rFonts w:cs="Times New Roman"/>
                <w:b/>
                <w:sz w:val="21"/>
                <w:szCs w:val="21"/>
                <w:lang w:val="es-BO"/>
              </w:rPr>
              <w:t>Conocimientos circunstanciales</w:t>
            </w:r>
          </w:p>
        </w:tc>
      </w:tr>
      <w:tr w:rsidR="00073DCD" w:rsidRPr="00A93743" w14:paraId="6B02E02C" w14:textId="77777777" w:rsidTr="00073DCD">
        <w:trPr>
          <w:trHeight w:val="20043"/>
          <w:jc w:val="center"/>
        </w:trPr>
        <w:tc>
          <w:tcPr>
            <w:tcW w:w="3548" w:type="dxa"/>
            <w:gridSpan w:val="3"/>
          </w:tcPr>
          <w:p w14:paraId="757727B4" w14:textId="7FAF35BC" w:rsidR="00073DCD" w:rsidRPr="001F2B16" w:rsidRDefault="00073DCD" w:rsidP="007C3AE2">
            <w:pPr>
              <w:rPr>
                <w:rFonts w:cs="Times New Roman"/>
                <w:sz w:val="21"/>
                <w:szCs w:val="21"/>
                <w:lang w:val="es-BO"/>
              </w:rPr>
            </w:pPr>
            <w:r w:rsidRPr="00F2224F">
              <w:rPr>
                <w:rFonts w:cs="Times New Roman"/>
                <w:b/>
                <w:bCs/>
                <w:sz w:val="21"/>
                <w:szCs w:val="21"/>
                <w:lang w:val="es-MX"/>
              </w:rPr>
              <w:lastRenderedPageBreak/>
              <w:t>Capítulo 1: Seguro Privado</w:t>
            </w:r>
          </w:p>
          <w:p w14:paraId="14739D9B" w14:textId="5E86E702" w:rsidR="00073DCD" w:rsidRPr="0044666B" w:rsidRDefault="00073DCD" w:rsidP="007C3AE2">
            <w:pPr>
              <w:jc w:val="both"/>
              <w:rPr>
                <w:rFonts w:cs="Times New Roman"/>
                <w:iCs/>
                <w:sz w:val="20"/>
                <w:szCs w:val="20"/>
                <w:lang w:val="es-MX"/>
              </w:rPr>
            </w:pPr>
            <w:r w:rsidRPr="0044666B">
              <w:rPr>
                <w:rFonts w:cs="Times New Roman"/>
                <w:iCs/>
                <w:sz w:val="20"/>
                <w:szCs w:val="20"/>
                <w:lang w:val="es-MX"/>
              </w:rPr>
              <w:t xml:space="preserve">Tema </w:t>
            </w:r>
            <w:r w:rsidR="00866CBD">
              <w:rPr>
                <w:rFonts w:cs="Times New Roman"/>
                <w:iCs/>
                <w:sz w:val="20"/>
                <w:szCs w:val="20"/>
                <w:lang w:val="es-MX"/>
              </w:rPr>
              <w:t>5</w:t>
            </w:r>
            <w:r w:rsidRPr="0044666B">
              <w:rPr>
                <w:rFonts w:cs="Times New Roman"/>
                <w:iCs/>
                <w:sz w:val="20"/>
                <w:szCs w:val="20"/>
                <w:lang w:val="es-MX"/>
              </w:rPr>
              <w:t>: Reservas Técnicas y Provisiones</w:t>
            </w:r>
          </w:p>
          <w:p w14:paraId="21A97CED" w14:textId="0DFDA297" w:rsidR="00073DCD" w:rsidRPr="0044666B" w:rsidRDefault="00073DCD" w:rsidP="007C3AE2">
            <w:pPr>
              <w:rPr>
                <w:rFonts w:cs="Times New Roman"/>
                <w:sz w:val="21"/>
                <w:szCs w:val="21"/>
                <w:lang w:val="es-BO"/>
              </w:rPr>
            </w:pPr>
            <w:r w:rsidRPr="0044666B">
              <w:rPr>
                <w:rFonts w:cs="Times New Roman"/>
                <w:sz w:val="21"/>
                <w:szCs w:val="21"/>
                <w:lang w:val="es-BO"/>
              </w:rPr>
              <w:t xml:space="preserve">Tema </w:t>
            </w:r>
            <w:r w:rsidR="00866CBD">
              <w:rPr>
                <w:rFonts w:cs="Times New Roman"/>
                <w:sz w:val="21"/>
                <w:szCs w:val="21"/>
                <w:lang w:val="es-BO"/>
              </w:rPr>
              <w:t>6</w:t>
            </w:r>
            <w:r w:rsidRPr="0044666B">
              <w:rPr>
                <w:rFonts w:cs="Times New Roman"/>
                <w:sz w:val="21"/>
                <w:szCs w:val="21"/>
                <w:lang w:val="es-BO"/>
              </w:rPr>
              <w:t>: Margen de Solvencia y Patrimonio Técnico en las Entidades Aseguradoras</w:t>
            </w:r>
          </w:p>
          <w:p w14:paraId="641FBEDA" w14:textId="50A3BEDC" w:rsidR="00073DCD" w:rsidRPr="0044666B" w:rsidRDefault="00073DCD" w:rsidP="007C3AE2">
            <w:pPr>
              <w:jc w:val="both"/>
              <w:rPr>
                <w:rFonts w:cs="Times New Roman"/>
                <w:iCs/>
                <w:sz w:val="20"/>
                <w:szCs w:val="20"/>
                <w:lang w:val="es-MX"/>
              </w:rPr>
            </w:pPr>
            <w:r w:rsidRPr="0044666B">
              <w:rPr>
                <w:rFonts w:cs="Times New Roman"/>
                <w:iCs/>
                <w:sz w:val="20"/>
                <w:szCs w:val="20"/>
                <w:lang w:val="es-MX"/>
              </w:rPr>
              <w:t xml:space="preserve">Tema </w:t>
            </w:r>
            <w:r w:rsidR="00866CBD">
              <w:rPr>
                <w:rFonts w:cs="Times New Roman"/>
                <w:iCs/>
                <w:sz w:val="20"/>
                <w:szCs w:val="20"/>
                <w:lang w:val="es-MX"/>
              </w:rPr>
              <w:t>7</w:t>
            </w:r>
            <w:r w:rsidRPr="0044666B">
              <w:rPr>
                <w:rFonts w:cs="Times New Roman"/>
                <w:iCs/>
                <w:sz w:val="20"/>
                <w:szCs w:val="20"/>
                <w:lang w:val="es-MX"/>
              </w:rPr>
              <w:t>: Régimen de Inversiones de las Compañías Aseguradoras y Reaseguradoras</w:t>
            </w:r>
          </w:p>
          <w:p w14:paraId="536DCBAD" w14:textId="62BDC594" w:rsidR="00073DCD" w:rsidRPr="0044666B" w:rsidRDefault="00073DCD" w:rsidP="007C3AE2">
            <w:pPr>
              <w:jc w:val="both"/>
              <w:rPr>
                <w:rFonts w:cs="Times New Roman"/>
                <w:iCs/>
                <w:sz w:val="20"/>
                <w:szCs w:val="20"/>
                <w:lang w:val="es-MX"/>
              </w:rPr>
            </w:pPr>
            <w:r w:rsidRPr="0044666B">
              <w:rPr>
                <w:rFonts w:cs="Times New Roman"/>
                <w:iCs/>
                <w:sz w:val="20"/>
                <w:szCs w:val="20"/>
                <w:lang w:val="es-MX"/>
              </w:rPr>
              <w:t xml:space="preserve">Tema </w:t>
            </w:r>
            <w:r w:rsidR="00866CBD">
              <w:rPr>
                <w:rFonts w:cs="Times New Roman"/>
                <w:iCs/>
                <w:sz w:val="20"/>
                <w:szCs w:val="20"/>
                <w:lang w:val="es-MX"/>
              </w:rPr>
              <w:t>8</w:t>
            </w:r>
            <w:r w:rsidRPr="0044666B">
              <w:rPr>
                <w:rFonts w:cs="Times New Roman"/>
                <w:iCs/>
                <w:sz w:val="20"/>
                <w:szCs w:val="20"/>
                <w:lang w:val="es-MX"/>
              </w:rPr>
              <w:t>: Siniestros</w:t>
            </w:r>
          </w:p>
          <w:p w14:paraId="5C8BE002" w14:textId="7DF71EFB" w:rsidR="00073DCD" w:rsidRPr="0044666B" w:rsidRDefault="00073DCD" w:rsidP="007C3AE2">
            <w:pPr>
              <w:jc w:val="both"/>
              <w:rPr>
                <w:rFonts w:cs="Times New Roman"/>
                <w:iCs/>
                <w:sz w:val="20"/>
                <w:szCs w:val="20"/>
                <w:lang w:val="es-MX"/>
              </w:rPr>
            </w:pPr>
            <w:r w:rsidRPr="0044666B">
              <w:rPr>
                <w:rFonts w:cs="Times New Roman"/>
                <w:iCs/>
                <w:sz w:val="20"/>
                <w:szCs w:val="20"/>
                <w:lang w:val="es-MX"/>
              </w:rPr>
              <w:t xml:space="preserve">Tema </w:t>
            </w:r>
            <w:r w:rsidR="00866CBD">
              <w:rPr>
                <w:rFonts w:cs="Times New Roman"/>
                <w:iCs/>
                <w:sz w:val="20"/>
                <w:szCs w:val="20"/>
                <w:lang w:val="es-MX"/>
              </w:rPr>
              <w:t>9</w:t>
            </w:r>
            <w:r w:rsidRPr="0044666B">
              <w:rPr>
                <w:rFonts w:cs="Times New Roman"/>
                <w:iCs/>
                <w:sz w:val="20"/>
                <w:szCs w:val="20"/>
                <w:lang w:val="es-MX"/>
              </w:rPr>
              <w:t xml:space="preserve">: Contabilidad de Sociedades de Seguros </w:t>
            </w:r>
          </w:p>
          <w:p w14:paraId="001A38A3" w14:textId="16ED3EFE" w:rsidR="00073DCD" w:rsidRPr="00073DCD" w:rsidRDefault="00073DCD" w:rsidP="00375CA7">
            <w:pPr>
              <w:jc w:val="both"/>
              <w:rPr>
                <w:rFonts w:cs="Times New Roman"/>
                <w:sz w:val="21"/>
                <w:szCs w:val="21"/>
                <w:lang w:val="es-MX"/>
              </w:rPr>
            </w:pPr>
          </w:p>
        </w:tc>
        <w:tc>
          <w:tcPr>
            <w:tcW w:w="3549" w:type="dxa"/>
            <w:gridSpan w:val="4"/>
          </w:tcPr>
          <w:p w14:paraId="0A4CBCDE" w14:textId="637C244D" w:rsidR="00866CBD" w:rsidRPr="006F68A2" w:rsidRDefault="00866CBD" w:rsidP="006F68A2">
            <w:pPr>
              <w:rPr>
                <w:rFonts w:cs="Times New Roman"/>
                <w:sz w:val="21"/>
                <w:szCs w:val="21"/>
                <w:lang w:val="es-BO"/>
              </w:rPr>
            </w:pPr>
            <w:r w:rsidRPr="006F68A2">
              <w:rPr>
                <w:rFonts w:cs="Times New Roman"/>
                <w:sz w:val="21"/>
                <w:szCs w:val="21"/>
                <w:lang w:val="es-BO"/>
              </w:rPr>
              <w:t xml:space="preserve">TEMA 5: </w:t>
            </w:r>
            <w:r w:rsidRPr="006F68A2">
              <w:rPr>
                <w:rFonts w:cs="Times New Roman"/>
                <w:iCs/>
                <w:sz w:val="20"/>
                <w:szCs w:val="20"/>
                <w:lang w:val="es-MX"/>
              </w:rPr>
              <w:t>Reservas Técnicas y Provisiones</w:t>
            </w:r>
          </w:p>
          <w:p w14:paraId="2D14E379" w14:textId="7B38EA52" w:rsidR="00073DCD" w:rsidRPr="00866CBD" w:rsidRDefault="00BB36BF" w:rsidP="00866CBD">
            <w:pPr>
              <w:pStyle w:val="Prrafodelista"/>
              <w:numPr>
                <w:ilvl w:val="0"/>
                <w:numId w:val="15"/>
              </w:numPr>
              <w:ind w:left="452"/>
              <w:rPr>
                <w:rFonts w:cs="Times New Roman"/>
                <w:sz w:val="21"/>
                <w:szCs w:val="21"/>
                <w:lang w:val="es-BO"/>
              </w:rPr>
            </w:pPr>
            <w:r w:rsidRPr="00866CBD">
              <w:rPr>
                <w:rFonts w:cs="Times New Roman"/>
                <w:sz w:val="21"/>
                <w:szCs w:val="21"/>
                <w:lang w:val="es-BO"/>
              </w:rPr>
              <w:t>Reservas Técnicas.</w:t>
            </w:r>
            <w:r w:rsidR="00866CBD">
              <w:rPr>
                <w:rFonts w:cs="Times New Roman"/>
                <w:sz w:val="21"/>
                <w:szCs w:val="21"/>
                <w:lang w:val="es-BO"/>
              </w:rPr>
              <w:t xml:space="preserve"> </w:t>
            </w:r>
            <w:r w:rsidR="00866CBD">
              <w:rPr>
                <w:rFonts w:cs="Times New Roman"/>
                <w:sz w:val="21"/>
                <w:szCs w:val="21"/>
                <w:lang w:val="es-BO"/>
              </w:rPr>
              <w:t>(C)</w:t>
            </w:r>
          </w:p>
          <w:p w14:paraId="73D2F688" w14:textId="5C65FDB2" w:rsidR="00BB36BF" w:rsidRDefault="00BB36BF" w:rsidP="00BB36BF">
            <w:pPr>
              <w:pStyle w:val="Prrafodelista"/>
              <w:numPr>
                <w:ilvl w:val="0"/>
                <w:numId w:val="15"/>
              </w:numPr>
              <w:ind w:left="452"/>
              <w:rPr>
                <w:rFonts w:cs="Times New Roman"/>
                <w:sz w:val="21"/>
                <w:szCs w:val="21"/>
                <w:lang w:val="es-BO"/>
              </w:rPr>
            </w:pPr>
            <w:r w:rsidRPr="00073DCD">
              <w:rPr>
                <w:rFonts w:cs="Times New Roman"/>
                <w:sz w:val="21"/>
                <w:szCs w:val="21"/>
                <w:lang w:val="es-BO"/>
              </w:rPr>
              <w:t>Características de la Reserva para Riesgos en Curso.</w:t>
            </w:r>
            <w:r w:rsidR="00866CBD">
              <w:rPr>
                <w:rFonts w:cs="Times New Roman"/>
                <w:sz w:val="21"/>
                <w:szCs w:val="21"/>
                <w:lang w:val="es-BO"/>
              </w:rPr>
              <w:t xml:space="preserve"> </w:t>
            </w:r>
            <w:r w:rsidR="00866CBD">
              <w:rPr>
                <w:rFonts w:cs="Times New Roman"/>
                <w:sz w:val="21"/>
                <w:szCs w:val="21"/>
                <w:lang w:val="es-BO"/>
              </w:rPr>
              <w:t>(C)</w:t>
            </w:r>
          </w:p>
          <w:p w14:paraId="7F48BFFB" w14:textId="3726349B" w:rsidR="00BB36BF" w:rsidRDefault="00BB36BF" w:rsidP="00BB36BF">
            <w:pPr>
              <w:pStyle w:val="Prrafodelista"/>
              <w:numPr>
                <w:ilvl w:val="0"/>
                <w:numId w:val="15"/>
              </w:numPr>
              <w:ind w:left="452"/>
              <w:rPr>
                <w:rFonts w:cs="Times New Roman"/>
                <w:sz w:val="21"/>
                <w:szCs w:val="21"/>
                <w:lang w:val="es-BO"/>
              </w:rPr>
            </w:pPr>
            <w:r w:rsidRPr="00073DCD">
              <w:rPr>
                <w:rFonts w:cs="Times New Roman"/>
                <w:sz w:val="21"/>
                <w:szCs w:val="21"/>
                <w:lang w:val="es-BO"/>
              </w:rPr>
              <w:t>Métodos de Cálculo de las Reservas</w:t>
            </w:r>
            <w:r w:rsidR="006F68A2">
              <w:rPr>
                <w:rFonts w:cs="Times New Roman"/>
                <w:sz w:val="21"/>
                <w:szCs w:val="21"/>
                <w:lang w:val="es-BO"/>
              </w:rPr>
              <w:t xml:space="preserve">. </w:t>
            </w:r>
            <w:proofErr w:type="gramStart"/>
            <w:r w:rsidR="00866CBD">
              <w:rPr>
                <w:rFonts w:cs="Times New Roman"/>
                <w:sz w:val="21"/>
                <w:szCs w:val="21"/>
                <w:lang w:val="es-BO"/>
              </w:rPr>
              <w:t>(</w:t>
            </w:r>
            <w:proofErr w:type="gramEnd"/>
            <w:r w:rsidR="00866CBD">
              <w:rPr>
                <w:rFonts w:cs="Times New Roman"/>
                <w:sz w:val="21"/>
                <w:szCs w:val="21"/>
                <w:lang w:val="es-BO"/>
              </w:rPr>
              <w:t>C</w:t>
            </w:r>
            <w:r w:rsidR="00095C7F">
              <w:rPr>
                <w:rFonts w:cs="Times New Roman"/>
                <w:sz w:val="21"/>
                <w:szCs w:val="21"/>
                <w:lang w:val="es-BO"/>
              </w:rPr>
              <w:t>, P</w:t>
            </w:r>
            <w:r w:rsidR="00866CBD">
              <w:rPr>
                <w:rFonts w:cs="Times New Roman"/>
                <w:sz w:val="21"/>
                <w:szCs w:val="21"/>
                <w:lang w:val="es-BO"/>
              </w:rPr>
              <w:t>)</w:t>
            </w:r>
          </w:p>
          <w:p w14:paraId="40BB1FCB" w14:textId="5CCB12FC" w:rsidR="00BB36BF" w:rsidRDefault="00BB36BF" w:rsidP="00BB36BF">
            <w:pPr>
              <w:pStyle w:val="Prrafodelista"/>
              <w:numPr>
                <w:ilvl w:val="0"/>
                <w:numId w:val="15"/>
              </w:numPr>
              <w:ind w:left="452"/>
              <w:rPr>
                <w:rFonts w:cs="Times New Roman"/>
                <w:sz w:val="21"/>
                <w:szCs w:val="21"/>
                <w:lang w:val="es-BO"/>
              </w:rPr>
            </w:pPr>
            <w:r w:rsidRPr="00073DCD">
              <w:rPr>
                <w:rFonts w:cs="Times New Roman"/>
                <w:sz w:val="21"/>
                <w:szCs w:val="21"/>
                <w:lang w:val="es-BO"/>
              </w:rPr>
              <w:t>Proceso contable</w:t>
            </w:r>
            <w:r>
              <w:rPr>
                <w:rFonts w:cs="Times New Roman"/>
                <w:sz w:val="21"/>
                <w:szCs w:val="21"/>
                <w:lang w:val="es-BO"/>
              </w:rPr>
              <w:t>.</w:t>
            </w:r>
            <w:r w:rsidR="00866CBD">
              <w:rPr>
                <w:rFonts w:cs="Times New Roman"/>
                <w:sz w:val="21"/>
                <w:szCs w:val="21"/>
                <w:lang w:val="es-BO"/>
              </w:rPr>
              <w:t xml:space="preserve"> </w:t>
            </w:r>
            <w:r w:rsidR="00866CBD">
              <w:rPr>
                <w:rFonts w:cs="Times New Roman"/>
                <w:sz w:val="21"/>
                <w:szCs w:val="21"/>
                <w:lang w:val="es-BO"/>
              </w:rPr>
              <w:t>(C</w:t>
            </w:r>
            <w:r w:rsidR="00F342A5">
              <w:rPr>
                <w:rFonts w:cs="Times New Roman"/>
                <w:sz w:val="21"/>
                <w:szCs w:val="21"/>
                <w:lang w:val="es-BO"/>
              </w:rPr>
              <w:t>, P</w:t>
            </w:r>
            <w:r w:rsidR="00866CBD">
              <w:rPr>
                <w:rFonts w:cs="Times New Roman"/>
                <w:sz w:val="21"/>
                <w:szCs w:val="21"/>
                <w:lang w:val="es-BO"/>
              </w:rPr>
              <w:t>)</w:t>
            </w:r>
          </w:p>
          <w:p w14:paraId="75A4461B" w14:textId="5B13B68B" w:rsidR="00F342A5" w:rsidRPr="00F342A5" w:rsidRDefault="00F342A5" w:rsidP="00F342A5">
            <w:pPr>
              <w:rPr>
                <w:rFonts w:cs="Times New Roman"/>
                <w:sz w:val="21"/>
                <w:szCs w:val="21"/>
                <w:lang w:val="es-BO"/>
              </w:rPr>
            </w:pPr>
            <w:r>
              <w:rPr>
                <w:rFonts w:cs="Times New Roman"/>
                <w:sz w:val="21"/>
                <w:szCs w:val="21"/>
                <w:lang w:val="es-BO"/>
              </w:rPr>
              <w:t xml:space="preserve">TEMA 6: </w:t>
            </w:r>
            <w:r w:rsidRPr="0044666B">
              <w:rPr>
                <w:rFonts w:cs="Times New Roman"/>
                <w:sz w:val="21"/>
                <w:szCs w:val="21"/>
                <w:lang w:val="es-BO"/>
              </w:rPr>
              <w:t>Margen de Solvencia y Patrimonio Técnico en las Entidades Aseguradoras</w:t>
            </w:r>
          </w:p>
          <w:p w14:paraId="65BF873C" w14:textId="0DA5D63D" w:rsidR="00BB36BF" w:rsidRDefault="00BB36BF" w:rsidP="00BB36BF">
            <w:pPr>
              <w:pStyle w:val="Prrafodelista"/>
              <w:numPr>
                <w:ilvl w:val="0"/>
                <w:numId w:val="15"/>
              </w:numPr>
              <w:ind w:left="452"/>
              <w:rPr>
                <w:rFonts w:cs="Times New Roman"/>
                <w:sz w:val="21"/>
                <w:szCs w:val="21"/>
                <w:lang w:val="es-BO"/>
              </w:rPr>
            </w:pPr>
            <w:r w:rsidRPr="00073DCD">
              <w:rPr>
                <w:rFonts w:cs="Times New Roman"/>
                <w:sz w:val="21"/>
                <w:szCs w:val="21"/>
                <w:lang w:val="es-BO"/>
              </w:rPr>
              <w:t xml:space="preserve">Margen de Solvencia </w:t>
            </w:r>
            <w:r w:rsidR="006F68A2">
              <w:rPr>
                <w:rFonts w:cs="Times New Roman"/>
                <w:sz w:val="21"/>
                <w:szCs w:val="21"/>
                <w:lang w:val="es-BO"/>
              </w:rPr>
              <w:t xml:space="preserve">de Corto y Largo </w:t>
            </w:r>
            <w:r w:rsidR="00375CA7">
              <w:rPr>
                <w:rFonts w:cs="Times New Roman"/>
                <w:sz w:val="21"/>
                <w:szCs w:val="21"/>
                <w:lang w:val="es-BO"/>
              </w:rPr>
              <w:t>Plazo</w:t>
            </w:r>
            <w:r w:rsidRPr="00073DCD">
              <w:rPr>
                <w:rFonts w:cs="Times New Roman"/>
                <w:sz w:val="21"/>
                <w:szCs w:val="21"/>
                <w:lang w:val="es-BO"/>
              </w:rPr>
              <w:t>.</w:t>
            </w:r>
            <w:r w:rsidR="00866CBD">
              <w:rPr>
                <w:rFonts w:cs="Times New Roman"/>
                <w:sz w:val="21"/>
                <w:szCs w:val="21"/>
                <w:lang w:val="es-BO"/>
              </w:rPr>
              <w:t xml:space="preserve"> </w:t>
            </w:r>
            <w:r w:rsidR="00866CBD">
              <w:rPr>
                <w:rFonts w:cs="Times New Roman"/>
                <w:sz w:val="21"/>
                <w:szCs w:val="21"/>
                <w:lang w:val="es-BO"/>
              </w:rPr>
              <w:t>(C)</w:t>
            </w:r>
          </w:p>
          <w:p w14:paraId="35CF1C81" w14:textId="77777777" w:rsidR="00F342A5" w:rsidRDefault="00BB36BF" w:rsidP="00F342A5">
            <w:pPr>
              <w:pStyle w:val="Prrafodelista"/>
              <w:numPr>
                <w:ilvl w:val="0"/>
                <w:numId w:val="15"/>
              </w:numPr>
              <w:ind w:left="452"/>
              <w:rPr>
                <w:rFonts w:cs="Times New Roman"/>
                <w:sz w:val="21"/>
                <w:szCs w:val="21"/>
                <w:lang w:val="es-BO"/>
              </w:rPr>
            </w:pPr>
            <w:r w:rsidRPr="00073DCD">
              <w:rPr>
                <w:rFonts w:cs="Times New Roman"/>
                <w:sz w:val="21"/>
                <w:szCs w:val="21"/>
                <w:lang w:val="es-BO"/>
              </w:rPr>
              <w:t>Proceso contable.</w:t>
            </w:r>
            <w:r w:rsidR="00866CBD">
              <w:rPr>
                <w:rFonts w:cs="Times New Roman"/>
                <w:sz w:val="21"/>
                <w:szCs w:val="21"/>
                <w:lang w:val="es-BO"/>
              </w:rPr>
              <w:t xml:space="preserve"> </w:t>
            </w:r>
            <w:r w:rsidR="00866CBD">
              <w:rPr>
                <w:rFonts w:cs="Times New Roman"/>
                <w:sz w:val="21"/>
                <w:szCs w:val="21"/>
                <w:lang w:val="es-BO"/>
              </w:rPr>
              <w:t>(C</w:t>
            </w:r>
            <w:r w:rsidR="00866CBD">
              <w:rPr>
                <w:rFonts w:cs="Times New Roman"/>
                <w:sz w:val="21"/>
                <w:szCs w:val="21"/>
                <w:lang w:val="es-BO"/>
              </w:rPr>
              <w:t>, P</w:t>
            </w:r>
            <w:r w:rsidR="00866CBD">
              <w:rPr>
                <w:rFonts w:cs="Times New Roman"/>
                <w:sz w:val="21"/>
                <w:szCs w:val="21"/>
                <w:lang w:val="es-BO"/>
              </w:rPr>
              <w:t>)</w:t>
            </w:r>
          </w:p>
          <w:p w14:paraId="6FFDCBC1" w14:textId="59C0F82B" w:rsidR="00F342A5" w:rsidRPr="00375CA7" w:rsidRDefault="00F342A5" w:rsidP="00375CA7">
            <w:pPr>
              <w:ind w:left="92"/>
              <w:rPr>
                <w:rFonts w:cs="Times New Roman"/>
                <w:sz w:val="21"/>
                <w:szCs w:val="21"/>
                <w:lang w:val="es-BO"/>
              </w:rPr>
            </w:pPr>
            <w:r w:rsidRPr="00375CA7">
              <w:rPr>
                <w:rFonts w:cs="Times New Roman"/>
                <w:iCs/>
                <w:sz w:val="20"/>
                <w:szCs w:val="20"/>
                <w:lang w:val="es-MX"/>
              </w:rPr>
              <w:t xml:space="preserve">TEMA 7: </w:t>
            </w:r>
            <w:r w:rsidRPr="00375CA7">
              <w:rPr>
                <w:rFonts w:cs="Times New Roman"/>
                <w:iCs/>
                <w:sz w:val="20"/>
                <w:szCs w:val="20"/>
                <w:lang w:val="es-MX"/>
              </w:rPr>
              <w:t>Régimen de Inversiones de las Compañías Aseguradoras y Reaseguradoras</w:t>
            </w:r>
            <w:r w:rsidRPr="00375CA7">
              <w:rPr>
                <w:rFonts w:cs="Times New Roman"/>
                <w:iCs/>
                <w:sz w:val="20"/>
                <w:szCs w:val="20"/>
                <w:lang w:val="es-MX"/>
              </w:rPr>
              <w:t>.</w:t>
            </w:r>
          </w:p>
          <w:p w14:paraId="7B054571" w14:textId="300A53B0" w:rsidR="00BB36BF" w:rsidRPr="00073DCD" w:rsidRDefault="00BB36BF" w:rsidP="00BB36BF">
            <w:pPr>
              <w:pStyle w:val="Prrafodelista"/>
              <w:numPr>
                <w:ilvl w:val="0"/>
                <w:numId w:val="15"/>
              </w:numPr>
              <w:ind w:left="452"/>
              <w:rPr>
                <w:rFonts w:cs="Times New Roman"/>
                <w:sz w:val="21"/>
                <w:szCs w:val="21"/>
                <w:lang w:val="es-BO"/>
              </w:rPr>
            </w:pPr>
            <w:del w:id="9013" w:author="Comisión de revisión 4.5" w:date="2026-10-13T00:00:00Z">
              <w:r>
                <w:rPr>
                  <w:rFonts w:cs="Times New Roman"/>
                  <w:iCs/>
                  <w:sz w:val="21"/>
                  <w:szCs w:val="21"/>
                  <w:lang w:val="es-ES"/>
                </w:rPr>
                <w:delText xml:space="preserve">Límites de Inversión para Compañías Aseguradoras </w:delText>
              </w:r>
              <w:r>
                <w:rPr>
                  <w:rFonts w:cs="Times New Roman"/>
                  <w:sz w:val="21"/>
                  <w:szCs w:val="21"/>
                  <w:lang w:val="es-BO"/>
                </w:rPr>
                <w:delText xml:space="preserve">(C</w:delText>
              </w:r>
              <w:r>
                <w:rPr>
                  <w:rFonts w:cs="Times New Roman"/>
                  <w:sz w:val="21"/>
                  <w:szCs w:val="21"/>
                  <w:lang w:val="es-BO"/>
                </w:rPr>
                <w:delText xml:space="preserve">, P</w:delText>
              </w:r>
              <w:r>
                <w:rPr>
                  <w:rFonts w:cs="Times New Roman"/>
                  <w:sz w:val="21"/>
                  <w:szCs w:val="21"/>
                  <w:lang w:val="es-BO"/>
                </w:rPr>
                <w:delText xml:space="preserve">, T</w:delText>
              </w:r>
              <w:r>
                <w:rPr>
                  <w:rFonts w:cs="Times New Roman"/>
                  <w:sz w:val="21"/>
                  <w:szCs w:val="21"/>
                  <w:lang w:val="es-BO"/>
                </w:rPr>
                <w:delText xml:space="preserve">)</w:delText>
              </w:r>
            </w:del>
            <w:ins w:id="9014" w:author="Comisión de revisión 4.5" w:date="2026-10-13T00:00:00Z">
              <w:r>
                <w:rPr>
                  <w:rFonts w:cs="Times New Roman"/>
                  <w:iCs/>
                  <w:sz w:val="21"/>
                  <w:szCs w:val="21"/>
                  <w:lang w:val="es-ES"/>
                </w:rPr>
                <w:t xml:space="preserve">Límites de inversión para compañías aseguradoras. (C, P, T)</w:t>
              </w:r>
            </w:ins>
          </w:p>
          <w:p w14:paraId="299F763F" w14:textId="19235F06" w:rsidR="00F342A5" w:rsidRPr="00F342A5" w:rsidRDefault="00F342A5" w:rsidP="00F342A5">
            <w:pPr>
              <w:jc w:val="both"/>
              <w:rPr>
                <w:rFonts w:cs="Times New Roman"/>
                <w:iCs/>
                <w:sz w:val="20"/>
                <w:szCs w:val="20"/>
                <w:lang w:val="es-MX"/>
              </w:rPr>
            </w:pPr>
            <w:r>
              <w:rPr>
                <w:rFonts w:cs="Times New Roman"/>
                <w:sz w:val="21"/>
                <w:szCs w:val="21"/>
                <w:lang w:val="es-BO"/>
              </w:rPr>
              <w:t xml:space="preserve">TEMA 8: </w:t>
            </w:r>
            <w:r w:rsidRPr="0044666B">
              <w:rPr>
                <w:rFonts w:cs="Times New Roman"/>
                <w:iCs/>
                <w:sz w:val="20"/>
                <w:szCs w:val="20"/>
                <w:lang w:val="es-MX"/>
              </w:rPr>
              <w:t>Siniestros</w:t>
            </w:r>
          </w:p>
          <w:p w14:paraId="5E535A76" w14:textId="1247D797" w:rsidR="00BB36BF" w:rsidRDefault="00BB36BF" w:rsidP="00BB36BF">
            <w:pPr>
              <w:pStyle w:val="Prrafodelista"/>
              <w:numPr>
                <w:ilvl w:val="0"/>
                <w:numId w:val="15"/>
              </w:numPr>
              <w:ind w:left="452"/>
              <w:rPr>
                <w:rFonts w:cs="Times New Roman"/>
                <w:sz w:val="21"/>
                <w:szCs w:val="21"/>
                <w:lang w:val="es-BO"/>
              </w:rPr>
            </w:pPr>
            <w:r w:rsidRPr="00073DCD">
              <w:rPr>
                <w:rFonts w:cs="Times New Roman"/>
                <w:sz w:val="21"/>
                <w:szCs w:val="21"/>
                <w:lang w:val="es-BO"/>
              </w:rPr>
              <w:t>Concepto de Siniestro.</w:t>
            </w:r>
            <w:r w:rsidR="00866CBD">
              <w:rPr>
                <w:rFonts w:cs="Times New Roman"/>
                <w:sz w:val="21"/>
                <w:szCs w:val="21"/>
                <w:lang w:val="es-BO"/>
              </w:rPr>
              <w:t xml:space="preserve"> </w:t>
            </w:r>
            <w:r w:rsidR="00866CBD">
              <w:rPr>
                <w:rFonts w:cs="Times New Roman"/>
                <w:sz w:val="21"/>
                <w:szCs w:val="21"/>
                <w:lang w:val="es-BO"/>
              </w:rPr>
              <w:t>(C)</w:t>
            </w:r>
          </w:p>
          <w:p w14:paraId="3EC2554E" w14:textId="03D192D0" w:rsidR="00BB36BF" w:rsidRDefault="00BB36BF" w:rsidP="00BB36BF">
            <w:pPr>
              <w:pStyle w:val="Prrafodelista"/>
              <w:numPr>
                <w:ilvl w:val="0"/>
                <w:numId w:val="15"/>
              </w:numPr>
              <w:ind w:left="452"/>
              <w:rPr>
                <w:rFonts w:cs="Times New Roman"/>
                <w:sz w:val="21"/>
                <w:szCs w:val="21"/>
                <w:lang w:val="es-BO"/>
              </w:rPr>
            </w:pPr>
            <w:r w:rsidRPr="00073DCD">
              <w:rPr>
                <w:rFonts w:cs="Times New Roman"/>
                <w:sz w:val="21"/>
                <w:szCs w:val="21"/>
                <w:lang w:val="es-BO"/>
              </w:rPr>
              <w:t>Tiempo en que se Inicia el Siniestro.</w:t>
            </w:r>
            <w:r w:rsidR="00866CBD">
              <w:rPr>
                <w:rFonts w:cs="Times New Roman"/>
                <w:sz w:val="21"/>
                <w:szCs w:val="21"/>
                <w:lang w:val="es-BO"/>
              </w:rPr>
              <w:t xml:space="preserve"> </w:t>
            </w:r>
            <w:r w:rsidR="00866CBD">
              <w:rPr>
                <w:rFonts w:cs="Times New Roman"/>
                <w:sz w:val="21"/>
                <w:szCs w:val="21"/>
                <w:lang w:val="es-BO"/>
              </w:rPr>
              <w:t>(C)</w:t>
            </w:r>
          </w:p>
          <w:p w14:paraId="404F7584" w14:textId="21F28761" w:rsidR="00BB36BF" w:rsidRDefault="00BB36BF" w:rsidP="00BB36BF">
            <w:pPr>
              <w:pStyle w:val="Prrafodelista"/>
              <w:numPr>
                <w:ilvl w:val="0"/>
                <w:numId w:val="15"/>
              </w:numPr>
              <w:ind w:left="452"/>
              <w:rPr>
                <w:rFonts w:cs="Times New Roman"/>
                <w:sz w:val="21"/>
                <w:szCs w:val="21"/>
                <w:lang w:val="es-BO"/>
              </w:rPr>
            </w:pPr>
            <w:r w:rsidRPr="00073DCD">
              <w:rPr>
                <w:rFonts w:cs="Times New Roman"/>
                <w:sz w:val="21"/>
                <w:szCs w:val="21"/>
                <w:lang w:val="es-BO"/>
              </w:rPr>
              <w:t>Prueba del Siniestro.</w:t>
            </w:r>
            <w:r w:rsidR="00866CBD">
              <w:rPr>
                <w:rFonts w:cs="Times New Roman"/>
                <w:sz w:val="21"/>
                <w:szCs w:val="21"/>
                <w:lang w:val="es-BO"/>
              </w:rPr>
              <w:t xml:space="preserve"> </w:t>
            </w:r>
            <w:r w:rsidR="00866CBD">
              <w:rPr>
                <w:rFonts w:cs="Times New Roman"/>
                <w:sz w:val="21"/>
                <w:szCs w:val="21"/>
                <w:lang w:val="es-BO"/>
              </w:rPr>
              <w:t>(C)</w:t>
            </w:r>
          </w:p>
          <w:p w14:paraId="435C1D2C" w14:textId="7D012E43" w:rsidR="00BB36BF" w:rsidRDefault="00BB36BF" w:rsidP="00BB36BF">
            <w:pPr>
              <w:pStyle w:val="Prrafodelista"/>
              <w:numPr>
                <w:ilvl w:val="0"/>
                <w:numId w:val="15"/>
              </w:numPr>
              <w:ind w:left="452"/>
              <w:rPr>
                <w:rFonts w:cs="Times New Roman"/>
                <w:sz w:val="21"/>
                <w:szCs w:val="21"/>
                <w:lang w:val="es-BO"/>
              </w:rPr>
            </w:pPr>
            <w:r w:rsidRPr="00073DCD">
              <w:rPr>
                <w:rFonts w:cs="Times New Roman"/>
                <w:sz w:val="21"/>
                <w:szCs w:val="21"/>
                <w:lang w:val="es-BO"/>
              </w:rPr>
              <w:t>Proceso contable.</w:t>
            </w:r>
            <w:r w:rsidR="00866CBD">
              <w:rPr>
                <w:rFonts w:cs="Times New Roman"/>
                <w:sz w:val="21"/>
                <w:szCs w:val="21"/>
                <w:lang w:val="es-BO"/>
              </w:rPr>
              <w:t xml:space="preserve"> </w:t>
            </w:r>
            <w:r w:rsidR="00866CBD">
              <w:rPr>
                <w:rFonts w:cs="Times New Roman"/>
                <w:sz w:val="21"/>
                <w:szCs w:val="21"/>
                <w:lang w:val="es-BO"/>
              </w:rPr>
              <w:t>(C</w:t>
            </w:r>
            <w:r w:rsidR="00866CBD">
              <w:rPr>
                <w:rFonts w:cs="Times New Roman"/>
                <w:sz w:val="21"/>
                <w:szCs w:val="21"/>
                <w:lang w:val="es-BO"/>
              </w:rPr>
              <w:t>, P</w:t>
            </w:r>
            <w:r w:rsidR="00866CBD">
              <w:rPr>
                <w:rFonts w:cs="Times New Roman"/>
                <w:sz w:val="21"/>
                <w:szCs w:val="21"/>
                <w:lang w:val="es-BO"/>
              </w:rPr>
              <w:t>)</w:t>
            </w:r>
          </w:p>
          <w:p w14:paraId="3158AC50" w14:textId="7445323D" w:rsidR="00F342A5" w:rsidRPr="00F342A5" w:rsidRDefault="00F342A5" w:rsidP="00F342A5">
            <w:pPr>
              <w:jc w:val="both"/>
              <w:rPr>
                <w:rFonts w:cs="Times New Roman"/>
                <w:iCs/>
                <w:sz w:val="20"/>
                <w:szCs w:val="20"/>
                <w:lang w:val="es-MX"/>
              </w:rPr>
            </w:pPr>
            <w:r>
              <w:rPr>
                <w:rFonts w:cs="Times New Roman"/>
                <w:sz w:val="21"/>
                <w:szCs w:val="21"/>
                <w:lang w:val="es-BO"/>
              </w:rPr>
              <w:t xml:space="preserve">TEMA 9: </w:t>
            </w:r>
            <w:r w:rsidRPr="0044666B">
              <w:rPr>
                <w:rFonts w:cs="Times New Roman"/>
                <w:iCs/>
                <w:sz w:val="20"/>
                <w:szCs w:val="20"/>
                <w:lang w:val="es-MX"/>
              </w:rPr>
              <w:t xml:space="preserve">Contabilidad de Sociedades de Seguros </w:t>
            </w:r>
          </w:p>
          <w:p w14:paraId="5CAFB776" w14:textId="5793E6D7" w:rsidR="00BB36BF" w:rsidRDefault="00BB36BF" w:rsidP="00BB36BF">
            <w:pPr>
              <w:pStyle w:val="Prrafodelista"/>
              <w:numPr>
                <w:ilvl w:val="0"/>
                <w:numId w:val="15"/>
              </w:numPr>
              <w:ind w:left="452"/>
              <w:rPr>
                <w:rFonts w:cs="Times New Roman"/>
                <w:sz w:val="21"/>
                <w:szCs w:val="21"/>
                <w:lang w:val="es-BO"/>
              </w:rPr>
            </w:pPr>
            <w:r w:rsidRPr="00073DCD">
              <w:rPr>
                <w:rFonts w:cs="Times New Roman"/>
                <w:sz w:val="21"/>
                <w:szCs w:val="21"/>
                <w:lang w:val="es-BO"/>
              </w:rPr>
              <w:t>Contabilidad de las Entidades Aseguradoras.</w:t>
            </w:r>
            <w:r w:rsidR="00866CBD">
              <w:rPr>
                <w:rFonts w:cs="Times New Roman"/>
                <w:sz w:val="21"/>
                <w:szCs w:val="21"/>
                <w:lang w:val="es-BO"/>
              </w:rPr>
              <w:t xml:space="preserve"> </w:t>
            </w:r>
            <w:r w:rsidR="00866CBD">
              <w:rPr>
                <w:rFonts w:cs="Times New Roman"/>
                <w:sz w:val="21"/>
                <w:szCs w:val="21"/>
                <w:lang w:val="es-BO"/>
              </w:rPr>
              <w:t>(C</w:t>
            </w:r>
            <w:r w:rsidR="00F342A5">
              <w:rPr>
                <w:rFonts w:cs="Times New Roman"/>
                <w:sz w:val="21"/>
                <w:szCs w:val="21"/>
                <w:lang w:val="es-BO"/>
              </w:rPr>
              <w:t>, P</w:t>
            </w:r>
            <w:r w:rsidR="00866CBD">
              <w:rPr>
                <w:rFonts w:cs="Times New Roman"/>
                <w:sz w:val="21"/>
                <w:szCs w:val="21"/>
                <w:lang w:val="es-BO"/>
              </w:rPr>
              <w:t>)</w:t>
            </w:r>
          </w:p>
          <w:p w14:paraId="3A822763" w14:textId="77777777" w:rsidR="00375CA7" w:rsidRDefault="00BB36BF" w:rsidP="00BB36BF">
            <w:pPr>
              <w:pStyle w:val="Prrafodelista"/>
              <w:numPr>
                <w:ilvl w:val="0"/>
                <w:numId w:val="15"/>
              </w:numPr>
              <w:ind w:left="452"/>
              <w:rPr>
                <w:rFonts w:cs="Times New Roman"/>
                <w:sz w:val="21"/>
                <w:szCs w:val="21"/>
                <w:lang w:val="es-BO"/>
              </w:rPr>
            </w:pPr>
            <w:r w:rsidRPr="00073DCD">
              <w:rPr>
                <w:rFonts w:cs="Times New Roman"/>
                <w:sz w:val="21"/>
                <w:szCs w:val="21"/>
                <w:lang w:val="es-BO"/>
              </w:rPr>
              <w:t xml:space="preserve">Plan de Cuentas y Manual de Contabilidad. </w:t>
            </w:r>
          </w:p>
          <w:p w14:paraId="5C1E025B" w14:textId="600BA9E9" w:rsidR="00BB36BF" w:rsidRDefault="00BB36BF" w:rsidP="00BB36BF">
            <w:pPr>
              <w:pStyle w:val="Prrafodelista"/>
              <w:numPr>
                <w:ilvl w:val="0"/>
                <w:numId w:val="15"/>
              </w:numPr>
              <w:ind w:left="452"/>
              <w:rPr>
                <w:rFonts w:cs="Times New Roman"/>
                <w:sz w:val="21"/>
                <w:szCs w:val="21"/>
                <w:lang w:val="es-BO"/>
              </w:rPr>
            </w:pPr>
            <w:r w:rsidRPr="00073DCD">
              <w:rPr>
                <w:rFonts w:cs="Times New Roman"/>
                <w:sz w:val="21"/>
                <w:szCs w:val="21"/>
                <w:lang w:val="es-BO"/>
              </w:rPr>
              <w:t>Sistema de Liquidación y Registro Contable de Pólizas de Seguro.</w:t>
            </w:r>
            <w:r w:rsidR="00866CBD">
              <w:rPr>
                <w:rFonts w:cs="Times New Roman"/>
                <w:sz w:val="21"/>
                <w:szCs w:val="21"/>
                <w:lang w:val="es-BO"/>
              </w:rPr>
              <w:t xml:space="preserve"> </w:t>
            </w:r>
            <w:r w:rsidR="00866CBD">
              <w:rPr>
                <w:rFonts w:cs="Times New Roman"/>
                <w:sz w:val="21"/>
                <w:szCs w:val="21"/>
                <w:lang w:val="es-BO"/>
              </w:rPr>
              <w:t>(C</w:t>
            </w:r>
            <w:r w:rsidR="00F342A5">
              <w:rPr>
                <w:rFonts w:cs="Times New Roman"/>
                <w:sz w:val="21"/>
                <w:szCs w:val="21"/>
                <w:lang w:val="es-BO"/>
              </w:rPr>
              <w:t>, P</w:t>
            </w:r>
            <w:r w:rsidR="00866CBD">
              <w:rPr>
                <w:rFonts w:cs="Times New Roman"/>
                <w:sz w:val="21"/>
                <w:szCs w:val="21"/>
                <w:lang w:val="es-BO"/>
              </w:rPr>
              <w:t>)</w:t>
            </w:r>
          </w:p>
          <w:p w14:paraId="5E39A4F4" w14:textId="0B544013" w:rsidR="00BB36BF" w:rsidRDefault="00BB36BF" w:rsidP="00BB36BF">
            <w:pPr>
              <w:pStyle w:val="Prrafodelista"/>
              <w:numPr>
                <w:ilvl w:val="0"/>
                <w:numId w:val="15"/>
              </w:numPr>
              <w:ind w:left="452"/>
              <w:rPr>
                <w:rFonts w:cs="Times New Roman"/>
                <w:sz w:val="21"/>
                <w:szCs w:val="21"/>
                <w:lang w:val="es-BO"/>
              </w:rPr>
            </w:pPr>
            <w:r w:rsidRPr="00073DCD">
              <w:rPr>
                <w:rFonts w:cs="Times New Roman"/>
                <w:sz w:val="21"/>
                <w:szCs w:val="21"/>
                <w:lang w:val="es-BO"/>
              </w:rPr>
              <w:t>Seguros Diferidos.</w:t>
            </w:r>
            <w:r w:rsidR="00866CBD">
              <w:rPr>
                <w:rFonts w:cs="Times New Roman"/>
                <w:sz w:val="21"/>
                <w:szCs w:val="21"/>
                <w:lang w:val="es-BO"/>
              </w:rPr>
              <w:t xml:space="preserve"> </w:t>
            </w:r>
            <w:r w:rsidR="00866CBD">
              <w:rPr>
                <w:rFonts w:cs="Times New Roman"/>
                <w:sz w:val="21"/>
                <w:szCs w:val="21"/>
                <w:lang w:val="es-BO"/>
              </w:rPr>
              <w:t>(C</w:t>
            </w:r>
            <w:r w:rsidR="00866CBD">
              <w:rPr>
                <w:rFonts w:cs="Times New Roman"/>
                <w:sz w:val="21"/>
                <w:szCs w:val="21"/>
                <w:lang w:val="es-BO"/>
              </w:rPr>
              <w:t>, P</w:t>
            </w:r>
            <w:r w:rsidR="00866CBD">
              <w:rPr>
                <w:rFonts w:cs="Times New Roman"/>
                <w:sz w:val="21"/>
                <w:szCs w:val="21"/>
                <w:lang w:val="es-BO"/>
              </w:rPr>
              <w:t>)</w:t>
            </w:r>
          </w:p>
          <w:p w14:paraId="3A2403D3" w14:textId="44FBDA20" w:rsidR="00BB36BF" w:rsidRDefault="00BB36BF" w:rsidP="00BB36BF">
            <w:pPr>
              <w:pStyle w:val="Prrafodelista"/>
              <w:numPr>
                <w:ilvl w:val="0"/>
                <w:numId w:val="15"/>
              </w:numPr>
              <w:ind w:left="452"/>
              <w:rPr>
                <w:rFonts w:cs="Times New Roman"/>
                <w:sz w:val="21"/>
                <w:szCs w:val="21"/>
                <w:lang w:val="es-BO"/>
              </w:rPr>
            </w:pPr>
            <w:r w:rsidRPr="00073DCD">
              <w:rPr>
                <w:rFonts w:cs="Times New Roman"/>
                <w:sz w:val="21"/>
                <w:szCs w:val="21"/>
                <w:lang w:val="es-BO"/>
              </w:rPr>
              <w:t>Anulación de Seguros.</w:t>
            </w:r>
            <w:r w:rsidR="00866CBD">
              <w:rPr>
                <w:rFonts w:cs="Times New Roman"/>
                <w:sz w:val="21"/>
                <w:szCs w:val="21"/>
                <w:lang w:val="es-BO"/>
              </w:rPr>
              <w:t xml:space="preserve"> </w:t>
            </w:r>
            <w:r w:rsidR="00866CBD">
              <w:rPr>
                <w:rFonts w:cs="Times New Roman"/>
                <w:sz w:val="21"/>
                <w:szCs w:val="21"/>
                <w:lang w:val="es-BO"/>
              </w:rPr>
              <w:t>(C</w:t>
            </w:r>
            <w:r w:rsidR="00866CBD">
              <w:rPr>
                <w:rFonts w:cs="Times New Roman"/>
                <w:sz w:val="21"/>
                <w:szCs w:val="21"/>
                <w:lang w:val="es-BO"/>
              </w:rPr>
              <w:t>, P</w:t>
            </w:r>
            <w:r w:rsidR="00866CBD">
              <w:rPr>
                <w:rFonts w:cs="Times New Roman"/>
                <w:sz w:val="21"/>
                <w:szCs w:val="21"/>
                <w:lang w:val="es-BO"/>
              </w:rPr>
              <w:t>)</w:t>
            </w:r>
            <w:r w:rsidRPr="00073DCD">
              <w:rPr>
                <w:rFonts w:cs="Times New Roman"/>
                <w:sz w:val="21"/>
                <w:szCs w:val="21"/>
                <w:lang w:val="es-BO"/>
              </w:rPr>
              <w:t xml:space="preserve"> </w:t>
            </w:r>
          </w:p>
          <w:p w14:paraId="372C6E52" w14:textId="44FBA855" w:rsidR="00375CA7" w:rsidRDefault="00375CA7" w:rsidP="00375CA7">
            <w:pPr>
              <w:pStyle w:val="Prrafodelista"/>
              <w:numPr>
                <w:ilvl w:val="0"/>
                <w:numId w:val="15"/>
              </w:numPr>
              <w:ind w:left="452"/>
              <w:rPr>
                <w:rFonts w:cs="Times New Roman"/>
                <w:sz w:val="21"/>
                <w:szCs w:val="21"/>
                <w:lang w:val="es-BO"/>
              </w:rPr>
            </w:pPr>
            <w:del w:id="9023" w:author="Comisión de revisión 4.5" w:date="2026-10-13T00:00:00Z">
              <w:r>
                <w:rPr>
                  <w:rFonts w:cs="Times New Roman"/>
                  <w:sz w:val="21"/>
                  <w:szCs w:val="21"/>
                  <w:lang w:val="es-BO"/>
                </w:rPr>
                <w:delText xml:space="preserve">Consideraciones Generales </w:delText>
              </w:r>
              <w:r>
                <w:rPr>
                  <w:rFonts w:cs="Times New Roman"/>
                  <w:sz w:val="21"/>
                  <w:szCs w:val="21"/>
                  <w:lang w:val="es-BO"/>
                </w:rPr>
                <w:delText xml:space="preserve">NIIF 17 Contratos de Seguros</w:delText>
              </w:r>
            </w:del>
            <w:ins w:id="9024" w:author="Comisión de revisión 4.5" w:date="2026-10-13T00:00:00Z">
              <w:r>
                <w:rPr>
                  <w:rFonts w:cs="Times New Roman"/>
                  <w:sz w:val="21"/>
                  <w:szCs w:val="21"/>
                  <w:lang w:val="es-BO"/>
                </w:rPr>
                <w:t xml:space="preserve">Consideraciones generales de la NIIF 17 Contratos de Seguro</w:t>
              </w:r>
            </w:ins>
            <w:r>
              <w:rPr>
                <w:rFonts w:cs="Times New Roman"/>
                <w:sz w:val="21"/>
                <w:szCs w:val="21"/>
                <w:lang w:val="es-BO"/>
              </w:rPr>
              <w:t xml:space="preserve">.</w:t>
            </w:r>
            <w:r>
              <w:rPr>
                <w:rFonts w:cs="Times New Roman"/>
                <w:sz w:val="21"/>
                <w:szCs w:val="21"/>
                <w:lang w:val="es-BO"/>
              </w:rPr>
              <w:t xml:space="preserve"> (C)</w:t>
            </w:r>
          </w:p>
          <w:p w14:paraId="08FB76AC" w14:textId="7F8C788B" w:rsidR="00FD02A9" w:rsidRPr="003C2B2C" w:rsidRDefault="00375CA7" w:rsidP="00FD02A9">
            <w:pPr>
              <w:pStyle w:val="Prrafodelista"/>
              <w:numPr>
                <w:ilvl w:val="0"/>
                <w:numId w:val="15"/>
              </w:numPr>
              <w:ind w:left="452"/>
              <w:rPr>
                <w:rFonts w:cs="Times New Roman"/>
                <w:sz w:val="21"/>
                <w:szCs w:val="21"/>
                <w:lang w:val="es-BO"/>
              </w:rPr>
            </w:pPr>
            <w:r>
              <w:rPr>
                <w:rFonts w:cs="Times New Roman"/>
                <w:sz w:val="21"/>
                <w:szCs w:val="21"/>
                <w:lang w:val="es-BO"/>
              </w:rPr>
              <w:t>Estados Financieros de Entidades Aseguradoras. (C, P)</w:t>
            </w:r>
          </w:p>
        </w:tc>
        <w:tc>
          <w:tcPr>
            <w:tcW w:w="3549" w:type="dxa"/>
            <w:gridSpan w:val="2"/>
          </w:tcPr>
          <w:p w14:paraId="6A4AAC9C" w14:textId="2924E750" w:rsidR="001962E6" w:rsidRDefault="001962E6" w:rsidP="007C3AE2">
            <w:pPr>
              <w:rPr>
                <w:rFonts w:cs="Times New Roman"/>
                <w:sz w:val="21"/>
                <w:szCs w:val="21"/>
                <w:lang w:val="es-BO"/>
              </w:rPr>
            </w:pPr>
            <w:r w:rsidRPr="001962E6">
              <w:rPr>
                <w:rFonts w:cs="Times New Roman"/>
                <w:sz w:val="21"/>
                <w:szCs w:val="21"/>
                <w:lang w:val="es-BO"/>
              </w:rPr>
              <w:t>Determinación del patrimonio técnico requerido y respaldo patrimonial de la entidad aseguradora.</w:t>
            </w:r>
          </w:p>
          <w:p w14:paraId="07CABD69" w14:textId="77777777" w:rsidR="001962E6" w:rsidRDefault="001962E6" w:rsidP="007C3AE2">
            <w:pPr>
              <w:rPr>
                <w:rFonts w:cs="Times New Roman"/>
                <w:sz w:val="21"/>
                <w:szCs w:val="21"/>
                <w:lang w:val="es-BO"/>
              </w:rPr>
            </w:pPr>
          </w:p>
          <w:p w14:paraId="32045378" w14:textId="6ADC869B" w:rsidR="00073DCD" w:rsidRPr="00F4791E" w:rsidRDefault="001962E6" w:rsidP="007C3AE2">
            <w:pPr>
              <w:rPr>
                <w:rFonts w:cs="Times New Roman"/>
                <w:sz w:val="21"/>
                <w:szCs w:val="21"/>
                <w:lang w:val="es-BO"/>
              </w:rPr>
            </w:pPr>
            <w:r w:rsidRPr="001962E6">
              <w:rPr>
                <w:rFonts w:cs="Times New Roman"/>
                <w:sz w:val="21"/>
                <w:szCs w:val="21"/>
                <w:lang w:val="es-BO"/>
              </w:rPr>
              <w:t>Criterios técnicos, financieros y de control operativo en la gestión de carteras de inversión del sector ase</w:t>
            </w:r>
            <w:bookmarkStart w:id="1" w:name="_GoBack"/>
            <w:bookmarkEnd w:id="1"/>
            <w:r w:rsidRPr="001962E6">
              <w:rPr>
                <w:rFonts w:cs="Times New Roman"/>
                <w:sz w:val="21"/>
                <w:szCs w:val="21"/>
                <w:lang w:val="es-BO"/>
              </w:rPr>
              <w:t>gurador.</w:t>
            </w:r>
            <w:r w:rsidR="00073DCD">
              <w:rPr>
                <w:rFonts w:cs="Times New Roman"/>
                <w:sz w:val="21"/>
                <w:szCs w:val="21"/>
                <w:lang w:val="es-BO"/>
              </w:rPr>
              <w:t xml:space="preserve"> </w:t>
            </w:r>
          </w:p>
        </w:tc>
      </w:tr>
      <w:tr w:rsidR="007C3AE2" w:rsidRPr="00A93743" w14:paraId="728A7F40" w14:textId="77777777" w:rsidTr="002E0795">
        <w:trPr>
          <w:trHeight w:val="925"/>
          <w:jc w:val="center"/>
        </w:trPr>
        <w:tc>
          <w:tcPr>
            <w:tcW w:w="10646" w:type="dxa"/>
            <w:gridSpan w:val="9"/>
            <w:shd w:val="clear" w:color="auto" w:fill="E7E6E6"/>
            <w:vAlign w:val="center"/>
          </w:tcPr>
          <w:p w14:paraId="56E69022" w14:textId="7ECC904B" w:rsidR="00CE5043" w:rsidRPr="00CE5043" w:rsidRDefault="007C3AE2" w:rsidP="00CE5043">
            <w:pPr>
              <w:jc w:val="both"/>
              <w:rPr>
                <w:rFonts w:cs="Times New Roman"/>
                <w:bCs/>
                <w:sz w:val="21"/>
                <w:szCs w:val="21"/>
                <w:lang w:val="es-MX"/>
              </w:rPr>
            </w:pPr>
            <w:r w:rsidRPr="00F4791E">
              <w:rPr>
                <w:rFonts w:cs="Times New Roman"/>
                <w:b/>
                <w:sz w:val="21"/>
                <w:szCs w:val="21"/>
                <w:lang w:val="es-BO"/>
              </w:rPr>
              <w:lastRenderedPageBreak/>
              <w:t xml:space="preserve">ELEMENTO DE COMPETENCIA 3: </w:t>
            </w:r>
            <w:r w:rsidR="00CE5043" w:rsidRPr="00CE5043">
              <w:rPr>
                <w:rFonts w:cs="Times New Roman"/>
                <w:bCs/>
                <w:sz w:val="21"/>
                <w:szCs w:val="21"/>
                <w:lang w:val="es-MX"/>
              </w:rPr>
              <w:t xml:space="preserve">Describe la </w:t>
            </w:r>
            <w:r w:rsidR="00CE5043">
              <w:rPr>
                <w:rFonts w:cs="Times New Roman"/>
                <w:bCs/>
                <w:sz w:val="21"/>
                <w:szCs w:val="21"/>
                <w:lang w:val="es-MX"/>
              </w:rPr>
              <w:t xml:space="preserve">información financiera </w:t>
            </w:r>
            <w:r w:rsidR="00CE5043" w:rsidRPr="00CE5043">
              <w:rPr>
                <w:rFonts w:cs="Times New Roman"/>
                <w:bCs/>
                <w:sz w:val="21"/>
                <w:szCs w:val="21"/>
                <w:lang w:val="es-MX"/>
              </w:rPr>
              <w:t>y el marco jurídico de la seguridad social en Bolivia</w:t>
            </w:r>
            <w:r w:rsidR="00CE5043">
              <w:rPr>
                <w:rFonts w:cs="Times New Roman"/>
                <w:bCs/>
                <w:sz w:val="21"/>
                <w:szCs w:val="21"/>
                <w:lang w:val="es-MX"/>
              </w:rPr>
              <w:t>, i</w:t>
            </w:r>
            <w:r w:rsidR="00CE5043" w:rsidRPr="00CE5043">
              <w:rPr>
                <w:rFonts w:cs="Times New Roman"/>
                <w:bCs/>
                <w:sz w:val="21"/>
                <w:szCs w:val="21"/>
                <w:lang w:val="es-MX"/>
              </w:rPr>
              <w:t>dentifica</w:t>
            </w:r>
            <w:r w:rsidR="00CE5043">
              <w:rPr>
                <w:rFonts w:cs="Times New Roman"/>
                <w:bCs/>
                <w:sz w:val="21"/>
                <w:szCs w:val="21"/>
                <w:lang w:val="es-MX"/>
              </w:rPr>
              <w:t>ndo</w:t>
            </w:r>
            <w:r w:rsidR="00CE5043" w:rsidRPr="00CE5043">
              <w:rPr>
                <w:rFonts w:cs="Times New Roman"/>
                <w:bCs/>
                <w:sz w:val="21"/>
                <w:szCs w:val="21"/>
                <w:lang w:val="es-MX"/>
              </w:rPr>
              <w:t xml:space="preserve"> las instituciones responsables de la administración de la seguridad social </w:t>
            </w:r>
            <w:r w:rsidR="00CE5043">
              <w:rPr>
                <w:rFonts w:cs="Times New Roman"/>
                <w:bCs/>
                <w:sz w:val="21"/>
                <w:szCs w:val="21"/>
                <w:lang w:val="es-MX"/>
              </w:rPr>
              <w:t xml:space="preserve">a corto y largo plazo, evaluando las </w:t>
            </w:r>
            <w:r w:rsidR="00CE5043" w:rsidRPr="00CE5043">
              <w:rPr>
                <w:rFonts w:cs="Times New Roman"/>
                <w:bCs/>
                <w:sz w:val="21"/>
                <w:szCs w:val="21"/>
                <w:lang w:val="es-MX"/>
              </w:rPr>
              <w:t>cobertura</w:t>
            </w:r>
            <w:r w:rsidR="00CE5043">
              <w:rPr>
                <w:rFonts w:cs="Times New Roman"/>
                <w:bCs/>
                <w:sz w:val="21"/>
                <w:szCs w:val="21"/>
                <w:lang w:val="es-MX"/>
              </w:rPr>
              <w:t>s</w:t>
            </w:r>
            <w:r w:rsidR="00CE5043" w:rsidRPr="00CE5043">
              <w:rPr>
                <w:rFonts w:cs="Times New Roman"/>
                <w:bCs/>
                <w:sz w:val="21"/>
                <w:szCs w:val="21"/>
                <w:lang w:val="es-MX"/>
              </w:rPr>
              <w:t xml:space="preserve"> </w:t>
            </w:r>
            <w:r w:rsidR="00CE5043">
              <w:rPr>
                <w:rFonts w:cs="Times New Roman"/>
                <w:bCs/>
                <w:sz w:val="21"/>
                <w:szCs w:val="21"/>
                <w:lang w:val="es-MX"/>
              </w:rPr>
              <w:t xml:space="preserve">y beneficiarios </w:t>
            </w:r>
            <w:r w:rsidR="00CE5043" w:rsidRPr="00CE5043">
              <w:rPr>
                <w:rFonts w:cs="Times New Roman"/>
                <w:bCs/>
                <w:sz w:val="21"/>
                <w:szCs w:val="21"/>
                <w:lang w:val="es-MX"/>
              </w:rPr>
              <w:t>de riesgos laborales, salud y pensiones</w:t>
            </w:r>
            <w:r w:rsidR="00CE5043">
              <w:rPr>
                <w:rFonts w:cs="Times New Roman"/>
                <w:bCs/>
                <w:sz w:val="21"/>
                <w:szCs w:val="21"/>
                <w:lang w:val="es-MX"/>
              </w:rPr>
              <w:t>.</w:t>
            </w:r>
          </w:p>
          <w:p w14:paraId="5CE25958" w14:textId="29D15DCD" w:rsidR="00CE5043" w:rsidRPr="00073DCD" w:rsidRDefault="00CE5043" w:rsidP="007C3AE2">
            <w:pPr>
              <w:jc w:val="both"/>
              <w:rPr>
                <w:rFonts w:cs="Times New Roman"/>
                <w:sz w:val="21"/>
                <w:szCs w:val="21"/>
                <w:lang w:val="es-MX"/>
              </w:rPr>
            </w:pPr>
          </w:p>
        </w:tc>
      </w:tr>
      <w:tr w:rsidR="007C3AE2" w:rsidRPr="00F4791E" w14:paraId="1D23AF5D" w14:textId="77777777" w:rsidTr="002E0795">
        <w:trPr>
          <w:trHeight w:val="272"/>
          <w:tblHeader/>
          <w:jc w:val="center"/>
        </w:trPr>
        <w:tc>
          <w:tcPr>
            <w:tcW w:w="3548" w:type="dxa"/>
            <w:gridSpan w:val="3"/>
            <w:shd w:val="clear" w:color="auto" w:fill="D9D9D9"/>
            <w:vAlign w:val="center"/>
          </w:tcPr>
          <w:p w14:paraId="4640A4DF" w14:textId="77777777" w:rsidR="007C3AE2" w:rsidRPr="00F4791E" w:rsidRDefault="007C3AE2" w:rsidP="007C3AE2">
            <w:pPr>
              <w:jc w:val="center"/>
              <w:rPr>
                <w:rFonts w:cs="Times New Roman"/>
                <w:sz w:val="21"/>
                <w:szCs w:val="21"/>
                <w:lang w:val="es-BO"/>
              </w:rPr>
            </w:pPr>
            <w:r w:rsidRPr="00F4791E">
              <w:rPr>
                <w:rFonts w:cs="Times New Roman"/>
                <w:b/>
                <w:sz w:val="21"/>
                <w:szCs w:val="21"/>
                <w:lang w:val="es-BO"/>
              </w:rPr>
              <w:t>Criterios de desempeño</w:t>
            </w:r>
          </w:p>
        </w:tc>
        <w:tc>
          <w:tcPr>
            <w:tcW w:w="3549" w:type="dxa"/>
            <w:gridSpan w:val="4"/>
            <w:shd w:val="clear" w:color="auto" w:fill="D9D9D9"/>
            <w:vAlign w:val="center"/>
          </w:tcPr>
          <w:p w14:paraId="3901EB22" w14:textId="77777777" w:rsidR="007C3AE2" w:rsidRPr="00F4791E" w:rsidRDefault="007C3AE2" w:rsidP="007C3AE2">
            <w:pPr>
              <w:jc w:val="center"/>
              <w:rPr>
                <w:rFonts w:cs="Times New Roman"/>
                <w:sz w:val="21"/>
                <w:szCs w:val="21"/>
                <w:lang w:val="es-BO"/>
              </w:rPr>
            </w:pPr>
            <w:r w:rsidRPr="00F4791E">
              <w:rPr>
                <w:rFonts w:cs="Times New Roman"/>
                <w:b/>
                <w:sz w:val="21"/>
                <w:szCs w:val="21"/>
                <w:lang w:val="es-BO"/>
              </w:rPr>
              <w:t>Evidencias de desempeño</w:t>
            </w:r>
          </w:p>
        </w:tc>
        <w:tc>
          <w:tcPr>
            <w:tcW w:w="3549" w:type="dxa"/>
            <w:gridSpan w:val="2"/>
            <w:shd w:val="clear" w:color="auto" w:fill="D9D9D9"/>
            <w:vAlign w:val="center"/>
          </w:tcPr>
          <w:p w14:paraId="19A65550" w14:textId="77777777" w:rsidR="007C3AE2" w:rsidRPr="00F4791E" w:rsidRDefault="007C3AE2" w:rsidP="007C3AE2">
            <w:pPr>
              <w:jc w:val="center"/>
              <w:rPr>
                <w:rFonts w:cs="Times New Roman"/>
                <w:sz w:val="21"/>
                <w:szCs w:val="21"/>
                <w:lang w:val="es-BO"/>
              </w:rPr>
            </w:pPr>
            <w:r w:rsidRPr="00F4791E">
              <w:rPr>
                <w:rFonts w:cs="Times New Roman"/>
                <w:b/>
                <w:sz w:val="21"/>
                <w:szCs w:val="21"/>
                <w:lang w:val="es-BO"/>
              </w:rPr>
              <w:t>Evidencias de producto</w:t>
            </w:r>
          </w:p>
        </w:tc>
      </w:tr>
      <w:tr w:rsidR="007C3AE2" w:rsidRPr="00A93743" w14:paraId="6939786A" w14:textId="77777777" w:rsidTr="002E0795">
        <w:trPr>
          <w:trHeight w:val="701"/>
          <w:jc w:val="center"/>
        </w:trPr>
        <w:tc>
          <w:tcPr>
            <w:tcW w:w="3548" w:type="dxa"/>
            <w:gridSpan w:val="3"/>
            <w:vMerge w:val="restart"/>
            <w:vAlign w:val="center"/>
          </w:tcPr>
          <w:p w14:paraId="71C97E2F" w14:textId="6A4914F1" w:rsidR="00371755" w:rsidRPr="00371755" w:rsidRDefault="00FC4041" w:rsidP="00FC4041">
            <w:pPr>
              <w:pStyle w:val="Prrafodelista"/>
              <w:numPr>
                <w:ilvl w:val="1"/>
                <w:numId w:val="12"/>
              </w:numPr>
              <w:ind w:left="316" w:hanging="316"/>
              <w:rPr>
                <w:rFonts w:cs="Times New Roman"/>
                <w:sz w:val="21"/>
                <w:szCs w:val="21"/>
                <w:lang w:val="es-BO"/>
              </w:rPr>
            </w:pPr>
            <w:r w:rsidRPr="00FC4041">
              <w:rPr>
                <w:sz w:val="21"/>
                <w:szCs w:val="21"/>
                <w:lang w:val="es-BO"/>
              </w:rPr>
              <w:t>Describe la estructura institucional, la información financiera y las prestaciones del S</w:t>
            </w:r>
            <w:r w:rsidR="00371755">
              <w:rPr>
                <w:sz w:val="21"/>
                <w:szCs w:val="21"/>
                <w:lang w:val="es-BO"/>
              </w:rPr>
              <w:t>eguro Social a Largo Plazo</w:t>
            </w:r>
            <w:r w:rsidRPr="00FC4041">
              <w:rPr>
                <w:sz w:val="21"/>
                <w:szCs w:val="21"/>
                <w:lang w:val="es-BO"/>
              </w:rPr>
              <w:t xml:space="preserve">, </w:t>
            </w:r>
            <w:r w:rsidR="00371755" w:rsidRPr="00371755">
              <w:rPr>
                <w:sz w:val="21"/>
                <w:szCs w:val="21"/>
                <w:lang w:val="es-BO"/>
              </w:rPr>
              <w:t>identificando sus mecanismos de financiamiento, prestaciones, coberturas y beneficiarios frente a los riesgos de vejez, invalidez y muerte, conforme a la normativa vigente</w:t>
            </w:r>
            <w:r w:rsidR="003C2B2C">
              <w:rPr>
                <w:sz w:val="21"/>
                <w:szCs w:val="21"/>
                <w:lang w:val="es-BO"/>
              </w:rPr>
              <w:t>.</w:t>
            </w:r>
          </w:p>
          <w:p w14:paraId="32A354B6" w14:textId="66DD7E6C" w:rsidR="00FC4041" w:rsidRPr="00073DCD" w:rsidRDefault="00FC4041" w:rsidP="007C3AE2">
            <w:pPr>
              <w:rPr>
                <w:rFonts w:cs="Times New Roman"/>
                <w:sz w:val="21"/>
                <w:szCs w:val="21"/>
                <w:lang w:val="es-MX"/>
              </w:rPr>
            </w:pPr>
          </w:p>
        </w:tc>
        <w:tc>
          <w:tcPr>
            <w:tcW w:w="3549" w:type="dxa"/>
            <w:gridSpan w:val="4"/>
            <w:vAlign w:val="center"/>
          </w:tcPr>
          <w:p w14:paraId="3EF59412" w14:textId="5C490440" w:rsidR="001A7B96" w:rsidRPr="00073DCD" w:rsidRDefault="001A7B96" w:rsidP="00073DCD">
            <w:pPr>
              <w:pStyle w:val="Prrafodelista"/>
              <w:numPr>
                <w:ilvl w:val="1"/>
                <w:numId w:val="14"/>
              </w:numPr>
              <w:rPr>
                <w:rFonts w:cs="Times New Roman"/>
                <w:sz w:val="21"/>
                <w:szCs w:val="21"/>
                <w:lang w:val="es-MX"/>
              </w:rPr>
            </w:pPr>
            <w:r w:rsidRPr="00073DCD">
              <w:rPr>
                <w:rFonts w:cs="Times New Roman"/>
                <w:sz w:val="21"/>
                <w:szCs w:val="21"/>
                <w:lang w:val="es-MX"/>
              </w:rPr>
              <w:t>Expone en equipo la estructura institucional y la información financiera del Seguro Social a Largo Plazo, analizando sus mecanismos de financiamiento</w:t>
            </w:r>
            <w:r w:rsidRPr="001A7B96">
              <w:rPr>
                <w:rFonts w:cs="Times New Roman"/>
                <w:sz w:val="21"/>
                <w:szCs w:val="21"/>
                <w:lang w:val="es-MX"/>
              </w:rPr>
              <w:t>, distinguiendo las funciones de cada institución y el destino de los aportes.</w:t>
            </w:r>
          </w:p>
        </w:tc>
        <w:tc>
          <w:tcPr>
            <w:tcW w:w="3549" w:type="dxa"/>
            <w:gridSpan w:val="2"/>
            <w:vAlign w:val="center"/>
          </w:tcPr>
          <w:p w14:paraId="6E3E5B17" w14:textId="7A60717D" w:rsidR="007C3AE2" w:rsidRPr="00F4791E" w:rsidRDefault="007C3AE2" w:rsidP="007C3AE2">
            <w:pPr>
              <w:rPr>
                <w:rFonts w:cs="Times New Roman"/>
                <w:sz w:val="21"/>
                <w:szCs w:val="21"/>
                <w:lang w:val="es-BO"/>
              </w:rPr>
            </w:pPr>
            <w:r w:rsidRPr="00F4791E">
              <w:rPr>
                <w:rFonts w:cs="Times New Roman"/>
                <w:sz w:val="21"/>
                <w:szCs w:val="21"/>
                <w:lang w:val="es-BO"/>
              </w:rPr>
              <w:t xml:space="preserve">Producto 9: </w:t>
            </w:r>
            <w:del w:id="9005" w:author="Comisión de revisión 4.5" w:date="2026-10-13T00:00:00Z">
              <w:r>
                <w:rPr>
                  <w:rFonts w:cs="Times New Roman"/>
                  <w:sz w:val="21"/>
                  <w:szCs w:val="21"/>
                  <w:lang w:val="es-BO"/>
                </w:rPr>
                <w:delText xml:space="preserve">Mapa conceptual y descriptiva de la estructura</w:delText>
              </w:r>
            </w:del>
            <w:ins w:id="9006" w:author="Comisión de revisión 4.5" w:date="2026-10-13T00:00:00Z">
              <w:r>
                <w:rPr>
                  <w:rFonts w:cs="Times New Roman"/>
                  <w:sz w:val="21"/>
                  <w:szCs w:val="21"/>
                  <w:lang w:val="es-BO"/>
                </w:rPr>
                <w:t xml:space="preserve">Mapa conceptual y descriptivo de la estructura</w:t>
              </w:r>
            </w:ins>
            <w:r>
              <w:rPr>
                <w:rFonts w:cs="Times New Roman"/>
                <w:sz w:val="21"/>
                <w:szCs w:val="21"/>
                <w:lang w:val="es-BO"/>
              </w:rPr>
              <w:t xml:space="preserve"> institucional y financiamiento del Seguro Social a Largo Plazo.</w:t>
            </w:r>
          </w:p>
        </w:tc>
      </w:tr>
      <w:tr w:rsidR="007C3AE2" w:rsidRPr="00A93743" w14:paraId="676D4AA1" w14:textId="77777777" w:rsidTr="002E0795">
        <w:trPr>
          <w:trHeight w:val="697"/>
          <w:jc w:val="center"/>
        </w:trPr>
        <w:tc>
          <w:tcPr>
            <w:tcW w:w="3548" w:type="dxa"/>
            <w:gridSpan w:val="3"/>
            <w:vMerge/>
            <w:vAlign w:val="center"/>
          </w:tcPr>
          <w:p w14:paraId="5CCD6C79" w14:textId="77777777" w:rsidR="007C3AE2" w:rsidRPr="00F4791E" w:rsidRDefault="007C3AE2" w:rsidP="007C3AE2">
            <w:pPr>
              <w:rPr>
                <w:rFonts w:cs="Times New Roman"/>
                <w:sz w:val="21"/>
                <w:szCs w:val="21"/>
                <w:lang w:val="es-BO"/>
              </w:rPr>
            </w:pPr>
          </w:p>
        </w:tc>
        <w:tc>
          <w:tcPr>
            <w:tcW w:w="3549" w:type="dxa"/>
            <w:gridSpan w:val="4"/>
            <w:vAlign w:val="center"/>
          </w:tcPr>
          <w:p w14:paraId="4FC7425C" w14:textId="2F1EE5B4" w:rsidR="001A7B96" w:rsidRPr="00073DCD" w:rsidRDefault="001A7B96" w:rsidP="00073DCD">
            <w:pPr>
              <w:pStyle w:val="Prrafodelista"/>
              <w:numPr>
                <w:ilvl w:val="1"/>
                <w:numId w:val="14"/>
              </w:numPr>
              <w:rPr>
                <w:rFonts w:cs="Times New Roman"/>
                <w:sz w:val="21"/>
                <w:szCs w:val="21"/>
                <w:lang w:val="es-MX"/>
              </w:rPr>
            </w:pPr>
            <w:r w:rsidRPr="00073DCD">
              <w:rPr>
                <w:rFonts w:cs="Times New Roman"/>
                <w:sz w:val="21"/>
                <w:szCs w:val="21"/>
                <w:lang w:val="es-MX"/>
              </w:rPr>
              <w:t xml:space="preserve">Analiza </w:t>
            </w:r>
            <w:r w:rsidR="003C2B2C">
              <w:rPr>
                <w:rFonts w:cs="Times New Roman"/>
                <w:sz w:val="21"/>
                <w:szCs w:val="21"/>
                <w:lang w:val="es-MX"/>
              </w:rPr>
              <w:t xml:space="preserve">en aula </w:t>
            </w:r>
            <w:r w:rsidRPr="00073DCD">
              <w:rPr>
                <w:rFonts w:cs="Times New Roman"/>
                <w:sz w:val="21"/>
                <w:szCs w:val="21"/>
                <w:lang w:val="es-MX"/>
              </w:rPr>
              <w:t>casos prácticos de prestaciones de vejez, invalidez y muerte, identificando las coberturas, los beneficiarios y los componentes de la información financiera del S</w:t>
            </w:r>
            <w:r>
              <w:rPr>
                <w:rFonts w:cs="Times New Roman"/>
                <w:sz w:val="21"/>
                <w:szCs w:val="21"/>
                <w:lang w:val="es-MX"/>
              </w:rPr>
              <w:t>eguro Social a Largo Plazo.</w:t>
            </w:r>
          </w:p>
        </w:tc>
        <w:tc>
          <w:tcPr>
            <w:tcW w:w="3549" w:type="dxa"/>
            <w:gridSpan w:val="2"/>
            <w:vAlign w:val="center"/>
          </w:tcPr>
          <w:p w14:paraId="2A49AC8C" w14:textId="3CCD9283" w:rsidR="007C3AE2" w:rsidRPr="00F4791E" w:rsidRDefault="007C3AE2" w:rsidP="00406532">
            <w:pPr>
              <w:rPr>
                <w:rFonts w:cs="Times New Roman"/>
                <w:sz w:val="21"/>
                <w:szCs w:val="21"/>
                <w:lang w:val="es-BO"/>
              </w:rPr>
            </w:pPr>
            <w:r w:rsidRPr="00F4791E">
              <w:rPr>
                <w:rFonts w:cs="Times New Roman"/>
                <w:sz w:val="21"/>
                <w:szCs w:val="21"/>
                <w:lang w:val="es-BO"/>
              </w:rPr>
              <w:t xml:space="preserve">Producto 10: </w:t>
            </w:r>
            <w:r w:rsidR="001A7B96">
              <w:rPr>
                <w:rFonts w:cs="Times New Roman"/>
                <w:sz w:val="21"/>
                <w:szCs w:val="21"/>
                <w:lang w:val="es-BO"/>
              </w:rPr>
              <w:t>I</w:t>
            </w:r>
            <w:r w:rsidR="001A7B96" w:rsidRPr="001A7B96">
              <w:rPr>
                <w:sz w:val="21"/>
                <w:szCs w:val="21"/>
                <w:lang w:val="es-BO"/>
              </w:rPr>
              <w:t>nforme de análisis de casos prácticos de</w:t>
            </w:r>
            <w:r w:rsidR="00406532">
              <w:rPr>
                <w:sz w:val="21"/>
                <w:szCs w:val="21"/>
                <w:lang w:val="es-BO"/>
              </w:rPr>
              <w:t xml:space="preserve"> aplicación de</w:t>
            </w:r>
            <w:r w:rsidR="001A7B96" w:rsidRPr="001A7B96">
              <w:rPr>
                <w:sz w:val="21"/>
                <w:szCs w:val="21"/>
                <w:lang w:val="es-BO"/>
              </w:rPr>
              <w:t>l S</w:t>
            </w:r>
            <w:r w:rsidR="00406532">
              <w:rPr>
                <w:sz w:val="21"/>
                <w:szCs w:val="21"/>
                <w:lang w:val="es-BO"/>
              </w:rPr>
              <w:t xml:space="preserve">eguro Social </w:t>
            </w:r>
            <w:r w:rsidR="00EC7C67">
              <w:rPr>
                <w:sz w:val="21"/>
                <w:szCs w:val="21"/>
                <w:lang w:val="es-BO"/>
              </w:rPr>
              <w:t>a</w:t>
            </w:r>
            <w:r w:rsidR="00406532">
              <w:rPr>
                <w:sz w:val="21"/>
                <w:szCs w:val="21"/>
                <w:lang w:val="es-BO"/>
              </w:rPr>
              <w:t xml:space="preserve"> Largo Plazo.</w:t>
            </w:r>
          </w:p>
        </w:tc>
      </w:tr>
      <w:tr w:rsidR="007C3AE2" w:rsidRPr="00A93743" w14:paraId="4921F34C" w14:textId="77777777" w:rsidTr="002E0795">
        <w:trPr>
          <w:trHeight w:val="694"/>
          <w:jc w:val="center"/>
        </w:trPr>
        <w:tc>
          <w:tcPr>
            <w:tcW w:w="3548" w:type="dxa"/>
            <w:gridSpan w:val="3"/>
            <w:vMerge w:val="restart"/>
          </w:tcPr>
          <w:p w14:paraId="6ECF917C" w14:textId="37BF85BF" w:rsidR="00371755" w:rsidRPr="00073DCD" w:rsidRDefault="00371755" w:rsidP="0044666B">
            <w:pPr>
              <w:pStyle w:val="Prrafodelista"/>
              <w:numPr>
                <w:ilvl w:val="1"/>
                <w:numId w:val="12"/>
              </w:numPr>
              <w:ind w:left="309"/>
              <w:rPr>
                <w:rFonts w:cs="Times New Roman"/>
                <w:sz w:val="21"/>
                <w:szCs w:val="21"/>
                <w:lang w:val="es-MX"/>
              </w:rPr>
            </w:pPr>
            <w:r w:rsidRPr="00371755">
              <w:rPr>
                <w:sz w:val="21"/>
                <w:szCs w:val="21"/>
                <w:lang w:val="es-BO"/>
              </w:rPr>
              <w:t>Describe la estructura institucional, la información financiera y las prestaciones del Seguro Social a Corto Plazo, identificando sus mecanismos de financiamiento, prestaciones, coberturas y beneficiarios en materia de salud y riesgos profesionales, conforme a la normativa vigente.</w:t>
            </w:r>
          </w:p>
          <w:p w14:paraId="0F828F47" w14:textId="77777777" w:rsidR="007C3AE2" w:rsidRPr="00F4791E" w:rsidRDefault="007C3AE2" w:rsidP="007C3AE2">
            <w:pPr>
              <w:rPr>
                <w:rFonts w:cs="Times New Roman"/>
                <w:sz w:val="21"/>
                <w:szCs w:val="21"/>
                <w:lang w:val="es-BO"/>
              </w:rPr>
            </w:pPr>
          </w:p>
        </w:tc>
        <w:tc>
          <w:tcPr>
            <w:tcW w:w="3549" w:type="dxa"/>
            <w:gridSpan w:val="4"/>
          </w:tcPr>
          <w:p w14:paraId="1EBF46AD" w14:textId="41BD4AD8" w:rsidR="00406532" w:rsidRPr="0044666B" w:rsidRDefault="007C3AE2" w:rsidP="00406532">
            <w:pPr>
              <w:rPr>
                <w:rFonts w:cs="Times New Roman"/>
                <w:sz w:val="21"/>
                <w:szCs w:val="21"/>
                <w:lang w:val="es-BO"/>
              </w:rPr>
            </w:pPr>
            <w:r w:rsidRPr="00F4791E">
              <w:rPr>
                <w:rFonts w:cs="Times New Roman"/>
                <w:sz w:val="21"/>
                <w:szCs w:val="21"/>
                <w:lang w:val="es-BO"/>
              </w:rPr>
              <w:t xml:space="preserve">2.1 </w:t>
            </w:r>
            <w:r w:rsidR="00406532" w:rsidRPr="00406532">
              <w:rPr>
                <w:rFonts w:cs="Times New Roman"/>
                <w:sz w:val="21"/>
                <w:szCs w:val="21"/>
                <w:lang w:val="es-BO"/>
              </w:rPr>
              <w:t>Identifica en aula la estructura institucional del Seguro Social a Corto Plazo y sus mecanismos de financiamiento, distinguiendo las funciones de cada institución y el destino de los aportes</w:t>
            </w:r>
            <w:r w:rsidR="00406532">
              <w:rPr>
                <w:rFonts w:cs="Times New Roman"/>
                <w:sz w:val="21"/>
                <w:szCs w:val="21"/>
                <w:lang w:val="es-BO"/>
              </w:rPr>
              <w:t>.</w:t>
            </w:r>
          </w:p>
        </w:tc>
        <w:tc>
          <w:tcPr>
            <w:tcW w:w="3549" w:type="dxa"/>
            <w:gridSpan w:val="2"/>
          </w:tcPr>
          <w:p w14:paraId="3F975A24" w14:textId="5D3C3A35" w:rsidR="00EC7C67" w:rsidRDefault="007C3AE2" w:rsidP="007C3AE2">
            <w:pPr>
              <w:rPr>
                <w:rFonts w:cs="Times New Roman"/>
                <w:sz w:val="21"/>
                <w:szCs w:val="21"/>
                <w:lang w:val="es-BO"/>
              </w:rPr>
            </w:pPr>
            <w:r w:rsidRPr="00F4791E">
              <w:rPr>
                <w:rFonts w:cs="Times New Roman"/>
                <w:sz w:val="21"/>
                <w:szCs w:val="21"/>
                <w:lang w:val="es-BO"/>
              </w:rPr>
              <w:t xml:space="preserve">Producto 11: </w:t>
            </w:r>
            <w:del w:id="9007" w:author="Comisión de revisión 4.5" w:date="2026-10-13T00:00:00Z">
              <w:r>
                <w:rPr>
                  <w:rFonts w:cs="Times New Roman"/>
                  <w:sz w:val="21"/>
                  <w:szCs w:val="21"/>
                  <w:lang w:val="es-BO"/>
                </w:rPr>
                <w:delText xml:space="preserve">Mapa conceptual y descriptiva de la estructura</w:delText>
              </w:r>
            </w:del>
            <w:ins w:id="9008" w:author="Comisión de revisión 4.5" w:date="2026-10-13T00:00:00Z">
              <w:r>
                <w:rPr>
                  <w:rFonts w:cs="Times New Roman"/>
                  <w:sz w:val="21"/>
                  <w:szCs w:val="21"/>
                  <w:lang w:val="es-BO"/>
                </w:rPr>
                <w:t xml:space="preserve">Mapa conceptual y descriptivo de la estructura</w:t>
              </w:r>
            </w:ins>
            <w:r>
              <w:rPr>
                <w:rFonts w:cs="Times New Roman"/>
                <w:sz w:val="21"/>
                <w:szCs w:val="21"/>
                <w:lang w:val="es-BO"/>
              </w:rPr>
              <w:t xml:space="preserve"> institucional y financiamiento del Seguro Social a</w:t>
            </w:r>
            <w:r w:rsidR="00EC7C67">
              <w:rPr>
                <w:rFonts w:cs="Times New Roman"/>
                <w:sz w:val="21"/>
                <w:szCs w:val="21"/>
                <w:lang w:val="es-BO"/>
              </w:rPr>
              <w:t xml:space="preserve"> Corto </w:t>
            </w:r>
            <w:r w:rsidR="00EC7C67" w:rsidRPr="00EC7C67">
              <w:rPr>
                <w:rFonts w:cs="Times New Roman"/>
                <w:sz w:val="21"/>
                <w:szCs w:val="21"/>
                <w:lang w:val="es-BO"/>
              </w:rPr>
              <w:t>Plazo.</w:t>
            </w:r>
          </w:p>
          <w:p w14:paraId="2B0710F3" w14:textId="6A91E3FC" w:rsidR="007C3AE2" w:rsidRPr="00F4791E" w:rsidRDefault="007C3AE2" w:rsidP="007C3AE2">
            <w:pPr>
              <w:rPr>
                <w:rFonts w:cs="Times New Roman"/>
                <w:sz w:val="21"/>
                <w:szCs w:val="21"/>
                <w:lang w:val="es-BO"/>
              </w:rPr>
            </w:pPr>
          </w:p>
        </w:tc>
      </w:tr>
      <w:tr w:rsidR="007C3AE2" w:rsidRPr="00A93743" w14:paraId="16CE5193" w14:textId="77777777" w:rsidTr="002E0795">
        <w:trPr>
          <w:trHeight w:val="703"/>
          <w:jc w:val="center"/>
        </w:trPr>
        <w:tc>
          <w:tcPr>
            <w:tcW w:w="3548" w:type="dxa"/>
            <w:gridSpan w:val="3"/>
            <w:vMerge/>
          </w:tcPr>
          <w:p w14:paraId="367F8D37" w14:textId="77777777" w:rsidR="007C3AE2" w:rsidRPr="00F4791E" w:rsidRDefault="007C3AE2" w:rsidP="007C3AE2">
            <w:pPr>
              <w:rPr>
                <w:rFonts w:cs="Times New Roman"/>
                <w:sz w:val="21"/>
                <w:szCs w:val="21"/>
                <w:lang w:val="es-BO"/>
              </w:rPr>
            </w:pPr>
          </w:p>
        </w:tc>
        <w:tc>
          <w:tcPr>
            <w:tcW w:w="3549" w:type="dxa"/>
            <w:gridSpan w:val="4"/>
          </w:tcPr>
          <w:p w14:paraId="56595251" w14:textId="078BE724" w:rsidR="00406532" w:rsidRPr="00F4791E" w:rsidRDefault="007C3AE2" w:rsidP="00EC7C67">
            <w:pPr>
              <w:rPr>
                <w:rFonts w:cs="Times New Roman"/>
                <w:sz w:val="21"/>
                <w:szCs w:val="21"/>
                <w:lang w:val="es-BO"/>
              </w:rPr>
            </w:pPr>
            <w:r w:rsidRPr="00F4791E">
              <w:rPr>
                <w:rFonts w:cs="Times New Roman"/>
                <w:sz w:val="21"/>
                <w:szCs w:val="21"/>
                <w:lang w:val="es-BO"/>
              </w:rPr>
              <w:t xml:space="preserve">2.2 Elabora y sustenta en equipo el análisis contable-financiero de una entidad de Seguridad Social de Corto Plazo </w:t>
            </w:r>
            <w:r w:rsidR="00406532" w:rsidRPr="00406532">
              <w:rPr>
                <w:rFonts w:cs="Times New Roman"/>
                <w:sz w:val="21"/>
                <w:szCs w:val="21"/>
                <w:lang w:val="es-MX"/>
              </w:rPr>
              <w:t>de prestaciones de salud y riesgos profesionales</w:t>
            </w:r>
            <w:r w:rsidR="003C2B2C">
              <w:rPr>
                <w:rFonts w:cs="Times New Roman"/>
                <w:sz w:val="21"/>
                <w:szCs w:val="21"/>
                <w:lang w:val="es-MX"/>
              </w:rPr>
              <w:t>.</w:t>
            </w:r>
          </w:p>
        </w:tc>
        <w:tc>
          <w:tcPr>
            <w:tcW w:w="3549" w:type="dxa"/>
            <w:gridSpan w:val="2"/>
          </w:tcPr>
          <w:p w14:paraId="360ED5C2" w14:textId="75E0279A" w:rsidR="00EC7C67" w:rsidRDefault="007C3AE2" w:rsidP="007C3AE2">
            <w:pPr>
              <w:rPr>
                <w:rFonts w:cs="Times New Roman"/>
                <w:sz w:val="21"/>
                <w:szCs w:val="21"/>
                <w:lang w:val="es-BO"/>
              </w:rPr>
            </w:pPr>
            <w:del w:id="9003" w:author="Comisión de revisión 4.5" w:date="2026-10-13T00:00:00Z">
              <w:r>
                <w:rPr>
                  <w:rFonts w:cs="Times New Roman"/>
                  <w:sz w:val="21"/>
                  <w:szCs w:val="21"/>
                  <w:lang w:val="es-BO"/>
                </w:rPr>
                <w:delText xml:space="preserve">Producto 12: I</w:delText>
              </w:r>
              <w:r>
                <w:rPr>
                  <w:lang w:val="es-MX"/>
                </w:rPr>
                <w:delText xml:space="preserve"> </w:delText>
              </w:r>
              <w:r>
                <w:rPr>
                  <w:rFonts w:cs="Times New Roman"/>
                  <w:sz w:val="21"/>
                  <w:szCs w:val="21"/>
                  <w:lang w:val="es-BO"/>
                </w:rPr>
                <w:delText xml:space="preserve">Informe de análisis</w:delText>
              </w:r>
            </w:del>
            <w:ins w:id="9004" w:author="Comisión de revisión 4.5" w:date="2026-10-13T00:00:00Z">
              <w:r>
                <w:rPr>
                  <w:rFonts w:cs="Times New Roman"/>
                  <w:sz w:val="21"/>
                  <w:szCs w:val="21"/>
                  <w:lang w:val="es-BO"/>
                </w:rPr>
                <w:t xml:space="preserve">Producto 12: Informe de análisis</w:t>
              </w:r>
            </w:ins>
            <w:r>
              <w:rPr>
                <w:rFonts w:cs="Times New Roman"/>
                <w:sz w:val="21"/>
                <w:szCs w:val="21"/>
                <w:lang w:val="es-BO"/>
              </w:rPr>
              <w:t xml:space="preserve"> de casos prácticos de aplicación del Seguro Social a </w:t>
            </w:r>
            <w:r w:rsidR="00EC7C67">
              <w:rPr>
                <w:rFonts w:cs="Times New Roman"/>
                <w:sz w:val="21"/>
                <w:szCs w:val="21"/>
                <w:lang w:val="es-BO"/>
              </w:rPr>
              <w:t xml:space="preserve">Corto </w:t>
            </w:r>
            <w:r w:rsidR="00EC7C67" w:rsidRPr="00EC7C67">
              <w:rPr>
                <w:rFonts w:cs="Times New Roman"/>
                <w:sz w:val="21"/>
                <w:szCs w:val="21"/>
                <w:lang w:val="es-BO"/>
              </w:rPr>
              <w:t>Plazo.</w:t>
            </w:r>
          </w:p>
          <w:p w14:paraId="1B4C5E27" w14:textId="77777777" w:rsidR="00EC7C67" w:rsidRDefault="00EC7C67" w:rsidP="007C3AE2">
            <w:pPr>
              <w:rPr>
                <w:rFonts w:cs="Times New Roman"/>
                <w:sz w:val="21"/>
                <w:szCs w:val="21"/>
                <w:lang w:val="es-BO"/>
              </w:rPr>
            </w:pPr>
          </w:p>
          <w:p w14:paraId="3BB7D760" w14:textId="40CBEAA9" w:rsidR="007C3AE2" w:rsidRPr="00F4791E" w:rsidRDefault="007C3AE2" w:rsidP="007C3AE2">
            <w:pPr>
              <w:rPr>
                <w:rFonts w:cs="Times New Roman"/>
                <w:sz w:val="21"/>
                <w:szCs w:val="21"/>
                <w:lang w:val="es-BO"/>
              </w:rPr>
            </w:pPr>
          </w:p>
        </w:tc>
      </w:tr>
      <w:tr w:rsidR="007C3AE2" w:rsidRPr="00F4791E" w14:paraId="46949B86" w14:textId="77777777" w:rsidTr="002E0795">
        <w:trPr>
          <w:jc w:val="center"/>
        </w:trPr>
        <w:tc>
          <w:tcPr>
            <w:tcW w:w="10646" w:type="dxa"/>
            <w:gridSpan w:val="9"/>
            <w:shd w:val="clear" w:color="auto" w:fill="D9D9D9"/>
            <w:vAlign w:val="center"/>
          </w:tcPr>
          <w:p w14:paraId="041C23C3" w14:textId="77777777" w:rsidR="007C3AE2" w:rsidRPr="00F4791E" w:rsidRDefault="007C3AE2" w:rsidP="007C3AE2">
            <w:pPr>
              <w:jc w:val="center"/>
              <w:rPr>
                <w:rFonts w:cs="Times New Roman"/>
                <w:sz w:val="21"/>
                <w:szCs w:val="21"/>
                <w:lang w:val="es-BO"/>
              </w:rPr>
            </w:pPr>
            <w:r w:rsidRPr="00F4791E">
              <w:rPr>
                <w:rFonts w:cs="Times New Roman"/>
                <w:b/>
                <w:sz w:val="21"/>
                <w:szCs w:val="21"/>
                <w:lang w:val="es-BO"/>
              </w:rPr>
              <w:t>Evidencias de conocimiento</w:t>
            </w:r>
          </w:p>
        </w:tc>
      </w:tr>
      <w:tr w:rsidR="007C3AE2" w:rsidRPr="00F4791E" w14:paraId="06ABBC74" w14:textId="77777777" w:rsidTr="002E0795">
        <w:trPr>
          <w:trHeight w:val="631"/>
          <w:jc w:val="center"/>
        </w:trPr>
        <w:tc>
          <w:tcPr>
            <w:tcW w:w="3548" w:type="dxa"/>
            <w:gridSpan w:val="3"/>
            <w:vAlign w:val="center"/>
          </w:tcPr>
          <w:p w14:paraId="4E1F398C" w14:textId="77777777" w:rsidR="007C3AE2" w:rsidRPr="00F4791E" w:rsidRDefault="007C3AE2" w:rsidP="007C3AE2">
            <w:pPr>
              <w:jc w:val="center"/>
              <w:rPr>
                <w:rFonts w:cs="Times New Roman"/>
                <w:sz w:val="21"/>
                <w:szCs w:val="21"/>
                <w:lang w:val="es-BO"/>
              </w:rPr>
            </w:pPr>
            <w:r w:rsidRPr="00F4791E">
              <w:rPr>
                <w:rFonts w:cs="Times New Roman"/>
                <w:b/>
                <w:sz w:val="21"/>
                <w:szCs w:val="21"/>
                <w:lang w:val="es-BO"/>
              </w:rPr>
              <w:t>Unidad de aprendizaje</w:t>
            </w:r>
          </w:p>
        </w:tc>
        <w:tc>
          <w:tcPr>
            <w:tcW w:w="3549" w:type="dxa"/>
            <w:gridSpan w:val="4"/>
            <w:vAlign w:val="center"/>
          </w:tcPr>
          <w:p w14:paraId="1EEF8FD8" w14:textId="77777777" w:rsidR="007C3AE2" w:rsidRPr="00F4791E" w:rsidRDefault="007C3AE2" w:rsidP="007C3AE2">
            <w:pPr>
              <w:jc w:val="center"/>
              <w:rPr>
                <w:rFonts w:cs="Times New Roman"/>
                <w:sz w:val="21"/>
                <w:szCs w:val="21"/>
                <w:lang w:val="es-BO"/>
              </w:rPr>
            </w:pPr>
            <w:r w:rsidRPr="00F4791E">
              <w:rPr>
                <w:rFonts w:cs="Times New Roman"/>
                <w:b/>
                <w:sz w:val="21"/>
                <w:szCs w:val="21"/>
                <w:lang w:val="es-BO"/>
              </w:rPr>
              <w:t>Contenidos</w:t>
            </w:r>
            <w:r w:rsidRPr="00F4791E">
              <w:rPr>
                <w:rFonts w:cs="Times New Roman"/>
                <w:b/>
                <w:sz w:val="21"/>
                <w:szCs w:val="21"/>
                <w:lang w:val="es-BO"/>
              </w:rPr>
              <w:br/>
              <w:t>C: cognitivo · P: procedimental · A: actitudinal · T: manejo de tecnología e IA</w:t>
            </w:r>
          </w:p>
        </w:tc>
        <w:tc>
          <w:tcPr>
            <w:tcW w:w="3549" w:type="dxa"/>
            <w:gridSpan w:val="2"/>
            <w:vAlign w:val="center"/>
          </w:tcPr>
          <w:p w14:paraId="676E1F18" w14:textId="77777777" w:rsidR="007C3AE2" w:rsidRPr="00F4791E" w:rsidRDefault="007C3AE2" w:rsidP="007C3AE2">
            <w:pPr>
              <w:jc w:val="center"/>
              <w:rPr>
                <w:rFonts w:cs="Times New Roman"/>
                <w:sz w:val="21"/>
                <w:szCs w:val="21"/>
                <w:lang w:val="es-BO"/>
              </w:rPr>
            </w:pPr>
            <w:r w:rsidRPr="00F4791E">
              <w:rPr>
                <w:rFonts w:cs="Times New Roman"/>
                <w:b/>
                <w:sz w:val="21"/>
                <w:szCs w:val="21"/>
                <w:lang w:val="es-BO"/>
              </w:rPr>
              <w:t>Conocimientos circunstanciales</w:t>
            </w:r>
          </w:p>
        </w:tc>
      </w:tr>
      <w:tr w:rsidR="00BB36BF" w:rsidRPr="00A93743" w14:paraId="0EDF048B" w14:textId="77777777" w:rsidTr="00B847BA">
        <w:trPr>
          <w:trHeight w:val="4650"/>
          <w:jc w:val="center"/>
        </w:trPr>
        <w:tc>
          <w:tcPr>
            <w:tcW w:w="3548" w:type="dxa"/>
            <w:gridSpan w:val="3"/>
          </w:tcPr>
          <w:p w14:paraId="688F407C" w14:textId="19EA4926" w:rsidR="00BB36BF" w:rsidRPr="0044666B" w:rsidRDefault="00BB36BF" w:rsidP="001E3D28">
            <w:pPr>
              <w:jc w:val="both"/>
              <w:rPr>
                <w:rFonts w:cs="Times New Roman"/>
                <w:iCs/>
                <w:sz w:val="22"/>
                <w:lang w:val="es-MX"/>
              </w:rPr>
            </w:pPr>
            <w:r w:rsidRPr="0044666B">
              <w:rPr>
                <w:rFonts w:cs="Times New Roman"/>
                <w:iCs/>
                <w:sz w:val="22"/>
                <w:lang w:val="es-MX"/>
              </w:rPr>
              <w:t>Capítulo 2: Seguro Social</w:t>
            </w:r>
            <w:r w:rsidRPr="0044666B">
              <w:rPr>
                <w:rFonts w:cs="Times New Roman"/>
                <w:sz w:val="22"/>
                <w:lang w:val="es-BO"/>
              </w:rPr>
              <w:br/>
            </w:r>
            <w:r w:rsidRPr="0044666B">
              <w:rPr>
                <w:rFonts w:cs="Times New Roman"/>
                <w:iCs/>
                <w:sz w:val="22"/>
                <w:lang w:val="es-MX"/>
              </w:rPr>
              <w:t>Tema 1</w:t>
            </w:r>
            <w:r w:rsidR="00375CA7">
              <w:rPr>
                <w:rFonts w:cs="Times New Roman"/>
                <w:iCs/>
                <w:sz w:val="22"/>
                <w:lang w:val="es-MX"/>
              </w:rPr>
              <w:t>0</w:t>
            </w:r>
            <w:r w:rsidRPr="0044666B">
              <w:rPr>
                <w:rFonts w:cs="Times New Roman"/>
                <w:iCs/>
                <w:sz w:val="22"/>
                <w:lang w:val="es-MX"/>
              </w:rPr>
              <w:t>: Los Seguros Sociales y la Seguridad Social</w:t>
            </w:r>
          </w:p>
          <w:p w14:paraId="73C7E667" w14:textId="640252A1" w:rsidR="00BB36BF" w:rsidRPr="0044666B" w:rsidRDefault="00BB36BF" w:rsidP="00CE5043">
            <w:pPr>
              <w:jc w:val="both"/>
              <w:rPr>
                <w:rFonts w:cs="Times New Roman"/>
                <w:iCs/>
                <w:sz w:val="22"/>
                <w:lang w:val="es-MX"/>
              </w:rPr>
            </w:pPr>
            <w:r w:rsidRPr="0044666B">
              <w:rPr>
                <w:rFonts w:cs="Times New Roman"/>
                <w:iCs/>
                <w:sz w:val="22"/>
                <w:lang w:val="es-MX"/>
              </w:rPr>
              <w:t>Tema 1</w:t>
            </w:r>
            <w:r w:rsidR="00F75062">
              <w:rPr>
                <w:rFonts w:cs="Times New Roman"/>
                <w:iCs/>
                <w:sz w:val="22"/>
                <w:lang w:val="es-MX"/>
              </w:rPr>
              <w:t>1</w:t>
            </w:r>
            <w:r w:rsidRPr="0044666B">
              <w:rPr>
                <w:rFonts w:cs="Times New Roman"/>
                <w:iCs/>
                <w:sz w:val="22"/>
                <w:lang w:val="es-MX"/>
              </w:rPr>
              <w:t xml:space="preserve">: Las Prestaciones de la Seguridad Social a Corto </w:t>
            </w:r>
            <w:r w:rsidR="00F75062">
              <w:rPr>
                <w:rFonts w:cs="Times New Roman"/>
                <w:iCs/>
                <w:sz w:val="22"/>
                <w:lang w:val="es-MX"/>
              </w:rPr>
              <w:t xml:space="preserve">y Largo </w:t>
            </w:r>
            <w:r w:rsidRPr="0044666B">
              <w:rPr>
                <w:rFonts w:cs="Times New Roman"/>
                <w:iCs/>
                <w:sz w:val="22"/>
                <w:lang w:val="es-MX"/>
              </w:rPr>
              <w:t>Plazo</w:t>
            </w:r>
            <w:r w:rsidR="00F75062">
              <w:rPr>
                <w:rFonts w:cs="Times New Roman"/>
                <w:iCs/>
                <w:sz w:val="22"/>
                <w:lang w:val="es-MX"/>
              </w:rPr>
              <w:t>.</w:t>
            </w:r>
          </w:p>
          <w:p w14:paraId="3BF98C80" w14:textId="77777777" w:rsidR="0044666B" w:rsidRPr="00073DCD" w:rsidRDefault="0044666B" w:rsidP="00CE5043">
            <w:pPr>
              <w:jc w:val="both"/>
              <w:rPr>
                <w:rFonts w:ascii="Century Gothic" w:hAnsi="Century Gothic"/>
                <w:b/>
                <w:bCs/>
                <w:iCs/>
                <w:sz w:val="20"/>
                <w:szCs w:val="20"/>
                <w:lang w:val="es-MX"/>
              </w:rPr>
            </w:pPr>
          </w:p>
          <w:p w14:paraId="599E5D12" w14:textId="77777777" w:rsidR="00BB36BF" w:rsidRPr="00073DCD" w:rsidRDefault="00BB36BF" w:rsidP="001E3D28">
            <w:pPr>
              <w:jc w:val="both"/>
              <w:rPr>
                <w:rFonts w:ascii="Century Gothic" w:hAnsi="Century Gothic"/>
                <w:b/>
                <w:bCs/>
                <w:iCs/>
                <w:sz w:val="20"/>
                <w:szCs w:val="20"/>
                <w:lang w:val="es-MX"/>
              </w:rPr>
            </w:pPr>
          </w:p>
          <w:p w14:paraId="5E9A19C8" w14:textId="37449938" w:rsidR="00BB36BF" w:rsidRPr="00F4791E" w:rsidRDefault="00BB36BF" w:rsidP="007C3AE2">
            <w:pPr>
              <w:rPr>
                <w:rFonts w:cs="Times New Roman"/>
                <w:sz w:val="21"/>
                <w:szCs w:val="21"/>
                <w:lang w:val="es-BO"/>
              </w:rPr>
            </w:pPr>
          </w:p>
        </w:tc>
        <w:tc>
          <w:tcPr>
            <w:tcW w:w="3549" w:type="dxa"/>
            <w:gridSpan w:val="4"/>
          </w:tcPr>
          <w:p w14:paraId="02045FFC" w14:textId="32101C35" w:rsidR="00095C7F" w:rsidRPr="00095C7F" w:rsidRDefault="00095C7F" w:rsidP="00095C7F">
            <w:pPr>
              <w:jc w:val="both"/>
              <w:rPr>
                <w:rFonts w:cs="Times New Roman"/>
                <w:iCs/>
                <w:sz w:val="22"/>
                <w:lang w:val="es-MX"/>
              </w:rPr>
            </w:pPr>
            <w:r>
              <w:rPr>
                <w:rFonts w:cs="Times New Roman"/>
                <w:sz w:val="21"/>
                <w:szCs w:val="21"/>
                <w:lang w:val="es-BO"/>
              </w:rPr>
              <w:t>TEMA 1</w:t>
            </w:r>
            <w:r w:rsidR="00375CA7">
              <w:rPr>
                <w:rFonts w:cs="Times New Roman"/>
                <w:sz w:val="21"/>
                <w:szCs w:val="21"/>
                <w:lang w:val="es-BO"/>
              </w:rPr>
              <w:t>0</w:t>
            </w:r>
            <w:r>
              <w:rPr>
                <w:rFonts w:cs="Times New Roman"/>
                <w:sz w:val="21"/>
                <w:szCs w:val="21"/>
                <w:lang w:val="es-BO"/>
              </w:rPr>
              <w:t xml:space="preserve">: </w:t>
            </w:r>
            <w:r w:rsidRPr="0044666B">
              <w:rPr>
                <w:rFonts w:cs="Times New Roman"/>
                <w:iCs/>
                <w:sz w:val="22"/>
                <w:lang w:val="es-MX"/>
              </w:rPr>
              <w:t>Los Seguros Sociales y la Seguridad Social</w:t>
            </w:r>
          </w:p>
          <w:p w14:paraId="4F32D8D7" w14:textId="3C07CB6E" w:rsidR="00BB36BF" w:rsidRPr="00095C7F" w:rsidRDefault="00BB36BF" w:rsidP="00095C7F">
            <w:pPr>
              <w:pStyle w:val="Prrafodelista"/>
              <w:numPr>
                <w:ilvl w:val="0"/>
                <w:numId w:val="16"/>
              </w:numPr>
              <w:ind w:left="452"/>
              <w:rPr>
                <w:rFonts w:cs="Times New Roman"/>
                <w:sz w:val="21"/>
                <w:szCs w:val="21"/>
                <w:lang w:val="es-BO"/>
              </w:rPr>
            </w:pPr>
            <w:r w:rsidRPr="00BB36BF">
              <w:rPr>
                <w:rFonts w:cs="Times New Roman"/>
                <w:sz w:val="21"/>
                <w:szCs w:val="21"/>
                <w:lang w:val="es-BO"/>
              </w:rPr>
              <w:t>Antecedentes.</w:t>
            </w:r>
            <w:r w:rsidR="00095C7F">
              <w:rPr>
                <w:rFonts w:cs="Times New Roman"/>
                <w:sz w:val="21"/>
                <w:szCs w:val="21"/>
                <w:lang w:val="es-BO"/>
              </w:rPr>
              <w:t xml:space="preserve"> </w:t>
            </w:r>
            <w:r w:rsidR="00095C7F" w:rsidRPr="00095C7F">
              <w:rPr>
                <w:rFonts w:cs="Times New Roman"/>
                <w:sz w:val="21"/>
                <w:szCs w:val="21"/>
                <w:lang w:val="es-BO"/>
              </w:rPr>
              <w:t>(C)</w:t>
            </w:r>
          </w:p>
          <w:p w14:paraId="70640021" w14:textId="095A0CA2" w:rsidR="00BB36BF" w:rsidRPr="00095C7F" w:rsidRDefault="00BB36BF" w:rsidP="00095C7F">
            <w:pPr>
              <w:pStyle w:val="Prrafodelista"/>
              <w:numPr>
                <w:ilvl w:val="0"/>
                <w:numId w:val="16"/>
              </w:numPr>
              <w:ind w:left="452"/>
              <w:rPr>
                <w:rFonts w:cs="Times New Roman"/>
                <w:sz w:val="21"/>
                <w:szCs w:val="21"/>
                <w:lang w:val="es-BO"/>
              </w:rPr>
            </w:pPr>
            <w:r w:rsidRPr="00BB36BF">
              <w:rPr>
                <w:rFonts w:cs="Times New Roman"/>
                <w:sz w:val="21"/>
                <w:szCs w:val="21"/>
                <w:lang w:val="es-BO"/>
              </w:rPr>
              <w:t>Concepto y definiciones.</w:t>
            </w:r>
            <w:r w:rsidR="00095C7F">
              <w:rPr>
                <w:rFonts w:cs="Times New Roman"/>
                <w:sz w:val="21"/>
                <w:szCs w:val="21"/>
                <w:lang w:val="es-BO"/>
              </w:rPr>
              <w:t xml:space="preserve"> </w:t>
            </w:r>
            <w:r w:rsidR="00095C7F" w:rsidRPr="00095C7F">
              <w:rPr>
                <w:rFonts w:cs="Times New Roman"/>
                <w:sz w:val="21"/>
                <w:szCs w:val="21"/>
                <w:lang w:val="es-BO"/>
              </w:rPr>
              <w:t>(C)</w:t>
            </w:r>
          </w:p>
          <w:p w14:paraId="29C4D8B8" w14:textId="4F90E475" w:rsidR="00BB36BF" w:rsidRPr="00095C7F" w:rsidRDefault="00BB36BF" w:rsidP="00095C7F">
            <w:pPr>
              <w:pStyle w:val="Prrafodelista"/>
              <w:numPr>
                <w:ilvl w:val="0"/>
                <w:numId w:val="16"/>
              </w:numPr>
              <w:ind w:left="452"/>
              <w:rPr>
                <w:rFonts w:cs="Times New Roman"/>
                <w:sz w:val="21"/>
                <w:szCs w:val="21"/>
                <w:lang w:val="es-BO"/>
              </w:rPr>
            </w:pPr>
            <w:r w:rsidRPr="00BB36BF">
              <w:rPr>
                <w:rFonts w:cs="Times New Roman"/>
                <w:sz w:val="21"/>
                <w:szCs w:val="21"/>
                <w:lang w:val="es-BO"/>
              </w:rPr>
              <w:t xml:space="preserve">Diferencias entre la Seguridad Social y el Seguro Privado. </w:t>
            </w:r>
            <w:r w:rsidR="00095C7F" w:rsidRPr="00095C7F">
              <w:rPr>
                <w:rFonts w:cs="Times New Roman"/>
                <w:sz w:val="21"/>
                <w:szCs w:val="21"/>
                <w:lang w:val="es-BO"/>
              </w:rPr>
              <w:t>(C)</w:t>
            </w:r>
          </w:p>
          <w:p w14:paraId="5DEBC0A9" w14:textId="4828C7EC" w:rsidR="00BB36BF" w:rsidRDefault="00BB36BF" w:rsidP="00095C7F">
            <w:pPr>
              <w:pStyle w:val="Prrafodelista"/>
              <w:numPr>
                <w:ilvl w:val="0"/>
                <w:numId w:val="16"/>
              </w:numPr>
              <w:ind w:left="452"/>
              <w:rPr>
                <w:rFonts w:cs="Times New Roman"/>
                <w:sz w:val="21"/>
                <w:szCs w:val="21"/>
                <w:lang w:val="es-BO"/>
              </w:rPr>
            </w:pPr>
            <w:r w:rsidRPr="00BB36BF">
              <w:rPr>
                <w:rFonts w:cs="Times New Roman"/>
                <w:sz w:val="21"/>
                <w:szCs w:val="21"/>
                <w:lang w:val="es-BO"/>
              </w:rPr>
              <w:t>Gestión de las prestaciones económicas de la seguridad social.</w:t>
            </w:r>
            <w:r w:rsidR="00095C7F">
              <w:rPr>
                <w:rFonts w:cs="Times New Roman"/>
                <w:sz w:val="21"/>
                <w:szCs w:val="21"/>
                <w:lang w:val="es-BO"/>
              </w:rPr>
              <w:t xml:space="preserve"> </w:t>
            </w:r>
            <w:r w:rsidR="00095C7F" w:rsidRPr="00095C7F">
              <w:rPr>
                <w:rFonts w:cs="Times New Roman"/>
                <w:sz w:val="21"/>
                <w:szCs w:val="21"/>
                <w:lang w:val="es-BO"/>
              </w:rPr>
              <w:t>(C)</w:t>
            </w:r>
          </w:p>
          <w:p w14:paraId="5F8A95FA" w14:textId="1AF5BC41" w:rsidR="00F75062" w:rsidRPr="00F75062" w:rsidRDefault="00F75062" w:rsidP="00F75062">
            <w:pPr>
              <w:jc w:val="both"/>
              <w:rPr>
                <w:rFonts w:cs="Times New Roman"/>
                <w:iCs/>
                <w:sz w:val="22"/>
                <w:lang w:val="es-MX"/>
              </w:rPr>
            </w:pPr>
            <w:r w:rsidRPr="0044666B">
              <w:rPr>
                <w:rFonts w:cs="Times New Roman"/>
                <w:iCs/>
                <w:sz w:val="22"/>
                <w:lang w:val="es-MX"/>
              </w:rPr>
              <w:t>TEMA 1</w:t>
            </w:r>
            <w:r>
              <w:rPr>
                <w:rFonts w:cs="Times New Roman"/>
                <w:iCs/>
                <w:sz w:val="22"/>
                <w:lang w:val="es-MX"/>
              </w:rPr>
              <w:t>1</w:t>
            </w:r>
            <w:r w:rsidRPr="0044666B">
              <w:rPr>
                <w:rFonts w:cs="Times New Roman"/>
                <w:iCs/>
                <w:sz w:val="22"/>
                <w:lang w:val="es-MX"/>
              </w:rPr>
              <w:t xml:space="preserve">: </w:t>
            </w:r>
            <w:r w:rsidRPr="0044666B">
              <w:rPr>
                <w:rFonts w:cs="Times New Roman"/>
                <w:iCs/>
                <w:sz w:val="22"/>
                <w:lang w:val="es-MX"/>
              </w:rPr>
              <w:t xml:space="preserve">Las Prestaciones de la Seguridad Social a Corto </w:t>
            </w:r>
            <w:r>
              <w:rPr>
                <w:rFonts w:cs="Times New Roman"/>
                <w:iCs/>
                <w:sz w:val="22"/>
                <w:lang w:val="es-MX"/>
              </w:rPr>
              <w:t xml:space="preserve">y Largo </w:t>
            </w:r>
            <w:r w:rsidRPr="0044666B">
              <w:rPr>
                <w:rFonts w:cs="Times New Roman"/>
                <w:iCs/>
                <w:sz w:val="22"/>
                <w:lang w:val="es-MX"/>
              </w:rPr>
              <w:t>Plazo</w:t>
            </w:r>
            <w:r>
              <w:rPr>
                <w:rFonts w:cs="Times New Roman"/>
                <w:iCs/>
                <w:sz w:val="22"/>
                <w:lang w:val="es-MX"/>
              </w:rPr>
              <w:t>.</w:t>
            </w:r>
          </w:p>
          <w:p w14:paraId="2E88DC69" w14:textId="2B2C0CB7" w:rsidR="00BB36BF" w:rsidRPr="006F68A2" w:rsidRDefault="00BB36BF" w:rsidP="006F68A2">
            <w:pPr>
              <w:pStyle w:val="Prrafodelista"/>
              <w:numPr>
                <w:ilvl w:val="0"/>
                <w:numId w:val="16"/>
              </w:numPr>
              <w:ind w:left="452"/>
              <w:rPr>
                <w:rFonts w:cs="Times New Roman"/>
                <w:sz w:val="21"/>
                <w:szCs w:val="21"/>
                <w:lang w:val="es-BO"/>
              </w:rPr>
            </w:pPr>
            <w:r w:rsidRPr="00BB36BF">
              <w:rPr>
                <w:rFonts w:cs="Times New Roman"/>
                <w:sz w:val="21"/>
                <w:szCs w:val="21"/>
                <w:lang w:val="es-BO"/>
              </w:rPr>
              <w:t>Las prestaciones económicas - concepto y clases.</w:t>
            </w:r>
            <w:r w:rsidR="006F68A2">
              <w:rPr>
                <w:rFonts w:cs="Times New Roman"/>
                <w:sz w:val="21"/>
                <w:szCs w:val="21"/>
                <w:lang w:val="es-BO"/>
              </w:rPr>
              <w:t xml:space="preserve"> </w:t>
            </w:r>
            <w:r w:rsidR="006F68A2" w:rsidRPr="00095C7F">
              <w:rPr>
                <w:rFonts w:cs="Times New Roman"/>
                <w:sz w:val="21"/>
                <w:szCs w:val="21"/>
                <w:lang w:val="es-BO"/>
              </w:rPr>
              <w:t>(C)</w:t>
            </w:r>
          </w:p>
          <w:p w14:paraId="506539DE" w14:textId="4EFBACA5" w:rsidR="00BB36BF" w:rsidRPr="006F68A2" w:rsidRDefault="00BB36BF" w:rsidP="006F68A2">
            <w:pPr>
              <w:pStyle w:val="Prrafodelista"/>
              <w:numPr>
                <w:ilvl w:val="0"/>
                <w:numId w:val="16"/>
              </w:numPr>
              <w:ind w:left="452"/>
              <w:rPr>
                <w:rFonts w:cs="Times New Roman"/>
                <w:sz w:val="21"/>
                <w:szCs w:val="21"/>
                <w:lang w:val="es-BO"/>
              </w:rPr>
            </w:pPr>
            <w:r w:rsidRPr="00BB36BF">
              <w:rPr>
                <w:rFonts w:cs="Times New Roman"/>
                <w:sz w:val="21"/>
                <w:szCs w:val="21"/>
                <w:lang w:val="es-BO"/>
              </w:rPr>
              <w:t xml:space="preserve">Sistema Contable - Financiero de la Seguridad social. </w:t>
            </w:r>
            <w:r w:rsidR="006F68A2" w:rsidRPr="00095C7F">
              <w:rPr>
                <w:rFonts w:cs="Times New Roman"/>
                <w:sz w:val="21"/>
                <w:szCs w:val="21"/>
                <w:lang w:val="es-BO"/>
              </w:rPr>
              <w:t>(C</w:t>
            </w:r>
            <w:r w:rsidR="00F75062">
              <w:rPr>
                <w:rFonts w:cs="Times New Roman"/>
                <w:sz w:val="21"/>
                <w:szCs w:val="21"/>
                <w:lang w:val="es-BO"/>
              </w:rPr>
              <w:t>, P</w:t>
            </w:r>
            <w:r w:rsidR="006F68A2" w:rsidRPr="00095C7F">
              <w:rPr>
                <w:rFonts w:cs="Times New Roman"/>
                <w:sz w:val="21"/>
                <w:szCs w:val="21"/>
                <w:lang w:val="es-BO"/>
              </w:rPr>
              <w:t>)</w:t>
            </w:r>
          </w:p>
          <w:p w14:paraId="2FC1144C" w14:textId="30F4515E" w:rsidR="00BB36BF" w:rsidRPr="00F75062" w:rsidRDefault="00BB36BF" w:rsidP="00F75062">
            <w:pPr>
              <w:ind w:left="92"/>
              <w:rPr>
                <w:rFonts w:cs="Times New Roman"/>
                <w:sz w:val="21"/>
                <w:szCs w:val="21"/>
                <w:lang w:val="es-BO"/>
              </w:rPr>
            </w:pPr>
          </w:p>
          <w:p w14:paraId="58DC0192" w14:textId="16BB1A68" w:rsidR="00BB36BF" w:rsidRPr="00F4791E" w:rsidRDefault="00BB36BF" w:rsidP="00BB36BF">
            <w:pPr>
              <w:rPr>
                <w:rFonts w:cs="Times New Roman"/>
                <w:sz w:val="21"/>
                <w:szCs w:val="21"/>
                <w:lang w:val="es-BO"/>
              </w:rPr>
            </w:pPr>
          </w:p>
        </w:tc>
        <w:tc>
          <w:tcPr>
            <w:tcW w:w="3549" w:type="dxa"/>
            <w:gridSpan w:val="2"/>
          </w:tcPr>
          <w:p w14:paraId="20DAEF1F" w14:textId="129DFB2D" w:rsidR="000D120B" w:rsidRPr="00F4791E" w:rsidRDefault="000D120B" w:rsidP="000D120B">
            <w:pPr>
              <w:rPr>
                <w:rFonts w:cs="Times New Roman"/>
                <w:sz w:val="21"/>
                <w:szCs w:val="21"/>
                <w:lang w:val="es-BO"/>
              </w:rPr>
            </w:pPr>
            <w:r w:rsidRPr="000D120B">
              <w:rPr>
                <w:rFonts w:cs="Times New Roman"/>
                <w:sz w:val="21"/>
                <w:szCs w:val="21"/>
                <w:lang w:val="es-BO"/>
              </w:rPr>
              <w:t>Procesos de registro, control y contabilización de las contribuciones, cotizaciones, aportes patronales/laborales y desembolsos de prestaciones conforme a la normativa legal vigente.</w:t>
            </w:r>
          </w:p>
          <w:p w14:paraId="0B3517CF" w14:textId="6F7E8257" w:rsidR="00BB36BF" w:rsidRPr="00F4791E" w:rsidRDefault="00BB36BF" w:rsidP="007C3AE2">
            <w:pPr>
              <w:rPr>
                <w:rFonts w:cs="Times New Roman"/>
                <w:sz w:val="21"/>
                <w:szCs w:val="21"/>
                <w:lang w:val="es-BO"/>
              </w:rPr>
            </w:pPr>
          </w:p>
        </w:tc>
      </w:tr>
    </w:tbl>
    <w:p w14:paraId="3879501E" w14:textId="77777777" w:rsidR="008E062E" w:rsidRPr="00F4791E" w:rsidRDefault="008E657C">
      <w:pPr>
        <w:jc w:val="center"/>
        <w:rPr>
          <w:rFonts w:cs="Times New Roman"/>
          <w:sz w:val="21"/>
          <w:szCs w:val="21"/>
          <w:lang w:val="es-BO"/>
        </w:rPr>
      </w:pPr>
      <w:r w:rsidRPr="00F4791E">
        <w:rPr>
          <w:rFonts w:cs="Times New Roman"/>
          <w:b/>
          <w:sz w:val="21"/>
          <w:szCs w:val="21"/>
          <w:lang w:val="es-BO"/>
        </w:rPr>
        <w:t>ACTIVIDADES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113"/>
        <w:gridCol w:w="2106"/>
        <w:gridCol w:w="1063"/>
        <w:gridCol w:w="1050"/>
        <w:gridCol w:w="2103"/>
        <w:gridCol w:w="2211"/>
      </w:tblGrid>
      <w:tr w:rsidR="008E062E" w:rsidRPr="00F4791E" w14:paraId="059C4431" w14:textId="77777777">
        <w:trPr>
          <w:jc w:val="center"/>
        </w:trPr>
        <w:tc>
          <w:tcPr>
            <w:tcW w:w="2131" w:type="dxa"/>
            <w:shd w:val="clear" w:color="auto" w:fill="D9D9D9"/>
            <w:vAlign w:val="center"/>
          </w:tcPr>
          <w:p w14:paraId="2103588E" w14:textId="77777777" w:rsidR="008E062E" w:rsidRPr="00F4791E" w:rsidRDefault="008E657C">
            <w:pPr>
              <w:jc w:val="center"/>
              <w:rPr>
                <w:rFonts w:cs="Times New Roman"/>
                <w:sz w:val="21"/>
                <w:szCs w:val="21"/>
                <w:lang w:val="es-BO"/>
              </w:rPr>
            </w:pPr>
            <w:r w:rsidRPr="00F4791E">
              <w:rPr>
                <w:rFonts w:cs="Times New Roman"/>
                <w:b/>
                <w:sz w:val="21"/>
                <w:szCs w:val="21"/>
                <w:lang w:val="es-BO"/>
              </w:rPr>
              <w:lastRenderedPageBreak/>
              <w:t>En clase</w:t>
            </w:r>
          </w:p>
        </w:tc>
        <w:tc>
          <w:tcPr>
            <w:tcW w:w="2131" w:type="dxa"/>
            <w:shd w:val="clear" w:color="auto" w:fill="D9D9D9"/>
            <w:vAlign w:val="center"/>
          </w:tcPr>
          <w:p w14:paraId="18690845" w14:textId="77777777" w:rsidR="008E062E" w:rsidRPr="00F4791E" w:rsidRDefault="008E657C">
            <w:pPr>
              <w:jc w:val="center"/>
              <w:rPr>
                <w:rFonts w:cs="Times New Roman"/>
                <w:sz w:val="21"/>
                <w:szCs w:val="21"/>
                <w:lang w:val="es-BO"/>
              </w:rPr>
            </w:pPr>
            <w:r w:rsidRPr="00F4791E">
              <w:rPr>
                <w:rFonts w:cs="Times New Roman"/>
                <w:b/>
                <w:sz w:val="21"/>
                <w:szCs w:val="21"/>
                <w:lang w:val="es-BO"/>
              </w:rPr>
              <w:t>Autónomas</w:t>
            </w:r>
          </w:p>
        </w:tc>
        <w:tc>
          <w:tcPr>
            <w:tcW w:w="2131" w:type="dxa"/>
            <w:gridSpan w:val="2"/>
            <w:shd w:val="clear" w:color="auto" w:fill="D9D9D9"/>
            <w:vAlign w:val="center"/>
          </w:tcPr>
          <w:p w14:paraId="106EF9E3" w14:textId="77777777" w:rsidR="008E062E" w:rsidRPr="00F4791E" w:rsidRDefault="008E657C">
            <w:pPr>
              <w:jc w:val="center"/>
              <w:rPr>
                <w:rFonts w:cs="Times New Roman"/>
                <w:sz w:val="21"/>
                <w:szCs w:val="21"/>
                <w:lang w:val="es-BO"/>
              </w:rPr>
            </w:pPr>
            <w:r w:rsidRPr="00F4791E">
              <w:rPr>
                <w:rFonts w:cs="Times New Roman"/>
                <w:b/>
                <w:sz w:val="21"/>
                <w:szCs w:val="21"/>
                <w:lang w:val="es-BO"/>
              </w:rPr>
              <w:t>B-Learning</w:t>
            </w:r>
          </w:p>
        </w:tc>
        <w:tc>
          <w:tcPr>
            <w:tcW w:w="2131" w:type="dxa"/>
            <w:shd w:val="clear" w:color="auto" w:fill="D9D9D9"/>
            <w:vAlign w:val="center"/>
          </w:tcPr>
          <w:p w14:paraId="0C75437F" w14:textId="77777777" w:rsidR="008E062E" w:rsidRPr="00F4791E" w:rsidRDefault="008E657C">
            <w:pPr>
              <w:jc w:val="center"/>
              <w:rPr>
                <w:rFonts w:cs="Times New Roman"/>
                <w:sz w:val="21"/>
                <w:szCs w:val="21"/>
                <w:lang w:val="es-BO"/>
              </w:rPr>
            </w:pPr>
            <w:r w:rsidRPr="00F4791E">
              <w:rPr>
                <w:rFonts w:cs="Times New Roman"/>
                <w:b/>
                <w:sz w:val="21"/>
                <w:szCs w:val="21"/>
                <w:lang w:val="es-BO"/>
              </w:rPr>
              <w:t>Taller</w:t>
            </w:r>
          </w:p>
        </w:tc>
        <w:tc>
          <w:tcPr>
            <w:tcW w:w="2131" w:type="dxa"/>
            <w:shd w:val="clear" w:color="auto" w:fill="D9D9D9"/>
            <w:vAlign w:val="center"/>
          </w:tcPr>
          <w:p w14:paraId="09AB244D" w14:textId="77777777" w:rsidR="008E062E" w:rsidRPr="00F4791E" w:rsidRDefault="008E657C">
            <w:pPr>
              <w:jc w:val="center"/>
              <w:rPr>
                <w:rFonts w:cs="Times New Roman"/>
                <w:sz w:val="21"/>
                <w:szCs w:val="21"/>
                <w:lang w:val="es-BO"/>
              </w:rPr>
            </w:pPr>
            <w:r w:rsidRPr="00F4791E">
              <w:rPr>
                <w:rFonts w:cs="Times New Roman"/>
                <w:b/>
                <w:sz w:val="21"/>
                <w:szCs w:val="21"/>
                <w:lang w:val="es-BO"/>
              </w:rPr>
              <w:t>Investigación/Práctica</w:t>
            </w:r>
          </w:p>
        </w:tc>
      </w:tr>
      <w:tr w:rsidR="008E062E" w:rsidRPr="00A93743" w14:paraId="03F0FB08" w14:textId="77777777">
        <w:trPr>
          <w:jc w:val="center"/>
        </w:trPr>
        <w:tc>
          <w:tcPr>
            <w:tcW w:w="2131" w:type="dxa"/>
            <w:vAlign w:val="center"/>
          </w:tcPr>
          <w:p w14:paraId="56F0B157" w14:textId="77777777" w:rsidR="008E062E" w:rsidRPr="00F4791E" w:rsidRDefault="008E657C">
            <w:pPr>
              <w:jc w:val="both"/>
              <w:rPr>
                <w:rFonts w:cs="Times New Roman"/>
                <w:sz w:val="21"/>
                <w:szCs w:val="21"/>
                <w:lang w:val="es-BO"/>
              </w:rPr>
            </w:pPr>
            <w:r w:rsidRPr="00F4791E">
              <w:rPr>
                <w:rFonts w:cs="Times New Roman"/>
                <w:sz w:val="21"/>
                <w:szCs w:val="21"/>
                <w:lang w:val="es-BO"/>
              </w:rPr>
              <w:t>Exposición dialogada; resolución guiada de casos; demostraciones de cálculo, registro y análisis financiero.</w:t>
            </w:r>
          </w:p>
        </w:tc>
        <w:tc>
          <w:tcPr>
            <w:tcW w:w="2131" w:type="dxa"/>
            <w:vAlign w:val="center"/>
          </w:tcPr>
          <w:p w14:paraId="6AD03084" w14:textId="77777777" w:rsidR="008E062E" w:rsidRPr="00F4791E" w:rsidRDefault="008E657C">
            <w:pPr>
              <w:jc w:val="both"/>
              <w:rPr>
                <w:rFonts w:cs="Times New Roman"/>
                <w:sz w:val="21"/>
                <w:szCs w:val="21"/>
                <w:lang w:val="es-BO"/>
              </w:rPr>
            </w:pPr>
            <w:r w:rsidRPr="00F4791E">
              <w:rPr>
                <w:rFonts w:cs="Times New Roman"/>
                <w:sz w:val="21"/>
                <w:szCs w:val="21"/>
                <w:lang w:val="es-BO"/>
              </w:rPr>
              <w:t>Lectura de normativa; ejercicios de reservas, solvencia, contabilidad y seguridad social; avance de casos integrales.</w:t>
            </w:r>
          </w:p>
        </w:tc>
        <w:tc>
          <w:tcPr>
            <w:tcW w:w="2131" w:type="dxa"/>
            <w:gridSpan w:val="2"/>
            <w:vAlign w:val="center"/>
          </w:tcPr>
          <w:p w14:paraId="4FE236F5" w14:textId="2A940D5D" w:rsidR="008E062E" w:rsidRPr="00F4791E" w:rsidRDefault="008E657C">
            <w:pPr>
              <w:jc w:val="both"/>
              <w:rPr>
                <w:rFonts w:cs="Times New Roman"/>
                <w:sz w:val="21"/>
                <w:szCs w:val="21"/>
                <w:lang w:val="es-BO"/>
              </w:rPr>
            </w:pPr>
            <w:r w:rsidRPr="00F4791E">
              <w:rPr>
                <w:rFonts w:cs="Times New Roman"/>
                <w:sz w:val="21"/>
                <w:szCs w:val="21"/>
                <w:lang w:val="es-BO"/>
              </w:rPr>
              <w:t>Cuestionarios</w:t>
            </w:r>
            <w:r w:rsidR="000D120B">
              <w:rPr>
                <w:rFonts w:cs="Times New Roman"/>
                <w:sz w:val="21"/>
                <w:szCs w:val="21"/>
                <w:lang w:val="es-BO"/>
              </w:rPr>
              <w:t xml:space="preserve"> y Talleres con Herramientas Digitales </w:t>
            </w:r>
            <w:r w:rsidRPr="00F4791E">
              <w:rPr>
                <w:rFonts w:cs="Times New Roman"/>
                <w:sz w:val="21"/>
                <w:szCs w:val="21"/>
                <w:lang w:val="es-BO"/>
              </w:rPr>
              <w:t>UMSA; videotutoriales; ejercicios digitales de contabilidad y análisis.</w:t>
            </w:r>
          </w:p>
        </w:tc>
        <w:tc>
          <w:tcPr>
            <w:tcW w:w="2131" w:type="dxa"/>
            <w:vAlign w:val="center"/>
          </w:tcPr>
          <w:p w14:paraId="34632A59" w14:textId="66B74FE6" w:rsidR="008E062E" w:rsidRPr="00F4791E" w:rsidRDefault="000D120B">
            <w:pPr>
              <w:jc w:val="both"/>
              <w:rPr>
                <w:rFonts w:cs="Times New Roman"/>
                <w:sz w:val="21"/>
                <w:szCs w:val="21"/>
                <w:lang w:val="es-BO"/>
              </w:rPr>
            </w:pPr>
            <w:r w:rsidRPr="00F4791E">
              <w:rPr>
                <w:rFonts w:cs="Times New Roman"/>
                <w:sz w:val="21"/>
                <w:szCs w:val="21"/>
                <w:lang w:val="es-BO"/>
              </w:rPr>
              <w:t xml:space="preserve">Resolución </w:t>
            </w:r>
            <w:r>
              <w:rPr>
                <w:rFonts w:cs="Times New Roman"/>
                <w:sz w:val="21"/>
                <w:szCs w:val="21"/>
                <w:lang w:val="es-BO"/>
              </w:rPr>
              <w:t>de Talleres en Equipo d</w:t>
            </w:r>
            <w:r w:rsidR="008E657C" w:rsidRPr="00F4791E">
              <w:rPr>
                <w:rFonts w:cs="Times New Roman"/>
                <w:sz w:val="21"/>
                <w:szCs w:val="21"/>
                <w:lang w:val="es-BO"/>
              </w:rPr>
              <w:t>e liquidación de pólizas, siniestros, reaseguro, pensiones y seguridad social.</w:t>
            </w:r>
          </w:p>
        </w:tc>
        <w:tc>
          <w:tcPr>
            <w:tcW w:w="2131" w:type="dxa"/>
            <w:vAlign w:val="center"/>
          </w:tcPr>
          <w:p w14:paraId="5B5C6DE6" w14:textId="77777777" w:rsidR="008E062E" w:rsidRPr="00F4791E" w:rsidRDefault="008E657C">
            <w:pPr>
              <w:jc w:val="both"/>
              <w:rPr>
                <w:rFonts w:cs="Times New Roman"/>
                <w:sz w:val="21"/>
                <w:szCs w:val="21"/>
                <w:lang w:val="es-BO"/>
              </w:rPr>
            </w:pPr>
            <w:r w:rsidRPr="00F4791E">
              <w:rPr>
                <w:rFonts w:cs="Times New Roman"/>
                <w:sz w:val="21"/>
                <w:szCs w:val="21"/>
                <w:lang w:val="es-BO"/>
              </w:rPr>
              <w:t>Análisis de información publicada por entidades aseguradoras y gestoras; revisión de normativa y datos sectoriales oficiales.</w:t>
            </w:r>
          </w:p>
        </w:tc>
      </w:tr>
      <w:tr w:rsidR="008E062E" w:rsidRPr="00A93743" w14:paraId="6A6D4496" w14:textId="77777777" w:rsidTr="00804C45">
        <w:trPr>
          <w:trHeight w:val="901"/>
          <w:jc w:val="center"/>
        </w:trPr>
        <w:tc>
          <w:tcPr>
            <w:tcW w:w="5328" w:type="dxa"/>
            <w:gridSpan w:val="3"/>
            <w:shd w:val="clear" w:color="auto" w:fill="D9D9D9"/>
            <w:vAlign w:val="center"/>
          </w:tcPr>
          <w:p w14:paraId="4EDB19A7" w14:textId="77777777" w:rsidR="008E062E" w:rsidRPr="00F4791E" w:rsidRDefault="008E657C">
            <w:pPr>
              <w:jc w:val="center"/>
              <w:rPr>
                <w:rFonts w:cs="Times New Roman"/>
                <w:sz w:val="21"/>
                <w:szCs w:val="21"/>
                <w:lang w:val="es-BO"/>
              </w:rPr>
            </w:pPr>
            <w:r w:rsidRPr="00F4791E">
              <w:rPr>
                <w:rFonts w:cs="Times New Roman"/>
                <w:b/>
                <w:sz w:val="21"/>
                <w:szCs w:val="21"/>
                <w:lang w:val="es-BO"/>
              </w:rPr>
              <w:t>Estrategias de aprendizaje y enseñanza</w:t>
            </w:r>
          </w:p>
        </w:tc>
        <w:tc>
          <w:tcPr>
            <w:tcW w:w="5328" w:type="dxa"/>
            <w:gridSpan w:val="3"/>
            <w:vAlign w:val="center"/>
          </w:tcPr>
          <w:p w14:paraId="4673FAE7" w14:textId="77777777" w:rsidR="008E062E" w:rsidRPr="00F4791E" w:rsidRDefault="008E657C">
            <w:pPr>
              <w:jc w:val="both"/>
              <w:rPr>
                <w:rFonts w:cs="Times New Roman"/>
                <w:sz w:val="21"/>
                <w:szCs w:val="21"/>
                <w:lang w:val="es-BO"/>
              </w:rPr>
            </w:pPr>
            <w:r w:rsidRPr="00F4791E">
              <w:rPr>
                <w:rFonts w:cs="Times New Roman"/>
                <w:sz w:val="21"/>
                <w:szCs w:val="21"/>
                <w:lang w:val="es-BO"/>
              </w:rPr>
              <w:t>Aprendizaje basado en problemas y casos; resolución guiada de ejercicios; caso práctico integral; trabajo colaborativo; clase invertida para contenidos normativos; análisis crítico de reservas, solvencia, información financiera y sostenibilidad.</w:t>
            </w:r>
          </w:p>
        </w:tc>
      </w:tr>
      <w:tr w:rsidR="008E062E" w:rsidRPr="00A93743" w14:paraId="4B439E66" w14:textId="77777777">
        <w:trPr>
          <w:jc w:val="center"/>
        </w:trPr>
        <w:tc>
          <w:tcPr>
            <w:tcW w:w="5328" w:type="dxa"/>
            <w:gridSpan w:val="3"/>
            <w:shd w:val="clear" w:color="auto" w:fill="D9D9D9"/>
            <w:vAlign w:val="center"/>
          </w:tcPr>
          <w:p w14:paraId="7CED1212" w14:textId="77777777" w:rsidR="008E062E" w:rsidRPr="00F4791E" w:rsidRDefault="008E657C">
            <w:pPr>
              <w:jc w:val="center"/>
              <w:rPr>
                <w:rFonts w:cs="Times New Roman"/>
                <w:sz w:val="21"/>
                <w:szCs w:val="21"/>
                <w:lang w:val="es-BO"/>
              </w:rPr>
            </w:pPr>
            <w:r w:rsidRPr="00F4791E">
              <w:rPr>
                <w:rFonts w:cs="Times New Roman"/>
                <w:b/>
                <w:sz w:val="21"/>
                <w:szCs w:val="21"/>
                <w:lang w:val="es-BO"/>
              </w:rPr>
              <w:t>Recursos para el aprendizaje</w:t>
            </w:r>
          </w:p>
        </w:tc>
        <w:tc>
          <w:tcPr>
            <w:tcW w:w="5328" w:type="dxa"/>
            <w:gridSpan w:val="3"/>
            <w:vAlign w:val="center"/>
          </w:tcPr>
          <w:p w14:paraId="2DDB25BD" w14:textId="522755FA" w:rsidR="008E062E" w:rsidRPr="00F4791E" w:rsidRDefault="008E657C">
            <w:pPr>
              <w:jc w:val="both"/>
              <w:rPr>
                <w:rFonts w:cs="Times New Roman"/>
                <w:sz w:val="21"/>
                <w:szCs w:val="21"/>
                <w:lang w:val="es-BO"/>
              </w:rPr>
            </w:pPr>
            <w:r w:rsidRPr="00F4791E">
              <w:rPr>
                <w:rFonts w:cs="Times New Roman"/>
                <w:sz w:val="21"/>
                <w:szCs w:val="21"/>
                <w:lang w:val="es-BO"/>
              </w:rPr>
              <w:t>Plataforma</w:t>
            </w:r>
            <w:r w:rsidR="000D120B">
              <w:rPr>
                <w:rFonts w:cs="Times New Roman"/>
                <w:sz w:val="21"/>
                <w:szCs w:val="21"/>
                <w:lang w:val="es-BO"/>
              </w:rPr>
              <w:t xml:space="preserve"> de Herramientas Digitales de la UMSA</w:t>
            </w:r>
            <w:r w:rsidRPr="00F4791E">
              <w:rPr>
                <w:rFonts w:cs="Times New Roman"/>
                <w:sz w:val="21"/>
                <w:szCs w:val="21"/>
                <w:lang w:val="es-BO"/>
              </w:rPr>
              <w:t>; sistemas contables de uso académico; Manual de Cuentas aplicable; NIIF vigentes; compendios normativos y boletines estadísticos de las autoridades competentes; guías de la cátedra.</w:t>
            </w:r>
          </w:p>
        </w:tc>
      </w:tr>
      <w:tr w:rsidR="008E062E" w:rsidRPr="00A93743" w14:paraId="199F119C" w14:textId="77777777" w:rsidTr="00804C45">
        <w:trPr>
          <w:trHeight w:val="655"/>
          <w:jc w:val="center"/>
        </w:trPr>
        <w:tc>
          <w:tcPr>
            <w:tcW w:w="5328" w:type="dxa"/>
            <w:gridSpan w:val="3"/>
            <w:shd w:val="clear" w:color="auto" w:fill="D9D9D9"/>
            <w:vAlign w:val="center"/>
          </w:tcPr>
          <w:p w14:paraId="7C20879E" w14:textId="77777777" w:rsidR="008E062E" w:rsidRPr="00F4791E" w:rsidRDefault="008E657C">
            <w:pPr>
              <w:jc w:val="center"/>
              <w:rPr>
                <w:rFonts w:cs="Times New Roman"/>
                <w:sz w:val="21"/>
                <w:szCs w:val="21"/>
                <w:lang w:val="es-BO"/>
              </w:rPr>
            </w:pPr>
            <w:r w:rsidRPr="00F4791E">
              <w:rPr>
                <w:rFonts w:cs="Times New Roman"/>
                <w:b/>
                <w:sz w:val="21"/>
                <w:szCs w:val="21"/>
                <w:lang w:val="es-BO"/>
              </w:rPr>
              <w:t>Estrategias de evaluación</w:t>
            </w:r>
          </w:p>
        </w:tc>
        <w:tc>
          <w:tcPr>
            <w:tcW w:w="5328" w:type="dxa"/>
            <w:gridSpan w:val="3"/>
            <w:vAlign w:val="center"/>
          </w:tcPr>
          <w:p w14:paraId="06FFAD11" w14:textId="106C1E30" w:rsidR="008E062E" w:rsidRPr="00F4791E" w:rsidRDefault="008E657C">
            <w:pPr>
              <w:jc w:val="both"/>
              <w:rPr>
                <w:rFonts w:cs="Times New Roman"/>
                <w:sz w:val="21"/>
                <w:szCs w:val="21"/>
                <w:lang w:val="es-BO"/>
              </w:rPr>
            </w:pPr>
            <w:r w:rsidRPr="00F4791E">
              <w:rPr>
                <w:rFonts w:cs="Times New Roman"/>
                <w:sz w:val="21"/>
                <w:szCs w:val="21"/>
                <w:lang w:val="es-BO"/>
              </w:rPr>
              <w:t>Evaluación diagnóstica, formativa y sumativa. Se aplican ejercicios, preguntas, retroalimentación, casos prácticos</w:t>
            </w:r>
            <w:r w:rsidR="000D120B">
              <w:rPr>
                <w:rFonts w:cs="Times New Roman"/>
                <w:sz w:val="21"/>
                <w:szCs w:val="21"/>
                <w:lang w:val="es-BO"/>
              </w:rPr>
              <w:t xml:space="preserve"> (Buro)</w:t>
            </w:r>
            <w:r w:rsidRPr="00F4791E">
              <w:rPr>
                <w:rFonts w:cs="Times New Roman"/>
                <w:sz w:val="21"/>
                <w:szCs w:val="21"/>
                <w:lang w:val="es-BO"/>
              </w:rPr>
              <w:t>, sustentaciones, exámenes parciales y examen final.</w:t>
            </w:r>
          </w:p>
        </w:tc>
      </w:tr>
      <w:tr w:rsidR="008E062E" w:rsidRPr="00A93743" w14:paraId="112ABBCE" w14:textId="77777777" w:rsidTr="00804C45">
        <w:trPr>
          <w:trHeight w:val="424"/>
          <w:jc w:val="center"/>
        </w:trPr>
        <w:tc>
          <w:tcPr>
            <w:tcW w:w="5328" w:type="dxa"/>
            <w:gridSpan w:val="3"/>
            <w:shd w:val="clear" w:color="auto" w:fill="D9D9D9"/>
            <w:vAlign w:val="center"/>
          </w:tcPr>
          <w:p w14:paraId="06735C80" w14:textId="77777777" w:rsidR="008E062E" w:rsidRPr="00F4791E" w:rsidRDefault="008E657C">
            <w:pPr>
              <w:jc w:val="center"/>
              <w:rPr>
                <w:rFonts w:cs="Times New Roman"/>
                <w:sz w:val="21"/>
                <w:szCs w:val="21"/>
                <w:lang w:val="es-BO"/>
              </w:rPr>
            </w:pPr>
            <w:r w:rsidRPr="00F4791E">
              <w:rPr>
                <w:rFonts w:cs="Times New Roman"/>
                <w:b/>
                <w:sz w:val="21"/>
                <w:szCs w:val="21"/>
                <w:lang w:val="es-BO"/>
              </w:rPr>
              <w:t>Criterios de calificación</w:t>
            </w:r>
          </w:p>
        </w:tc>
        <w:tc>
          <w:tcPr>
            <w:tcW w:w="5328" w:type="dxa"/>
            <w:gridSpan w:val="3"/>
            <w:vAlign w:val="center"/>
          </w:tcPr>
          <w:p w14:paraId="12B05147" w14:textId="77777777" w:rsidR="008E062E" w:rsidRPr="00F4791E" w:rsidRDefault="008E657C">
            <w:pPr>
              <w:jc w:val="both"/>
              <w:rPr>
                <w:rFonts w:cs="Times New Roman"/>
                <w:sz w:val="21"/>
                <w:szCs w:val="21"/>
                <w:lang w:val="es-BO"/>
              </w:rPr>
            </w:pPr>
            <w:r w:rsidRPr="00F4791E">
              <w:rPr>
                <w:rFonts w:cs="Times New Roman"/>
                <w:sz w:val="21"/>
                <w:szCs w:val="21"/>
                <w:lang w:val="es-BO"/>
              </w:rPr>
              <w:t>Nota mínima de aprobación: 51/100. La calificación se basa en evidencias de producto. Cada producto cuenta con su propia rúbrica y los pesos suman 100%.</w:t>
            </w:r>
          </w:p>
        </w:tc>
      </w:tr>
    </w:tbl>
    <w:p w14:paraId="2F738B5A" w14:textId="77777777" w:rsidR="008E062E" w:rsidRPr="00F4791E" w:rsidRDefault="008E657C">
      <w:pPr>
        <w:jc w:val="center"/>
        <w:rPr>
          <w:rFonts w:cs="Times New Roman"/>
          <w:sz w:val="21"/>
          <w:szCs w:val="21"/>
          <w:lang w:val="es-BO"/>
        </w:rPr>
      </w:pPr>
      <w:r w:rsidRPr="00F4791E">
        <w:rPr>
          <w:rFonts w:cs="Times New Roman"/>
          <w:b/>
          <w:sz w:val="21"/>
          <w:szCs w:val="21"/>
          <w:lang w:val="es-BO"/>
        </w:rPr>
        <w:t>NIVELES DE LOGRO Y DISTRIBUCIÓN DE LA CALIFICACIÓN</w:t>
      </w:r>
    </w:p>
    <w:p w14:paraId="7EB5DA67" w14:textId="77777777" w:rsidR="008E062E" w:rsidRPr="00F4791E" w:rsidRDefault="008E657C">
      <w:pPr>
        <w:jc w:val="both"/>
        <w:rPr>
          <w:rFonts w:cs="Times New Roman"/>
          <w:sz w:val="21"/>
          <w:szCs w:val="21"/>
          <w:lang w:val="es-BO"/>
        </w:rPr>
      </w:pPr>
      <w:r w:rsidRPr="00F4791E">
        <w:rPr>
          <w:rFonts w:cs="Times New Roman"/>
          <w:sz w:val="21"/>
          <w:szCs w:val="21"/>
          <w:lang w:val="es-BO"/>
        </w:rPr>
        <w:t>Niveles UMSA: Insuficiente (1–50), Suficiente (51–80) y Destacado (81–100).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662"/>
        <w:gridCol w:w="2661"/>
        <w:gridCol w:w="2661"/>
        <w:gridCol w:w="2662"/>
      </w:tblGrid>
      <w:tr w:rsidR="008E062E" w:rsidRPr="00A93743" w14:paraId="0F573D69" w14:textId="77777777" w:rsidTr="000755F7">
        <w:trPr>
          <w:jc w:val="center"/>
        </w:trPr>
        <w:tc>
          <w:tcPr>
            <w:tcW w:w="10646" w:type="dxa"/>
            <w:gridSpan w:val="4"/>
            <w:shd w:val="clear" w:color="auto" w:fill="E7E6E6"/>
            <w:vAlign w:val="center"/>
          </w:tcPr>
          <w:p w14:paraId="2188920A" w14:textId="3DF426B8" w:rsidR="008E062E" w:rsidRPr="00F342A5" w:rsidRDefault="008E657C">
            <w:pPr>
              <w:rPr>
                <w:rFonts w:cs="Times New Roman"/>
                <w:b/>
                <w:sz w:val="21"/>
                <w:szCs w:val="21"/>
                <w:lang w:val="es-BO"/>
              </w:rPr>
            </w:pPr>
            <w:r w:rsidRPr="00F342A5">
              <w:rPr>
                <w:rFonts w:cs="Times New Roman"/>
                <w:b/>
                <w:sz w:val="21"/>
                <w:szCs w:val="21"/>
                <w:lang w:val="es-BO"/>
              </w:rPr>
              <w:t xml:space="preserve">Producto 1: </w:t>
            </w:r>
            <w:r w:rsidR="00F342A5" w:rsidRPr="00F342A5">
              <w:rPr>
                <w:rFonts w:cs="Times New Roman"/>
                <w:b/>
                <w:sz w:val="21"/>
                <w:szCs w:val="21"/>
                <w:lang w:val="es-BO"/>
              </w:rPr>
              <w:t>Mapa conceptual que integra los fundamentos del Seguro Privado.</w:t>
            </w:r>
            <w:r w:rsidRPr="00F342A5">
              <w:rPr>
                <w:rFonts w:cs="Times New Roman"/>
                <w:b/>
                <w:sz w:val="21"/>
                <w:szCs w:val="21"/>
                <w:lang w:val="es-BO"/>
              </w:rPr>
              <w:t xml:space="preserve">    6%</w:t>
            </w:r>
          </w:p>
        </w:tc>
      </w:tr>
      <w:tr w:rsidR="008E062E" w:rsidRPr="00F4791E" w14:paraId="68A1238D" w14:textId="77777777" w:rsidTr="000755F7">
        <w:trPr>
          <w:jc w:val="center"/>
        </w:trPr>
        <w:tc>
          <w:tcPr>
            <w:tcW w:w="2662" w:type="dxa"/>
            <w:shd w:val="clear" w:color="auto" w:fill="D9D9D9"/>
            <w:vAlign w:val="center"/>
          </w:tcPr>
          <w:p w14:paraId="20DBAC54" w14:textId="77777777" w:rsidR="008E062E" w:rsidRPr="00F4791E" w:rsidRDefault="008E657C">
            <w:pPr>
              <w:jc w:val="center"/>
              <w:rPr>
                <w:rFonts w:cs="Times New Roman"/>
                <w:sz w:val="21"/>
                <w:szCs w:val="21"/>
                <w:lang w:val="es-BO"/>
              </w:rPr>
            </w:pPr>
            <w:r w:rsidRPr="00F4791E">
              <w:rPr>
                <w:rFonts w:cs="Times New Roman"/>
                <w:b/>
                <w:sz w:val="21"/>
                <w:szCs w:val="21"/>
                <w:lang w:val="es-BO"/>
              </w:rPr>
              <w:t>Criterio</w:t>
            </w:r>
          </w:p>
        </w:tc>
        <w:tc>
          <w:tcPr>
            <w:tcW w:w="2661" w:type="dxa"/>
            <w:shd w:val="clear" w:color="auto" w:fill="D9D9D9"/>
            <w:vAlign w:val="center"/>
          </w:tcPr>
          <w:p w14:paraId="266EDB6C" w14:textId="77777777" w:rsidR="008E062E" w:rsidRPr="00F4791E" w:rsidRDefault="008E657C">
            <w:pPr>
              <w:jc w:val="center"/>
              <w:rPr>
                <w:rFonts w:cs="Times New Roman"/>
                <w:sz w:val="21"/>
                <w:szCs w:val="21"/>
                <w:lang w:val="es-BO"/>
              </w:rPr>
            </w:pPr>
            <w:r w:rsidRPr="00F4791E">
              <w:rPr>
                <w:rFonts w:cs="Times New Roman"/>
                <w:b/>
                <w:sz w:val="21"/>
                <w:szCs w:val="21"/>
                <w:lang w:val="es-BO"/>
              </w:rPr>
              <w:t>Insuficiente (1–50)</w:t>
            </w:r>
          </w:p>
        </w:tc>
        <w:tc>
          <w:tcPr>
            <w:tcW w:w="2661" w:type="dxa"/>
            <w:shd w:val="clear" w:color="auto" w:fill="D9D9D9"/>
            <w:vAlign w:val="center"/>
          </w:tcPr>
          <w:p w14:paraId="05E48DF6" w14:textId="77777777" w:rsidR="008E062E" w:rsidRPr="00F4791E" w:rsidRDefault="008E657C">
            <w:pPr>
              <w:jc w:val="center"/>
              <w:rPr>
                <w:rFonts w:cs="Times New Roman"/>
                <w:sz w:val="21"/>
                <w:szCs w:val="21"/>
                <w:lang w:val="es-BO"/>
              </w:rPr>
            </w:pPr>
            <w:r w:rsidRPr="00F4791E">
              <w:rPr>
                <w:rFonts w:cs="Times New Roman"/>
                <w:b/>
                <w:sz w:val="21"/>
                <w:szCs w:val="21"/>
                <w:lang w:val="es-BO"/>
              </w:rPr>
              <w:t>Suficiente (51–80)</w:t>
            </w:r>
          </w:p>
        </w:tc>
        <w:tc>
          <w:tcPr>
            <w:tcW w:w="2662" w:type="dxa"/>
            <w:shd w:val="clear" w:color="auto" w:fill="D9D9D9"/>
            <w:vAlign w:val="center"/>
          </w:tcPr>
          <w:p w14:paraId="2C26D409" w14:textId="77777777" w:rsidR="008E062E" w:rsidRPr="00F4791E" w:rsidRDefault="008E657C">
            <w:pPr>
              <w:jc w:val="center"/>
              <w:rPr>
                <w:rFonts w:cs="Times New Roman"/>
                <w:sz w:val="21"/>
                <w:szCs w:val="21"/>
                <w:lang w:val="es-BO"/>
              </w:rPr>
            </w:pPr>
            <w:r w:rsidRPr="00F4791E">
              <w:rPr>
                <w:rFonts w:cs="Times New Roman"/>
                <w:b/>
                <w:sz w:val="21"/>
                <w:szCs w:val="21"/>
                <w:lang w:val="es-BO"/>
              </w:rPr>
              <w:t>Destacado (81–100)</w:t>
            </w:r>
          </w:p>
        </w:tc>
      </w:tr>
      <w:tr w:rsidR="008E062E" w:rsidRPr="00A93743" w14:paraId="5FDA5358" w14:textId="77777777" w:rsidTr="000755F7">
        <w:trPr>
          <w:jc w:val="center"/>
        </w:trPr>
        <w:tc>
          <w:tcPr>
            <w:tcW w:w="2662" w:type="dxa"/>
            <w:vAlign w:val="center"/>
          </w:tcPr>
          <w:p w14:paraId="08DDC09A" w14:textId="77777777" w:rsidR="008E062E" w:rsidRPr="00F4791E" w:rsidRDefault="008E657C">
            <w:pPr>
              <w:rPr>
                <w:rFonts w:cs="Times New Roman"/>
                <w:sz w:val="21"/>
                <w:szCs w:val="21"/>
                <w:lang w:val="es-BO"/>
              </w:rPr>
            </w:pPr>
            <w:r w:rsidRPr="00F4791E">
              <w:rPr>
                <w:rFonts w:cs="Times New Roman"/>
                <w:b/>
                <w:sz w:val="21"/>
                <w:szCs w:val="21"/>
                <w:lang w:val="es-BO"/>
              </w:rPr>
              <w:t>Fundamentos</w:t>
            </w:r>
          </w:p>
        </w:tc>
        <w:tc>
          <w:tcPr>
            <w:tcW w:w="2661" w:type="dxa"/>
            <w:vAlign w:val="center"/>
          </w:tcPr>
          <w:p w14:paraId="3E328865" w14:textId="77777777" w:rsidR="008E062E" w:rsidRPr="00F4791E" w:rsidRDefault="008E657C">
            <w:pPr>
              <w:rPr>
                <w:rFonts w:cs="Times New Roman"/>
                <w:sz w:val="21"/>
                <w:szCs w:val="21"/>
                <w:lang w:val="es-BO"/>
              </w:rPr>
            </w:pPr>
            <w:r w:rsidRPr="00F4791E">
              <w:rPr>
                <w:rFonts w:cs="Times New Roman"/>
                <w:sz w:val="21"/>
                <w:szCs w:val="21"/>
                <w:lang w:val="es-BO"/>
              </w:rPr>
              <w:t>Confunde conceptos.</w:t>
            </w:r>
          </w:p>
        </w:tc>
        <w:tc>
          <w:tcPr>
            <w:tcW w:w="2661" w:type="dxa"/>
            <w:vAlign w:val="center"/>
          </w:tcPr>
          <w:p w14:paraId="33A76A3A" w14:textId="77777777" w:rsidR="008E062E" w:rsidRPr="00F4791E" w:rsidRDefault="008E657C">
            <w:pPr>
              <w:rPr>
                <w:rFonts w:cs="Times New Roman"/>
                <w:sz w:val="21"/>
                <w:szCs w:val="21"/>
                <w:lang w:val="es-BO"/>
              </w:rPr>
            </w:pPr>
            <w:r w:rsidRPr="00F4791E">
              <w:rPr>
                <w:rFonts w:cs="Times New Roman"/>
                <w:sz w:val="21"/>
                <w:szCs w:val="21"/>
                <w:lang w:val="es-BO"/>
              </w:rPr>
              <w:t>Diferencia fundamentos y características.</w:t>
            </w:r>
          </w:p>
        </w:tc>
        <w:tc>
          <w:tcPr>
            <w:tcW w:w="2662" w:type="dxa"/>
            <w:vAlign w:val="center"/>
          </w:tcPr>
          <w:p w14:paraId="38A2FD40" w14:textId="77777777" w:rsidR="008E062E" w:rsidRPr="00F4791E" w:rsidRDefault="008E657C">
            <w:pPr>
              <w:rPr>
                <w:rFonts w:cs="Times New Roman"/>
                <w:sz w:val="21"/>
                <w:szCs w:val="21"/>
                <w:lang w:val="es-BO"/>
              </w:rPr>
            </w:pPr>
            <w:r w:rsidRPr="00F4791E">
              <w:rPr>
                <w:rFonts w:cs="Times New Roman"/>
                <w:sz w:val="21"/>
                <w:szCs w:val="21"/>
                <w:lang w:val="es-BO"/>
              </w:rPr>
              <w:t>Relaciona fundamentos con la función económica.</w:t>
            </w:r>
          </w:p>
        </w:tc>
      </w:tr>
      <w:tr w:rsidR="008E062E" w:rsidRPr="00F4791E" w14:paraId="1358BACC" w14:textId="77777777" w:rsidTr="000755F7">
        <w:trPr>
          <w:jc w:val="center"/>
        </w:trPr>
        <w:tc>
          <w:tcPr>
            <w:tcW w:w="2662" w:type="dxa"/>
            <w:vAlign w:val="center"/>
          </w:tcPr>
          <w:p w14:paraId="55BC41AA" w14:textId="77777777" w:rsidR="008E062E" w:rsidRPr="00F4791E" w:rsidRDefault="008E657C">
            <w:pPr>
              <w:rPr>
                <w:rFonts w:cs="Times New Roman"/>
                <w:sz w:val="21"/>
                <w:szCs w:val="21"/>
                <w:lang w:val="es-BO"/>
              </w:rPr>
            </w:pPr>
            <w:r w:rsidRPr="00F4791E">
              <w:rPr>
                <w:rFonts w:cs="Times New Roman"/>
                <w:b/>
                <w:sz w:val="21"/>
                <w:szCs w:val="21"/>
                <w:lang w:val="es-BO"/>
              </w:rPr>
              <w:t>Principios</w:t>
            </w:r>
          </w:p>
        </w:tc>
        <w:tc>
          <w:tcPr>
            <w:tcW w:w="2661" w:type="dxa"/>
            <w:vAlign w:val="center"/>
          </w:tcPr>
          <w:p w14:paraId="323009C6" w14:textId="77777777" w:rsidR="008E062E" w:rsidRPr="00F4791E" w:rsidRDefault="008E657C">
            <w:pPr>
              <w:rPr>
                <w:rFonts w:cs="Times New Roman"/>
                <w:sz w:val="21"/>
                <w:szCs w:val="21"/>
                <w:lang w:val="es-BO"/>
              </w:rPr>
            </w:pPr>
            <w:r w:rsidRPr="00F4791E">
              <w:rPr>
                <w:rFonts w:cs="Times New Roman"/>
                <w:sz w:val="21"/>
                <w:szCs w:val="21"/>
                <w:lang w:val="es-BO"/>
              </w:rPr>
              <w:t>Omite principios.</w:t>
            </w:r>
          </w:p>
        </w:tc>
        <w:tc>
          <w:tcPr>
            <w:tcW w:w="2661" w:type="dxa"/>
            <w:vAlign w:val="center"/>
          </w:tcPr>
          <w:p w14:paraId="77F3C3CC" w14:textId="77777777" w:rsidR="008E062E" w:rsidRPr="00F4791E" w:rsidRDefault="008E657C">
            <w:pPr>
              <w:rPr>
                <w:rFonts w:cs="Times New Roman"/>
                <w:sz w:val="21"/>
                <w:szCs w:val="21"/>
                <w:lang w:val="es-BO"/>
              </w:rPr>
            </w:pPr>
            <w:r w:rsidRPr="00F4791E">
              <w:rPr>
                <w:rFonts w:cs="Times New Roman"/>
                <w:sz w:val="21"/>
                <w:szCs w:val="21"/>
                <w:lang w:val="es-BO"/>
              </w:rPr>
              <w:t>Identifica y explica principios.</w:t>
            </w:r>
          </w:p>
        </w:tc>
        <w:tc>
          <w:tcPr>
            <w:tcW w:w="2662" w:type="dxa"/>
            <w:vAlign w:val="center"/>
          </w:tcPr>
          <w:p w14:paraId="5DAB6544" w14:textId="77777777" w:rsidR="008E062E" w:rsidRPr="00F4791E" w:rsidRDefault="008E657C">
            <w:pPr>
              <w:rPr>
                <w:rFonts w:cs="Times New Roman"/>
                <w:sz w:val="21"/>
                <w:szCs w:val="21"/>
                <w:lang w:val="es-BO"/>
              </w:rPr>
            </w:pPr>
            <w:r w:rsidRPr="00F4791E">
              <w:rPr>
                <w:rFonts w:cs="Times New Roman"/>
                <w:sz w:val="21"/>
                <w:szCs w:val="21"/>
                <w:lang w:val="es-BO"/>
              </w:rPr>
              <w:t>Justifica su aplicación contractual.</w:t>
            </w:r>
          </w:p>
        </w:tc>
      </w:tr>
      <w:tr w:rsidR="008E062E" w:rsidRPr="00F4791E" w14:paraId="5FB70BA0" w14:textId="77777777" w:rsidTr="000755F7">
        <w:trPr>
          <w:jc w:val="center"/>
        </w:trPr>
        <w:tc>
          <w:tcPr>
            <w:tcW w:w="2662" w:type="dxa"/>
            <w:vAlign w:val="center"/>
          </w:tcPr>
          <w:p w14:paraId="4E02D676" w14:textId="77777777" w:rsidR="008E062E" w:rsidRPr="00F4791E" w:rsidRDefault="008E657C">
            <w:pPr>
              <w:rPr>
                <w:rFonts w:cs="Times New Roman"/>
                <w:sz w:val="21"/>
                <w:szCs w:val="21"/>
                <w:lang w:val="es-BO"/>
              </w:rPr>
            </w:pPr>
            <w:r w:rsidRPr="00F4791E">
              <w:rPr>
                <w:rFonts w:cs="Times New Roman"/>
                <w:b/>
                <w:sz w:val="21"/>
                <w:szCs w:val="21"/>
                <w:lang w:val="es-BO"/>
              </w:rPr>
              <w:t>Presentación</w:t>
            </w:r>
          </w:p>
        </w:tc>
        <w:tc>
          <w:tcPr>
            <w:tcW w:w="2661" w:type="dxa"/>
            <w:vAlign w:val="center"/>
          </w:tcPr>
          <w:p w14:paraId="5DEA491A" w14:textId="77777777" w:rsidR="008E062E" w:rsidRPr="00F4791E" w:rsidRDefault="008E657C">
            <w:pPr>
              <w:rPr>
                <w:rFonts w:cs="Times New Roman"/>
                <w:sz w:val="21"/>
                <w:szCs w:val="21"/>
                <w:lang w:val="es-BO"/>
              </w:rPr>
            </w:pPr>
            <w:r w:rsidRPr="00F4791E">
              <w:rPr>
                <w:rFonts w:cs="Times New Roman"/>
                <w:sz w:val="21"/>
                <w:szCs w:val="21"/>
                <w:lang w:val="es-BO"/>
              </w:rPr>
              <w:t>Es incompleto.</w:t>
            </w:r>
          </w:p>
        </w:tc>
        <w:tc>
          <w:tcPr>
            <w:tcW w:w="2661" w:type="dxa"/>
            <w:vAlign w:val="center"/>
          </w:tcPr>
          <w:p w14:paraId="00035B4B" w14:textId="77777777" w:rsidR="008E062E" w:rsidRPr="00F4791E" w:rsidRDefault="008E657C">
            <w:pPr>
              <w:rPr>
                <w:rFonts w:cs="Times New Roman"/>
                <w:sz w:val="21"/>
                <w:szCs w:val="21"/>
                <w:lang w:val="es-BO"/>
              </w:rPr>
            </w:pPr>
            <w:r w:rsidRPr="00F4791E">
              <w:rPr>
                <w:rFonts w:cs="Times New Roman"/>
                <w:sz w:val="21"/>
                <w:szCs w:val="21"/>
                <w:lang w:val="es-BO"/>
              </w:rPr>
              <w:t>Es claro y ordenado.</w:t>
            </w:r>
          </w:p>
        </w:tc>
        <w:tc>
          <w:tcPr>
            <w:tcW w:w="2662" w:type="dxa"/>
            <w:vAlign w:val="center"/>
          </w:tcPr>
          <w:p w14:paraId="1BD1EE7E" w14:textId="77777777" w:rsidR="008E062E" w:rsidRPr="00F4791E" w:rsidRDefault="008E657C">
            <w:pPr>
              <w:rPr>
                <w:rFonts w:cs="Times New Roman"/>
                <w:sz w:val="21"/>
                <w:szCs w:val="21"/>
                <w:lang w:val="es-BO"/>
              </w:rPr>
            </w:pPr>
            <w:r w:rsidRPr="00F4791E">
              <w:rPr>
                <w:rFonts w:cs="Times New Roman"/>
                <w:sz w:val="21"/>
                <w:szCs w:val="21"/>
                <w:lang w:val="es-BO"/>
              </w:rPr>
              <w:t>Integra relaciones y conclusiones.</w:t>
            </w:r>
          </w:p>
        </w:tc>
      </w:tr>
      <w:tr w:rsidR="008E062E" w:rsidRPr="00A93743" w14:paraId="6E0D0BAD" w14:textId="77777777" w:rsidTr="000755F7">
        <w:trPr>
          <w:jc w:val="center"/>
        </w:trPr>
        <w:tc>
          <w:tcPr>
            <w:tcW w:w="10646" w:type="dxa"/>
            <w:gridSpan w:val="4"/>
            <w:shd w:val="clear" w:color="auto" w:fill="E7E6E6"/>
            <w:vAlign w:val="center"/>
          </w:tcPr>
          <w:p w14:paraId="0C45D51A" w14:textId="1C18B6F0" w:rsidR="008E062E" w:rsidRPr="00F4791E" w:rsidRDefault="008E657C">
            <w:pPr>
              <w:rPr>
                <w:rFonts w:cs="Times New Roman"/>
                <w:sz w:val="21"/>
                <w:szCs w:val="21"/>
                <w:lang w:val="es-BO"/>
              </w:rPr>
            </w:pPr>
            <w:r w:rsidRPr="00F4791E">
              <w:rPr>
                <w:rFonts w:cs="Times New Roman"/>
                <w:b/>
                <w:sz w:val="21"/>
                <w:szCs w:val="21"/>
                <w:lang w:val="es-BO"/>
              </w:rPr>
              <w:t xml:space="preserve">Producto 2: </w:t>
            </w:r>
            <w:r w:rsidR="00F342A5" w:rsidRPr="00F342A5">
              <w:rPr>
                <w:rFonts w:cs="Times New Roman"/>
                <w:b/>
                <w:bCs/>
                <w:sz w:val="21"/>
                <w:szCs w:val="21"/>
                <w:lang w:val="es-BO"/>
              </w:rPr>
              <w:t>Informe de análisis de riesgos sobre la protección patrimonial y estabilidad financiera del asegurado.</w:t>
            </w:r>
            <w:r w:rsidRPr="00F4791E">
              <w:rPr>
                <w:rFonts w:cs="Times New Roman"/>
                <w:b/>
                <w:sz w:val="21"/>
                <w:szCs w:val="21"/>
                <w:lang w:val="es-BO"/>
              </w:rPr>
              <w:t xml:space="preserve">    6%</w:t>
            </w:r>
          </w:p>
        </w:tc>
      </w:tr>
      <w:tr w:rsidR="008E062E" w:rsidRPr="00F4791E" w14:paraId="1B4EA543" w14:textId="77777777" w:rsidTr="000755F7">
        <w:trPr>
          <w:jc w:val="center"/>
        </w:trPr>
        <w:tc>
          <w:tcPr>
            <w:tcW w:w="2662" w:type="dxa"/>
            <w:shd w:val="clear" w:color="auto" w:fill="D9D9D9"/>
            <w:vAlign w:val="center"/>
          </w:tcPr>
          <w:p w14:paraId="0585E5C3" w14:textId="77777777" w:rsidR="008E062E" w:rsidRPr="00F4791E" w:rsidRDefault="008E657C">
            <w:pPr>
              <w:jc w:val="center"/>
              <w:rPr>
                <w:rFonts w:cs="Times New Roman"/>
                <w:sz w:val="21"/>
                <w:szCs w:val="21"/>
                <w:lang w:val="es-BO"/>
              </w:rPr>
            </w:pPr>
            <w:r w:rsidRPr="00F4791E">
              <w:rPr>
                <w:rFonts w:cs="Times New Roman"/>
                <w:b/>
                <w:sz w:val="21"/>
                <w:szCs w:val="21"/>
                <w:lang w:val="es-BO"/>
              </w:rPr>
              <w:t>Criterio</w:t>
            </w:r>
          </w:p>
        </w:tc>
        <w:tc>
          <w:tcPr>
            <w:tcW w:w="2661" w:type="dxa"/>
            <w:shd w:val="clear" w:color="auto" w:fill="D9D9D9"/>
            <w:vAlign w:val="center"/>
          </w:tcPr>
          <w:p w14:paraId="7CCC0B54" w14:textId="77777777" w:rsidR="008E062E" w:rsidRPr="00F4791E" w:rsidRDefault="008E657C">
            <w:pPr>
              <w:jc w:val="center"/>
              <w:rPr>
                <w:rFonts w:cs="Times New Roman"/>
                <w:sz w:val="21"/>
                <w:szCs w:val="21"/>
                <w:lang w:val="es-BO"/>
              </w:rPr>
            </w:pPr>
            <w:r w:rsidRPr="00F4791E">
              <w:rPr>
                <w:rFonts w:cs="Times New Roman"/>
                <w:b/>
                <w:sz w:val="21"/>
                <w:szCs w:val="21"/>
                <w:lang w:val="es-BO"/>
              </w:rPr>
              <w:t>Insuficiente (1–50)</w:t>
            </w:r>
          </w:p>
        </w:tc>
        <w:tc>
          <w:tcPr>
            <w:tcW w:w="2661" w:type="dxa"/>
            <w:shd w:val="clear" w:color="auto" w:fill="D9D9D9"/>
            <w:vAlign w:val="center"/>
          </w:tcPr>
          <w:p w14:paraId="3ADB9D23" w14:textId="77777777" w:rsidR="008E062E" w:rsidRPr="00F4791E" w:rsidRDefault="008E657C">
            <w:pPr>
              <w:jc w:val="center"/>
              <w:rPr>
                <w:rFonts w:cs="Times New Roman"/>
                <w:sz w:val="21"/>
                <w:szCs w:val="21"/>
                <w:lang w:val="es-BO"/>
              </w:rPr>
            </w:pPr>
            <w:r w:rsidRPr="00F4791E">
              <w:rPr>
                <w:rFonts w:cs="Times New Roman"/>
                <w:b/>
                <w:sz w:val="21"/>
                <w:szCs w:val="21"/>
                <w:lang w:val="es-BO"/>
              </w:rPr>
              <w:t>Suficiente (51–80)</w:t>
            </w:r>
          </w:p>
        </w:tc>
        <w:tc>
          <w:tcPr>
            <w:tcW w:w="2662" w:type="dxa"/>
            <w:shd w:val="clear" w:color="auto" w:fill="D9D9D9"/>
            <w:vAlign w:val="center"/>
          </w:tcPr>
          <w:p w14:paraId="162818DD" w14:textId="77777777" w:rsidR="008E062E" w:rsidRPr="00F4791E" w:rsidRDefault="008E657C">
            <w:pPr>
              <w:jc w:val="center"/>
              <w:rPr>
                <w:rFonts w:cs="Times New Roman"/>
                <w:sz w:val="21"/>
                <w:szCs w:val="21"/>
                <w:lang w:val="es-BO"/>
              </w:rPr>
            </w:pPr>
            <w:r w:rsidRPr="00F4791E">
              <w:rPr>
                <w:rFonts w:cs="Times New Roman"/>
                <w:b/>
                <w:sz w:val="21"/>
                <w:szCs w:val="21"/>
                <w:lang w:val="es-BO"/>
              </w:rPr>
              <w:t>Destacado (81–100)</w:t>
            </w:r>
          </w:p>
        </w:tc>
      </w:tr>
      <w:tr w:rsidR="008E062E" w:rsidRPr="00F4791E" w14:paraId="42637D11" w14:textId="77777777" w:rsidTr="000755F7">
        <w:trPr>
          <w:jc w:val="center"/>
        </w:trPr>
        <w:tc>
          <w:tcPr>
            <w:tcW w:w="2662" w:type="dxa"/>
            <w:vAlign w:val="center"/>
          </w:tcPr>
          <w:p w14:paraId="3326C00D" w14:textId="4351DDD9" w:rsidR="008E062E" w:rsidRPr="00F4791E" w:rsidRDefault="00AE5093">
            <w:pPr>
              <w:rPr>
                <w:rFonts w:cs="Times New Roman"/>
                <w:sz w:val="21"/>
                <w:szCs w:val="21"/>
                <w:lang w:val="es-BO"/>
              </w:rPr>
            </w:pPr>
            <w:r w:rsidRPr="00AE5093">
              <w:rPr>
                <w:rFonts w:cs="Times New Roman"/>
                <w:b/>
                <w:sz w:val="21"/>
                <w:szCs w:val="21"/>
                <w:lang w:val="es-BO"/>
              </w:rPr>
              <w:t>Identificación y Clasificación de Riesgos</w:t>
            </w:r>
          </w:p>
        </w:tc>
        <w:tc>
          <w:tcPr>
            <w:tcW w:w="2661" w:type="dxa"/>
            <w:vAlign w:val="center"/>
          </w:tcPr>
          <w:p w14:paraId="70A27BDA" w14:textId="5DE11796" w:rsidR="008E062E" w:rsidRPr="00F4791E" w:rsidRDefault="00EA4CAE">
            <w:pPr>
              <w:rPr>
                <w:rFonts w:cs="Times New Roman"/>
                <w:sz w:val="21"/>
                <w:szCs w:val="21"/>
                <w:lang w:val="es-BO"/>
              </w:rPr>
            </w:pPr>
            <w:r>
              <w:rPr>
                <w:rFonts w:cs="Times New Roman"/>
                <w:sz w:val="21"/>
                <w:szCs w:val="21"/>
                <w:lang w:val="es-BO"/>
              </w:rPr>
              <w:t>I</w:t>
            </w:r>
            <w:r w:rsidR="00AE5093" w:rsidRPr="00AE5093">
              <w:rPr>
                <w:rFonts w:cs="Times New Roman"/>
                <w:sz w:val="21"/>
                <w:szCs w:val="21"/>
                <w:lang w:val="es-BO"/>
              </w:rPr>
              <w:t>dentifica de forma incompleta</w:t>
            </w:r>
            <w:r>
              <w:rPr>
                <w:rFonts w:cs="Times New Roman"/>
                <w:sz w:val="21"/>
                <w:szCs w:val="21"/>
                <w:lang w:val="es-BO"/>
              </w:rPr>
              <w:t xml:space="preserve"> los riesgos</w:t>
            </w:r>
          </w:p>
        </w:tc>
        <w:tc>
          <w:tcPr>
            <w:tcW w:w="2661" w:type="dxa"/>
            <w:vAlign w:val="center"/>
          </w:tcPr>
          <w:p w14:paraId="24763ED3" w14:textId="1D95F162" w:rsidR="008E062E" w:rsidRPr="00F4791E" w:rsidRDefault="00EA4CAE">
            <w:pPr>
              <w:rPr>
                <w:rFonts w:cs="Times New Roman"/>
                <w:sz w:val="21"/>
                <w:szCs w:val="21"/>
                <w:lang w:val="es-BO"/>
              </w:rPr>
            </w:pPr>
            <w:r w:rsidRPr="00EA4CAE">
              <w:rPr>
                <w:rFonts w:cs="Times New Roman"/>
                <w:sz w:val="21"/>
                <w:szCs w:val="21"/>
                <w:lang w:val="es-BO"/>
              </w:rPr>
              <w:t>Identifica y clasifica adecuadamente los riesgos</w:t>
            </w:r>
          </w:p>
        </w:tc>
        <w:tc>
          <w:tcPr>
            <w:tcW w:w="2662" w:type="dxa"/>
            <w:vAlign w:val="center"/>
          </w:tcPr>
          <w:p w14:paraId="6754FC64" w14:textId="7BC2B380" w:rsidR="008E062E" w:rsidRPr="00F4791E" w:rsidRDefault="00EA4CAE">
            <w:pPr>
              <w:rPr>
                <w:rFonts w:cs="Times New Roman"/>
                <w:sz w:val="21"/>
                <w:szCs w:val="21"/>
                <w:lang w:val="es-BO"/>
              </w:rPr>
            </w:pPr>
            <w:r w:rsidRPr="00EA4CAE">
              <w:rPr>
                <w:rFonts w:cs="Times New Roman"/>
                <w:sz w:val="21"/>
                <w:szCs w:val="21"/>
                <w:lang w:val="es-BO"/>
              </w:rPr>
              <w:t>Analiza y categoriza los riesgos con precisión técnica</w:t>
            </w:r>
          </w:p>
        </w:tc>
      </w:tr>
      <w:tr w:rsidR="008E062E" w:rsidRPr="00F4791E" w14:paraId="7B173E39" w14:textId="77777777" w:rsidTr="000755F7">
        <w:trPr>
          <w:jc w:val="center"/>
        </w:trPr>
        <w:tc>
          <w:tcPr>
            <w:tcW w:w="2662" w:type="dxa"/>
            <w:vAlign w:val="center"/>
          </w:tcPr>
          <w:p w14:paraId="7DC1CEDD" w14:textId="0C41E5CC" w:rsidR="008E062E" w:rsidRPr="00F4791E" w:rsidRDefault="00AE5093">
            <w:pPr>
              <w:rPr>
                <w:rFonts w:cs="Times New Roman"/>
                <w:sz w:val="21"/>
                <w:szCs w:val="21"/>
                <w:lang w:val="es-BO"/>
              </w:rPr>
            </w:pPr>
            <w:r w:rsidRPr="00AE5093">
              <w:rPr>
                <w:rFonts w:cs="Times New Roman"/>
                <w:b/>
                <w:sz w:val="21"/>
                <w:szCs w:val="21"/>
                <w:lang w:val="es-BO"/>
              </w:rPr>
              <w:t>Análisis de Estabilidad Financiera y Coberturas</w:t>
            </w:r>
          </w:p>
        </w:tc>
        <w:tc>
          <w:tcPr>
            <w:tcW w:w="2661" w:type="dxa"/>
            <w:vAlign w:val="center"/>
          </w:tcPr>
          <w:p w14:paraId="0F29DE63" w14:textId="129F0771" w:rsidR="008E062E" w:rsidRPr="00F4791E" w:rsidRDefault="00EA4CAE">
            <w:pPr>
              <w:rPr>
                <w:rFonts w:cs="Times New Roman"/>
                <w:sz w:val="21"/>
                <w:szCs w:val="21"/>
                <w:lang w:val="es-BO"/>
              </w:rPr>
            </w:pPr>
            <w:r w:rsidRPr="00EA4CAE">
              <w:rPr>
                <w:rFonts w:cs="Times New Roman"/>
                <w:sz w:val="21"/>
                <w:szCs w:val="21"/>
                <w:lang w:val="es-BO"/>
              </w:rPr>
              <w:t>Presenta cálculos o descripciones deficientes</w:t>
            </w:r>
            <w:r>
              <w:rPr>
                <w:rFonts w:cs="Times New Roman"/>
                <w:sz w:val="21"/>
                <w:szCs w:val="21"/>
                <w:lang w:val="es-BO"/>
              </w:rPr>
              <w:t>.</w:t>
            </w:r>
          </w:p>
        </w:tc>
        <w:tc>
          <w:tcPr>
            <w:tcW w:w="2661" w:type="dxa"/>
            <w:vAlign w:val="center"/>
          </w:tcPr>
          <w:p w14:paraId="5445373B" w14:textId="0D1E0F30" w:rsidR="008E062E" w:rsidRPr="00F4791E" w:rsidRDefault="00EA4CAE">
            <w:pPr>
              <w:rPr>
                <w:rFonts w:cs="Times New Roman"/>
                <w:sz w:val="21"/>
                <w:szCs w:val="21"/>
                <w:lang w:val="es-BO"/>
              </w:rPr>
            </w:pPr>
            <w:r w:rsidRPr="00EA4CAE">
              <w:rPr>
                <w:rFonts w:cs="Times New Roman"/>
                <w:sz w:val="21"/>
                <w:szCs w:val="21"/>
                <w:lang w:val="es-BO"/>
              </w:rPr>
              <w:t xml:space="preserve">Examina correctamente la relación </w:t>
            </w:r>
            <w:r>
              <w:rPr>
                <w:rFonts w:cs="Times New Roman"/>
                <w:sz w:val="21"/>
                <w:szCs w:val="21"/>
                <w:lang w:val="es-BO"/>
              </w:rPr>
              <w:t>de</w:t>
            </w:r>
            <w:r w:rsidRPr="00EA4CAE">
              <w:rPr>
                <w:rFonts w:cs="Times New Roman"/>
                <w:sz w:val="21"/>
                <w:szCs w:val="21"/>
                <w:lang w:val="es-BO"/>
              </w:rPr>
              <w:t xml:space="preserve"> cobertura</w:t>
            </w:r>
            <w:r>
              <w:rPr>
                <w:rFonts w:cs="Times New Roman"/>
                <w:sz w:val="21"/>
                <w:szCs w:val="21"/>
                <w:lang w:val="es-BO"/>
              </w:rPr>
              <w:t>.</w:t>
            </w:r>
          </w:p>
        </w:tc>
        <w:tc>
          <w:tcPr>
            <w:tcW w:w="2662" w:type="dxa"/>
            <w:vAlign w:val="center"/>
          </w:tcPr>
          <w:p w14:paraId="7E64C645" w14:textId="73415DB5" w:rsidR="008E062E" w:rsidRPr="00F4791E" w:rsidRDefault="00EA4CAE">
            <w:pPr>
              <w:rPr>
                <w:rFonts w:cs="Times New Roman"/>
                <w:sz w:val="21"/>
                <w:szCs w:val="21"/>
                <w:lang w:val="es-BO"/>
              </w:rPr>
            </w:pPr>
            <w:r w:rsidRPr="00EA4CAE">
              <w:rPr>
                <w:rFonts w:cs="Times New Roman"/>
                <w:sz w:val="21"/>
                <w:szCs w:val="21"/>
                <w:lang w:val="es-BO"/>
              </w:rPr>
              <w:t xml:space="preserve">Evalúa </w:t>
            </w:r>
            <w:r>
              <w:rPr>
                <w:rFonts w:cs="Times New Roman"/>
                <w:sz w:val="21"/>
                <w:szCs w:val="21"/>
                <w:lang w:val="es-BO"/>
              </w:rPr>
              <w:t>correctamente</w:t>
            </w:r>
            <w:r w:rsidRPr="00EA4CAE">
              <w:rPr>
                <w:rFonts w:cs="Times New Roman"/>
                <w:sz w:val="21"/>
                <w:szCs w:val="21"/>
                <w:lang w:val="es-BO"/>
              </w:rPr>
              <w:t xml:space="preserve"> el impacto financiero de las coberturas y primas</w:t>
            </w:r>
            <w:r>
              <w:rPr>
                <w:rFonts w:cs="Times New Roman"/>
                <w:sz w:val="21"/>
                <w:szCs w:val="21"/>
                <w:lang w:val="es-BO"/>
              </w:rPr>
              <w:t>.</w:t>
            </w:r>
          </w:p>
        </w:tc>
      </w:tr>
      <w:tr w:rsidR="008E062E" w:rsidRPr="00A93743" w14:paraId="770C5852" w14:textId="77777777" w:rsidTr="000755F7">
        <w:trPr>
          <w:jc w:val="center"/>
        </w:trPr>
        <w:tc>
          <w:tcPr>
            <w:tcW w:w="2662" w:type="dxa"/>
            <w:vAlign w:val="center"/>
          </w:tcPr>
          <w:p w14:paraId="45BB05F8" w14:textId="4BAEE53A" w:rsidR="008E062E" w:rsidRPr="00F4791E" w:rsidRDefault="00AE5093">
            <w:pPr>
              <w:rPr>
                <w:rFonts w:cs="Times New Roman"/>
                <w:sz w:val="21"/>
                <w:szCs w:val="21"/>
                <w:lang w:val="es-BO"/>
              </w:rPr>
            </w:pPr>
            <w:r w:rsidRPr="00AE5093">
              <w:rPr>
                <w:rFonts w:cs="Times New Roman"/>
                <w:b/>
                <w:sz w:val="21"/>
                <w:szCs w:val="21"/>
                <w:lang w:val="es-BO"/>
              </w:rPr>
              <w:t>Estructura, Fundamentación Normativa y Conclusiones</w:t>
            </w:r>
          </w:p>
        </w:tc>
        <w:tc>
          <w:tcPr>
            <w:tcW w:w="2661" w:type="dxa"/>
            <w:vAlign w:val="center"/>
          </w:tcPr>
          <w:p w14:paraId="32E0DF46" w14:textId="68FD30D1" w:rsidR="008E062E" w:rsidRPr="00F4791E" w:rsidRDefault="00EA4CAE">
            <w:pPr>
              <w:rPr>
                <w:rFonts w:cs="Times New Roman"/>
                <w:sz w:val="21"/>
                <w:szCs w:val="21"/>
                <w:lang w:val="es-BO"/>
              </w:rPr>
            </w:pPr>
            <w:r w:rsidRPr="00EA4CAE">
              <w:rPr>
                <w:rFonts w:cs="Times New Roman"/>
                <w:sz w:val="21"/>
                <w:szCs w:val="21"/>
                <w:lang w:val="es-BO"/>
              </w:rPr>
              <w:t>El informe carece de orden lógico</w:t>
            </w:r>
          </w:p>
        </w:tc>
        <w:tc>
          <w:tcPr>
            <w:tcW w:w="2661" w:type="dxa"/>
            <w:vAlign w:val="center"/>
          </w:tcPr>
          <w:p w14:paraId="77E254A5" w14:textId="1C3F9997" w:rsidR="008E062E" w:rsidRPr="00F4791E" w:rsidRDefault="00EA4CAE">
            <w:pPr>
              <w:rPr>
                <w:rFonts w:cs="Times New Roman"/>
                <w:sz w:val="21"/>
                <w:szCs w:val="21"/>
                <w:lang w:val="es-BO"/>
              </w:rPr>
            </w:pPr>
            <w:r w:rsidRPr="00EA4CAE">
              <w:rPr>
                <w:rFonts w:cs="Times New Roman"/>
                <w:sz w:val="21"/>
                <w:szCs w:val="21"/>
                <w:lang w:val="es-BO"/>
              </w:rPr>
              <w:t>El informe cuenta con una estructura formal aceptable</w:t>
            </w:r>
          </w:p>
        </w:tc>
        <w:tc>
          <w:tcPr>
            <w:tcW w:w="2662" w:type="dxa"/>
            <w:vAlign w:val="center"/>
          </w:tcPr>
          <w:p w14:paraId="40D64470" w14:textId="19F0BFDF" w:rsidR="008E062E" w:rsidRPr="00F4791E" w:rsidRDefault="00EA4CAE">
            <w:pPr>
              <w:rPr>
                <w:rFonts w:cs="Times New Roman"/>
                <w:sz w:val="21"/>
                <w:szCs w:val="21"/>
                <w:lang w:val="es-BO"/>
              </w:rPr>
            </w:pPr>
            <w:r w:rsidRPr="00EA4CAE">
              <w:rPr>
                <w:rFonts w:cs="Times New Roman"/>
                <w:sz w:val="21"/>
                <w:szCs w:val="21"/>
                <w:lang w:val="es-BO"/>
              </w:rPr>
              <w:t>El informe destaca por su redacción formal impecable</w:t>
            </w:r>
            <w:r>
              <w:rPr>
                <w:rFonts w:cs="Times New Roman"/>
                <w:sz w:val="21"/>
                <w:szCs w:val="21"/>
                <w:lang w:val="es-BO"/>
              </w:rPr>
              <w:t>.</w:t>
            </w:r>
          </w:p>
        </w:tc>
      </w:tr>
      <w:tr w:rsidR="008E062E" w:rsidRPr="00A93743" w14:paraId="72B91565" w14:textId="77777777" w:rsidTr="000755F7">
        <w:trPr>
          <w:jc w:val="center"/>
        </w:trPr>
        <w:tc>
          <w:tcPr>
            <w:tcW w:w="10646" w:type="dxa"/>
            <w:gridSpan w:val="4"/>
            <w:shd w:val="clear" w:color="auto" w:fill="E7E6E6"/>
            <w:vAlign w:val="center"/>
          </w:tcPr>
          <w:p w14:paraId="2FA5479D" w14:textId="3A97EAE7" w:rsidR="008E062E" w:rsidRPr="00F342A5" w:rsidRDefault="008E657C">
            <w:pPr>
              <w:rPr>
                <w:rFonts w:cs="Times New Roman"/>
                <w:b/>
                <w:sz w:val="21"/>
                <w:szCs w:val="21"/>
                <w:lang w:val="es-BO"/>
              </w:rPr>
            </w:pPr>
            <w:r w:rsidRPr="00F342A5">
              <w:rPr>
                <w:rFonts w:cs="Times New Roman"/>
                <w:b/>
                <w:sz w:val="21"/>
                <w:szCs w:val="21"/>
                <w:lang w:val="es-BO"/>
              </w:rPr>
              <w:t xml:space="preserve">Producto 3: </w:t>
            </w:r>
            <w:r w:rsidR="00F342A5" w:rsidRPr="00F342A5">
              <w:rPr>
                <w:rFonts w:cs="Times New Roman"/>
                <w:b/>
                <w:sz w:val="21"/>
                <w:szCs w:val="21"/>
                <w:lang w:val="es-BO"/>
              </w:rPr>
              <w:t>Aplicación técnica y contable del Coaseguro</w:t>
            </w:r>
            <w:r w:rsidR="00F342A5">
              <w:rPr>
                <w:rFonts w:cs="Times New Roman"/>
                <w:b/>
                <w:sz w:val="21"/>
                <w:szCs w:val="21"/>
                <w:lang w:val="es-BO"/>
              </w:rPr>
              <w:t xml:space="preserve"> </w:t>
            </w:r>
            <w:r w:rsidRPr="00F342A5">
              <w:rPr>
                <w:rFonts w:cs="Times New Roman"/>
                <w:b/>
                <w:sz w:val="21"/>
                <w:szCs w:val="21"/>
                <w:lang w:val="es-BO"/>
              </w:rPr>
              <w:t>6%</w:t>
            </w:r>
          </w:p>
        </w:tc>
      </w:tr>
      <w:tr w:rsidR="008E062E" w:rsidRPr="00F4791E" w14:paraId="70045A3A" w14:textId="77777777" w:rsidTr="000755F7">
        <w:trPr>
          <w:jc w:val="center"/>
        </w:trPr>
        <w:tc>
          <w:tcPr>
            <w:tcW w:w="2662" w:type="dxa"/>
            <w:shd w:val="clear" w:color="auto" w:fill="D9D9D9"/>
            <w:vAlign w:val="center"/>
          </w:tcPr>
          <w:p w14:paraId="4176A8D8" w14:textId="77777777" w:rsidR="008E062E" w:rsidRPr="00F4791E" w:rsidRDefault="008E657C">
            <w:pPr>
              <w:jc w:val="center"/>
              <w:rPr>
                <w:rFonts w:cs="Times New Roman"/>
                <w:sz w:val="21"/>
                <w:szCs w:val="21"/>
                <w:lang w:val="es-BO"/>
              </w:rPr>
            </w:pPr>
            <w:r w:rsidRPr="00F4791E">
              <w:rPr>
                <w:rFonts w:cs="Times New Roman"/>
                <w:b/>
                <w:sz w:val="21"/>
                <w:szCs w:val="21"/>
                <w:lang w:val="es-BO"/>
              </w:rPr>
              <w:t>Criterio</w:t>
            </w:r>
          </w:p>
        </w:tc>
        <w:tc>
          <w:tcPr>
            <w:tcW w:w="2661" w:type="dxa"/>
            <w:shd w:val="clear" w:color="auto" w:fill="D9D9D9"/>
            <w:vAlign w:val="center"/>
          </w:tcPr>
          <w:p w14:paraId="003848B4" w14:textId="77777777" w:rsidR="008E062E" w:rsidRPr="00F4791E" w:rsidRDefault="008E657C">
            <w:pPr>
              <w:jc w:val="center"/>
              <w:rPr>
                <w:rFonts w:cs="Times New Roman"/>
                <w:sz w:val="21"/>
                <w:szCs w:val="21"/>
                <w:lang w:val="es-BO"/>
              </w:rPr>
            </w:pPr>
            <w:r w:rsidRPr="00F4791E">
              <w:rPr>
                <w:rFonts w:cs="Times New Roman"/>
                <w:b/>
                <w:sz w:val="21"/>
                <w:szCs w:val="21"/>
                <w:lang w:val="es-BO"/>
              </w:rPr>
              <w:t>Insuficiente (1–50)</w:t>
            </w:r>
          </w:p>
        </w:tc>
        <w:tc>
          <w:tcPr>
            <w:tcW w:w="2661" w:type="dxa"/>
            <w:shd w:val="clear" w:color="auto" w:fill="D9D9D9"/>
            <w:vAlign w:val="center"/>
          </w:tcPr>
          <w:p w14:paraId="0A49D9E4" w14:textId="77777777" w:rsidR="008E062E" w:rsidRPr="00F4791E" w:rsidRDefault="008E657C">
            <w:pPr>
              <w:jc w:val="center"/>
              <w:rPr>
                <w:rFonts w:cs="Times New Roman"/>
                <w:sz w:val="21"/>
                <w:szCs w:val="21"/>
                <w:lang w:val="es-BO"/>
              </w:rPr>
            </w:pPr>
            <w:r w:rsidRPr="00F4791E">
              <w:rPr>
                <w:rFonts w:cs="Times New Roman"/>
                <w:b/>
                <w:sz w:val="21"/>
                <w:szCs w:val="21"/>
                <w:lang w:val="es-BO"/>
              </w:rPr>
              <w:t>Suficiente (51–80)</w:t>
            </w:r>
          </w:p>
        </w:tc>
        <w:tc>
          <w:tcPr>
            <w:tcW w:w="2662" w:type="dxa"/>
            <w:shd w:val="clear" w:color="auto" w:fill="D9D9D9"/>
            <w:vAlign w:val="center"/>
          </w:tcPr>
          <w:p w14:paraId="4E38B1A8" w14:textId="77777777" w:rsidR="008E062E" w:rsidRPr="00F4791E" w:rsidRDefault="008E657C">
            <w:pPr>
              <w:jc w:val="center"/>
              <w:rPr>
                <w:rFonts w:cs="Times New Roman"/>
                <w:sz w:val="21"/>
                <w:szCs w:val="21"/>
                <w:lang w:val="es-BO"/>
              </w:rPr>
            </w:pPr>
            <w:r w:rsidRPr="00F4791E">
              <w:rPr>
                <w:rFonts w:cs="Times New Roman"/>
                <w:b/>
                <w:sz w:val="21"/>
                <w:szCs w:val="21"/>
                <w:lang w:val="es-BO"/>
              </w:rPr>
              <w:t>Destacado (81–100)</w:t>
            </w:r>
          </w:p>
        </w:tc>
      </w:tr>
      <w:tr w:rsidR="008E062E" w:rsidRPr="00F4791E" w14:paraId="0F881658" w14:textId="77777777" w:rsidTr="000755F7">
        <w:trPr>
          <w:jc w:val="center"/>
        </w:trPr>
        <w:tc>
          <w:tcPr>
            <w:tcW w:w="2662" w:type="dxa"/>
            <w:vAlign w:val="center"/>
          </w:tcPr>
          <w:p w14:paraId="72065CAD" w14:textId="09CA5EEC" w:rsidR="008E062E" w:rsidRPr="00F4791E" w:rsidRDefault="00EA4CAE">
            <w:pPr>
              <w:rPr>
                <w:rFonts w:cs="Times New Roman"/>
                <w:sz w:val="21"/>
                <w:szCs w:val="21"/>
                <w:lang w:val="es-BO"/>
              </w:rPr>
            </w:pPr>
            <w:r w:rsidRPr="00EA4CAE">
              <w:rPr>
                <w:rFonts w:cs="Times New Roman"/>
                <w:b/>
                <w:sz w:val="21"/>
                <w:szCs w:val="21"/>
                <w:lang w:val="es-BO"/>
              </w:rPr>
              <w:t>Determinación y Liquidación Técnica de Participaciones</w:t>
            </w:r>
          </w:p>
        </w:tc>
        <w:tc>
          <w:tcPr>
            <w:tcW w:w="2661" w:type="dxa"/>
            <w:vAlign w:val="center"/>
          </w:tcPr>
          <w:p w14:paraId="791E518E" w14:textId="5F6CA459" w:rsidR="008E062E" w:rsidRPr="00F4791E" w:rsidRDefault="00EA4CAE">
            <w:pPr>
              <w:rPr>
                <w:rFonts w:cs="Times New Roman"/>
                <w:sz w:val="21"/>
                <w:szCs w:val="21"/>
                <w:lang w:val="es-BO"/>
              </w:rPr>
            </w:pPr>
            <w:r w:rsidRPr="00EA4CAE">
              <w:rPr>
                <w:rFonts w:cs="Times New Roman"/>
                <w:sz w:val="21"/>
                <w:szCs w:val="21"/>
                <w:lang w:val="es-BO"/>
              </w:rPr>
              <w:t>Presenta errores en el cálculo de los porcentajes</w:t>
            </w:r>
            <w:r>
              <w:rPr>
                <w:rFonts w:cs="Times New Roman"/>
                <w:sz w:val="21"/>
                <w:szCs w:val="21"/>
                <w:lang w:val="es-BO"/>
              </w:rPr>
              <w:t xml:space="preserve"> de participación.</w:t>
            </w:r>
          </w:p>
        </w:tc>
        <w:tc>
          <w:tcPr>
            <w:tcW w:w="2661" w:type="dxa"/>
            <w:vAlign w:val="center"/>
          </w:tcPr>
          <w:p w14:paraId="1B2BA668" w14:textId="1002091E" w:rsidR="008E062E" w:rsidRPr="00F4791E" w:rsidRDefault="00EA4CAE">
            <w:pPr>
              <w:rPr>
                <w:rFonts w:cs="Times New Roman"/>
                <w:sz w:val="21"/>
                <w:szCs w:val="21"/>
                <w:lang w:val="es-BO"/>
              </w:rPr>
            </w:pPr>
            <w:r w:rsidRPr="00EA4CAE">
              <w:rPr>
                <w:rFonts w:cs="Times New Roman"/>
                <w:sz w:val="21"/>
                <w:szCs w:val="21"/>
                <w:lang w:val="es-BO"/>
              </w:rPr>
              <w:t>Calcula e identifica de manera correcta los porcentajes</w:t>
            </w:r>
            <w:r>
              <w:rPr>
                <w:rFonts w:cs="Times New Roman"/>
                <w:sz w:val="21"/>
                <w:szCs w:val="21"/>
                <w:lang w:val="es-BO"/>
              </w:rPr>
              <w:t xml:space="preserve"> de participación.</w:t>
            </w:r>
          </w:p>
        </w:tc>
        <w:tc>
          <w:tcPr>
            <w:tcW w:w="2662" w:type="dxa"/>
            <w:vAlign w:val="center"/>
          </w:tcPr>
          <w:p w14:paraId="749B93F5" w14:textId="75463C5F" w:rsidR="008E062E" w:rsidRPr="00F4791E" w:rsidRDefault="00EA4CAE">
            <w:pPr>
              <w:rPr>
                <w:rFonts w:cs="Times New Roman"/>
                <w:sz w:val="21"/>
                <w:szCs w:val="21"/>
                <w:lang w:val="es-BO"/>
              </w:rPr>
            </w:pPr>
            <w:r w:rsidRPr="00EA4CAE">
              <w:rPr>
                <w:rFonts w:cs="Times New Roman"/>
                <w:sz w:val="21"/>
                <w:szCs w:val="21"/>
                <w:lang w:val="es-BO"/>
              </w:rPr>
              <w:t xml:space="preserve">Determina con precisión la distribución </w:t>
            </w:r>
            <w:r>
              <w:rPr>
                <w:rFonts w:cs="Times New Roman"/>
                <w:sz w:val="21"/>
                <w:szCs w:val="21"/>
                <w:lang w:val="es-BO"/>
              </w:rPr>
              <w:t>d</w:t>
            </w:r>
            <w:r w:rsidRPr="00EA4CAE">
              <w:rPr>
                <w:rFonts w:cs="Times New Roman"/>
                <w:sz w:val="21"/>
                <w:szCs w:val="21"/>
                <w:lang w:val="es-BO"/>
              </w:rPr>
              <w:t>el riesgo, primas</w:t>
            </w:r>
            <w:r>
              <w:rPr>
                <w:rFonts w:cs="Times New Roman"/>
                <w:sz w:val="21"/>
                <w:szCs w:val="21"/>
                <w:lang w:val="es-BO"/>
              </w:rPr>
              <w:t xml:space="preserve"> y comisiones.</w:t>
            </w:r>
          </w:p>
        </w:tc>
      </w:tr>
      <w:tr w:rsidR="008E062E" w:rsidRPr="00F4791E" w14:paraId="6971E969" w14:textId="77777777" w:rsidTr="000755F7">
        <w:trPr>
          <w:jc w:val="center"/>
        </w:trPr>
        <w:tc>
          <w:tcPr>
            <w:tcW w:w="2662" w:type="dxa"/>
            <w:vAlign w:val="center"/>
          </w:tcPr>
          <w:p w14:paraId="72CDD6A7" w14:textId="4A0C3859" w:rsidR="008E062E" w:rsidRPr="00F4791E" w:rsidRDefault="00EA4CAE">
            <w:pPr>
              <w:rPr>
                <w:rFonts w:cs="Times New Roman"/>
                <w:sz w:val="21"/>
                <w:szCs w:val="21"/>
                <w:lang w:val="es-BO"/>
              </w:rPr>
            </w:pPr>
            <w:r w:rsidRPr="00EA4CAE">
              <w:rPr>
                <w:rFonts w:cs="Times New Roman"/>
                <w:b/>
                <w:sz w:val="21"/>
                <w:szCs w:val="21"/>
                <w:lang w:val="es-BO"/>
              </w:rPr>
              <w:t>Registro y Tratamiento Contable (Coaseguro Activo y Pasivo)</w:t>
            </w:r>
          </w:p>
        </w:tc>
        <w:tc>
          <w:tcPr>
            <w:tcW w:w="2661" w:type="dxa"/>
            <w:vAlign w:val="center"/>
          </w:tcPr>
          <w:p w14:paraId="5DB0B6B5" w14:textId="1CF852EB" w:rsidR="008E062E" w:rsidRPr="00F4791E" w:rsidRDefault="00EA4CAE">
            <w:pPr>
              <w:rPr>
                <w:rFonts w:cs="Times New Roman"/>
                <w:sz w:val="21"/>
                <w:szCs w:val="21"/>
                <w:lang w:val="es-BO"/>
              </w:rPr>
            </w:pPr>
            <w:r w:rsidRPr="00EA4CAE">
              <w:rPr>
                <w:rFonts w:cs="Times New Roman"/>
                <w:sz w:val="21"/>
                <w:szCs w:val="21"/>
                <w:lang w:val="es-BO"/>
              </w:rPr>
              <w:t>Comete errores conceptuales</w:t>
            </w:r>
            <w:r w:rsidR="008E657C" w:rsidRPr="00F4791E">
              <w:rPr>
                <w:rFonts w:cs="Times New Roman"/>
                <w:sz w:val="21"/>
                <w:szCs w:val="21"/>
                <w:lang w:val="es-BO"/>
              </w:rPr>
              <w:t>.</w:t>
            </w:r>
          </w:p>
        </w:tc>
        <w:tc>
          <w:tcPr>
            <w:tcW w:w="2661" w:type="dxa"/>
            <w:vAlign w:val="center"/>
          </w:tcPr>
          <w:p w14:paraId="5F5E2946" w14:textId="5E6BA288" w:rsidR="008E062E" w:rsidRPr="00F4791E" w:rsidRDefault="00EA4CAE">
            <w:pPr>
              <w:rPr>
                <w:rFonts w:cs="Times New Roman"/>
                <w:sz w:val="21"/>
                <w:szCs w:val="21"/>
                <w:lang w:val="es-BO"/>
              </w:rPr>
            </w:pPr>
            <w:del w:id="9015" w:author="Comisión de revisión 4.5" w:date="2026-10-13T00:00:00Z">
              <w:r>
                <w:rPr>
                  <w:rFonts w:cs="Times New Roman"/>
                  <w:sz w:val="21"/>
                  <w:szCs w:val="21"/>
                  <w:lang w:val="es-BO"/>
                </w:rPr>
                <w:delText xml:space="preserve">Registra correctamente l</w:delText>
              </w:r>
              <w:r>
                <w:rPr>
                  <w:rFonts w:cs="Times New Roman"/>
                  <w:sz w:val="21"/>
                  <w:szCs w:val="21"/>
                  <w:lang w:val="es-BO"/>
                </w:rPr>
                <w:delText xml:space="preserve">as Operaciones</w:delText>
              </w:r>
            </w:del>
            <w:ins w:id="9016" w:author="Comisión de revisión 4.5" w:date="2026-10-13T00:00:00Z">
              <w:r>
                <w:rPr>
                  <w:rFonts w:cs="Times New Roman"/>
                  <w:sz w:val="21"/>
                  <w:szCs w:val="21"/>
                  <w:lang w:val="es-BO"/>
                </w:rPr>
                <w:t xml:space="preserve">Registra correctamente las operaciones</w:t>
              </w:r>
            </w:ins>
          </w:p>
        </w:tc>
        <w:tc>
          <w:tcPr>
            <w:tcW w:w="2662" w:type="dxa"/>
            <w:vAlign w:val="center"/>
          </w:tcPr>
          <w:p w14:paraId="3A62555F" w14:textId="60903A62" w:rsidR="008E062E" w:rsidRPr="00F4791E" w:rsidRDefault="00C44B9B">
            <w:pPr>
              <w:rPr>
                <w:rFonts w:cs="Times New Roman"/>
                <w:sz w:val="21"/>
                <w:szCs w:val="21"/>
                <w:lang w:val="es-BO"/>
              </w:rPr>
            </w:pPr>
            <w:r>
              <w:rPr>
                <w:rFonts w:cs="Times New Roman"/>
                <w:sz w:val="21"/>
                <w:szCs w:val="21"/>
                <w:lang w:val="es-BO"/>
              </w:rPr>
              <w:t>Desarrolla de manera precisa el ciclo contable.</w:t>
            </w:r>
          </w:p>
        </w:tc>
      </w:tr>
      <w:tr w:rsidR="008E062E" w:rsidRPr="00F4791E" w14:paraId="0C692E79" w14:textId="77777777" w:rsidTr="000755F7">
        <w:trPr>
          <w:jc w:val="center"/>
        </w:trPr>
        <w:tc>
          <w:tcPr>
            <w:tcW w:w="2662" w:type="dxa"/>
            <w:vAlign w:val="center"/>
          </w:tcPr>
          <w:p w14:paraId="5214616C" w14:textId="2B73F063" w:rsidR="008E062E" w:rsidRPr="00F4791E" w:rsidRDefault="00EA4CAE">
            <w:pPr>
              <w:rPr>
                <w:rFonts w:cs="Times New Roman"/>
                <w:sz w:val="21"/>
                <w:szCs w:val="21"/>
                <w:lang w:val="es-BO"/>
              </w:rPr>
            </w:pPr>
            <w:r w:rsidRPr="00EA4CAE">
              <w:rPr>
                <w:rFonts w:cs="Times New Roman"/>
                <w:b/>
                <w:sz w:val="21"/>
                <w:szCs w:val="21"/>
                <w:lang w:val="es-BO"/>
              </w:rPr>
              <w:lastRenderedPageBreak/>
              <w:t>Fundamentación Normativa y Presentación Técnica</w:t>
            </w:r>
          </w:p>
        </w:tc>
        <w:tc>
          <w:tcPr>
            <w:tcW w:w="2661" w:type="dxa"/>
            <w:vAlign w:val="center"/>
          </w:tcPr>
          <w:p w14:paraId="72EA44DF" w14:textId="3BE089B5" w:rsidR="008E062E" w:rsidRPr="00F4791E" w:rsidRDefault="00C44B9B">
            <w:pPr>
              <w:rPr>
                <w:rFonts w:cs="Times New Roman"/>
                <w:sz w:val="21"/>
                <w:szCs w:val="21"/>
                <w:lang w:val="es-BO"/>
              </w:rPr>
            </w:pPr>
            <w:r>
              <w:rPr>
                <w:rFonts w:cs="Times New Roman"/>
                <w:sz w:val="21"/>
                <w:szCs w:val="21"/>
                <w:lang w:val="es-BO"/>
              </w:rPr>
              <w:t>N</w:t>
            </w:r>
            <w:r w:rsidRPr="00C44B9B">
              <w:rPr>
                <w:rFonts w:cs="Times New Roman"/>
                <w:sz w:val="21"/>
                <w:szCs w:val="21"/>
                <w:lang w:val="es-BO"/>
              </w:rPr>
              <w:t>o aplica la legislación</w:t>
            </w:r>
            <w:r>
              <w:rPr>
                <w:rFonts w:cs="Times New Roman"/>
                <w:sz w:val="21"/>
                <w:szCs w:val="21"/>
                <w:lang w:val="es-BO"/>
              </w:rPr>
              <w:t xml:space="preserve"> regulatoria.</w:t>
            </w:r>
          </w:p>
        </w:tc>
        <w:tc>
          <w:tcPr>
            <w:tcW w:w="2661" w:type="dxa"/>
            <w:vAlign w:val="center"/>
          </w:tcPr>
          <w:p w14:paraId="20611AA5" w14:textId="42CDF100" w:rsidR="008E062E" w:rsidRPr="00F4791E" w:rsidRDefault="00C44B9B">
            <w:pPr>
              <w:rPr>
                <w:rFonts w:cs="Times New Roman"/>
                <w:sz w:val="21"/>
                <w:szCs w:val="21"/>
                <w:lang w:val="es-BO"/>
              </w:rPr>
            </w:pPr>
            <w:r>
              <w:rPr>
                <w:rFonts w:cs="Times New Roman"/>
                <w:sz w:val="21"/>
                <w:szCs w:val="21"/>
                <w:lang w:val="es-BO"/>
              </w:rPr>
              <w:t>Justifica</w:t>
            </w:r>
            <w:r w:rsidRPr="00C44B9B">
              <w:rPr>
                <w:rFonts w:cs="Times New Roman"/>
                <w:sz w:val="21"/>
                <w:szCs w:val="21"/>
                <w:lang w:val="es-BO"/>
              </w:rPr>
              <w:t xml:space="preserve"> el procedimiento </w:t>
            </w:r>
            <w:r>
              <w:rPr>
                <w:rFonts w:cs="Times New Roman"/>
                <w:sz w:val="21"/>
                <w:szCs w:val="21"/>
                <w:lang w:val="es-BO"/>
              </w:rPr>
              <w:t>de acuerdo con</w:t>
            </w:r>
            <w:r w:rsidRPr="00C44B9B">
              <w:rPr>
                <w:rFonts w:cs="Times New Roman"/>
                <w:sz w:val="21"/>
                <w:szCs w:val="21"/>
                <w:lang w:val="es-BO"/>
              </w:rPr>
              <w:t xml:space="preserve"> la normativa vigente.</w:t>
            </w:r>
          </w:p>
        </w:tc>
        <w:tc>
          <w:tcPr>
            <w:tcW w:w="2662" w:type="dxa"/>
            <w:vAlign w:val="center"/>
          </w:tcPr>
          <w:p w14:paraId="4847FAB1" w14:textId="549B890C" w:rsidR="008E062E" w:rsidRPr="00F4791E" w:rsidRDefault="00C44B9B">
            <w:pPr>
              <w:rPr>
                <w:rFonts w:cs="Times New Roman"/>
                <w:sz w:val="21"/>
                <w:szCs w:val="21"/>
                <w:lang w:val="es-BO"/>
              </w:rPr>
            </w:pPr>
            <w:r>
              <w:rPr>
                <w:rFonts w:cs="Times New Roman"/>
                <w:sz w:val="21"/>
                <w:szCs w:val="21"/>
                <w:lang w:val="es-BO"/>
              </w:rPr>
              <w:t>Presenta el Informe con el respaldo normativo preciso.</w:t>
            </w:r>
          </w:p>
        </w:tc>
      </w:tr>
      <w:tr w:rsidR="008E062E" w:rsidRPr="00A93743" w14:paraId="3FD33A7F" w14:textId="77777777" w:rsidTr="000755F7">
        <w:trPr>
          <w:jc w:val="center"/>
        </w:trPr>
        <w:tc>
          <w:tcPr>
            <w:tcW w:w="10646" w:type="dxa"/>
            <w:gridSpan w:val="4"/>
            <w:shd w:val="clear" w:color="auto" w:fill="E7E6E6"/>
            <w:vAlign w:val="center"/>
          </w:tcPr>
          <w:p w14:paraId="3A288716" w14:textId="1F95E64F" w:rsidR="008E062E" w:rsidRPr="00F4791E" w:rsidRDefault="008E657C">
            <w:pPr>
              <w:rPr>
                <w:rFonts w:cs="Times New Roman"/>
                <w:sz w:val="21"/>
                <w:szCs w:val="21"/>
                <w:lang w:val="es-BO"/>
              </w:rPr>
            </w:pPr>
            <w:r w:rsidRPr="00F4791E">
              <w:rPr>
                <w:rFonts w:cs="Times New Roman"/>
                <w:b/>
                <w:sz w:val="21"/>
                <w:szCs w:val="21"/>
                <w:lang w:val="es-BO"/>
              </w:rPr>
              <w:t xml:space="preserve">Producto 4: </w:t>
            </w:r>
            <w:r w:rsidR="001E285B" w:rsidRPr="001E285B">
              <w:rPr>
                <w:rFonts w:cs="Times New Roman"/>
                <w:b/>
                <w:sz w:val="21"/>
                <w:szCs w:val="21"/>
                <w:lang w:val="es-BO"/>
              </w:rPr>
              <w:t>Aplicación técnica y contable del Reaseguro.</w:t>
            </w:r>
            <w:r w:rsidRPr="00F4791E">
              <w:rPr>
                <w:rFonts w:cs="Times New Roman"/>
                <w:b/>
                <w:sz w:val="21"/>
                <w:szCs w:val="21"/>
                <w:lang w:val="es-BO"/>
              </w:rPr>
              <w:t>7%</w:t>
            </w:r>
          </w:p>
        </w:tc>
      </w:tr>
      <w:tr w:rsidR="008E062E" w:rsidRPr="00F4791E" w14:paraId="4D0A4D20" w14:textId="77777777" w:rsidTr="000755F7">
        <w:trPr>
          <w:jc w:val="center"/>
        </w:trPr>
        <w:tc>
          <w:tcPr>
            <w:tcW w:w="2662" w:type="dxa"/>
            <w:shd w:val="clear" w:color="auto" w:fill="D9D9D9"/>
            <w:vAlign w:val="center"/>
          </w:tcPr>
          <w:p w14:paraId="2577FC5F" w14:textId="77777777" w:rsidR="008E062E" w:rsidRPr="00F4791E" w:rsidRDefault="008E657C">
            <w:pPr>
              <w:jc w:val="center"/>
              <w:rPr>
                <w:rFonts w:cs="Times New Roman"/>
                <w:sz w:val="21"/>
                <w:szCs w:val="21"/>
                <w:lang w:val="es-BO"/>
              </w:rPr>
            </w:pPr>
            <w:r w:rsidRPr="00F4791E">
              <w:rPr>
                <w:rFonts w:cs="Times New Roman"/>
                <w:b/>
                <w:sz w:val="21"/>
                <w:szCs w:val="21"/>
                <w:lang w:val="es-BO"/>
              </w:rPr>
              <w:t>Criterio</w:t>
            </w:r>
          </w:p>
        </w:tc>
        <w:tc>
          <w:tcPr>
            <w:tcW w:w="2661" w:type="dxa"/>
            <w:shd w:val="clear" w:color="auto" w:fill="D9D9D9"/>
            <w:vAlign w:val="center"/>
          </w:tcPr>
          <w:p w14:paraId="07198103" w14:textId="77777777" w:rsidR="008E062E" w:rsidRPr="00F4791E" w:rsidRDefault="008E657C">
            <w:pPr>
              <w:jc w:val="center"/>
              <w:rPr>
                <w:rFonts w:cs="Times New Roman"/>
                <w:sz w:val="21"/>
                <w:szCs w:val="21"/>
                <w:lang w:val="es-BO"/>
              </w:rPr>
            </w:pPr>
            <w:r w:rsidRPr="00F4791E">
              <w:rPr>
                <w:rFonts w:cs="Times New Roman"/>
                <w:b/>
                <w:sz w:val="21"/>
                <w:szCs w:val="21"/>
                <w:lang w:val="es-BO"/>
              </w:rPr>
              <w:t>Insuficiente (1–50)</w:t>
            </w:r>
          </w:p>
        </w:tc>
        <w:tc>
          <w:tcPr>
            <w:tcW w:w="2661" w:type="dxa"/>
            <w:shd w:val="clear" w:color="auto" w:fill="D9D9D9"/>
            <w:vAlign w:val="center"/>
          </w:tcPr>
          <w:p w14:paraId="787701EA" w14:textId="77777777" w:rsidR="008E062E" w:rsidRPr="00F4791E" w:rsidRDefault="008E657C">
            <w:pPr>
              <w:jc w:val="center"/>
              <w:rPr>
                <w:rFonts w:cs="Times New Roman"/>
                <w:sz w:val="21"/>
                <w:szCs w:val="21"/>
                <w:lang w:val="es-BO"/>
              </w:rPr>
            </w:pPr>
            <w:r w:rsidRPr="00F4791E">
              <w:rPr>
                <w:rFonts w:cs="Times New Roman"/>
                <w:b/>
                <w:sz w:val="21"/>
                <w:szCs w:val="21"/>
                <w:lang w:val="es-BO"/>
              </w:rPr>
              <w:t>Suficiente (51–80)</w:t>
            </w:r>
          </w:p>
        </w:tc>
        <w:tc>
          <w:tcPr>
            <w:tcW w:w="2662" w:type="dxa"/>
            <w:shd w:val="clear" w:color="auto" w:fill="D9D9D9"/>
            <w:vAlign w:val="center"/>
          </w:tcPr>
          <w:p w14:paraId="08916632" w14:textId="77777777" w:rsidR="008E062E" w:rsidRPr="00F4791E" w:rsidRDefault="008E657C">
            <w:pPr>
              <w:jc w:val="center"/>
              <w:rPr>
                <w:rFonts w:cs="Times New Roman"/>
                <w:sz w:val="21"/>
                <w:szCs w:val="21"/>
                <w:lang w:val="es-BO"/>
              </w:rPr>
            </w:pPr>
            <w:r w:rsidRPr="00F4791E">
              <w:rPr>
                <w:rFonts w:cs="Times New Roman"/>
                <w:b/>
                <w:sz w:val="21"/>
                <w:szCs w:val="21"/>
                <w:lang w:val="es-BO"/>
              </w:rPr>
              <w:t>Destacado (81–100)</w:t>
            </w:r>
          </w:p>
        </w:tc>
      </w:tr>
      <w:tr w:rsidR="008E062E" w:rsidRPr="00F4791E" w14:paraId="03F45AFF" w14:textId="77777777" w:rsidTr="000755F7">
        <w:trPr>
          <w:jc w:val="center"/>
        </w:trPr>
        <w:tc>
          <w:tcPr>
            <w:tcW w:w="2662" w:type="dxa"/>
            <w:vAlign w:val="center"/>
          </w:tcPr>
          <w:p w14:paraId="1F3DB0F9" w14:textId="13CD314D" w:rsidR="008E062E" w:rsidRPr="00F4791E" w:rsidRDefault="001E285B">
            <w:pPr>
              <w:rPr>
                <w:rFonts w:cs="Times New Roman"/>
                <w:sz w:val="21"/>
                <w:szCs w:val="21"/>
                <w:lang w:val="es-BO"/>
              </w:rPr>
            </w:pPr>
            <w:r w:rsidRPr="001E285B">
              <w:rPr>
                <w:rFonts w:cs="Times New Roman"/>
                <w:b/>
                <w:sz w:val="21"/>
                <w:szCs w:val="21"/>
                <w:lang w:val="es-BO"/>
              </w:rPr>
              <w:t>Determinación Técnica de Contratos y Retenciones</w:t>
            </w:r>
          </w:p>
        </w:tc>
        <w:tc>
          <w:tcPr>
            <w:tcW w:w="2661" w:type="dxa"/>
            <w:vAlign w:val="center"/>
          </w:tcPr>
          <w:p w14:paraId="1CBB0CF6" w14:textId="77777777" w:rsidR="008E062E" w:rsidRPr="00F4791E" w:rsidRDefault="008E657C">
            <w:pPr>
              <w:rPr>
                <w:rFonts w:cs="Times New Roman"/>
                <w:sz w:val="21"/>
                <w:szCs w:val="21"/>
                <w:lang w:val="es-BO"/>
              </w:rPr>
            </w:pPr>
            <w:r w:rsidRPr="00F4791E">
              <w:rPr>
                <w:rFonts w:cs="Times New Roman"/>
                <w:sz w:val="21"/>
                <w:szCs w:val="21"/>
                <w:lang w:val="es-BO"/>
              </w:rPr>
              <w:t>Calcula mal.</w:t>
            </w:r>
          </w:p>
        </w:tc>
        <w:tc>
          <w:tcPr>
            <w:tcW w:w="2661" w:type="dxa"/>
            <w:vAlign w:val="center"/>
          </w:tcPr>
          <w:p w14:paraId="4EECFE4D" w14:textId="77777777" w:rsidR="008E062E" w:rsidRPr="00F4791E" w:rsidRDefault="008E657C">
            <w:pPr>
              <w:rPr>
                <w:rFonts w:cs="Times New Roman"/>
                <w:sz w:val="21"/>
                <w:szCs w:val="21"/>
                <w:lang w:val="es-BO"/>
              </w:rPr>
            </w:pPr>
            <w:r w:rsidRPr="00F4791E">
              <w:rPr>
                <w:rFonts w:cs="Times New Roman"/>
                <w:sz w:val="21"/>
                <w:szCs w:val="21"/>
                <w:lang w:val="es-BO"/>
              </w:rPr>
              <w:t>Calcula correctamente.</w:t>
            </w:r>
          </w:p>
        </w:tc>
        <w:tc>
          <w:tcPr>
            <w:tcW w:w="2662" w:type="dxa"/>
            <w:vAlign w:val="center"/>
          </w:tcPr>
          <w:p w14:paraId="74E4AE01" w14:textId="18220D65" w:rsidR="008E062E" w:rsidRPr="00F4791E" w:rsidRDefault="001E285B">
            <w:pPr>
              <w:rPr>
                <w:rFonts w:cs="Times New Roman"/>
                <w:sz w:val="21"/>
                <w:szCs w:val="21"/>
                <w:lang w:val="es-BO"/>
              </w:rPr>
            </w:pPr>
            <w:r>
              <w:rPr>
                <w:rFonts w:cs="Times New Roman"/>
                <w:sz w:val="21"/>
                <w:szCs w:val="21"/>
                <w:lang w:val="es-BO"/>
              </w:rPr>
              <w:t>Determina con precisión los cálculos.</w:t>
            </w:r>
          </w:p>
        </w:tc>
      </w:tr>
      <w:tr w:rsidR="001E285B" w:rsidRPr="00F4791E" w14:paraId="52FC54F2" w14:textId="77777777" w:rsidTr="000755F7">
        <w:trPr>
          <w:jc w:val="center"/>
        </w:trPr>
        <w:tc>
          <w:tcPr>
            <w:tcW w:w="2662" w:type="dxa"/>
            <w:vAlign w:val="center"/>
          </w:tcPr>
          <w:p w14:paraId="50539B36" w14:textId="67BB81BC" w:rsidR="001E285B" w:rsidRPr="00F4791E" w:rsidRDefault="001E285B" w:rsidP="001E285B">
            <w:pPr>
              <w:rPr>
                <w:rFonts w:cs="Times New Roman"/>
                <w:sz w:val="21"/>
                <w:szCs w:val="21"/>
                <w:lang w:val="es-BO"/>
              </w:rPr>
            </w:pPr>
            <w:r w:rsidRPr="001E285B">
              <w:rPr>
                <w:rFonts w:cs="Times New Roman"/>
                <w:b/>
                <w:sz w:val="21"/>
                <w:szCs w:val="21"/>
                <w:lang w:val="es-BO"/>
              </w:rPr>
              <w:t>Proceso y Tratamiento Contable (Cesión y Aceptación)</w:t>
            </w:r>
          </w:p>
        </w:tc>
        <w:tc>
          <w:tcPr>
            <w:tcW w:w="2661" w:type="dxa"/>
            <w:vAlign w:val="center"/>
          </w:tcPr>
          <w:p w14:paraId="327657C3" w14:textId="69119ED7" w:rsidR="001E285B" w:rsidRPr="00F4791E" w:rsidRDefault="001E285B" w:rsidP="001E285B">
            <w:pPr>
              <w:rPr>
                <w:rFonts w:cs="Times New Roman"/>
                <w:sz w:val="21"/>
                <w:szCs w:val="21"/>
                <w:lang w:val="es-BO"/>
              </w:rPr>
            </w:pPr>
            <w:r w:rsidRPr="00EA4CAE">
              <w:rPr>
                <w:rFonts w:cs="Times New Roman"/>
                <w:sz w:val="21"/>
                <w:szCs w:val="21"/>
                <w:lang w:val="es-BO"/>
              </w:rPr>
              <w:t>Comete errores conceptuales</w:t>
            </w:r>
            <w:r w:rsidRPr="00F4791E">
              <w:rPr>
                <w:rFonts w:cs="Times New Roman"/>
                <w:sz w:val="21"/>
                <w:szCs w:val="21"/>
                <w:lang w:val="es-BO"/>
              </w:rPr>
              <w:t>.</w:t>
            </w:r>
          </w:p>
        </w:tc>
        <w:tc>
          <w:tcPr>
            <w:tcW w:w="2661" w:type="dxa"/>
            <w:vAlign w:val="center"/>
          </w:tcPr>
          <w:p w14:paraId="011191F6" w14:textId="12E6B329" w:rsidR="001E285B" w:rsidRPr="00F4791E" w:rsidRDefault="001E285B" w:rsidP="001E285B">
            <w:pPr>
              <w:rPr>
                <w:rFonts w:cs="Times New Roman"/>
                <w:sz w:val="21"/>
                <w:szCs w:val="21"/>
                <w:lang w:val="es-BO"/>
              </w:rPr>
            </w:pPr>
            <w:del w:id="9017" w:author="Comisión de revisión 4.5" w:date="2026-10-13T00:00:00Z">
              <w:r>
                <w:rPr>
                  <w:rFonts w:cs="Times New Roman"/>
                  <w:sz w:val="21"/>
                  <w:szCs w:val="21"/>
                  <w:lang w:val="es-BO"/>
                </w:rPr>
                <w:delText xml:space="preserve">Registra correctamente l</w:delText>
              </w:r>
              <w:r>
                <w:rPr>
                  <w:rFonts w:cs="Times New Roman"/>
                  <w:sz w:val="21"/>
                  <w:szCs w:val="21"/>
                  <w:lang w:val="es-BO"/>
                </w:rPr>
                <w:delText xml:space="preserve">as Operaciones</w:delText>
              </w:r>
            </w:del>
            <w:ins w:id="9018" w:author="Comisión de revisión 4.5" w:date="2026-10-13T00:00:00Z">
              <w:r>
                <w:rPr>
                  <w:rFonts w:cs="Times New Roman"/>
                  <w:sz w:val="21"/>
                  <w:szCs w:val="21"/>
                  <w:lang w:val="es-BO"/>
                </w:rPr>
                <w:t xml:space="preserve">Registra correctamente las operaciones</w:t>
              </w:r>
            </w:ins>
          </w:p>
        </w:tc>
        <w:tc>
          <w:tcPr>
            <w:tcW w:w="2662" w:type="dxa"/>
            <w:vAlign w:val="center"/>
          </w:tcPr>
          <w:p w14:paraId="1A192DBC" w14:textId="731673A3" w:rsidR="001E285B" w:rsidRPr="00F4791E" w:rsidRDefault="001E285B" w:rsidP="001E285B">
            <w:pPr>
              <w:rPr>
                <w:rFonts w:cs="Times New Roman"/>
                <w:sz w:val="21"/>
                <w:szCs w:val="21"/>
                <w:lang w:val="es-BO"/>
              </w:rPr>
            </w:pPr>
            <w:r>
              <w:rPr>
                <w:rFonts w:cs="Times New Roman"/>
                <w:sz w:val="21"/>
                <w:szCs w:val="21"/>
                <w:lang w:val="es-BO"/>
              </w:rPr>
              <w:t>Desarrolla de manera precisa el ciclo contable.</w:t>
            </w:r>
          </w:p>
        </w:tc>
      </w:tr>
      <w:tr w:rsidR="001E285B" w:rsidRPr="00F4791E" w14:paraId="551F2C2B" w14:textId="77777777" w:rsidTr="000755F7">
        <w:trPr>
          <w:jc w:val="center"/>
        </w:trPr>
        <w:tc>
          <w:tcPr>
            <w:tcW w:w="2662" w:type="dxa"/>
            <w:vAlign w:val="center"/>
          </w:tcPr>
          <w:p w14:paraId="3553B07A" w14:textId="6DA75C9A" w:rsidR="001E285B" w:rsidRPr="00F4791E" w:rsidRDefault="001E285B" w:rsidP="001E285B">
            <w:pPr>
              <w:rPr>
                <w:rFonts w:cs="Times New Roman"/>
                <w:sz w:val="21"/>
                <w:szCs w:val="21"/>
                <w:lang w:val="es-BO"/>
              </w:rPr>
            </w:pPr>
            <w:r w:rsidRPr="001E285B">
              <w:rPr>
                <w:rFonts w:cs="Times New Roman"/>
                <w:b/>
                <w:sz w:val="21"/>
                <w:szCs w:val="21"/>
                <w:lang w:val="es-BO"/>
              </w:rPr>
              <w:t xml:space="preserve">Tratamiento </w:t>
            </w:r>
            <w:r>
              <w:rPr>
                <w:rFonts w:cs="Times New Roman"/>
                <w:b/>
                <w:sz w:val="21"/>
                <w:szCs w:val="21"/>
                <w:lang w:val="es-BO"/>
              </w:rPr>
              <w:t>de las</w:t>
            </w:r>
            <w:r w:rsidRPr="001E285B">
              <w:rPr>
                <w:rFonts w:cs="Times New Roman"/>
                <w:b/>
                <w:sz w:val="21"/>
                <w:szCs w:val="21"/>
                <w:lang w:val="es-BO"/>
              </w:rPr>
              <w:t xml:space="preserve"> Reservas y Normativa Aplicable</w:t>
            </w:r>
          </w:p>
        </w:tc>
        <w:tc>
          <w:tcPr>
            <w:tcW w:w="2661" w:type="dxa"/>
            <w:vAlign w:val="center"/>
          </w:tcPr>
          <w:p w14:paraId="66A61155" w14:textId="5A3A465C" w:rsidR="001E285B" w:rsidRPr="00F4791E" w:rsidRDefault="001E285B" w:rsidP="001E285B">
            <w:pPr>
              <w:rPr>
                <w:rFonts w:cs="Times New Roman"/>
                <w:sz w:val="21"/>
                <w:szCs w:val="21"/>
                <w:lang w:val="es-BO"/>
              </w:rPr>
            </w:pPr>
            <w:r>
              <w:rPr>
                <w:rFonts w:cs="Times New Roman"/>
                <w:sz w:val="21"/>
                <w:szCs w:val="21"/>
                <w:lang w:val="es-BO"/>
              </w:rPr>
              <w:t>N</w:t>
            </w:r>
            <w:r w:rsidRPr="00C44B9B">
              <w:rPr>
                <w:rFonts w:cs="Times New Roman"/>
                <w:sz w:val="21"/>
                <w:szCs w:val="21"/>
                <w:lang w:val="es-BO"/>
              </w:rPr>
              <w:t>o aplica la legislación</w:t>
            </w:r>
            <w:r>
              <w:rPr>
                <w:rFonts w:cs="Times New Roman"/>
                <w:sz w:val="21"/>
                <w:szCs w:val="21"/>
                <w:lang w:val="es-BO"/>
              </w:rPr>
              <w:t xml:space="preserve"> regulatoria.</w:t>
            </w:r>
          </w:p>
        </w:tc>
        <w:tc>
          <w:tcPr>
            <w:tcW w:w="2661" w:type="dxa"/>
            <w:vAlign w:val="center"/>
          </w:tcPr>
          <w:p w14:paraId="0BF3E1FE" w14:textId="019E2F69" w:rsidR="001E285B" w:rsidRPr="00F4791E" w:rsidRDefault="001E285B" w:rsidP="001E285B">
            <w:pPr>
              <w:rPr>
                <w:rFonts w:cs="Times New Roman"/>
                <w:sz w:val="21"/>
                <w:szCs w:val="21"/>
                <w:lang w:val="es-BO"/>
              </w:rPr>
            </w:pPr>
            <w:r>
              <w:rPr>
                <w:rFonts w:cs="Times New Roman"/>
                <w:sz w:val="21"/>
                <w:szCs w:val="21"/>
                <w:lang w:val="es-BO"/>
              </w:rPr>
              <w:t>Justifica</w:t>
            </w:r>
            <w:r w:rsidRPr="00C44B9B">
              <w:rPr>
                <w:rFonts w:cs="Times New Roman"/>
                <w:sz w:val="21"/>
                <w:szCs w:val="21"/>
                <w:lang w:val="es-BO"/>
              </w:rPr>
              <w:t xml:space="preserve"> el procedimiento </w:t>
            </w:r>
            <w:r>
              <w:rPr>
                <w:rFonts w:cs="Times New Roman"/>
                <w:sz w:val="21"/>
                <w:szCs w:val="21"/>
                <w:lang w:val="es-BO"/>
              </w:rPr>
              <w:t>de acuerdo con</w:t>
            </w:r>
            <w:r w:rsidRPr="00C44B9B">
              <w:rPr>
                <w:rFonts w:cs="Times New Roman"/>
                <w:sz w:val="21"/>
                <w:szCs w:val="21"/>
                <w:lang w:val="es-BO"/>
              </w:rPr>
              <w:t xml:space="preserve"> la normativa vigente.</w:t>
            </w:r>
          </w:p>
        </w:tc>
        <w:tc>
          <w:tcPr>
            <w:tcW w:w="2662" w:type="dxa"/>
            <w:vAlign w:val="center"/>
          </w:tcPr>
          <w:p w14:paraId="26318745" w14:textId="4A3AF20F" w:rsidR="001E285B" w:rsidRPr="00F4791E" w:rsidRDefault="001E285B" w:rsidP="001E285B">
            <w:pPr>
              <w:rPr>
                <w:rFonts w:cs="Times New Roman"/>
                <w:sz w:val="21"/>
                <w:szCs w:val="21"/>
                <w:lang w:val="es-BO"/>
              </w:rPr>
            </w:pPr>
            <w:r>
              <w:rPr>
                <w:rFonts w:cs="Times New Roman"/>
                <w:sz w:val="21"/>
                <w:szCs w:val="21"/>
                <w:lang w:val="es-BO"/>
              </w:rPr>
              <w:t>Presenta el Informe con el respaldo normativo preciso.</w:t>
            </w:r>
          </w:p>
        </w:tc>
      </w:tr>
      <w:tr w:rsidR="008E062E" w:rsidRPr="00A93743" w14:paraId="7EEA00FD" w14:textId="77777777" w:rsidTr="000755F7">
        <w:trPr>
          <w:jc w:val="center"/>
        </w:trPr>
        <w:tc>
          <w:tcPr>
            <w:tcW w:w="10646" w:type="dxa"/>
            <w:gridSpan w:val="4"/>
            <w:shd w:val="clear" w:color="auto" w:fill="E7E6E6"/>
            <w:vAlign w:val="center"/>
          </w:tcPr>
          <w:p w14:paraId="27EE601D" w14:textId="15C48FC1" w:rsidR="008E062E" w:rsidRPr="00F4791E" w:rsidRDefault="008E657C">
            <w:pPr>
              <w:rPr>
                <w:rFonts w:cs="Times New Roman"/>
                <w:sz w:val="21"/>
                <w:szCs w:val="21"/>
                <w:lang w:val="es-BO"/>
              </w:rPr>
            </w:pPr>
            <w:r w:rsidRPr="00F4791E">
              <w:rPr>
                <w:rFonts w:cs="Times New Roman"/>
                <w:b/>
                <w:sz w:val="21"/>
                <w:szCs w:val="21"/>
                <w:lang w:val="es-BO"/>
              </w:rPr>
              <w:t xml:space="preserve">Producto 5: </w:t>
            </w:r>
            <w:r w:rsidR="001E285B" w:rsidRPr="001E285B">
              <w:rPr>
                <w:rFonts w:cs="Times New Roman"/>
                <w:b/>
                <w:bCs/>
                <w:sz w:val="21"/>
                <w:szCs w:val="21"/>
                <w:lang w:val="es-BO"/>
              </w:rPr>
              <w:t>Matriz de identificación de cuentas contables para las operaciones de seguros</w:t>
            </w:r>
            <w:r w:rsidR="001E285B" w:rsidRPr="001E285B">
              <w:rPr>
                <w:rFonts w:cs="Times New Roman"/>
                <w:sz w:val="21"/>
                <w:szCs w:val="21"/>
                <w:lang w:val="es-BO"/>
              </w:rPr>
              <w:t>.</w:t>
            </w:r>
            <w:r w:rsidRPr="00F4791E">
              <w:rPr>
                <w:rFonts w:cs="Times New Roman"/>
                <w:b/>
                <w:sz w:val="21"/>
                <w:szCs w:val="21"/>
                <w:lang w:val="es-BO"/>
              </w:rPr>
              <w:t>10%</w:t>
            </w:r>
          </w:p>
        </w:tc>
      </w:tr>
      <w:tr w:rsidR="008E062E" w:rsidRPr="00F4791E" w14:paraId="7702BFC0" w14:textId="77777777" w:rsidTr="000755F7">
        <w:trPr>
          <w:jc w:val="center"/>
        </w:trPr>
        <w:tc>
          <w:tcPr>
            <w:tcW w:w="2662" w:type="dxa"/>
            <w:shd w:val="clear" w:color="auto" w:fill="D9D9D9"/>
            <w:vAlign w:val="center"/>
          </w:tcPr>
          <w:p w14:paraId="7234DC8C" w14:textId="77777777" w:rsidR="008E062E" w:rsidRPr="00F4791E" w:rsidRDefault="008E657C">
            <w:pPr>
              <w:jc w:val="center"/>
              <w:rPr>
                <w:rFonts w:cs="Times New Roman"/>
                <w:sz w:val="21"/>
                <w:szCs w:val="21"/>
                <w:lang w:val="es-BO"/>
              </w:rPr>
            </w:pPr>
            <w:r w:rsidRPr="00F4791E">
              <w:rPr>
                <w:rFonts w:cs="Times New Roman"/>
                <w:b/>
                <w:sz w:val="21"/>
                <w:szCs w:val="21"/>
                <w:lang w:val="es-BO"/>
              </w:rPr>
              <w:t>Criterio</w:t>
            </w:r>
          </w:p>
        </w:tc>
        <w:tc>
          <w:tcPr>
            <w:tcW w:w="2661" w:type="dxa"/>
            <w:shd w:val="clear" w:color="auto" w:fill="D9D9D9"/>
            <w:vAlign w:val="center"/>
          </w:tcPr>
          <w:p w14:paraId="70FDE3C3" w14:textId="77777777" w:rsidR="008E062E" w:rsidRPr="00F4791E" w:rsidRDefault="008E657C">
            <w:pPr>
              <w:jc w:val="center"/>
              <w:rPr>
                <w:rFonts w:cs="Times New Roman"/>
                <w:sz w:val="21"/>
                <w:szCs w:val="21"/>
                <w:lang w:val="es-BO"/>
              </w:rPr>
            </w:pPr>
            <w:r w:rsidRPr="00F4791E">
              <w:rPr>
                <w:rFonts w:cs="Times New Roman"/>
                <w:b/>
                <w:sz w:val="21"/>
                <w:szCs w:val="21"/>
                <w:lang w:val="es-BO"/>
              </w:rPr>
              <w:t>Insuficiente (1–50)</w:t>
            </w:r>
          </w:p>
        </w:tc>
        <w:tc>
          <w:tcPr>
            <w:tcW w:w="2661" w:type="dxa"/>
            <w:shd w:val="clear" w:color="auto" w:fill="D9D9D9"/>
            <w:vAlign w:val="center"/>
          </w:tcPr>
          <w:p w14:paraId="5717A840" w14:textId="77777777" w:rsidR="008E062E" w:rsidRPr="00F4791E" w:rsidRDefault="008E657C">
            <w:pPr>
              <w:jc w:val="center"/>
              <w:rPr>
                <w:rFonts w:cs="Times New Roman"/>
                <w:sz w:val="21"/>
                <w:szCs w:val="21"/>
                <w:lang w:val="es-BO"/>
              </w:rPr>
            </w:pPr>
            <w:r w:rsidRPr="00F4791E">
              <w:rPr>
                <w:rFonts w:cs="Times New Roman"/>
                <w:b/>
                <w:sz w:val="21"/>
                <w:szCs w:val="21"/>
                <w:lang w:val="es-BO"/>
              </w:rPr>
              <w:t>Suficiente (51–80)</w:t>
            </w:r>
          </w:p>
        </w:tc>
        <w:tc>
          <w:tcPr>
            <w:tcW w:w="2662" w:type="dxa"/>
            <w:shd w:val="clear" w:color="auto" w:fill="D9D9D9"/>
            <w:vAlign w:val="center"/>
          </w:tcPr>
          <w:p w14:paraId="419E7531" w14:textId="77777777" w:rsidR="008E062E" w:rsidRPr="00F4791E" w:rsidRDefault="008E657C">
            <w:pPr>
              <w:jc w:val="center"/>
              <w:rPr>
                <w:rFonts w:cs="Times New Roman"/>
                <w:sz w:val="21"/>
                <w:szCs w:val="21"/>
                <w:lang w:val="es-BO"/>
              </w:rPr>
            </w:pPr>
            <w:r w:rsidRPr="00F4791E">
              <w:rPr>
                <w:rFonts w:cs="Times New Roman"/>
                <w:b/>
                <w:sz w:val="21"/>
                <w:szCs w:val="21"/>
                <w:lang w:val="es-BO"/>
              </w:rPr>
              <w:t>Destacado (81–100)</w:t>
            </w:r>
          </w:p>
        </w:tc>
      </w:tr>
      <w:tr w:rsidR="008E062E" w:rsidRPr="00F4791E" w14:paraId="16B7D3BE" w14:textId="77777777" w:rsidTr="000755F7">
        <w:trPr>
          <w:jc w:val="center"/>
        </w:trPr>
        <w:tc>
          <w:tcPr>
            <w:tcW w:w="2662" w:type="dxa"/>
            <w:vAlign w:val="center"/>
          </w:tcPr>
          <w:p w14:paraId="3F83189E" w14:textId="131E5A0B" w:rsidR="008E062E" w:rsidRPr="00F4791E" w:rsidRDefault="001E285B">
            <w:pPr>
              <w:rPr>
                <w:rFonts w:cs="Times New Roman"/>
                <w:sz w:val="21"/>
                <w:szCs w:val="21"/>
                <w:lang w:val="es-BO"/>
              </w:rPr>
            </w:pPr>
            <w:r w:rsidRPr="001E285B">
              <w:rPr>
                <w:rFonts w:cs="Times New Roman"/>
                <w:b/>
                <w:sz w:val="21"/>
                <w:szCs w:val="21"/>
                <w:lang w:val="es-BO"/>
              </w:rPr>
              <w:t>Estructura y Codificación del Plan de Cuentas</w:t>
            </w:r>
          </w:p>
        </w:tc>
        <w:tc>
          <w:tcPr>
            <w:tcW w:w="2661" w:type="dxa"/>
            <w:vAlign w:val="center"/>
          </w:tcPr>
          <w:p w14:paraId="23544695" w14:textId="7D4ADBD6" w:rsidR="008E062E" w:rsidRPr="00F4791E" w:rsidRDefault="001E285B">
            <w:pPr>
              <w:rPr>
                <w:rFonts w:cs="Times New Roman"/>
                <w:sz w:val="21"/>
                <w:szCs w:val="21"/>
                <w:lang w:val="es-BO"/>
              </w:rPr>
            </w:pPr>
            <w:r>
              <w:rPr>
                <w:rFonts w:cs="Times New Roman"/>
                <w:sz w:val="21"/>
                <w:szCs w:val="21"/>
                <w:lang w:val="es-BO"/>
              </w:rPr>
              <w:t>Presenta errores</w:t>
            </w:r>
          </w:p>
        </w:tc>
        <w:tc>
          <w:tcPr>
            <w:tcW w:w="2661" w:type="dxa"/>
            <w:vAlign w:val="center"/>
          </w:tcPr>
          <w:p w14:paraId="73248C28" w14:textId="676E3A8D" w:rsidR="008E062E" w:rsidRPr="00F4791E" w:rsidRDefault="001E285B">
            <w:pPr>
              <w:rPr>
                <w:rFonts w:cs="Times New Roman"/>
                <w:sz w:val="21"/>
                <w:szCs w:val="21"/>
                <w:lang w:val="es-BO"/>
              </w:rPr>
            </w:pPr>
            <w:r w:rsidRPr="001E285B">
              <w:rPr>
                <w:rFonts w:cs="Times New Roman"/>
                <w:sz w:val="21"/>
                <w:szCs w:val="21"/>
                <w:lang w:val="es-BO"/>
              </w:rPr>
              <w:t>Estructura adecuad</w:t>
            </w:r>
            <w:r w:rsidR="00812CD2">
              <w:rPr>
                <w:rFonts w:cs="Times New Roman"/>
                <w:sz w:val="21"/>
                <w:szCs w:val="21"/>
                <w:lang w:val="es-BO"/>
              </w:rPr>
              <w:t>a</w:t>
            </w:r>
          </w:p>
        </w:tc>
        <w:tc>
          <w:tcPr>
            <w:tcW w:w="2662" w:type="dxa"/>
            <w:vAlign w:val="center"/>
          </w:tcPr>
          <w:p w14:paraId="5C21C60D" w14:textId="6AC09A83" w:rsidR="008E062E" w:rsidRPr="00F4791E" w:rsidRDefault="00812CD2">
            <w:pPr>
              <w:rPr>
                <w:rFonts w:cs="Times New Roman"/>
                <w:sz w:val="21"/>
                <w:szCs w:val="21"/>
                <w:lang w:val="es-BO"/>
              </w:rPr>
            </w:pPr>
            <w:r>
              <w:rPr>
                <w:rFonts w:cs="Times New Roman"/>
                <w:sz w:val="21"/>
                <w:szCs w:val="21"/>
                <w:lang w:val="es-BO"/>
              </w:rPr>
              <w:t>Estructura correctamente</w:t>
            </w:r>
          </w:p>
        </w:tc>
      </w:tr>
      <w:tr w:rsidR="00812CD2" w:rsidRPr="00F4791E" w14:paraId="368D3CE2" w14:textId="77777777" w:rsidTr="000755F7">
        <w:trPr>
          <w:jc w:val="center"/>
        </w:trPr>
        <w:tc>
          <w:tcPr>
            <w:tcW w:w="2662" w:type="dxa"/>
            <w:vAlign w:val="center"/>
          </w:tcPr>
          <w:p w14:paraId="2542CC88" w14:textId="7B58A8B7" w:rsidR="00812CD2" w:rsidRPr="00F4791E" w:rsidRDefault="00812CD2" w:rsidP="00812CD2">
            <w:pPr>
              <w:rPr>
                <w:rFonts w:cs="Times New Roman"/>
                <w:sz w:val="21"/>
                <w:szCs w:val="21"/>
                <w:lang w:val="es-BO"/>
              </w:rPr>
            </w:pPr>
            <w:r>
              <w:rPr>
                <w:rFonts w:cs="Times New Roman"/>
                <w:b/>
                <w:sz w:val="21"/>
                <w:szCs w:val="21"/>
                <w:lang w:val="es-BO"/>
              </w:rPr>
              <w:t>Registro Contable</w:t>
            </w:r>
          </w:p>
        </w:tc>
        <w:tc>
          <w:tcPr>
            <w:tcW w:w="2661" w:type="dxa"/>
            <w:vAlign w:val="center"/>
          </w:tcPr>
          <w:p w14:paraId="0EAD5334" w14:textId="7894CFB3" w:rsidR="00812CD2" w:rsidRPr="00F4791E" w:rsidRDefault="00812CD2" w:rsidP="00812CD2">
            <w:pPr>
              <w:rPr>
                <w:rFonts w:cs="Times New Roman"/>
                <w:sz w:val="21"/>
                <w:szCs w:val="21"/>
                <w:lang w:val="es-BO"/>
              </w:rPr>
            </w:pPr>
            <w:r w:rsidRPr="00EA4CAE">
              <w:rPr>
                <w:rFonts w:cs="Times New Roman"/>
                <w:sz w:val="21"/>
                <w:szCs w:val="21"/>
                <w:lang w:val="es-BO"/>
              </w:rPr>
              <w:t>Comete errores conceptuales</w:t>
            </w:r>
            <w:r w:rsidRPr="00F4791E">
              <w:rPr>
                <w:rFonts w:cs="Times New Roman"/>
                <w:sz w:val="21"/>
                <w:szCs w:val="21"/>
                <w:lang w:val="es-BO"/>
              </w:rPr>
              <w:t>.</w:t>
            </w:r>
          </w:p>
        </w:tc>
        <w:tc>
          <w:tcPr>
            <w:tcW w:w="2661" w:type="dxa"/>
            <w:vAlign w:val="center"/>
          </w:tcPr>
          <w:p w14:paraId="2A5DA48B" w14:textId="5DBC696A" w:rsidR="00812CD2" w:rsidRPr="00F4791E" w:rsidRDefault="00812CD2" w:rsidP="00812CD2">
            <w:pPr>
              <w:rPr>
                <w:rFonts w:cs="Times New Roman"/>
                <w:sz w:val="21"/>
                <w:szCs w:val="21"/>
                <w:lang w:val="es-BO"/>
              </w:rPr>
            </w:pPr>
            <w:del w:id="9019" w:author="Comisión de revisión 4.5" w:date="2026-10-13T00:00:00Z">
              <w:r>
                <w:rPr>
                  <w:rFonts w:cs="Times New Roman"/>
                  <w:sz w:val="21"/>
                  <w:szCs w:val="21"/>
                  <w:lang w:val="es-BO"/>
                </w:rPr>
                <w:delText xml:space="preserve">Registra correctamente l</w:delText>
              </w:r>
              <w:r>
                <w:rPr>
                  <w:rFonts w:cs="Times New Roman"/>
                  <w:sz w:val="21"/>
                  <w:szCs w:val="21"/>
                  <w:lang w:val="es-BO"/>
                </w:rPr>
                <w:delText xml:space="preserve">as Operaciones</w:delText>
              </w:r>
            </w:del>
            <w:ins w:id="9020" w:author="Comisión de revisión 4.5" w:date="2026-10-13T00:00:00Z">
              <w:r>
                <w:rPr>
                  <w:rFonts w:cs="Times New Roman"/>
                  <w:sz w:val="21"/>
                  <w:szCs w:val="21"/>
                  <w:lang w:val="es-BO"/>
                </w:rPr>
                <w:t xml:space="preserve">Registra correctamente las operaciones</w:t>
              </w:r>
            </w:ins>
          </w:p>
        </w:tc>
        <w:tc>
          <w:tcPr>
            <w:tcW w:w="2662" w:type="dxa"/>
            <w:vAlign w:val="center"/>
          </w:tcPr>
          <w:p w14:paraId="657E3A3E" w14:textId="46D6AC1A" w:rsidR="00812CD2" w:rsidRPr="00F4791E" w:rsidRDefault="00812CD2" w:rsidP="00812CD2">
            <w:pPr>
              <w:rPr>
                <w:rFonts w:cs="Times New Roman"/>
                <w:sz w:val="21"/>
                <w:szCs w:val="21"/>
                <w:lang w:val="es-BO"/>
              </w:rPr>
            </w:pPr>
            <w:r>
              <w:rPr>
                <w:rFonts w:cs="Times New Roman"/>
                <w:sz w:val="21"/>
                <w:szCs w:val="21"/>
                <w:lang w:val="es-BO"/>
              </w:rPr>
              <w:t>Desarrolla de manera precisa el ciclo contable.</w:t>
            </w:r>
          </w:p>
        </w:tc>
      </w:tr>
      <w:tr w:rsidR="008E062E" w:rsidRPr="00F4791E" w14:paraId="3CFA51F7" w14:textId="77777777" w:rsidTr="000755F7">
        <w:trPr>
          <w:jc w:val="center"/>
        </w:trPr>
        <w:tc>
          <w:tcPr>
            <w:tcW w:w="2662" w:type="dxa"/>
            <w:vAlign w:val="center"/>
          </w:tcPr>
          <w:p w14:paraId="63657434" w14:textId="1C26BC1D" w:rsidR="008E062E" w:rsidRPr="00F4791E" w:rsidRDefault="001E285B">
            <w:pPr>
              <w:rPr>
                <w:rFonts w:cs="Times New Roman"/>
                <w:sz w:val="21"/>
                <w:szCs w:val="21"/>
                <w:lang w:val="es-BO"/>
              </w:rPr>
            </w:pPr>
            <w:r w:rsidRPr="001E285B">
              <w:rPr>
                <w:rFonts w:cs="Times New Roman"/>
                <w:b/>
                <w:sz w:val="21"/>
                <w:szCs w:val="21"/>
                <w:lang w:val="es-BO"/>
              </w:rPr>
              <w:t>Fundamentación y Presentación del Documento</w:t>
            </w:r>
          </w:p>
        </w:tc>
        <w:tc>
          <w:tcPr>
            <w:tcW w:w="2661" w:type="dxa"/>
            <w:vAlign w:val="center"/>
          </w:tcPr>
          <w:p w14:paraId="4627E162" w14:textId="38FB87E8" w:rsidR="008E062E" w:rsidRPr="00F4791E" w:rsidRDefault="00812CD2">
            <w:pPr>
              <w:rPr>
                <w:rFonts w:cs="Times New Roman"/>
                <w:sz w:val="21"/>
                <w:szCs w:val="21"/>
                <w:lang w:val="es-BO"/>
              </w:rPr>
            </w:pPr>
            <w:r>
              <w:rPr>
                <w:rFonts w:cs="Times New Roman"/>
                <w:sz w:val="21"/>
                <w:szCs w:val="21"/>
                <w:lang w:val="es-BO"/>
              </w:rPr>
              <w:t>C</w:t>
            </w:r>
            <w:r w:rsidRPr="00812CD2">
              <w:rPr>
                <w:rFonts w:cs="Times New Roman"/>
                <w:sz w:val="21"/>
                <w:szCs w:val="21"/>
                <w:lang w:val="es-BO"/>
              </w:rPr>
              <w:t>arece de orden</w:t>
            </w:r>
            <w:r w:rsidR="008E657C" w:rsidRPr="00F4791E">
              <w:rPr>
                <w:rFonts w:cs="Times New Roman"/>
                <w:sz w:val="21"/>
                <w:szCs w:val="21"/>
                <w:lang w:val="es-BO"/>
              </w:rPr>
              <w:t>.</w:t>
            </w:r>
          </w:p>
        </w:tc>
        <w:tc>
          <w:tcPr>
            <w:tcW w:w="2661" w:type="dxa"/>
            <w:vAlign w:val="center"/>
          </w:tcPr>
          <w:p w14:paraId="02FE3510" w14:textId="1DE8E70C" w:rsidR="008E062E" w:rsidRPr="00F4791E" w:rsidRDefault="00812CD2">
            <w:pPr>
              <w:rPr>
                <w:rFonts w:cs="Times New Roman"/>
                <w:sz w:val="21"/>
                <w:szCs w:val="21"/>
                <w:lang w:val="es-BO"/>
              </w:rPr>
            </w:pPr>
            <w:r w:rsidRPr="00812CD2">
              <w:rPr>
                <w:rFonts w:cs="Times New Roman"/>
                <w:sz w:val="21"/>
                <w:szCs w:val="21"/>
                <w:lang w:val="es-BO"/>
              </w:rPr>
              <w:t>Presenta de forma clara y ordenada</w:t>
            </w:r>
            <w:r w:rsidR="008E657C" w:rsidRPr="00F4791E">
              <w:rPr>
                <w:rFonts w:cs="Times New Roman"/>
                <w:sz w:val="21"/>
                <w:szCs w:val="21"/>
                <w:lang w:val="es-BO"/>
              </w:rPr>
              <w:t>.</w:t>
            </w:r>
          </w:p>
        </w:tc>
        <w:tc>
          <w:tcPr>
            <w:tcW w:w="2662" w:type="dxa"/>
            <w:vAlign w:val="center"/>
          </w:tcPr>
          <w:p w14:paraId="6D464CB9" w14:textId="21429E31" w:rsidR="008E062E" w:rsidRPr="00F4791E" w:rsidRDefault="00812CD2">
            <w:pPr>
              <w:rPr>
                <w:rFonts w:cs="Times New Roman"/>
                <w:sz w:val="21"/>
                <w:szCs w:val="21"/>
                <w:lang w:val="es-BO"/>
              </w:rPr>
            </w:pPr>
            <w:r>
              <w:rPr>
                <w:rFonts w:cs="Times New Roman"/>
                <w:sz w:val="21"/>
                <w:szCs w:val="21"/>
                <w:lang w:val="es-BO"/>
              </w:rPr>
              <w:t>Presenta la documentación legal y contable.</w:t>
            </w:r>
          </w:p>
        </w:tc>
      </w:tr>
      <w:tr w:rsidR="008E062E" w:rsidRPr="00A93743" w14:paraId="009292A5" w14:textId="77777777" w:rsidTr="000755F7">
        <w:trPr>
          <w:jc w:val="center"/>
        </w:trPr>
        <w:tc>
          <w:tcPr>
            <w:tcW w:w="10646" w:type="dxa"/>
            <w:gridSpan w:val="4"/>
            <w:shd w:val="clear" w:color="auto" w:fill="E7E6E6"/>
            <w:vAlign w:val="center"/>
          </w:tcPr>
          <w:p w14:paraId="6A274BC4" w14:textId="7E1F3A3D" w:rsidR="008E062E" w:rsidRPr="00F4791E" w:rsidRDefault="008E657C">
            <w:pPr>
              <w:rPr>
                <w:rFonts w:cs="Times New Roman"/>
                <w:sz w:val="21"/>
                <w:szCs w:val="21"/>
                <w:lang w:val="es-BO"/>
              </w:rPr>
            </w:pPr>
            <w:r w:rsidRPr="00F4791E">
              <w:rPr>
                <w:rFonts w:cs="Times New Roman"/>
                <w:b/>
                <w:sz w:val="21"/>
                <w:szCs w:val="21"/>
                <w:lang w:val="es-BO"/>
              </w:rPr>
              <w:t xml:space="preserve">Producto 6: </w:t>
            </w:r>
            <w:r w:rsidR="00812CD2" w:rsidRPr="00812CD2">
              <w:rPr>
                <w:rFonts w:cs="Times New Roman"/>
                <w:b/>
                <w:sz w:val="21"/>
                <w:szCs w:val="21"/>
                <w:lang w:val="es-BO"/>
              </w:rPr>
              <w:t>Registro contable de operaciones del Seguro Privado.</w:t>
            </w:r>
            <w:r w:rsidR="00812CD2">
              <w:rPr>
                <w:rFonts w:cs="Times New Roman"/>
                <w:b/>
                <w:sz w:val="21"/>
                <w:szCs w:val="21"/>
                <w:lang w:val="es-BO"/>
              </w:rPr>
              <w:t xml:space="preserve"> </w:t>
            </w:r>
            <w:r w:rsidRPr="00F4791E">
              <w:rPr>
                <w:rFonts w:cs="Times New Roman"/>
                <w:b/>
                <w:sz w:val="21"/>
                <w:szCs w:val="21"/>
                <w:lang w:val="es-BO"/>
              </w:rPr>
              <w:t>10%</w:t>
            </w:r>
          </w:p>
        </w:tc>
      </w:tr>
      <w:tr w:rsidR="008E062E" w:rsidRPr="00F4791E" w14:paraId="5C9E7127" w14:textId="77777777" w:rsidTr="000755F7">
        <w:trPr>
          <w:jc w:val="center"/>
        </w:trPr>
        <w:tc>
          <w:tcPr>
            <w:tcW w:w="2662" w:type="dxa"/>
            <w:shd w:val="clear" w:color="auto" w:fill="D9D9D9"/>
            <w:vAlign w:val="center"/>
          </w:tcPr>
          <w:p w14:paraId="121081C3" w14:textId="77777777" w:rsidR="008E062E" w:rsidRPr="00F4791E" w:rsidRDefault="008E657C">
            <w:pPr>
              <w:jc w:val="center"/>
              <w:rPr>
                <w:rFonts w:cs="Times New Roman"/>
                <w:sz w:val="21"/>
                <w:szCs w:val="21"/>
                <w:lang w:val="es-BO"/>
              </w:rPr>
            </w:pPr>
            <w:r w:rsidRPr="00F4791E">
              <w:rPr>
                <w:rFonts w:cs="Times New Roman"/>
                <w:b/>
                <w:sz w:val="21"/>
                <w:szCs w:val="21"/>
                <w:lang w:val="es-BO"/>
              </w:rPr>
              <w:t>Criterio</w:t>
            </w:r>
          </w:p>
        </w:tc>
        <w:tc>
          <w:tcPr>
            <w:tcW w:w="2661" w:type="dxa"/>
            <w:shd w:val="clear" w:color="auto" w:fill="D9D9D9"/>
            <w:vAlign w:val="center"/>
          </w:tcPr>
          <w:p w14:paraId="1E4EC3B3" w14:textId="77777777" w:rsidR="008E062E" w:rsidRPr="00F4791E" w:rsidRDefault="008E657C">
            <w:pPr>
              <w:jc w:val="center"/>
              <w:rPr>
                <w:rFonts w:cs="Times New Roman"/>
                <w:sz w:val="21"/>
                <w:szCs w:val="21"/>
                <w:lang w:val="es-BO"/>
              </w:rPr>
            </w:pPr>
            <w:r w:rsidRPr="00F4791E">
              <w:rPr>
                <w:rFonts w:cs="Times New Roman"/>
                <w:b/>
                <w:sz w:val="21"/>
                <w:szCs w:val="21"/>
                <w:lang w:val="es-BO"/>
              </w:rPr>
              <w:t>Insuficiente (1–50)</w:t>
            </w:r>
          </w:p>
        </w:tc>
        <w:tc>
          <w:tcPr>
            <w:tcW w:w="2661" w:type="dxa"/>
            <w:shd w:val="clear" w:color="auto" w:fill="D9D9D9"/>
            <w:vAlign w:val="center"/>
          </w:tcPr>
          <w:p w14:paraId="4EB66F4C" w14:textId="77777777" w:rsidR="008E062E" w:rsidRPr="00F4791E" w:rsidRDefault="008E657C">
            <w:pPr>
              <w:jc w:val="center"/>
              <w:rPr>
                <w:rFonts w:cs="Times New Roman"/>
                <w:sz w:val="21"/>
                <w:szCs w:val="21"/>
                <w:lang w:val="es-BO"/>
              </w:rPr>
            </w:pPr>
            <w:r w:rsidRPr="00F4791E">
              <w:rPr>
                <w:rFonts w:cs="Times New Roman"/>
                <w:b/>
                <w:sz w:val="21"/>
                <w:szCs w:val="21"/>
                <w:lang w:val="es-BO"/>
              </w:rPr>
              <w:t>Suficiente (51–80)</w:t>
            </w:r>
          </w:p>
        </w:tc>
        <w:tc>
          <w:tcPr>
            <w:tcW w:w="2662" w:type="dxa"/>
            <w:shd w:val="clear" w:color="auto" w:fill="D9D9D9"/>
            <w:vAlign w:val="center"/>
          </w:tcPr>
          <w:p w14:paraId="47D8A0D2" w14:textId="77777777" w:rsidR="008E062E" w:rsidRPr="00F4791E" w:rsidRDefault="008E657C">
            <w:pPr>
              <w:jc w:val="center"/>
              <w:rPr>
                <w:rFonts w:cs="Times New Roman"/>
                <w:sz w:val="21"/>
                <w:szCs w:val="21"/>
                <w:lang w:val="es-BO"/>
              </w:rPr>
            </w:pPr>
            <w:r w:rsidRPr="00F4791E">
              <w:rPr>
                <w:rFonts w:cs="Times New Roman"/>
                <w:b/>
                <w:sz w:val="21"/>
                <w:szCs w:val="21"/>
                <w:lang w:val="es-BO"/>
              </w:rPr>
              <w:t>Destacado (81–100)</w:t>
            </w:r>
          </w:p>
        </w:tc>
      </w:tr>
      <w:tr w:rsidR="00812CD2" w:rsidRPr="00F4791E" w14:paraId="3E1873C6" w14:textId="77777777" w:rsidTr="000755F7">
        <w:trPr>
          <w:jc w:val="center"/>
        </w:trPr>
        <w:tc>
          <w:tcPr>
            <w:tcW w:w="2662" w:type="dxa"/>
            <w:vAlign w:val="center"/>
          </w:tcPr>
          <w:p w14:paraId="4567CF57" w14:textId="3E835F57" w:rsidR="00812CD2" w:rsidRPr="00F4791E" w:rsidRDefault="00812CD2" w:rsidP="00812CD2">
            <w:pPr>
              <w:rPr>
                <w:rFonts w:cs="Times New Roman"/>
                <w:sz w:val="21"/>
                <w:szCs w:val="21"/>
                <w:lang w:val="es-BO"/>
              </w:rPr>
            </w:pPr>
            <w:r w:rsidRPr="00812CD2">
              <w:rPr>
                <w:rFonts w:cs="Times New Roman"/>
                <w:b/>
                <w:sz w:val="21"/>
                <w:szCs w:val="21"/>
                <w:lang w:val="es-BO"/>
              </w:rPr>
              <w:t>Aplicación de la Dinámica Contable del Sector Asegurador</w:t>
            </w:r>
          </w:p>
        </w:tc>
        <w:tc>
          <w:tcPr>
            <w:tcW w:w="2661" w:type="dxa"/>
            <w:vAlign w:val="center"/>
          </w:tcPr>
          <w:p w14:paraId="3A8A2535" w14:textId="5EFFEA3C" w:rsidR="00812CD2" w:rsidRPr="00F4791E" w:rsidRDefault="00812CD2" w:rsidP="00812CD2">
            <w:pPr>
              <w:rPr>
                <w:rFonts w:cs="Times New Roman"/>
                <w:sz w:val="21"/>
                <w:szCs w:val="21"/>
                <w:lang w:val="es-BO"/>
              </w:rPr>
            </w:pPr>
            <w:r w:rsidRPr="00F4791E">
              <w:rPr>
                <w:rFonts w:cs="Times New Roman"/>
                <w:sz w:val="21"/>
                <w:szCs w:val="21"/>
                <w:lang w:val="es-BO"/>
              </w:rPr>
              <w:t>Presenta errores.</w:t>
            </w:r>
          </w:p>
        </w:tc>
        <w:tc>
          <w:tcPr>
            <w:tcW w:w="2661" w:type="dxa"/>
            <w:vAlign w:val="center"/>
          </w:tcPr>
          <w:p w14:paraId="60C22B9B" w14:textId="57C16EB5" w:rsidR="00812CD2" w:rsidRPr="00F4791E" w:rsidRDefault="00F97821" w:rsidP="00812CD2">
            <w:pPr>
              <w:rPr>
                <w:rFonts w:cs="Times New Roman"/>
                <w:sz w:val="21"/>
                <w:szCs w:val="21"/>
                <w:lang w:val="es-BO"/>
              </w:rPr>
            </w:pPr>
            <w:r>
              <w:rPr>
                <w:rFonts w:cs="Times New Roman"/>
                <w:sz w:val="21"/>
                <w:szCs w:val="21"/>
                <w:lang w:val="es-BO"/>
              </w:rPr>
              <w:t>Aplica</w:t>
            </w:r>
            <w:r w:rsidR="00812CD2" w:rsidRPr="00F4791E">
              <w:rPr>
                <w:rFonts w:cs="Times New Roman"/>
                <w:sz w:val="21"/>
                <w:szCs w:val="21"/>
                <w:lang w:val="es-BO"/>
              </w:rPr>
              <w:t xml:space="preserve"> correctamente.</w:t>
            </w:r>
          </w:p>
        </w:tc>
        <w:tc>
          <w:tcPr>
            <w:tcW w:w="2662" w:type="dxa"/>
            <w:vAlign w:val="center"/>
          </w:tcPr>
          <w:p w14:paraId="140FD2D8" w14:textId="4AC72017" w:rsidR="00812CD2" w:rsidRPr="00F4791E" w:rsidRDefault="00812CD2" w:rsidP="00812CD2">
            <w:pPr>
              <w:rPr>
                <w:rFonts w:cs="Times New Roman"/>
                <w:sz w:val="21"/>
                <w:szCs w:val="21"/>
                <w:lang w:val="es-BO"/>
              </w:rPr>
            </w:pPr>
            <w:r>
              <w:rPr>
                <w:rFonts w:cs="Times New Roman"/>
                <w:sz w:val="21"/>
                <w:szCs w:val="21"/>
                <w:lang w:val="es-BO"/>
              </w:rPr>
              <w:t xml:space="preserve">Aplica </w:t>
            </w:r>
            <w:r w:rsidR="00F97821">
              <w:rPr>
                <w:rFonts w:cs="Times New Roman"/>
                <w:sz w:val="21"/>
                <w:szCs w:val="21"/>
                <w:lang w:val="es-BO"/>
              </w:rPr>
              <w:t>con precisión la dinámica contable</w:t>
            </w:r>
          </w:p>
        </w:tc>
      </w:tr>
      <w:tr w:rsidR="008E062E" w:rsidRPr="00F4791E" w14:paraId="1CF1E84B" w14:textId="77777777" w:rsidTr="000755F7">
        <w:trPr>
          <w:jc w:val="center"/>
        </w:trPr>
        <w:tc>
          <w:tcPr>
            <w:tcW w:w="2662" w:type="dxa"/>
            <w:vAlign w:val="center"/>
          </w:tcPr>
          <w:p w14:paraId="4B1E3B76" w14:textId="02AF8607" w:rsidR="008E062E" w:rsidRPr="00F4791E" w:rsidRDefault="00812CD2">
            <w:pPr>
              <w:rPr>
                <w:rFonts w:cs="Times New Roman"/>
                <w:sz w:val="21"/>
                <w:szCs w:val="21"/>
                <w:lang w:val="es-BO"/>
              </w:rPr>
            </w:pPr>
            <w:r w:rsidRPr="00812CD2">
              <w:rPr>
                <w:rFonts w:cs="Times New Roman"/>
                <w:b/>
                <w:sz w:val="21"/>
                <w:szCs w:val="21"/>
                <w:lang w:val="es-BO"/>
              </w:rPr>
              <w:t>Procesamiento de Operaciones Especiales (Anulaciones, Diferidos y Siniestros)</w:t>
            </w:r>
          </w:p>
        </w:tc>
        <w:tc>
          <w:tcPr>
            <w:tcW w:w="2661" w:type="dxa"/>
            <w:vAlign w:val="center"/>
          </w:tcPr>
          <w:p w14:paraId="61DBF11C" w14:textId="51A5FCAF" w:rsidR="008E062E" w:rsidRPr="00F4791E" w:rsidRDefault="00F97821">
            <w:pPr>
              <w:rPr>
                <w:rFonts w:cs="Times New Roman"/>
                <w:sz w:val="21"/>
                <w:szCs w:val="21"/>
                <w:lang w:val="es-BO"/>
              </w:rPr>
            </w:pPr>
            <w:r w:rsidRPr="00F97821">
              <w:rPr>
                <w:rFonts w:cs="Times New Roman"/>
                <w:sz w:val="21"/>
                <w:szCs w:val="21"/>
                <w:lang w:val="es-BO"/>
              </w:rPr>
              <w:t>Omite la verificación</w:t>
            </w:r>
          </w:p>
        </w:tc>
        <w:tc>
          <w:tcPr>
            <w:tcW w:w="2661" w:type="dxa"/>
            <w:vAlign w:val="center"/>
          </w:tcPr>
          <w:p w14:paraId="4DBDB7CE" w14:textId="7B02BEA9" w:rsidR="008E062E" w:rsidRPr="00F4791E" w:rsidRDefault="00F97821">
            <w:pPr>
              <w:rPr>
                <w:rFonts w:cs="Times New Roman"/>
                <w:sz w:val="21"/>
                <w:szCs w:val="21"/>
                <w:lang w:val="es-BO"/>
              </w:rPr>
            </w:pPr>
            <w:r w:rsidRPr="00F97821">
              <w:rPr>
                <w:rFonts w:cs="Times New Roman"/>
                <w:sz w:val="21"/>
                <w:szCs w:val="21"/>
                <w:lang w:val="es-BO"/>
              </w:rPr>
              <w:t>Registra correctamente</w:t>
            </w:r>
          </w:p>
        </w:tc>
        <w:tc>
          <w:tcPr>
            <w:tcW w:w="2662" w:type="dxa"/>
            <w:vAlign w:val="center"/>
          </w:tcPr>
          <w:p w14:paraId="0241449D" w14:textId="468E3FAB" w:rsidR="008E062E" w:rsidRPr="00F4791E" w:rsidRDefault="00F97821">
            <w:pPr>
              <w:rPr>
                <w:rFonts w:cs="Times New Roman"/>
                <w:sz w:val="21"/>
                <w:szCs w:val="21"/>
                <w:lang w:val="es-BO"/>
              </w:rPr>
            </w:pPr>
            <w:del w:id="9021" w:author="Comisión de revisión 4.5" w:date="2026-10-13T00:00:00Z">
              <w:r>
                <w:rPr>
                  <w:rFonts w:cs="Times New Roman"/>
                  <w:sz w:val="21"/>
                  <w:szCs w:val="21"/>
                  <w:lang w:val="es-BO"/>
                </w:rPr>
                <w:delText xml:space="preserve">Registra con Precisión</w:delText>
              </w:r>
            </w:del>
            <w:ins w:id="9022" w:author="Comisión de revisión 4.5" w:date="2026-10-13T00:00:00Z">
              <w:r>
                <w:rPr>
                  <w:rFonts w:cs="Times New Roman"/>
                  <w:sz w:val="21"/>
                  <w:szCs w:val="21"/>
                  <w:lang w:val="es-BO"/>
                </w:rPr>
                <w:t xml:space="preserve">Registra con precisión</w:t>
              </w:r>
            </w:ins>
          </w:p>
        </w:tc>
      </w:tr>
      <w:tr w:rsidR="008E062E" w:rsidRPr="00F4791E" w14:paraId="2FE4754C" w14:textId="77777777" w:rsidTr="000755F7">
        <w:trPr>
          <w:jc w:val="center"/>
        </w:trPr>
        <w:tc>
          <w:tcPr>
            <w:tcW w:w="2662" w:type="dxa"/>
            <w:vAlign w:val="center"/>
          </w:tcPr>
          <w:p w14:paraId="07695400" w14:textId="2A670855" w:rsidR="008E062E" w:rsidRPr="00F4791E" w:rsidRDefault="00812CD2">
            <w:pPr>
              <w:rPr>
                <w:rFonts w:cs="Times New Roman"/>
                <w:sz w:val="21"/>
                <w:szCs w:val="21"/>
                <w:lang w:val="es-BO"/>
              </w:rPr>
            </w:pPr>
            <w:r w:rsidRPr="00812CD2">
              <w:rPr>
                <w:rFonts w:cs="Times New Roman"/>
                <w:b/>
                <w:sz w:val="21"/>
                <w:szCs w:val="21"/>
                <w:lang w:val="es-BO"/>
              </w:rPr>
              <w:t>Formalidad, Orden y Presentación de los Comprobantes</w:t>
            </w:r>
          </w:p>
        </w:tc>
        <w:tc>
          <w:tcPr>
            <w:tcW w:w="2661" w:type="dxa"/>
            <w:vAlign w:val="center"/>
          </w:tcPr>
          <w:p w14:paraId="6EC84ACE" w14:textId="453ABA3E" w:rsidR="008E062E" w:rsidRPr="00F4791E" w:rsidRDefault="00F97821">
            <w:pPr>
              <w:rPr>
                <w:rFonts w:cs="Times New Roman"/>
                <w:sz w:val="21"/>
                <w:szCs w:val="21"/>
                <w:lang w:val="es-BO"/>
              </w:rPr>
            </w:pPr>
            <w:r>
              <w:rPr>
                <w:rFonts w:cs="Times New Roman"/>
                <w:sz w:val="21"/>
                <w:szCs w:val="21"/>
                <w:lang w:val="es-BO"/>
              </w:rPr>
              <w:t>C</w:t>
            </w:r>
            <w:r w:rsidRPr="00F97821">
              <w:rPr>
                <w:rFonts w:cs="Times New Roman"/>
                <w:sz w:val="21"/>
                <w:szCs w:val="21"/>
                <w:lang w:val="es-BO"/>
              </w:rPr>
              <w:t>arecen de respaldos</w:t>
            </w:r>
            <w:r>
              <w:rPr>
                <w:rFonts w:cs="Times New Roman"/>
                <w:sz w:val="21"/>
                <w:szCs w:val="21"/>
                <w:lang w:val="es-BO"/>
              </w:rPr>
              <w:t>.</w:t>
            </w:r>
          </w:p>
        </w:tc>
        <w:tc>
          <w:tcPr>
            <w:tcW w:w="2661" w:type="dxa"/>
            <w:vAlign w:val="center"/>
          </w:tcPr>
          <w:p w14:paraId="14EAB3A1" w14:textId="552EED9A" w:rsidR="008E062E" w:rsidRPr="00F4791E" w:rsidRDefault="00F97821">
            <w:pPr>
              <w:rPr>
                <w:rFonts w:cs="Times New Roman"/>
                <w:sz w:val="21"/>
                <w:szCs w:val="21"/>
                <w:lang w:val="es-BO"/>
              </w:rPr>
            </w:pPr>
            <w:r>
              <w:rPr>
                <w:rFonts w:cs="Times New Roman"/>
                <w:sz w:val="21"/>
                <w:szCs w:val="21"/>
                <w:lang w:val="es-BO"/>
              </w:rPr>
              <w:t>Organiza y respalda los comprobantes</w:t>
            </w:r>
          </w:p>
        </w:tc>
        <w:tc>
          <w:tcPr>
            <w:tcW w:w="2662" w:type="dxa"/>
            <w:vAlign w:val="center"/>
          </w:tcPr>
          <w:p w14:paraId="0AF9E575" w14:textId="1ACF89F8" w:rsidR="008E062E" w:rsidRPr="00F4791E" w:rsidRDefault="00F97821">
            <w:pPr>
              <w:rPr>
                <w:rFonts w:cs="Times New Roman"/>
                <w:sz w:val="21"/>
                <w:szCs w:val="21"/>
                <w:lang w:val="es-BO"/>
              </w:rPr>
            </w:pPr>
            <w:r>
              <w:rPr>
                <w:rFonts w:cs="Times New Roman"/>
                <w:sz w:val="21"/>
                <w:szCs w:val="21"/>
                <w:lang w:val="es-BO"/>
              </w:rPr>
              <w:t>Registro completo.</w:t>
            </w:r>
          </w:p>
        </w:tc>
      </w:tr>
      <w:tr w:rsidR="008E062E" w:rsidRPr="00A93743" w14:paraId="1B7056D0" w14:textId="77777777" w:rsidTr="000755F7">
        <w:trPr>
          <w:jc w:val="center"/>
        </w:trPr>
        <w:tc>
          <w:tcPr>
            <w:tcW w:w="10646" w:type="dxa"/>
            <w:gridSpan w:val="4"/>
            <w:shd w:val="clear" w:color="auto" w:fill="E7E6E6"/>
            <w:vAlign w:val="center"/>
          </w:tcPr>
          <w:p w14:paraId="6A74BC7F" w14:textId="28DC4064" w:rsidR="008E062E" w:rsidRPr="00F4791E" w:rsidRDefault="008E657C" w:rsidP="00F97821">
            <w:pPr>
              <w:rPr>
                <w:rFonts w:cs="Times New Roman"/>
                <w:sz w:val="21"/>
                <w:szCs w:val="21"/>
                <w:lang w:val="es-BO"/>
              </w:rPr>
            </w:pPr>
            <w:r w:rsidRPr="00F4791E">
              <w:rPr>
                <w:rFonts w:cs="Times New Roman"/>
                <w:b/>
                <w:sz w:val="21"/>
                <w:szCs w:val="21"/>
                <w:lang w:val="es-BO"/>
              </w:rPr>
              <w:t xml:space="preserve">Producto 7: </w:t>
            </w:r>
            <w:r w:rsidR="00F97821" w:rsidRPr="00F97821">
              <w:rPr>
                <w:rFonts w:cs="Times New Roman"/>
                <w:b/>
                <w:bCs/>
                <w:sz w:val="21"/>
                <w:szCs w:val="21"/>
                <w:lang w:val="es-BO"/>
              </w:rPr>
              <w:t>Informe de cumplimiento de la</w:t>
            </w:r>
            <w:r w:rsidR="00F97821" w:rsidRPr="00F97821">
              <w:rPr>
                <w:rFonts w:cs="Times New Roman"/>
                <w:b/>
                <w:bCs/>
                <w:sz w:val="21"/>
                <w:szCs w:val="21"/>
                <w:lang w:val="es-BO"/>
              </w:rPr>
              <w:t xml:space="preserve"> </w:t>
            </w:r>
            <w:r w:rsidR="00F97821" w:rsidRPr="00F97821">
              <w:rPr>
                <w:rFonts w:cs="Times New Roman"/>
                <w:b/>
                <w:bCs/>
                <w:sz w:val="21"/>
                <w:szCs w:val="21"/>
                <w:lang w:val="es-BO"/>
              </w:rPr>
              <w:t>determinación de Reservas</w:t>
            </w:r>
            <w:r w:rsidR="00F97821" w:rsidRPr="00F97821">
              <w:rPr>
                <w:rFonts w:cs="Times New Roman"/>
                <w:sz w:val="21"/>
                <w:szCs w:val="21"/>
                <w:lang w:val="es-BO"/>
              </w:rPr>
              <w:t xml:space="preserve"> </w:t>
            </w:r>
            <w:r w:rsidRPr="00F4791E">
              <w:rPr>
                <w:rFonts w:cs="Times New Roman"/>
                <w:b/>
                <w:sz w:val="21"/>
                <w:szCs w:val="21"/>
                <w:lang w:val="es-BO"/>
              </w:rPr>
              <w:t>10%</w:t>
            </w:r>
          </w:p>
        </w:tc>
      </w:tr>
      <w:tr w:rsidR="008E062E" w:rsidRPr="00F4791E" w14:paraId="019A8D77" w14:textId="77777777" w:rsidTr="000755F7">
        <w:trPr>
          <w:jc w:val="center"/>
        </w:trPr>
        <w:tc>
          <w:tcPr>
            <w:tcW w:w="2662" w:type="dxa"/>
            <w:shd w:val="clear" w:color="auto" w:fill="D9D9D9"/>
            <w:vAlign w:val="center"/>
          </w:tcPr>
          <w:p w14:paraId="3FBF3B03" w14:textId="77777777" w:rsidR="008E062E" w:rsidRPr="00F4791E" w:rsidRDefault="008E657C">
            <w:pPr>
              <w:jc w:val="center"/>
              <w:rPr>
                <w:rFonts w:cs="Times New Roman"/>
                <w:sz w:val="21"/>
                <w:szCs w:val="21"/>
                <w:lang w:val="es-BO"/>
              </w:rPr>
            </w:pPr>
            <w:r w:rsidRPr="00F4791E">
              <w:rPr>
                <w:rFonts w:cs="Times New Roman"/>
                <w:b/>
                <w:sz w:val="21"/>
                <w:szCs w:val="21"/>
                <w:lang w:val="es-BO"/>
              </w:rPr>
              <w:t>Criterio</w:t>
            </w:r>
          </w:p>
        </w:tc>
        <w:tc>
          <w:tcPr>
            <w:tcW w:w="2661" w:type="dxa"/>
            <w:shd w:val="clear" w:color="auto" w:fill="D9D9D9"/>
            <w:vAlign w:val="center"/>
          </w:tcPr>
          <w:p w14:paraId="2647A694" w14:textId="77777777" w:rsidR="008E062E" w:rsidRPr="00F4791E" w:rsidRDefault="008E657C">
            <w:pPr>
              <w:jc w:val="center"/>
              <w:rPr>
                <w:rFonts w:cs="Times New Roman"/>
                <w:sz w:val="21"/>
                <w:szCs w:val="21"/>
                <w:lang w:val="es-BO"/>
              </w:rPr>
            </w:pPr>
            <w:r w:rsidRPr="00F4791E">
              <w:rPr>
                <w:rFonts w:cs="Times New Roman"/>
                <w:b/>
                <w:sz w:val="21"/>
                <w:szCs w:val="21"/>
                <w:lang w:val="es-BO"/>
              </w:rPr>
              <w:t>Insuficiente (1–50)</w:t>
            </w:r>
          </w:p>
        </w:tc>
        <w:tc>
          <w:tcPr>
            <w:tcW w:w="2661" w:type="dxa"/>
            <w:shd w:val="clear" w:color="auto" w:fill="D9D9D9"/>
            <w:vAlign w:val="center"/>
          </w:tcPr>
          <w:p w14:paraId="25CE2FFE" w14:textId="77777777" w:rsidR="008E062E" w:rsidRPr="00F4791E" w:rsidRDefault="008E657C">
            <w:pPr>
              <w:jc w:val="center"/>
              <w:rPr>
                <w:rFonts w:cs="Times New Roman"/>
                <w:sz w:val="21"/>
                <w:szCs w:val="21"/>
                <w:lang w:val="es-BO"/>
              </w:rPr>
            </w:pPr>
            <w:r w:rsidRPr="00F4791E">
              <w:rPr>
                <w:rFonts w:cs="Times New Roman"/>
                <w:b/>
                <w:sz w:val="21"/>
                <w:szCs w:val="21"/>
                <w:lang w:val="es-BO"/>
              </w:rPr>
              <w:t>Suficiente (51–80)</w:t>
            </w:r>
          </w:p>
        </w:tc>
        <w:tc>
          <w:tcPr>
            <w:tcW w:w="2662" w:type="dxa"/>
            <w:shd w:val="clear" w:color="auto" w:fill="D9D9D9"/>
            <w:vAlign w:val="center"/>
          </w:tcPr>
          <w:p w14:paraId="7213EDE6" w14:textId="77777777" w:rsidR="008E062E" w:rsidRPr="00F4791E" w:rsidRDefault="008E657C">
            <w:pPr>
              <w:jc w:val="center"/>
              <w:rPr>
                <w:rFonts w:cs="Times New Roman"/>
                <w:sz w:val="21"/>
                <w:szCs w:val="21"/>
                <w:lang w:val="es-BO"/>
              </w:rPr>
            </w:pPr>
            <w:r w:rsidRPr="00F4791E">
              <w:rPr>
                <w:rFonts w:cs="Times New Roman"/>
                <w:b/>
                <w:sz w:val="21"/>
                <w:szCs w:val="21"/>
                <w:lang w:val="es-BO"/>
              </w:rPr>
              <w:t>Destacado (81–100)</w:t>
            </w:r>
          </w:p>
        </w:tc>
      </w:tr>
      <w:tr w:rsidR="008E062E" w:rsidRPr="00F4791E" w14:paraId="35E44646" w14:textId="77777777" w:rsidTr="000755F7">
        <w:trPr>
          <w:jc w:val="center"/>
        </w:trPr>
        <w:tc>
          <w:tcPr>
            <w:tcW w:w="2662" w:type="dxa"/>
            <w:vAlign w:val="center"/>
          </w:tcPr>
          <w:p w14:paraId="2131B9EA" w14:textId="0D573112" w:rsidR="008E062E" w:rsidRPr="00F4791E" w:rsidRDefault="00F97821">
            <w:pPr>
              <w:rPr>
                <w:rFonts w:cs="Times New Roman"/>
                <w:sz w:val="21"/>
                <w:szCs w:val="21"/>
                <w:lang w:val="es-BO"/>
              </w:rPr>
            </w:pPr>
            <w:r w:rsidRPr="00F97821">
              <w:rPr>
                <w:rFonts w:cs="Times New Roman"/>
                <w:b/>
                <w:sz w:val="21"/>
                <w:szCs w:val="21"/>
                <w:lang w:val="es-BO"/>
              </w:rPr>
              <w:t>Metodología y Cálculo de Reservas Técnicas</w:t>
            </w:r>
          </w:p>
        </w:tc>
        <w:tc>
          <w:tcPr>
            <w:tcW w:w="2661" w:type="dxa"/>
            <w:vAlign w:val="center"/>
          </w:tcPr>
          <w:p w14:paraId="0BB61BE1" w14:textId="77777777" w:rsidR="008E062E" w:rsidRPr="00F4791E" w:rsidRDefault="008E657C">
            <w:pPr>
              <w:rPr>
                <w:rFonts w:cs="Times New Roman"/>
                <w:sz w:val="21"/>
                <w:szCs w:val="21"/>
                <w:lang w:val="es-BO"/>
              </w:rPr>
            </w:pPr>
            <w:r w:rsidRPr="00F4791E">
              <w:rPr>
                <w:rFonts w:cs="Times New Roman"/>
                <w:sz w:val="21"/>
                <w:szCs w:val="21"/>
                <w:lang w:val="es-BO"/>
              </w:rPr>
              <w:t>Presenta errores.</w:t>
            </w:r>
          </w:p>
        </w:tc>
        <w:tc>
          <w:tcPr>
            <w:tcW w:w="2661" w:type="dxa"/>
            <w:vAlign w:val="center"/>
          </w:tcPr>
          <w:p w14:paraId="64584BDC" w14:textId="5C31A657" w:rsidR="008E062E" w:rsidRPr="00F4791E" w:rsidRDefault="00A321C0">
            <w:pPr>
              <w:rPr>
                <w:rFonts w:cs="Times New Roman"/>
                <w:sz w:val="21"/>
                <w:szCs w:val="21"/>
                <w:lang w:val="es-BO"/>
              </w:rPr>
            </w:pPr>
            <w:r>
              <w:rPr>
                <w:rFonts w:cs="Times New Roman"/>
                <w:sz w:val="21"/>
                <w:szCs w:val="21"/>
                <w:lang w:val="es-BO"/>
              </w:rPr>
              <w:t>Aplica</w:t>
            </w:r>
            <w:r w:rsidR="008E657C" w:rsidRPr="00F4791E">
              <w:rPr>
                <w:rFonts w:cs="Times New Roman"/>
                <w:sz w:val="21"/>
                <w:szCs w:val="21"/>
                <w:lang w:val="es-BO"/>
              </w:rPr>
              <w:t xml:space="preserve"> correctamente.</w:t>
            </w:r>
          </w:p>
        </w:tc>
        <w:tc>
          <w:tcPr>
            <w:tcW w:w="2662" w:type="dxa"/>
            <w:vAlign w:val="center"/>
          </w:tcPr>
          <w:p w14:paraId="2A631333" w14:textId="1DC5D7A2" w:rsidR="008E062E" w:rsidRPr="00F4791E" w:rsidRDefault="00A321C0">
            <w:pPr>
              <w:rPr>
                <w:rFonts w:cs="Times New Roman"/>
                <w:sz w:val="21"/>
                <w:szCs w:val="21"/>
                <w:lang w:val="es-BO"/>
              </w:rPr>
            </w:pPr>
            <w:r>
              <w:rPr>
                <w:rFonts w:cs="Times New Roman"/>
                <w:sz w:val="21"/>
                <w:szCs w:val="21"/>
                <w:lang w:val="es-BO"/>
              </w:rPr>
              <w:t>Determina con precisión.</w:t>
            </w:r>
          </w:p>
        </w:tc>
      </w:tr>
      <w:tr w:rsidR="008E062E" w:rsidRPr="00F4791E" w14:paraId="625F3ECD" w14:textId="77777777" w:rsidTr="000755F7">
        <w:trPr>
          <w:jc w:val="center"/>
        </w:trPr>
        <w:tc>
          <w:tcPr>
            <w:tcW w:w="2662" w:type="dxa"/>
            <w:vAlign w:val="center"/>
          </w:tcPr>
          <w:p w14:paraId="1168AE7E" w14:textId="11F73A5D" w:rsidR="008E062E" w:rsidRPr="00F4791E" w:rsidRDefault="00F97821">
            <w:pPr>
              <w:rPr>
                <w:rFonts w:cs="Times New Roman"/>
                <w:sz w:val="21"/>
                <w:szCs w:val="21"/>
                <w:lang w:val="es-BO"/>
              </w:rPr>
            </w:pPr>
            <w:r w:rsidRPr="00F97821">
              <w:rPr>
                <w:rFonts w:cs="Times New Roman"/>
                <w:b/>
                <w:sz w:val="21"/>
                <w:szCs w:val="21"/>
                <w:lang w:val="es-BO"/>
              </w:rPr>
              <w:t>Evaluación de Suficiencia y Cumplimiento Normativo</w:t>
            </w:r>
          </w:p>
        </w:tc>
        <w:tc>
          <w:tcPr>
            <w:tcW w:w="2661" w:type="dxa"/>
            <w:vAlign w:val="center"/>
          </w:tcPr>
          <w:p w14:paraId="77FAE10D" w14:textId="72F685A3" w:rsidR="008E062E" w:rsidRPr="00F4791E" w:rsidRDefault="00A321C0">
            <w:pPr>
              <w:rPr>
                <w:rFonts w:cs="Times New Roman"/>
                <w:sz w:val="21"/>
                <w:szCs w:val="21"/>
                <w:lang w:val="es-BO"/>
              </w:rPr>
            </w:pPr>
            <w:r w:rsidRPr="00A321C0">
              <w:rPr>
                <w:rFonts w:cs="Times New Roman"/>
                <w:sz w:val="21"/>
                <w:szCs w:val="21"/>
                <w:lang w:val="es-BO"/>
              </w:rPr>
              <w:t xml:space="preserve">Omite la </w:t>
            </w:r>
            <w:r>
              <w:rPr>
                <w:rFonts w:cs="Times New Roman"/>
                <w:sz w:val="21"/>
                <w:szCs w:val="21"/>
                <w:lang w:val="es-BO"/>
              </w:rPr>
              <w:t>evaluación</w:t>
            </w:r>
          </w:p>
        </w:tc>
        <w:tc>
          <w:tcPr>
            <w:tcW w:w="2661" w:type="dxa"/>
            <w:vAlign w:val="center"/>
          </w:tcPr>
          <w:p w14:paraId="6E98A249" w14:textId="431EF80B" w:rsidR="008E062E" w:rsidRPr="00F4791E" w:rsidRDefault="00A321C0">
            <w:pPr>
              <w:rPr>
                <w:rFonts w:cs="Times New Roman"/>
                <w:sz w:val="21"/>
                <w:szCs w:val="21"/>
                <w:lang w:val="es-BO"/>
              </w:rPr>
            </w:pPr>
            <w:r w:rsidRPr="00A321C0">
              <w:rPr>
                <w:rFonts w:cs="Times New Roman"/>
                <w:sz w:val="21"/>
                <w:szCs w:val="21"/>
                <w:lang w:val="es-BO"/>
              </w:rPr>
              <w:t>Verifica de manera adecuada</w:t>
            </w:r>
            <w:r w:rsidR="008E657C" w:rsidRPr="00F4791E">
              <w:rPr>
                <w:rFonts w:cs="Times New Roman"/>
                <w:sz w:val="21"/>
                <w:szCs w:val="21"/>
                <w:lang w:val="es-BO"/>
              </w:rPr>
              <w:t>.</w:t>
            </w:r>
          </w:p>
        </w:tc>
        <w:tc>
          <w:tcPr>
            <w:tcW w:w="2662" w:type="dxa"/>
            <w:vAlign w:val="center"/>
          </w:tcPr>
          <w:p w14:paraId="7096C061" w14:textId="22A16C7B" w:rsidR="008E062E" w:rsidRPr="00F4791E" w:rsidRDefault="00A321C0">
            <w:pPr>
              <w:rPr>
                <w:rFonts w:cs="Times New Roman"/>
                <w:sz w:val="21"/>
                <w:szCs w:val="21"/>
                <w:lang w:val="es-BO"/>
              </w:rPr>
            </w:pPr>
            <w:r>
              <w:rPr>
                <w:rFonts w:cs="Times New Roman"/>
                <w:sz w:val="21"/>
                <w:szCs w:val="21"/>
                <w:lang w:val="es-BO"/>
              </w:rPr>
              <w:t>Evalúa con precisión.</w:t>
            </w:r>
          </w:p>
        </w:tc>
      </w:tr>
      <w:tr w:rsidR="008E062E" w:rsidRPr="00F4791E" w14:paraId="6337A945" w14:textId="77777777" w:rsidTr="000755F7">
        <w:trPr>
          <w:jc w:val="center"/>
        </w:trPr>
        <w:tc>
          <w:tcPr>
            <w:tcW w:w="2662" w:type="dxa"/>
            <w:vAlign w:val="center"/>
          </w:tcPr>
          <w:p w14:paraId="7AF91829" w14:textId="010F4D5B" w:rsidR="008E062E" w:rsidRPr="00F4791E" w:rsidRDefault="00F97821">
            <w:pPr>
              <w:rPr>
                <w:rFonts w:cs="Times New Roman"/>
                <w:sz w:val="21"/>
                <w:szCs w:val="21"/>
                <w:lang w:val="es-BO"/>
              </w:rPr>
            </w:pPr>
            <w:r w:rsidRPr="00F97821">
              <w:rPr>
                <w:rFonts w:cs="Times New Roman"/>
                <w:b/>
                <w:sz w:val="21"/>
                <w:szCs w:val="21"/>
                <w:lang w:val="es-BO"/>
              </w:rPr>
              <w:t>Estructura, Análisis y Calidad del Informe Técnico</w:t>
            </w:r>
          </w:p>
        </w:tc>
        <w:tc>
          <w:tcPr>
            <w:tcW w:w="2661" w:type="dxa"/>
            <w:vAlign w:val="center"/>
          </w:tcPr>
          <w:p w14:paraId="4120C6FE" w14:textId="77777777" w:rsidR="008E062E" w:rsidRPr="00F4791E" w:rsidRDefault="008E657C">
            <w:pPr>
              <w:rPr>
                <w:rFonts w:cs="Times New Roman"/>
                <w:sz w:val="21"/>
                <w:szCs w:val="21"/>
                <w:lang w:val="es-BO"/>
              </w:rPr>
            </w:pPr>
            <w:r w:rsidRPr="00F4791E">
              <w:rPr>
                <w:rFonts w:cs="Times New Roman"/>
                <w:sz w:val="21"/>
                <w:szCs w:val="21"/>
                <w:lang w:val="es-BO"/>
              </w:rPr>
              <w:t>Falta respaldo.</w:t>
            </w:r>
          </w:p>
        </w:tc>
        <w:tc>
          <w:tcPr>
            <w:tcW w:w="2661" w:type="dxa"/>
            <w:vAlign w:val="center"/>
          </w:tcPr>
          <w:p w14:paraId="217EDFE8" w14:textId="2D5B540A" w:rsidR="008E062E" w:rsidRPr="00F4791E" w:rsidRDefault="00AF4048">
            <w:pPr>
              <w:rPr>
                <w:rFonts w:cs="Times New Roman"/>
                <w:sz w:val="21"/>
                <w:szCs w:val="21"/>
                <w:lang w:val="es-BO"/>
              </w:rPr>
            </w:pPr>
            <w:r>
              <w:rPr>
                <w:rFonts w:cs="Times New Roman"/>
                <w:sz w:val="21"/>
                <w:szCs w:val="21"/>
                <w:lang w:val="es-BO"/>
              </w:rPr>
              <w:t>Con</w:t>
            </w:r>
            <w:r w:rsidR="008E657C" w:rsidRPr="00F4791E">
              <w:rPr>
                <w:rFonts w:cs="Times New Roman"/>
                <w:sz w:val="21"/>
                <w:szCs w:val="21"/>
                <w:lang w:val="es-BO"/>
              </w:rPr>
              <w:t xml:space="preserve"> respaldo suficiente.</w:t>
            </w:r>
          </w:p>
        </w:tc>
        <w:tc>
          <w:tcPr>
            <w:tcW w:w="2662" w:type="dxa"/>
            <w:vAlign w:val="center"/>
          </w:tcPr>
          <w:p w14:paraId="1B6094C2" w14:textId="77777777" w:rsidR="008E062E" w:rsidRPr="00F4791E" w:rsidRDefault="008E657C">
            <w:pPr>
              <w:rPr>
                <w:rFonts w:cs="Times New Roman"/>
                <w:sz w:val="21"/>
                <w:szCs w:val="21"/>
                <w:lang w:val="es-BO"/>
              </w:rPr>
            </w:pPr>
            <w:r w:rsidRPr="00F4791E">
              <w:rPr>
                <w:rFonts w:cs="Times New Roman"/>
                <w:sz w:val="21"/>
                <w:szCs w:val="21"/>
                <w:lang w:val="es-BO"/>
              </w:rPr>
              <w:t>Integra expediente verificable.</w:t>
            </w:r>
          </w:p>
        </w:tc>
      </w:tr>
      <w:tr w:rsidR="008E062E" w:rsidRPr="00A93743" w14:paraId="7D4DE7BF" w14:textId="77777777" w:rsidTr="000755F7">
        <w:trPr>
          <w:jc w:val="center"/>
        </w:trPr>
        <w:tc>
          <w:tcPr>
            <w:tcW w:w="10646" w:type="dxa"/>
            <w:gridSpan w:val="4"/>
            <w:shd w:val="clear" w:color="auto" w:fill="E7E6E6"/>
            <w:vAlign w:val="center"/>
          </w:tcPr>
          <w:p w14:paraId="6965B141" w14:textId="6DCE850B" w:rsidR="008E062E" w:rsidRPr="00F4791E" w:rsidRDefault="008E657C">
            <w:pPr>
              <w:rPr>
                <w:rFonts w:cs="Times New Roman"/>
                <w:sz w:val="21"/>
                <w:szCs w:val="21"/>
                <w:lang w:val="es-BO"/>
              </w:rPr>
            </w:pPr>
            <w:r w:rsidRPr="00F4791E">
              <w:rPr>
                <w:rFonts w:cs="Times New Roman"/>
                <w:b/>
                <w:sz w:val="21"/>
                <w:szCs w:val="21"/>
                <w:lang w:val="es-BO"/>
              </w:rPr>
              <w:t xml:space="preserve">Producto 8: </w:t>
            </w:r>
            <w:r w:rsidR="00A321C0" w:rsidRPr="00A321C0">
              <w:rPr>
                <w:rFonts w:cs="Times New Roman"/>
                <w:b/>
                <w:sz w:val="21"/>
                <w:szCs w:val="21"/>
                <w:lang w:val="es-BO"/>
              </w:rPr>
              <w:t>Estados Financieros de una entidad aseguradora</w:t>
            </w:r>
            <w:r w:rsidR="00A321C0">
              <w:rPr>
                <w:rFonts w:cs="Times New Roman"/>
                <w:b/>
                <w:sz w:val="21"/>
                <w:szCs w:val="21"/>
                <w:lang w:val="es-BO"/>
              </w:rPr>
              <w:t xml:space="preserve"> </w:t>
            </w:r>
            <w:r w:rsidRPr="00F4791E">
              <w:rPr>
                <w:rFonts w:cs="Times New Roman"/>
                <w:b/>
                <w:sz w:val="21"/>
                <w:szCs w:val="21"/>
                <w:lang w:val="es-BO"/>
              </w:rPr>
              <w:t>10%</w:t>
            </w:r>
          </w:p>
        </w:tc>
      </w:tr>
      <w:tr w:rsidR="008E062E" w:rsidRPr="00F4791E" w14:paraId="4541C4C2" w14:textId="77777777" w:rsidTr="000755F7">
        <w:trPr>
          <w:jc w:val="center"/>
        </w:trPr>
        <w:tc>
          <w:tcPr>
            <w:tcW w:w="2662" w:type="dxa"/>
            <w:shd w:val="clear" w:color="auto" w:fill="D9D9D9"/>
            <w:vAlign w:val="center"/>
          </w:tcPr>
          <w:p w14:paraId="30C08220" w14:textId="77777777" w:rsidR="008E062E" w:rsidRPr="00F4791E" w:rsidRDefault="008E657C">
            <w:pPr>
              <w:jc w:val="center"/>
              <w:rPr>
                <w:rFonts w:cs="Times New Roman"/>
                <w:sz w:val="21"/>
                <w:szCs w:val="21"/>
                <w:lang w:val="es-BO"/>
              </w:rPr>
            </w:pPr>
            <w:r w:rsidRPr="00F4791E">
              <w:rPr>
                <w:rFonts w:cs="Times New Roman"/>
                <w:b/>
                <w:sz w:val="21"/>
                <w:szCs w:val="21"/>
                <w:lang w:val="es-BO"/>
              </w:rPr>
              <w:t>Criterio</w:t>
            </w:r>
          </w:p>
        </w:tc>
        <w:tc>
          <w:tcPr>
            <w:tcW w:w="2661" w:type="dxa"/>
            <w:shd w:val="clear" w:color="auto" w:fill="D9D9D9"/>
            <w:vAlign w:val="center"/>
          </w:tcPr>
          <w:p w14:paraId="644CC34A" w14:textId="77777777" w:rsidR="008E062E" w:rsidRPr="00F4791E" w:rsidRDefault="008E657C">
            <w:pPr>
              <w:jc w:val="center"/>
              <w:rPr>
                <w:rFonts w:cs="Times New Roman"/>
                <w:sz w:val="21"/>
                <w:szCs w:val="21"/>
                <w:lang w:val="es-BO"/>
              </w:rPr>
            </w:pPr>
            <w:r w:rsidRPr="00F4791E">
              <w:rPr>
                <w:rFonts w:cs="Times New Roman"/>
                <w:b/>
                <w:sz w:val="21"/>
                <w:szCs w:val="21"/>
                <w:lang w:val="es-BO"/>
              </w:rPr>
              <w:t>Insuficiente (1–50)</w:t>
            </w:r>
          </w:p>
        </w:tc>
        <w:tc>
          <w:tcPr>
            <w:tcW w:w="2661" w:type="dxa"/>
            <w:shd w:val="clear" w:color="auto" w:fill="D9D9D9"/>
            <w:vAlign w:val="center"/>
          </w:tcPr>
          <w:p w14:paraId="6FECDA87" w14:textId="77777777" w:rsidR="008E062E" w:rsidRPr="00F4791E" w:rsidRDefault="008E657C">
            <w:pPr>
              <w:jc w:val="center"/>
              <w:rPr>
                <w:rFonts w:cs="Times New Roman"/>
                <w:sz w:val="21"/>
                <w:szCs w:val="21"/>
                <w:lang w:val="es-BO"/>
              </w:rPr>
            </w:pPr>
            <w:r w:rsidRPr="00F4791E">
              <w:rPr>
                <w:rFonts w:cs="Times New Roman"/>
                <w:b/>
                <w:sz w:val="21"/>
                <w:szCs w:val="21"/>
                <w:lang w:val="es-BO"/>
              </w:rPr>
              <w:t>Suficiente (51–80)</w:t>
            </w:r>
          </w:p>
        </w:tc>
        <w:tc>
          <w:tcPr>
            <w:tcW w:w="2662" w:type="dxa"/>
            <w:shd w:val="clear" w:color="auto" w:fill="D9D9D9"/>
            <w:vAlign w:val="center"/>
          </w:tcPr>
          <w:p w14:paraId="6C88556A" w14:textId="77777777" w:rsidR="008E062E" w:rsidRPr="00F4791E" w:rsidRDefault="008E657C">
            <w:pPr>
              <w:jc w:val="center"/>
              <w:rPr>
                <w:rFonts w:cs="Times New Roman"/>
                <w:sz w:val="21"/>
                <w:szCs w:val="21"/>
                <w:lang w:val="es-BO"/>
              </w:rPr>
            </w:pPr>
            <w:r w:rsidRPr="00F4791E">
              <w:rPr>
                <w:rFonts w:cs="Times New Roman"/>
                <w:b/>
                <w:sz w:val="21"/>
                <w:szCs w:val="21"/>
                <w:lang w:val="es-BO"/>
              </w:rPr>
              <w:t>Destacado (81–100)</w:t>
            </w:r>
          </w:p>
        </w:tc>
      </w:tr>
      <w:tr w:rsidR="008E062E" w:rsidRPr="00F4791E" w14:paraId="7EE44C8D" w14:textId="77777777" w:rsidTr="000755F7">
        <w:trPr>
          <w:jc w:val="center"/>
        </w:trPr>
        <w:tc>
          <w:tcPr>
            <w:tcW w:w="2662" w:type="dxa"/>
            <w:vAlign w:val="center"/>
          </w:tcPr>
          <w:p w14:paraId="07262D0F" w14:textId="77D7A940" w:rsidR="008E062E" w:rsidRPr="00F4791E" w:rsidRDefault="00A321C0">
            <w:pPr>
              <w:rPr>
                <w:rFonts w:cs="Times New Roman"/>
                <w:sz w:val="21"/>
                <w:szCs w:val="21"/>
                <w:lang w:val="es-BO"/>
              </w:rPr>
            </w:pPr>
            <w:r w:rsidRPr="00A321C0">
              <w:rPr>
                <w:rFonts w:cs="Times New Roman"/>
                <w:b/>
                <w:sz w:val="21"/>
                <w:szCs w:val="21"/>
                <w:lang w:val="es-BO"/>
              </w:rPr>
              <w:t>Estructura y Presentación de los Estados Financieros</w:t>
            </w:r>
          </w:p>
        </w:tc>
        <w:tc>
          <w:tcPr>
            <w:tcW w:w="2661" w:type="dxa"/>
            <w:vAlign w:val="center"/>
          </w:tcPr>
          <w:p w14:paraId="5E9B3F1C" w14:textId="5452987C" w:rsidR="008E062E" w:rsidRPr="00F4791E" w:rsidRDefault="00A321C0">
            <w:pPr>
              <w:rPr>
                <w:rFonts w:cs="Times New Roman"/>
                <w:sz w:val="21"/>
                <w:szCs w:val="21"/>
                <w:lang w:val="es-BO"/>
              </w:rPr>
            </w:pPr>
            <w:r w:rsidRPr="00A321C0">
              <w:rPr>
                <w:rFonts w:cs="Times New Roman"/>
                <w:sz w:val="21"/>
                <w:szCs w:val="21"/>
                <w:lang w:val="es-BO"/>
              </w:rPr>
              <w:t>Presenta deficiencias</w:t>
            </w:r>
          </w:p>
        </w:tc>
        <w:tc>
          <w:tcPr>
            <w:tcW w:w="2661" w:type="dxa"/>
            <w:vAlign w:val="center"/>
          </w:tcPr>
          <w:p w14:paraId="04D10AE3" w14:textId="55D1DCC7" w:rsidR="008E062E" w:rsidRPr="00F4791E" w:rsidRDefault="00A321C0">
            <w:pPr>
              <w:rPr>
                <w:rFonts w:cs="Times New Roman"/>
                <w:sz w:val="21"/>
                <w:szCs w:val="21"/>
                <w:lang w:val="es-BO"/>
              </w:rPr>
            </w:pPr>
            <w:r w:rsidRPr="00A321C0">
              <w:rPr>
                <w:rFonts w:cs="Times New Roman"/>
                <w:sz w:val="21"/>
                <w:szCs w:val="21"/>
                <w:lang w:val="es-BO"/>
              </w:rPr>
              <w:t>Elabora los Estados Financieros completo</w:t>
            </w:r>
            <w:r>
              <w:rPr>
                <w:rFonts w:cs="Times New Roman"/>
                <w:sz w:val="21"/>
                <w:szCs w:val="21"/>
                <w:lang w:val="es-BO"/>
              </w:rPr>
              <w:t>s.</w:t>
            </w:r>
          </w:p>
        </w:tc>
        <w:tc>
          <w:tcPr>
            <w:tcW w:w="2662" w:type="dxa"/>
            <w:vAlign w:val="center"/>
          </w:tcPr>
          <w:p w14:paraId="629B67A7" w14:textId="3FCFB1B7" w:rsidR="008E062E" w:rsidRPr="00F4791E" w:rsidRDefault="00A321C0">
            <w:pPr>
              <w:rPr>
                <w:rFonts w:cs="Times New Roman"/>
                <w:sz w:val="21"/>
                <w:szCs w:val="21"/>
                <w:lang w:val="es-BO"/>
              </w:rPr>
            </w:pPr>
            <w:r w:rsidRPr="00A321C0">
              <w:rPr>
                <w:rFonts w:cs="Times New Roman"/>
                <w:sz w:val="21"/>
                <w:szCs w:val="21"/>
                <w:lang w:val="es-BO"/>
              </w:rPr>
              <w:t>Consolida y presenta los Estados Financieros completos</w:t>
            </w:r>
            <w:r>
              <w:rPr>
                <w:rFonts w:cs="Times New Roman"/>
                <w:sz w:val="21"/>
                <w:szCs w:val="21"/>
                <w:lang w:val="es-BO"/>
              </w:rPr>
              <w:t xml:space="preserve"> y sustentados.</w:t>
            </w:r>
          </w:p>
        </w:tc>
      </w:tr>
      <w:tr w:rsidR="008E062E" w:rsidRPr="00F4791E" w14:paraId="481CFD0C" w14:textId="77777777" w:rsidTr="000755F7">
        <w:trPr>
          <w:jc w:val="center"/>
        </w:trPr>
        <w:tc>
          <w:tcPr>
            <w:tcW w:w="2662" w:type="dxa"/>
            <w:vAlign w:val="center"/>
          </w:tcPr>
          <w:p w14:paraId="1759CA17" w14:textId="684C42DB" w:rsidR="008E062E" w:rsidRPr="00F4791E" w:rsidRDefault="00A321C0">
            <w:pPr>
              <w:rPr>
                <w:rFonts w:cs="Times New Roman"/>
                <w:sz w:val="21"/>
                <w:szCs w:val="21"/>
                <w:lang w:val="es-BO"/>
              </w:rPr>
            </w:pPr>
            <w:r w:rsidRPr="00A321C0">
              <w:rPr>
                <w:rFonts w:cs="Times New Roman"/>
                <w:b/>
                <w:sz w:val="21"/>
                <w:szCs w:val="21"/>
                <w:lang w:val="es-BO"/>
              </w:rPr>
              <w:t>Revelación en Notas y Aplicación de Normas del Sector (NIIF 17)</w:t>
            </w:r>
          </w:p>
        </w:tc>
        <w:tc>
          <w:tcPr>
            <w:tcW w:w="2661" w:type="dxa"/>
            <w:vAlign w:val="center"/>
          </w:tcPr>
          <w:p w14:paraId="6AAA9A69" w14:textId="3257B672" w:rsidR="008E062E" w:rsidRPr="00F4791E" w:rsidRDefault="00A321C0">
            <w:pPr>
              <w:rPr>
                <w:rFonts w:cs="Times New Roman"/>
                <w:sz w:val="21"/>
                <w:szCs w:val="21"/>
                <w:lang w:val="es-BO"/>
              </w:rPr>
            </w:pPr>
            <w:r>
              <w:rPr>
                <w:rFonts w:cs="Times New Roman"/>
                <w:sz w:val="21"/>
                <w:szCs w:val="21"/>
                <w:lang w:val="es-BO"/>
              </w:rPr>
              <w:t>Omite información</w:t>
            </w:r>
          </w:p>
        </w:tc>
        <w:tc>
          <w:tcPr>
            <w:tcW w:w="2661" w:type="dxa"/>
            <w:vAlign w:val="center"/>
          </w:tcPr>
          <w:p w14:paraId="2DF2A7FB" w14:textId="23C8DCCC" w:rsidR="008E062E" w:rsidRPr="00F4791E" w:rsidRDefault="00A321C0">
            <w:pPr>
              <w:rPr>
                <w:rFonts w:cs="Times New Roman"/>
                <w:sz w:val="21"/>
                <w:szCs w:val="21"/>
                <w:lang w:val="es-BO"/>
              </w:rPr>
            </w:pPr>
            <w:r>
              <w:rPr>
                <w:rFonts w:cs="Times New Roman"/>
                <w:sz w:val="21"/>
                <w:szCs w:val="21"/>
                <w:lang w:val="es-BO"/>
              </w:rPr>
              <w:t>Revela las políticas contables.</w:t>
            </w:r>
          </w:p>
        </w:tc>
        <w:tc>
          <w:tcPr>
            <w:tcW w:w="2662" w:type="dxa"/>
            <w:vAlign w:val="center"/>
          </w:tcPr>
          <w:p w14:paraId="512308FF" w14:textId="1631D4A5" w:rsidR="008E062E" w:rsidRPr="00F4791E" w:rsidRDefault="00A321C0">
            <w:pPr>
              <w:rPr>
                <w:rFonts w:cs="Times New Roman"/>
                <w:sz w:val="21"/>
                <w:szCs w:val="21"/>
                <w:lang w:val="es-BO"/>
              </w:rPr>
            </w:pPr>
            <w:r>
              <w:rPr>
                <w:rFonts w:cs="Times New Roman"/>
                <w:sz w:val="21"/>
                <w:szCs w:val="21"/>
                <w:lang w:val="es-BO"/>
              </w:rPr>
              <w:t>Revela la información en aplicación a las normas.</w:t>
            </w:r>
          </w:p>
        </w:tc>
      </w:tr>
      <w:tr w:rsidR="008E062E" w:rsidRPr="00F4791E" w14:paraId="03F1873F" w14:textId="77777777" w:rsidTr="000755F7">
        <w:trPr>
          <w:jc w:val="center"/>
        </w:trPr>
        <w:tc>
          <w:tcPr>
            <w:tcW w:w="2662" w:type="dxa"/>
            <w:vAlign w:val="center"/>
          </w:tcPr>
          <w:p w14:paraId="1B248A1B" w14:textId="5F380E29" w:rsidR="008E062E" w:rsidRPr="00F4791E" w:rsidRDefault="00A321C0">
            <w:pPr>
              <w:rPr>
                <w:rFonts w:cs="Times New Roman"/>
                <w:sz w:val="21"/>
                <w:szCs w:val="21"/>
                <w:lang w:val="es-BO"/>
              </w:rPr>
            </w:pPr>
            <w:r w:rsidRPr="00A321C0">
              <w:rPr>
                <w:rFonts w:cs="Times New Roman"/>
                <w:b/>
                <w:sz w:val="21"/>
                <w:szCs w:val="21"/>
                <w:lang w:val="es-BO"/>
              </w:rPr>
              <w:t>Coherencia Técnica, Sumas y Análisis Financiero</w:t>
            </w:r>
          </w:p>
        </w:tc>
        <w:tc>
          <w:tcPr>
            <w:tcW w:w="2661" w:type="dxa"/>
            <w:vAlign w:val="center"/>
          </w:tcPr>
          <w:p w14:paraId="63D2F1FE" w14:textId="2D26556A" w:rsidR="008E062E" w:rsidRPr="00F4791E" w:rsidRDefault="00A321C0">
            <w:pPr>
              <w:rPr>
                <w:rFonts w:cs="Times New Roman"/>
                <w:sz w:val="21"/>
                <w:szCs w:val="21"/>
                <w:lang w:val="es-BO"/>
              </w:rPr>
            </w:pPr>
            <w:r>
              <w:rPr>
                <w:rFonts w:cs="Times New Roman"/>
                <w:sz w:val="21"/>
                <w:szCs w:val="21"/>
                <w:lang w:val="es-BO"/>
              </w:rPr>
              <w:t>Presenta inconsistencias</w:t>
            </w:r>
          </w:p>
        </w:tc>
        <w:tc>
          <w:tcPr>
            <w:tcW w:w="2661" w:type="dxa"/>
            <w:vAlign w:val="center"/>
          </w:tcPr>
          <w:p w14:paraId="2E9A825A" w14:textId="2E4B666E" w:rsidR="008E062E" w:rsidRPr="00F4791E" w:rsidRDefault="00A321C0">
            <w:pPr>
              <w:rPr>
                <w:rFonts w:cs="Times New Roman"/>
                <w:sz w:val="21"/>
                <w:szCs w:val="21"/>
                <w:lang w:val="es-BO"/>
              </w:rPr>
            </w:pPr>
            <w:r w:rsidRPr="00A321C0">
              <w:rPr>
                <w:rFonts w:cs="Times New Roman"/>
                <w:sz w:val="21"/>
                <w:szCs w:val="21"/>
                <w:lang w:val="es-BO"/>
              </w:rPr>
              <w:t>Muestra coherencia</w:t>
            </w:r>
          </w:p>
        </w:tc>
        <w:tc>
          <w:tcPr>
            <w:tcW w:w="2662" w:type="dxa"/>
            <w:vAlign w:val="center"/>
          </w:tcPr>
          <w:p w14:paraId="788791CE" w14:textId="6EB7F7E8" w:rsidR="008E062E" w:rsidRPr="00F4791E" w:rsidRDefault="00A321C0">
            <w:pPr>
              <w:rPr>
                <w:rFonts w:cs="Times New Roman"/>
                <w:sz w:val="21"/>
                <w:szCs w:val="21"/>
                <w:lang w:val="es-BO"/>
              </w:rPr>
            </w:pPr>
            <w:r>
              <w:rPr>
                <w:rFonts w:cs="Times New Roman"/>
                <w:sz w:val="21"/>
                <w:szCs w:val="21"/>
                <w:lang w:val="es-BO"/>
              </w:rPr>
              <w:t>Presenta coherencia y exactitud.</w:t>
            </w:r>
          </w:p>
        </w:tc>
      </w:tr>
      <w:tr w:rsidR="008E062E" w:rsidRPr="00A93743" w14:paraId="5EBD4998" w14:textId="77777777" w:rsidTr="000755F7">
        <w:trPr>
          <w:jc w:val="center"/>
        </w:trPr>
        <w:tc>
          <w:tcPr>
            <w:tcW w:w="10646" w:type="dxa"/>
            <w:gridSpan w:val="4"/>
            <w:shd w:val="clear" w:color="auto" w:fill="E7E6E6"/>
            <w:vAlign w:val="center"/>
          </w:tcPr>
          <w:p w14:paraId="63DE35A8" w14:textId="09056484" w:rsidR="008E062E" w:rsidRPr="00F4791E" w:rsidRDefault="008E657C">
            <w:pPr>
              <w:rPr>
                <w:rFonts w:cs="Times New Roman"/>
                <w:sz w:val="21"/>
                <w:szCs w:val="21"/>
                <w:lang w:val="es-BO"/>
              </w:rPr>
            </w:pPr>
            <w:r w:rsidRPr="00F4791E">
              <w:rPr>
                <w:rFonts w:cs="Times New Roman"/>
                <w:b/>
                <w:sz w:val="21"/>
                <w:szCs w:val="21"/>
                <w:lang w:val="es-BO"/>
              </w:rPr>
              <w:t xml:space="preserve">Producto 9: </w:t>
            </w:r>
            <w:del w:id="9009" w:author="Comisión de revisión 4.5" w:date="2026-10-13T00:00:00Z">
              <w:r>
                <w:rPr>
                  <w:b/>
                  <w:bCs/>
                  <w:sz w:val="21"/>
                  <w:szCs w:val="21"/>
                  <w:lang w:val="es-BO"/>
                </w:rPr>
                <w:delText xml:space="preserve">Mapa conceptual y descriptiva de la estructura</w:delText>
              </w:r>
            </w:del>
            <w:ins w:id="9010" w:author="Comisión de revisión 4.5" w:date="2026-10-13T00:00:00Z">
              <w:r>
                <w:rPr>
                  <w:b/>
                  <w:bCs/>
                  <w:sz w:val="21"/>
                  <w:szCs w:val="21"/>
                  <w:lang w:val="es-BO"/>
                </w:rPr>
                <w:t xml:space="preserve">Mapa conceptual y descriptivo de la estructura</w:t>
              </w:r>
            </w:ins>
            <w:r>
              <w:rPr>
                <w:b/>
                <w:bCs/>
                <w:sz w:val="21"/>
                <w:szCs w:val="21"/>
                <w:lang w:val="es-BO"/>
              </w:rPr>
              <w:t xml:space="preserve"> institucional y financiamiento del Seguro Social a Largo Plazo.</w:t>
            </w:r>
            <w:r w:rsidRPr="00A321C0">
              <w:rPr>
                <w:rFonts w:cs="Times New Roman"/>
                <w:b/>
                <w:bCs/>
                <w:sz w:val="21"/>
                <w:szCs w:val="21"/>
                <w:lang w:val="es-BO"/>
              </w:rPr>
              <w:t>9%</w:t>
            </w:r>
          </w:p>
        </w:tc>
      </w:tr>
      <w:tr w:rsidR="008E062E" w:rsidRPr="00F4791E" w14:paraId="0D21454E" w14:textId="77777777" w:rsidTr="000755F7">
        <w:trPr>
          <w:jc w:val="center"/>
        </w:trPr>
        <w:tc>
          <w:tcPr>
            <w:tcW w:w="2662" w:type="dxa"/>
            <w:shd w:val="clear" w:color="auto" w:fill="D9D9D9"/>
            <w:vAlign w:val="center"/>
          </w:tcPr>
          <w:p w14:paraId="1EBD24B6" w14:textId="77777777" w:rsidR="008E062E" w:rsidRPr="00F4791E" w:rsidRDefault="008E657C">
            <w:pPr>
              <w:jc w:val="center"/>
              <w:rPr>
                <w:rFonts w:cs="Times New Roman"/>
                <w:sz w:val="21"/>
                <w:szCs w:val="21"/>
                <w:lang w:val="es-BO"/>
              </w:rPr>
            </w:pPr>
            <w:r w:rsidRPr="00F4791E">
              <w:rPr>
                <w:rFonts w:cs="Times New Roman"/>
                <w:b/>
                <w:sz w:val="21"/>
                <w:szCs w:val="21"/>
                <w:lang w:val="es-BO"/>
              </w:rPr>
              <w:lastRenderedPageBreak/>
              <w:t>Criterio</w:t>
            </w:r>
          </w:p>
        </w:tc>
        <w:tc>
          <w:tcPr>
            <w:tcW w:w="2661" w:type="dxa"/>
            <w:shd w:val="clear" w:color="auto" w:fill="D9D9D9"/>
            <w:vAlign w:val="center"/>
          </w:tcPr>
          <w:p w14:paraId="59362173" w14:textId="77777777" w:rsidR="008E062E" w:rsidRPr="00F4791E" w:rsidRDefault="008E657C">
            <w:pPr>
              <w:jc w:val="center"/>
              <w:rPr>
                <w:rFonts w:cs="Times New Roman"/>
                <w:sz w:val="21"/>
                <w:szCs w:val="21"/>
                <w:lang w:val="es-BO"/>
              </w:rPr>
            </w:pPr>
            <w:r w:rsidRPr="00F4791E">
              <w:rPr>
                <w:rFonts w:cs="Times New Roman"/>
                <w:b/>
                <w:sz w:val="21"/>
                <w:szCs w:val="21"/>
                <w:lang w:val="es-BO"/>
              </w:rPr>
              <w:t>Insuficiente (1–50)</w:t>
            </w:r>
          </w:p>
        </w:tc>
        <w:tc>
          <w:tcPr>
            <w:tcW w:w="2661" w:type="dxa"/>
            <w:shd w:val="clear" w:color="auto" w:fill="D9D9D9"/>
            <w:vAlign w:val="center"/>
          </w:tcPr>
          <w:p w14:paraId="0CAE0F9F" w14:textId="77777777" w:rsidR="008E062E" w:rsidRPr="00F4791E" w:rsidRDefault="008E657C">
            <w:pPr>
              <w:jc w:val="center"/>
              <w:rPr>
                <w:rFonts w:cs="Times New Roman"/>
                <w:sz w:val="21"/>
                <w:szCs w:val="21"/>
                <w:lang w:val="es-BO"/>
              </w:rPr>
            </w:pPr>
            <w:r w:rsidRPr="00F4791E">
              <w:rPr>
                <w:rFonts w:cs="Times New Roman"/>
                <w:b/>
                <w:sz w:val="21"/>
                <w:szCs w:val="21"/>
                <w:lang w:val="es-BO"/>
              </w:rPr>
              <w:t>Suficiente (51–80)</w:t>
            </w:r>
          </w:p>
        </w:tc>
        <w:tc>
          <w:tcPr>
            <w:tcW w:w="2662" w:type="dxa"/>
            <w:shd w:val="clear" w:color="auto" w:fill="D9D9D9"/>
            <w:vAlign w:val="center"/>
          </w:tcPr>
          <w:p w14:paraId="0C9A0E3F" w14:textId="77777777" w:rsidR="008E062E" w:rsidRPr="00F4791E" w:rsidRDefault="008E657C">
            <w:pPr>
              <w:jc w:val="center"/>
              <w:rPr>
                <w:rFonts w:cs="Times New Roman"/>
                <w:sz w:val="21"/>
                <w:szCs w:val="21"/>
                <w:lang w:val="es-BO"/>
              </w:rPr>
            </w:pPr>
            <w:r w:rsidRPr="00F4791E">
              <w:rPr>
                <w:rFonts w:cs="Times New Roman"/>
                <w:b/>
                <w:sz w:val="21"/>
                <w:szCs w:val="21"/>
                <w:lang w:val="es-BO"/>
              </w:rPr>
              <w:t>Destacado (81–100)</w:t>
            </w:r>
          </w:p>
        </w:tc>
      </w:tr>
      <w:tr w:rsidR="00A321C0" w:rsidRPr="00A93743" w14:paraId="7E89312E" w14:textId="77777777" w:rsidTr="000755F7">
        <w:trPr>
          <w:jc w:val="center"/>
        </w:trPr>
        <w:tc>
          <w:tcPr>
            <w:tcW w:w="2662" w:type="dxa"/>
            <w:vAlign w:val="center"/>
          </w:tcPr>
          <w:p w14:paraId="506C8093" w14:textId="0A9183F4" w:rsidR="00A321C0" w:rsidRPr="00F4791E" w:rsidRDefault="00A321C0" w:rsidP="00A321C0">
            <w:pPr>
              <w:rPr>
                <w:rFonts w:cs="Times New Roman"/>
                <w:sz w:val="21"/>
                <w:szCs w:val="21"/>
                <w:lang w:val="es-BO"/>
              </w:rPr>
            </w:pPr>
            <w:r w:rsidRPr="00F4791E">
              <w:rPr>
                <w:rFonts w:cs="Times New Roman"/>
                <w:b/>
                <w:sz w:val="21"/>
                <w:szCs w:val="21"/>
                <w:lang w:val="es-BO"/>
              </w:rPr>
              <w:t>Fundamentos</w:t>
            </w:r>
          </w:p>
        </w:tc>
        <w:tc>
          <w:tcPr>
            <w:tcW w:w="2661" w:type="dxa"/>
            <w:vAlign w:val="center"/>
          </w:tcPr>
          <w:p w14:paraId="6D8D6CED" w14:textId="42BE02CE" w:rsidR="00A321C0" w:rsidRPr="00F4791E" w:rsidRDefault="00A321C0" w:rsidP="00A321C0">
            <w:pPr>
              <w:rPr>
                <w:rFonts w:cs="Times New Roman"/>
                <w:sz w:val="21"/>
                <w:szCs w:val="21"/>
                <w:lang w:val="es-BO"/>
              </w:rPr>
            </w:pPr>
            <w:r w:rsidRPr="00F4791E">
              <w:rPr>
                <w:rFonts w:cs="Times New Roman"/>
                <w:sz w:val="21"/>
                <w:szCs w:val="21"/>
                <w:lang w:val="es-BO"/>
              </w:rPr>
              <w:t>Confunde conceptos.</w:t>
            </w:r>
          </w:p>
        </w:tc>
        <w:tc>
          <w:tcPr>
            <w:tcW w:w="2661" w:type="dxa"/>
            <w:vAlign w:val="center"/>
          </w:tcPr>
          <w:p w14:paraId="6598C505" w14:textId="22221E1E" w:rsidR="00A321C0" w:rsidRPr="00F4791E" w:rsidRDefault="00A321C0" w:rsidP="00A321C0">
            <w:pPr>
              <w:rPr>
                <w:rFonts w:cs="Times New Roman"/>
                <w:sz w:val="21"/>
                <w:szCs w:val="21"/>
                <w:lang w:val="es-BO"/>
              </w:rPr>
            </w:pPr>
            <w:r w:rsidRPr="00F4791E">
              <w:rPr>
                <w:rFonts w:cs="Times New Roman"/>
                <w:sz w:val="21"/>
                <w:szCs w:val="21"/>
                <w:lang w:val="es-BO"/>
              </w:rPr>
              <w:t>Diferencia fundamentos y características.</w:t>
            </w:r>
          </w:p>
        </w:tc>
        <w:tc>
          <w:tcPr>
            <w:tcW w:w="2662" w:type="dxa"/>
            <w:vAlign w:val="center"/>
          </w:tcPr>
          <w:p w14:paraId="30CB33A6" w14:textId="23FCCD43" w:rsidR="00A321C0" w:rsidRPr="00F4791E" w:rsidRDefault="00DC32E1" w:rsidP="00A321C0">
            <w:pPr>
              <w:rPr>
                <w:rFonts w:cs="Times New Roman"/>
                <w:sz w:val="21"/>
                <w:szCs w:val="21"/>
                <w:lang w:val="es-BO"/>
              </w:rPr>
            </w:pPr>
            <w:r>
              <w:rPr>
                <w:rFonts w:cs="Times New Roman"/>
                <w:sz w:val="21"/>
                <w:szCs w:val="21"/>
                <w:lang w:val="es-BO"/>
              </w:rPr>
              <w:t>Estructura con precisión</w:t>
            </w:r>
          </w:p>
        </w:tc>
      </w:tr>
      <w:tr w:rsidR="00A321C0" w:rsidRPr="00A93743" w14:paraId="2EE77F48" w14:textId="77777777" w:rsidTr="000755F7">
        <w:trPr>
          <w:jc w:val="center"/>
        </w:trPr>
        <w:tc>
          <w:tcPr>
            <w:tcW w:w="2662" w:type="dxa"/>
            <w:vAlign w:val="center"/>
          </w:tcPr>
          <w:p w14:paraId="7030B5A8" w14:textId="6347F96A" w:rsidR="00A321C0" w:rsidRPr="00F4791E" w:rsidRDefault="00DC32E1" w:rsidP="00A321C0">
            <w:pPr>
              <w:rPr>
                <w:rFonts w:cs="Times New Roman"/>
                <w:sz w:val="21"/>
                <w:szCs w:val="21"/>
                <w:lang w:val="es-BO"/>
              </w:rPr>
            </w:pPr>
            <w:r w:rsidRPr="00DC32E1">
              <w:rPr>
                <w:rFonts w:cs="Times New Roman"/>
                <w:b/>
                <w:sz w:val="21"/>
                <w:szCs w:val="21"/>
                <w:lang w:val="es-BO"/>
              </w:rPr>
              <w:t>Análisis Financiero y Mecanismos de Financiamiento</w:t>
            </w:r>
          </w:p>
        </w:tc>
        <w:tc>
          <w:tcPr>
            <w:tcW w:w="2661" w:type="dxa"/>
            <w:vAlign w:val="center"/>
          </w:tcPr>
          <w:p w14:paraId="17B5E94B" w14:textId="4774E489" w:rsidR="00A321C0" w:rsidRPr="00F4791E" w:rsidRDefault="00DC32E1" w:rsidP="00A321C0">
            <w:pPr>
              <w:rPr>
                <w:rFonts w:cs="Times New Roman"/>
                <w:sz w:val="21"/>
                <w:szCs w:val="21"/>
                <w:lang w:val="es-BO"/>
              </w:rPr>
            </w:pPr>
            <w:r>
              <w:rPr>
                <w:rFonts w:cs="Times New Roman"/>
                <w:sz w:val="21"/>
                <w:szCs w:val="21"/>
                <w:lang w:val="es-BO"/>
              </w:rPr>
              <w:t>Análisis parcial.</w:t>
            </w:r>
          </w:p>
        </w:tc>
        <w:tc>
          <w:tcPr>
            <w:tcW w:w="2661" w:type="dxa"/>
            <w:vAlign w:val="center"/>
          </w:tcPr>
          <w:p w14:paraId="38C38E14" w14:textId="3CEF41BC" w:rsidR="00A321C0" w:rsidRPr="00F4791E" w:rsidRDefault="00DC32E1" w:rsidP="00A321C0">
            <w:pPr>
              <w:rPr>
                <w:rFonts w:cs="Times New Roman"/>
                <w:sz w:val="21"/>
                <w:szCs w:val="21"/>
                <w:lang w:val="es-BO"/>
              </w:rPr>
            </w:pPr>
            <w:r>
              <w:rPr>
                <w:rFonts w:cs="Times New Roman"/>
                <w:sz w:val="21"/>
                <w:szCs w:val="21"/>
                <w:lang w:val="es-BO"/>
              </w:rPr>
              <w:t>Análisis correcto.</w:t>
            </w:r>
          </w:p>
        </w:tc>
        <w:tc>
          <w:tcPr>
            <w:tcW w:w="2662" w:type="dxa"/>
            <w:vAlign w:val="center"/>
          </w:tcPr>
          <w:p w14:paraId="412E7912" w14:textId="093C4724" w:rsidR="00A321C0" w:rsidRPr="00F4791E" w:rsidRDefault="00DC32E1" w:rsidP="00A321C0">
            <w:pPr>
              <w:rPr>
                <w:rFonts w:cs="Times New Roman"/>
                <w:sz w:val="21"/>
                <w:szCs w:val="21"/>
                <w:lang w:val="es-BO"/>
              </w:rPr>
            </w:pPr>
            <w:r>
              <w:rPr>
                <w:rFonts w:cs="Times New Roman"/>
                <w:sz w:val="21"/>
                <w:szCs w:val="21"/>
                <w:lang w:val="es-BO"/>
              </w:rPr>
              <w:t>Análisis Integral.</w:t>
            </w:r>
          </w:p>
        </w:tc>
      </w:tr>
      <w:tr w:rsidR="00A321C0" w:rsidRPr="00A93743" w14:paraId="75E5FEAA" w14:textId="77777777" w:rsidTr="000755F7">
        <w:trPr>
          <w:jc w:val="center"/>
        </w:trPr>
        <w:tc>
          <w:tcPr>
            <w:tcW w:w="2662" w:type="dxa"/>
            <w:vAlign w:val="center"/>
          </w:tcPr>
          <w:p w14:paraId="020ABB89" w14:textId="1EE21D94" w:rsidR="00A321C0" w:rsidRPr="00F4791E" w:rsidRDefault="00A321C0" w:rsidP="00A321C0">
            <w:pPr>
              <w:rPr>
                <w:rFonts w:cs="Times New Roman"/>
                <w:sz w:val="21"/>
                <w:szCs w:val="21"/>
                <w:lang w:val="es-BO"/>
              </w:rPr>
            </w:pPr>
            <w:r w:rsidRPr="00F4791E">
              <w:rPr>
                <w:rFonts w:cs="Times New Roman"/>
                <w:b/>
                <w:sz w:val="21"/>
                <w:szCs w:val="21"/>
                <w:lang w:val="es-BO"/>
              </w:rPr>
              <w:t>Presentación</w:t>
            </w:r>
          </w:p>
        </w:tc>
        <w:tc>
          <w:tcPr>
            <w:tcW w:w="2661" w:type="dxa"/>
            <w:vAlign w:val="center"/>
          </w:tcPr>
          <w:p w14:paraId="70C92A18" w14:textId="78A340F7" w:rsidR="00A321C0" w:rsidRPr="00F4791E" w:rsidRDefault="00A321C0" w:rsidP="00A321C0">
            <w:pPr>
              <w:rPr>
                <w:rFonts w:cs="Times New Roman"/>
                <w:sz w:val="21"/>
                <w:szCs w:val="21"/>
                <w:lang w:val="es-BO"/>
              </w:rPr>
            </w:pPr>
            <w:r w:rsidRPr="00F4791E">
              <w:rPr>
                <w:rFonts w:cs="Times New Roman"/>
                <w:sz w:val="21"/>
                <w:szCs w:val="21"/>
                <w:lang w:val="es-BO"/>
              </w:rPr>
              <w:t>Es incompleto.</w:t>
            </w:r>
          </w:p>
        </w:tc>
        <w:tc>
          <w:tcPr>
            <w:tcW w:w="2661" w:type="dxa"/>
            <w:vAlign w:val="center"/>
          </w:tcPr>
          <w:p w14:paraId="7060C4D1" w14:textId="65918CB6" w:rsidR="00A321C0" w:rsidRPr="00F4791E" w:rsidRDefault="00A321C0" w:rsidP="00A321C0">
            <w:pPr>
              <w:rPr>
                <w:rFonts w:cs="Times New Roman"/>
                <w:sz w:val="21"/>
                <w:szCs w:val="21"/>
                <w:lang w:val="es-BO"/>
              </w:rPr>
            </w:pPr>
            <w:r w:rsidRPr="00F4791E">
              <w:rPr>
                <w:rFonts w:cs="Times New Roman"/>
                <w:sz w:val="21"/>
                <w:szCs w:val="21"/>
                <w:lang w:val="es-BO"/>
              </w:rPr>
              <w:t>Es claro y ordenado.</w:t>
            </w:r>
          </w:p>
        </w:tc>
        <w:tc>
          <w:tcPr>
            <w:tcW w:w="2662" w:type="dxa"/>
            <w:vAlign w:val="center"/>
          </w:tcPr>
          <w:p w14:paraId="4B6B7EA3" w14:textId="15665327" w:rsidR="00A321C0" w:rsidRPr="00F4791E" w:rsidRDefault="00A321C0" w:rsidP="00A321C0">
            <w:pPr>
              <w:rPr>
                <w:rFonts w:cs="Times New Roman"/>
                <w:sz w:val="21"/>
                <w:szCs w:val="21"/>
                <w:lang w:val="es-BO"/>
              </w:rPr>
            </w:pPr>
            <w:r w:rsidRPr="00F4791E">
              <w:rPr>
                <w:rFonts w:cs="Times New Roman"/>
                <w:sz w:val="21"/>
                <w:szCs w:val="21"/>
                <w:lang w:val="es-BO"/>
              </w:rPr>
              <w:t>Integra relaciones y conclusiones.</w:t>
            </w:r>
          </w:p>
        </w:tc>
      </w:tr>
      <w:tr w:rsidR="008E062E" w:rsidRPr="00CF478C" w14:paraId="0DBAB803" w14:textId="77777777" w:rsidTr="000755F7">
        <w:trPr>
          <w:jc w:val="center"/>
        </w:trPr>
        <w:tc>
          <w:tcPr>
            <w:tcW w:w="10646" w:type="dxa"/>
            <w:gridSpan w:val="4"/>
            <w:shd w:val="clear" w:color="auto" w:fill="E7E6E6"/>
            <w:vAlign w:val="center"/>
          </w:tcPr>
          <w:p w14:paraId="1367BC97" w14:textId="79B85342" w:rsidR="008E062E" w:rsidRPr="00DC32E1" w:rsidRDefault="008E657C">
            <w:pPr>
              <w:rPr>
                <w:rFonts w:cs="Times New Roman"/>
                <w:b/>
                <w:sz w:val="21"/>
                <w:szCs w:val="21"/>
                <w:lang w:val="es-BO"/>
              </w:rPr>
            </w:pPr>
            <w:r w:rsidRPr="00DC32E1">
              <w:rPr>
                <w:rFonts w:cs="Times New Roman"/>
                <w:b/>
                <w:sz w:val="21"/>
                <w:szCs w:val="21"/>
                <w:lang w:val="es-BO"/>
              </w:rPr>
              <w:t xml:space="preserve">Producto 10: </w:t>
            </w:r>
            <w:r w:rsidR="00DC32E1" w:rsidRPr="00DC32E1">
              <w:rPr>
                <w:b/>
                <w:sz w:val="21"/>
                <w:szCs w:val="21"/>
                <w:lang w:val="es-BO"/>
              </w:rPr>
              <w:t>Informe de análisis de casos prácticos de aplicación del Seguro Social a Largo Plazo</w:t>
            </w:r>
            <w:r w:rsidRPr="00DC32E1">
              <w:rPr>
                <w:rFonts w:cs="Times New Roman"/>
                <w:b/>
                <w:sz w:val="21"/>
                <w:szCs w:val="21"/>
                <w:lang w:val="es-BO"/>
              </w:rPr>
              <w:t xml:space="preserve">    8%</w:t>
            </w:r>
          </w:p>
        </w:tc>
      </w:tr>
      <w:tr w:rsidR="008E062E" w:rsidRPr="00F4791E" w14:paraId="0DE16622" w14:textId="77777777" w:rsidTr="000755F7">
        <w:trPr>
          <w:jc w:val="center"/>
        </w:trPr>
        <w:tc>
          <w:tcPr>
            <w:tcW w:w="2662" w:type="dxa"/>
            <w:shd w:val="clear" w:color="auto" w:fill="D9D9D9"/>
            <w:vAlign w:val="center"/>
          </w:tcPr>
          <w:p w14:paraId="4F3205AF" w14:textId="77777777" w:rsidR="008E062E" w:rsidRPr="00F4791E" w:rsidRDefault="008E657C">
            <w:pPr>
              <w:jc w:val="center"/>
              <w:rPr>
                <w:rFonts w:cs="Times New Roman"/>
                <w:sz w:val="21"/>
                <w:szCs w:val="21"/>
                <w:lang w:val="es-BO"/>
              </w:rPr>
            </w:pPr>
            <w:r w:rsidRPr="00F4791E">
              <w:rPr>
                <w:rFonts w:cs="Times New Roman"/>
                <w:b/>
                <w:sz w:val="21"/>
                <w:szCs w:val="21"/>
                <w:lang w:val="es-BO"/>
              </w:rPr>
              <w:t>Criterio</w:t>
            </w:r>
          </w:p>
        </w:tc>
        <w:tc>
          <w:tcPr>
            <w:tcW w:w="2661" w:type="dxa"/>
            <w:shd w:val="clear" w:color="auto" w:fill="D9D9D9"/>
            <w:vAlign w:val="center"/>
          </w:tcPr>
          <w:p w14:paraId="4D10E610" w14:textId="77777777" w:rsidR="008E062E" w:rsidRPr="00F4791E" w:rsidRDefault="008E657C">
            <w:pPr>
              <w:jc w:val="center"/>
              <w:rPr>
                <w:rFonts w:cs="Times New Roman"/>
                <w:sz w:val="21"/>
                <w:szCs w:val="21"/>
                <w:lang w:val="es-BO"/>
              </w:rPr>
            </w:pPr>
            <w:r w:rsidRPr="00F4791E">
              <w:rPr>
                <w:rFonts w:cs="Times New Roman"/>
                <w:b/>
                <w:sz w:val="21"/>
                <w:szCs w:val="21"/>
                <w:lang w:val="es-BO"/>
              </w:rPr>
              <w:t>Insuficiente (1–50)</w:t>
            </w:r>
          </w:p>
        </w:tc>
        <w:tc>
          <w:tcPr>
            <w:tcW w:w="2661" w:type="dxa"/>
            <w:shd w:val="clear" w:color="auto" w:fill="D9D9D9"/>
            <w:vAlign w:val="center"/>
          </w:tcPr>
          <w:p w14:paraId="1C56C556" w14:textId="77777777" w:rsidR="008E062E" w:rsidRPr="00F4791E" w:rsidRDefault="008E657C">
            <w:pPr>
              <w:jc w:val="center"/>
              <w:rPr>
                <w:rFonts w:cs="Times New Roman"/>
                <w:sz w:val="21"/>
                <w:szCs w:val="21"/>
                <w:lang w:val="es-BO"/>
              </w:rPr>
            </w:pPr>
            <w:r w:rsidRPr="00F4791E">
              <w:rPr>
                <w:rFonts w:cs="Times New Roman"/>
                <w:b/>
                <w:sz w:val="21"/>
                <w:szCs w:val="21"/>
                <w:lang w:val="es-BO"/>
              </w:rPr>
              <w:t>Suficiente (51–80)</w:t>
            </w:r>
          </w:p>
        </w:tc>
        <w:tc>
          <w:tcPr>
            <w:tcW w:w="2662" w:type="dxa"/>
            <w:shd w:val="clear" w:color="auto" w:fill="D9D9D9"/>
            <w:vAlign w:val="center"/>
          </w:tcPr>
          <w:p w14:paraId="47DD3FB2" w14:textId="77777777" w:rsidR="008E062E" w:rsidRPr="00F4791E" w:rsidRDefault="008E657C">
            <w:pPr>
              <w:jc w:val="center"/>
              <w:rPr>
                <w:rFonts w:cs="Times New Roman"/>
                <w:sz w:val="21"/>
                <w:szCs w:val="21"/>
                <w:lang w:val="es-BO"/>
              </w:rPr>
            </w:pPr>
            <w:r w:rsidRPr="00F4791E">
              <w:rPr>
                <w:rFonts w:cs="Times New Roman"/>
                <w:b/>
                <w:sz w:val="21"/>
                <w:szCs w:val="21"/>
                <w:lang w:val="es-BO"/>
              </w:rPr>
              <w:t>Destacado (81–100)</w:t>
            </w:r>
          </w:p>
        </w:tc>
      </w:tr>
      <w:tr w:rsidR="000755F7" w:rsidRPr="00A93743" w14:paraId="7D39A623" w14:textId="77777777" w:rsidTr="000755F7">
        <w:trPr>
          <w:jc w:val="center"/>
        </w:trPr>
        <w:tc>
          <w:tcPr>
            <w:tcW w:w="2662" w:type="dxa"/>
            <w:vAlign w:val="center"/>
          </w:tcPr>
          <w:p w14:paraId="1B17F15B" w14:textId="39B58144" w:rsidR="000755F7" w:rsidRPr="00F4791E" w:rsidRDefault="00DC32E1" w:rsidP="000755F7">
            <w:pPr>
              <w:rPr>
                <w:rFonts w:cs="Times New Roman"/>
                <w:sz w:val="21"/>
                <w:szCs w:val="21"/>
                <w:lang w:val="es-BO"/>
              </w:rPr>
            </w:pPr>
            <w:r w:rsidRPr="00DC32E1">
              <w:rPr>
                <w:sz w:val="21"/>
                <w:szCs w:val="21"/>
              </w:rPr>
              <w:t>Comprensión y Planteamiento del Caso Práctico</w:t>
            </w:r>
          </w:p>
        </w:tc>
        <w:tc>
          <w:tcPr>
            <w:tcW w:w="2661" w:type="dxa"/>
            <w:vAlign w:val="center"/>
          </w:tcPr>
          <w:p w14:paraId="00930315" w14:textId="1049B3FF" w:rsidR="000755F7" w:rsidRPr="00F4791E" w:rsidRDefault="00DC32E1" w:rsidP="000755F7">
            <w:pPr>
              <w:rPr>
                <w:rFonts w:cs="Times New Roman"/>
                <w:sz w:val="21"/>
                <w:szCs w:val="21"/>
                <w:lang w:val="es-BO"/>
              </w:rPr>
            </w:pPr>
            <w:r>
              <w:rPr>
                <w:sz w:val="21"/>
                <w:szCs w:val="21"/>
              </w:rPr>
              <w:t>Presenta deficiencias</w:t>
            </w:r>
          </w:p>
        </w:tc>
        <w:tc>
          <w:tcPr>
            <w:tcW w:w="2661" w:type="dxa"/>
            <w:vAlign w:val="center"/>
          </w:tcPr>
          <w:p w14:paraId="22E9F9FF" w14:textId="676C37B1" w:rsidR="000755F7" w:rsidRPr="00F4791E" w:rsidRDefault="00DC32E1" w:rsidP="000755F7">
            <w:pPr>
              <w:rPr>
                <w:rFonts w:cs="Times New Roman"/>
                <w:sz w:val="21"/>
                <w:szCs w:val="21"/>
                <w:lang w:val="es-BO"/>
              </w:rPr>
            </w:pPr>
            <w:r>
              <w:rPr>
                <w:sz w:val="21"/>
                <w:szCs w:val="21"/>
                <w:lang w:val="es-MX"/>
              </w:rPr>
              <w:t>I</w:t>
            </w:r>
            <w:r w:rsidRPr="00DC32E1">
              <w:rPr>
                <w:sz w:val="21"/>
                <w:szCs w:val="21"/>
                <w:lang w:val="es-MX"/>
              </w:rPr>
              <w:t>nterpreta y plantea correctamente</w:t>
            </w:r>
          </w:p>
        </w:tc>
        <w:tc>
          <w:tcPr>
            <w:tcW w:w="2662" w:type="dxa"/>
            <w:vAlign w:val="center"/>
          </w:tcPr>
          <w:p w14:paraId="05287C6A" w14:textId="563116F9" w:rsidR="000755F7" w:rsidRPr="00F4791E" w:rsidRDefault="00DC32E1" w:rsidP="000755F7">
            <w:pPr>
              <w:rPr>
                <w:rFonts w:cs="Times New Roman"/>
                <w:sz w:val="21"/>
                <w:szCs w:val="21"/>
                <w:lang w:val="es-BO"/>
              </w:rPr>
            </w:pPr>
            <w:r w:rsidRPr="00DC32E1">
              <w:rPr>
                <w:sz w:val="21"/>
                <w:szCs w:val="21"/>
                <w:lang w:val="es-MX"/>
              </w:rPr>
              <w:t>Analiza</w:t>
            </w:r>
            <w:r>
              <w:rPr>
                <w:sz w:val="21"/>
                <w:szCs w:val="21"/>
                <w:lang w:val="es-MX"/>
              </w:rPr>
              <w:t xml:space="preserve"> con profundidad</w:t>
            </w:r>
          </w:p>
        </w:tc>
      </w:tr>
      <w:tr w:rsidR="000755F7" w:rsidRPr="00A93743" w14:paraId="27C5A4B6" w14:textId="77777777" w:rsidTr="000755F7">
        <w:trPr>
          <w:jc w:val="center"/>
        </w:trPr>
        <w:tc>
          <w:tcPr>
            <w:tcW w:w="2662" w:type="dxa"/>
            <w:vAlign w:val="center"/>
          </w:tcPr>
          <w:p w14:paraId="27A79B0B" w14:textId="15DCFC9D" w:rsidR="000755F7" w:rsidRPr="00F4791E" w:rsidRDefault="00DC32E1" w:rsidP="000755F7">
            <w:pPr>
              <w:rPr>
                <w:rFonts w:cs="Times New Roman"/>
                <w:sz w:val="21"/>
                <w:szCs w:val="21"/>
                <w:lang w:val="es-BO"/>
              </w:rPr>
            </w:pPr>
            <w:r w:rsidRPr="00DC32E1">
              <w:rPr>
                <w:sz w:val="21"/>
                <w:szCs w:val="21"/>
              </w:rPr>
              <w:t>Aplicación Metodológica y Cálculo de Prestaciones</w:t>
            </w:r>
          </w:p>
        </w:tc>
        <w:tc>
          <w:tcPr>
            <w:tcW w:w="2661" w:type="dxa"/>
            <w:vAlign w:val="center"/>
          </w:tcPr>
          <w:p w14:paraId="63F3BCB3" w14:textId="2B2DDC66" w:rsidR="000755F7" w:rsidRPr="00F4791E" w:rsidRDefault="00DC32E1" w:rsidP="000755F7">
            <w:pPr>
              <w:rPr>
                <w:rFonts w:cs="Times New Roman"/>
                <w:sz w:val="21"/>
                <w:szCs w:val="21"/>
                <w:lang w:val="es-BO"/>
              </w:rPr>
            </w:pPr>
            <w:r w:rsidRPr="00DC32E1">
              <w:rPr>
                <w:sz w:val="21"/>
                <w:szCs w:val="21"/>
              </w:rPr>
              <w:t>Comete errores</w:t>
            </w:r>
          </w:p>
        </w:tc>
        <w:tc>
          <w:tcPr>
            <w:tcW w:w="2661" w:type="dxa"/>
            <w:vAlign w:val="center"/>
          </w:tcPr>
          <w:p w14:paraId="189B18B7" w14:textId="63282795" w:rsidR="000755F7" w:rsidRPr="00F4791E" w:rsidRDefault="00DC32E1" w:rsidP="000755F7">
            <w:pPr>
              <w:rPr>
                <w:rFonts w:cs="Times New Roman"/>
                <w:sz w:val="21"/>
                <w:szCs w:val="21"/>
                <w:lang w:val="es-BO"/>
              </w:rPr>
            </w:pPr>
            <w:r w:rsidRPr="00DC32E1">
              <w:rPr>
                <w:sz w:val="21"/>
                <w:szCs w:val="21"/>
                <w:lang w:val="es-MX"/>
              </w:rPr>
              <w:t>Aplica correcta</w:t>
            </w:r>
            <w:r>
              <w:rPr>
                <w:sz w:val="21"/>
                <w:szCs w:val="21"/>
                <w:lang w:val="es-MX"/>
              </w:rPr>
              <w:t>mente</w:t>
            </w:r>
          </w:p>
        </w:tc>
        <w:tc>
          <w:tcPr>
            <w:tcW w:w="2662" w:type="dxa"/>
            <w:vAlign w:val="center"/>
          </w:tcPr>
          <w:p w14:paraId="110FD75C" w14:textId="3E997C3B" w:rsidR="000755F7" w:rsidRPr="00F4791E" w:rsidRDefault="00DC32E1" w:rsidP="000755F7">
            <w:pPr>
              <w:rPr>
                <w:rFonts w:cs="Times New Roman"/>
                <w:sz w:val="21"/>
                <w:szCs w:val="21"/>
                <w:lang w:val="es-BO"/>
              </w:rPr>
            </w:pPr>
            <w:r>
              <w:rPr>
                <w:sz w:val="21"/>
                <w:szCs w:val="21"/>
                <w:lang w:val="es-MX"/>
              </w:rPr>
              <w:t xml:space="preserve">Aplica con </w:t>
            </w:r>
            <w:r w:rsidR="00AF4048">
              <w:rPr>
                <w:sz w:val="21"/>
                <w:szCs w:val="21"/>
                <w:lang w:val="es-MX"/>
              </w:rPr>
              <w:t>precisión</w:t>
            </w:r>
          </w:p>
        </w:tc>
      </w:tr>
      <w:tr w:rsidR="00DC32E1" w:rsidRPr="00A93743" w14:paraId="4B7C0DCE" w14:textId="77777777" w:rsidTr="000755F7">
        <w:trPr>
          <w:jc w:val="center"/>
        </w:trPr>
        <w:tc>
          <w:tcPr>
            <w:tcW w:w="2662" w:type="dxa"/>
            <w:vAlign w:val="center"/>
          </w:tcPr>
          <w:p w14:paraId="644CAE1C" w14:textId="0A92C593" w:rsidR="00DC32E1" w:rsidRPr="00F4791E" w:rsidRDefault="00DC32E1" w:rsidP="00DC32E1">
            <w:pPr>
              <w:rPr>
                <w:rFonts w:cs="Times New Roman"/>
                <w:sz w:val="21"/>
                <w:szCs w:val="21"/>
                <w:lang w:val="es-BO"/>
              </w:rPr>
            </w:pPr>
            <w:r w:rsidRPr="00DC32E1">
              <w:rPr>
                <w:sz w:val="21"/>
                <w:szCs w:val="21"/>
              </w:rPr>
              <w:t>Fundamentación Normativa y Estructura del Informe</w:t>
            </w:r>
          </w:p>
        </w:tc>
        <w:tc>
          <w:tcPr>
            <w:tcW w:w="2661" w:type="dxa"/>
            <w:vAlign w:val="center"/>
          </w:tcPr>
          <w:p w14:paraId="6CC059C3" w14:textId="489D89BF" w:rsidR="00DC32E1" w:rsidRPr="00F4791E" w:rsidRDefault="00DC32E1" w:rsidP="00DC32E1">
            <w:pPr>
              <w:rPr>
                <w:rFonts w:cs="Times New Roman"/>
                <w:sz w:val="21"/>
                <w:szCs w:val="21"/>
                <w:lang w:val="es-BO"/>
              </w:rPr>
            </w:pPr>
            <w:r w:rsidRPr="00F4791E">
              <w:rPr>
                <w:rFonts w:cs="Times New Roman"/>
                <w:sz w:val="21"/>
                <w:szCs w:val="21"/>
                <w:lang w:val="es-BO"/>
              </w:rPr>
              <w:t>Falta respaldo.</w:t>
            </w:r>
          </w:p>
        </w:tc>
        <w:tc>
          <w:tcPr>
            <w:tcW w:w="2661" w:type="dxa"/>
            <w:vAlign w:val="center"/>
          </w:tcPr>
          <w:p w14:paraId="2A4075C4" w14:textId="19E875A8" w:rsidR="00DC32E1" w:rsidRPr="00F4791E" w:rsidRDefault="00AF4048" w:rsidP="00DC32E1">
            <w:pPr>
              <w:rPr>
                <w:rFonts w:cs="Times New Roman"/>
                <w:sz w:val="21"/>
                <w:szCs w:val="21"/>
                <w:lang w:val="es-BO"/>
              </w:rPr>
            </w:pPr>
            <w:r>
              <w:rPr>
                <w:rFonts w:cs="Times New Roman"/>
                <w:sz w:val="21"/>
                <w:szCs w:val="21"/>
                <w:lang w:val="es-BO"/>
              </w:rPr>
              <w:t>Con</w:t>
            </w:r>
            <w:r w:rsidR="00DC32E1" w:rsidRPr="00F4791E">
              <w:rPr>
                <w:rFonts w:cs="Times New Roman"/>
                <w:sz w:val="21"/>
                <w:szCs w:val="21"/>
                <w:lang w:val="es-BO"/>
              </w:rPr>
              <w:t xml:space="preserve"> respaldo suficiente.</w:t>
            </w:r>
          </w:p>
        </w:tc>
        <w:tc>
          <w:tcPr>
            <w:tcW w:w="2662" w:type="dxa"/>
            <w:vAlign w:val="center"/>
          </w:tcPr>
          <w:p w14:paraId="05F2B7A6" w14:textId="09736FD9" w:rsidR="00DC32E1" w:rsidRPr="00F4791E" w:rsidRDefault="00DC32E1" w:rsidP="00DC32E1">
            <w:pPr>
              <w:rPr>
                <w:rFonts w:cs="Times New Roman"/>
                <w:sz w:val="21"/>
                <w:szCs w:val="21"/>
                <w:lang w:val="es-BO"/>
              </w:rPr>
            </w:pPr>
            <w:r w:rsidRPr="00F4791E">
              <w:rPr>
                <w:rFonts w:cs="Times New Roman"/>
                <w:sz w:val="21"/>
                <w:szCs w:val="21"/>
                <w:lang w:val="es-BO"/>
              </w:rPr>
              <w:t xml:space="preserve">Integra expediente </w:t>
            </w:r>
            <w:r w:rsidR="00AF4048">
              <w:rPr>
                <w:rFonts w:cs="Times New Roman"/>
                <w:sz w:val="21"/>
                <w:szCs w:val="21"/>
                <w:lang w:val="es-BO"/>
              </w:rPr>
              <w:t>con la normativa vigente.</w:t>
            </w:r>
          </w:p>
        </w:tc>
      </w:tr>
      <w:tr w:rsidR="008E062E" w:rsidRPr="00A93743" w14:paraId="06CA6F55" w14:textId="77777777" w:rsidTr="000755F7">
        <w:trPr>
          <w:jc w:val="center"/>
        </w:trPr>
        <w:tc>
          <w:tcPr>
            <w:tcW w:w="10646" w:type="dxa"/>
            <w:gridSpan w:val="4"/>
            <w:shd w:val="clear" w:color="auto" w:fill="E7E6E6"/>
            <w:vAlign w:val="center"/>
          </w:tcPr>
          <w:p w14:paraId="712A8202" w14:textId="75BF18F9" w:rsidR="008E062E" w:rsidRPr="00F4791E" w:rsidRDefault="008E657C">
            <w:pPr>
              <w:rPr>
                <w:rFonts w:cs="Times New Roman"/>
                <w:sz w:val="21"/>
                <w:szCs w:val="21"/>
                <w:lang w:val="es-BO"/>
              </w:rPr>
            </w:pPr>
            <w:r w:rsidRPr="00F4791E">
              <w:rPr>
                <w:rFonts w:cs="Times New Roman"/>
                <w:b/>
                <w:sz w:val="21"/>
                <w:szCs w:val="21"/>
                <w:lang w:val="es-BO"/>
              </w:rPr>
              <w:t xml:space="preserve">Producto 11: </w:t>
            </w:r>
            <w:del w:id="9011" w:author="Comisión de revisión 4.5" w:date="2026-10-13T00:00:00Z">
              <w:r>
                <w:rPr>
                  <w:rFonts w:cs="Times New Roman"/>
                  <w:b/>
                  <w:sz w:val="21"/>
                  <w:szCs w:val="21"/>
                  <w:lang w:val="es-BO"/>
                </w:rPr>
                <w:delText xml:space="preserve">Mapa conceptual y descriptiva de la estructura</w:delText>
              </w:r>
            </w:del>
            <w:ins w:id="9012" w:author="Comisión de revisión 4.5" w:date="2026-10-13T00:00:00Z">
              <w:r>
                <w:rPr>
                  <w:rFonts w:cs="Times New Roman"/>
                  <w:b/>
                  <w:sz w:val="21"/>
                  <w:szCs w:val="21"/>
                  <w:lang w:val="es-BO"/>
                </w:rPr>
                <w:t xml:space="preserve">Mapa conceptual y descriptivo de la estructura</w:t>
              </w:r>
            </w:ins>
            <w:r>
              <w:rPr>
                <w:rFonts w:cs="Times New Roman"/>
                <w:b/>
                <w:sz w:val="21"/>
                <w:szCs w:val="21"/>
                <w:lang w:val="es-BO"/>
              </w:rPr>
              <w:t xml:space="preserve"> institucional y financiamiento del Seguro Social a Corto Plazo.</w:t>
            </w:r>
            <w:r w:rsidR="00AF4048">
              <w:rPr>
                <w:rFonts w:cs="Times New Roman"/>
                <w:b/>
                <w:sz w:val="21"/>
                <w:szCs w:val="21"/>
                <w:lang w:val="es-BO"/>
              </w:rPr>
              <w:t xml:space="preserve"> </w:t>
            </w:r>
            <w:r w:rsidRPr="00F4791E">
              <w:rPr>
                <w:rFonts w:cs="Times New Roman"/>
                <w:b/>
                <w:sz w:val="21"/>
                <w:szCs w:val="21"/>
                <w:lang w:val="es-BO"/>
              </w:rPr>
              <w:t>9%</w:t>
            </w:r>
          </w:p>
        </w:tc>
      </w:tr>
      <w:tr w:rsidR="008E062E" w:rsidRPr="00F4791E" w14:paraId="6FE153CF" w14:textId="77777777" w:rsidTr="000755F7">
        <w:trPr>
          <w:jc w:val="center"/>
        </w:trPr>
        <w:tc>
          <w:tcPr>
            <w:tcW w:w="2662" w:type="dxa"/>
            <w:shd w:val="clear" w:color="auto" w:fill="D9D9D9"/>
            <w:vAlign w:val="center"/>
          </w:tcPr>
          <w:p w14:paraId="1F1DB2DF" w14:textId="77777777" w:rsidR="008E062E" w:rsidRPr="00F4791E" w:rsidRDefault="008E657C">
            <w:pPr>
              <w:jc w:val="center"/>
              <w:rPr>
                <w:rFonts w:cs="Times New Roman"/>
                <w:sz w:val="21"/>
                <w:szCs w:val="21"/>
                <w:lang w:val="es-BO"/>
              </w:rPr>
            </w:pPr>
            <w:r w:rsidRPr="00F4791E">
              <w:rPr>
                <w:rFonts w:cs="Times New Roman"/>
                <w:b/>
                <w:sz w:val="21"/>
                <w:szCs w:val="21"/>
                <w:lang w:val="es-BO"/>
              </w:rPr>
              <w:t>Criterio</w:t>
            </w:r>
          </w:p>
        </w:tc>
        <w:tc>
          <w:tcPr>
            <w:tcW w:w="2661" w:type="dxa"/>
            <w:shd w:val="clear" w:color="auto" w:fill="D9D9D9"/>
            <w:vAlign w:val="center"/>
          </w:tcPr>
          <w:p w14:paraId="5163E82E" w14:textId="77777777" w:rsidR="008E062E" w:rsidRPr="00F4791E" w:rsidRDefault="008E657C">
            <w:pPr>
              <w:jc w:val="center"/>
              <w:rPr>
                <w:rFonts w:cs="Times New Roman"/>
                <w:sz w:val="21"/>
                <w:szCs w:val="21"/>
                <w:lang w:val="es-BO"/>
              </w:rPr>
            </w:pPr>
            <w:r w:rsidRPr="00F4791E">
              <w:rPr>
                <w:rFonts w:cs="Times New Roman"/>
                <w:b/>
                <w:sz w:val="21"/>
                <w:szCs w:val="21"/>
                <w:lang w:val="es-BO"/>
              </w:rPr>
              <w:t>Insuficiente (1–50)</w:t>
            </w:r>
          </w:p>
        </w:tc>
        <w:tc>
          <w:tcPr>
            <w:tcW w:w="2661" w:type="dxa"/>
            <w:shd w:val="clear" w:color="auto" w:fill="D9D9D9"/>
            <w:vAlign w:val="center"/>
          </w:tcPr>
          <w:p w14:paraId="00CF1E62" w14:textId="77777777" w:rsidR="008E062E" w:rsidRPr="00F4791E" w:rsidRDefault="008E657C">
            <w:pPr>
              <w:jc w:val="center"/>
              <w:rPr>
                <w:rFonts w:cs="Times New Roman"/>
                <w:sz w:val="21"/>
                <w:szCs w:val="21"/>
                <w:lang w:val="es-BO"/>
              </w:rPr>
            </w:pPr>
            <w:r w:rsidRPr="00F4791E">
              <w:rPr>
                <w:rFonts w:cs="Times New Roman"/>
                <w:b/>
                <w:sz w:val="21"/>
                <w:szCs w:val="21"/>
                <w:lang w:val="es-BO"/>
              </w:rPr>
              <w:t>Suficiente (51–80)</w:t>
            </w:r>
          </w:p>
        </w:tc>
        <w:tc>
          <w:tcPr>
            <w:tcW w:w="2662" w:type="dxa"/>
            <w:shd w:val="clear" w:color="auto" w:fill="D9D9D9"/>
            <w:vAlign w:val="center"/>
          </w:tcPr>
          <w:p w14:paraId="24CD37C5" w14:textId="77777777" w:rsidR="008E062E" w:rsidRPr="00F4791E" w:rsidRDefault="008E657C">
            <w:pPr>
              <w:jc w:val="center"/>
              <w:rPr>
                <w:rFonts w:cs="Times New Roman"/>
                <w:sz w:val="21"/>
                <w:szCs w:val="21"/>
                <w:lang w:val="es-BO"/>
              </w:rPr>
            </w:pPr>
            <w:r w:rsidRPr="00F4791E">
              <w:rPr>
                <w:rFonts w:cs="Times New Roman"/>
                <w:b/>
                <w:sz w:val="21"/>
                <w:szCs w:val="21"/>
                <w:lang w:val="es-BO"/>
              </w:rPr>
              <w:t>Destacado (81–100)</w:t>
            </w:r>
          </w:p>
        </w:tc>
      </w:tr>
      <w:tr w:rsidR="00AF4048" w:rsidRPr="00F4791E" w14:paraId="220152D7" w14:textId="77777777" w:rsidTr="000755F7">
        <w:trPr>
          <w:jc w:val="center"/>
        </w:trPr>
        <w:tc>
          <w:tcPr>
            <w:tcW w:w="2662" w:type="dxa"/>
            <w:vAlign w:val="center"/>
          </w:tcPr>
          <w:p w14:paraId="32593056" w14:textId="4C802A3C" w:rsidR="00AF4048" w:rsidRPr="00F4791E" w:rsidRDefault="00AF4048" w:rsidP="00AF4048">
            <w:pPr>
              <w:rPr>
                <w:rFonts w:cs="Times New Roman"/>
                <w:sz w:val="21"/>
                <w:szCs w:val="21"/>
                <w:lang w:val="es-BO"/>
              </w:rPr>
            </w:pPr>
            <w:r w:rsidRPr="00AF4048">
              <w:rPr>
                <w:rFonts w:cs="Times New Roman"/>
                <w:b/>
                <w:sz w:val="21"/>
                <w:szCs w:val="21"/>
                <w:lang w:val="es-BO"/>
              </w:rPr>
              <w:t>Estructura Conceptual e Instituciona</w:t>
            </w:r>
            <w:r>
              <w:rPr>
                <w:rFonts w:cs="Times New Roman"/>
                <w:b/>
                <w:sz w:val="21"/>
                <w:szCs w:val="21"/>
                <w:lang w:val="es-BO"/>
              </w:rPr>
              <w:t>l</w:t>
            </w:r>
          </w:p>
        </w:tc>
        <w:tc>
          <w:tcPr>
            <w:tcW w:w="2661" w:type="dxa"/>
            <w:vAlign w:val="center"/>
          </w:tcPr>
          <w:p w14:paraId="22A02657" w14:textId="717CC112" w:rsidR="00AF4048" w:rsidRPr="00F4791E" w:rsidRDefault="00AF4048" w:rsidP="00AF4048">
            <w:pPr>
              <w:rPr>
                <w:rFonts w:cs="Times New Roman"/>
                <w:sz w:val="21"/>
                <w:szCs w:val="21"/>
                <w:lang w:val="es-BO"/>
              </w:rPr>
            </w:pPr>
            <w:r w:rsidRPr="00A321C0">
              <w:rPr>
                <w:rFonts w:cs="Times New Roman"/>
                <w:sz w:val="21"/>
                <w:szCs w:val="21"/>
                <w:lang w:val="es-BO"/>
              </w:rPr>
              <w:t>Presenta deficiencias</w:t>
            </w:r>
          </w:p>
        </w:tc>
        <w:tc>
          <w:tcPr>
            <w:tcW w:w="2661" w:type="dxa"/>
            <w:vAlign w:val="center"/>
          </w:tcPr>
          <w:p w14:paraId="74EB9BF0" w14:textId="2AE428D9" w:rsidR="00AF4048" w:rsidRPr="00F4791E" w:rsidRDefault="00AF4048" w:rsidP="00AF4048">
            <w:pPr>
              <w:rPr>
                <w:rFonts w:cs="Times New Roman"/>
                <w:sz w:val="21"/>
                <w:szCs w:val="21"/>
                <w:lang w:val="es-BO"/>
              </w:rPr>
            </w:pPr>
            <w:r w:rsidRPr="00AF4048">
              <w:rPr>
                <w:rFonts w:cs="Times New Roman"/>
                <w:sz w:val="21"/>
                <w:szCs w:val="21"/>
                <w:lang w:val="es-BO"/>
              </w:rPr>
              <w:t>Representa adecuadamente la estructura institucional</w:t>
            </w:r>
            <w:r>
              <w:rPr>
                <w:rFonts w:cs="Times New Roman"/>
                <w:sz w:val="21"/>
                <w:szCs w:val="21"/>
                <w:lang w:val="es-BO"/>
              </w:rPr>
              <w:t>.</w:t>
            </w:r>
          </w:p>
        </w:tc>
        <w:tc>
          <w:tcPr>
            <w:tcW w:w="2662" w:type="dxa"/>
            <w:vAlign w:val="center"/>
          </w:tcPr>
          <w:p w14:paraId="0DCA3935" w14:textId="6EFECAF4" w:rsidR="00AF4048" w:rsidRPr="00F4791E" w:rsidRDefault="00AF4048" w:rsidP="00AF4048">
            <w:pPr>
              <w:rPr>
                <w:rFonts w:cs="Times New Roman"/>
                <w:sz w:val="21"/>
                <w:szCs w:val="21"/>
                <w:lang w:val="es-BO"/>
              </w:rPr>
            </w:pPr>
            <w:r>
              <w:rPr>
                <w:rFonts w:cs="Times New Roman"/>
                <w:sz w:val="21"/>
                <w:szCs w:val="21"/>
                <w:lang w:val="es-BO"/>
              </w:rPr>
              <w:t>Presenta con precisión la estructura</w:t>
            </w:r>
          </w:p>
        </w:tc>
      </w:tr>
      <w:tr w:rsidR="00AF4048" w:rsidRPr="00F4791E" w14:paraId="49DB5E1A" w14:textId="77777777" w:rsidTr="000755F7">
        <w:trPr>
          <w:jc w:val="center"/>
        </w:trPr>
        <w:tc>
          <w:tcPr>
            <w:tcW w:w="2662" w:type="dxa"/>
            <w:vAlign w:val="center"/>
          </w:tcPr>
          <w:p w14:paraId="27D3B881" w14:textId="5457C2AE" w:rsidR="00AF4048" w:rsidRPr="00F4791E" w:rsidRDefault="00AF4048" w:rsidP="00AF4048">
            <w:pPr>
              <w:rPr>
                <w:rFonts w:cs="Times New Roman"/>
                <w:sz w:val="21"/>
                <w:szCs w:val="21"/>
                <w:lang w:val="es-BO"/>
              </w:rPr>
            </w:pPr>
            <w:r w:rsidRPr="00AF4048">
              <w:rPr>
                <w:rFonts w:cs="Times New Roman"/>
                <w:b/>
                <w:sz w:val="21"/>
                <w:szCs w:val="21"/>
                <w:lang w:val="es-BO"/>
              </w:rPr>
              <w:t>Análisis del Financiamiento y Aportes Patronales</w:t>
            </w:r>
          </w:p>
        </w:tc>
        <w:tc>
          <w:tcPr>
            <w:tcW w:w="2661" w:type="dxa"/>
            <w:vAlign w:val="center"/>
          </w:tcPr>
          <w:p w14:paraId="005A01C3" w14:textId="0A24AD35" w:rsidR="00AF4048" w:rsidRPr="00F4791E" w:rsidRDefault="00AF4048" w:rsidP="00AF4048">
            <w:pPr>
              <w:rPr>
                <w:rFonts w:cs="Times New Roman"/>
                <w:sz w:val="21"/>
                <w:szCs w:val="21"/>
                <w:lang w:val="es-BO"/>
              </w:rPr>
            </w:pPr>
            <w:r>
              <w:rPr>
                <w:rFonts w:cs="Times New Roman"/>
                <w:sz w:val="21"/>
                <w:szCs w:val="21"/>
                <w:lang w:val="es-BO"/>
              </w:rPr>
              <w:t>Omite información</w:t>
            </w:r>
          </w:p>
        </w:tc>
        <w:tc>
          <w:tcPr>
            <w:tcW w:w="2661" w:type="dxa"/>
            <w:vAlign w:val="center"/>
          </w:tcPr>
          <w:p w14:paraId="1802419A" w14:textId="3E74F1FE" w:rsidR="00AF4048" w:rsidRPr="00F4791E" w:rsidRDefault="00AF4048" w:rsidP="00AF4048">
            <w:pPr>
              <w:rPr>
                <w:rFonts w:cs="Times New Roman"/>
                <w:sz w:val="21"/>
                <w:szCs w:val="21"/>
                <w:lang w:val="es-BO"/>
              </w:rPr>
            </w:pPr>
            <w:r w:rsidRPr="00AF4048">
              <w:rPr>
                <w:rFonts w:cs="Times New Roman"/>
                <w:sz w:val="21"/>
                <w:szCs w:val="21"/>
                <w:lang w:val="es-BO"/>
              </w:rPr>
              <w:t>Explica de manera correcta</w:t>
            </w:r>
          </w:p>
        </w:tc>
        <w:tc>
          <w:tcPr>
            <w:tcW w:w="2662" w:type="dxa"/>
            <w:vAlign w:val="center"/>
          </w:tcPr>
          <w:p w14:paraId="299B676C" w14:textId="073EEE49" w:rsidR="00AF4048" w:rsidRPr="00F4791E" w:rsidRDefault="00AF4048" w:rsidP="00AF4048">
            <w:pPr>
              <w:rPr>
                <w:rFonts w:cs="Times New Roman"/>
                <w:sz w:val="21"/>
                <w:szCs w:val="21"/>
                <w:lang w:val="es-BO"/>
              </w:rPr>
            </w:pPr>
            <w:r>
              <w:rPr>
                <w:rFonts w:cs="Times New Roman"/>
                <w:sz w:val="21"/>
                <w:szCs w:val="21"/>
                <w:lang w:val="es-BO"/>
              </w:rPr>
              <w:t>Revela la información en aplicación a las normas.</w:t>
            </w:r>
          </w:p>
        </w:tc>
      </w:tr>
      <w:tr w:rsidR="00AF4048" w:rsidRPr="00F4791E" w14:paraId="1F7BB9F6" w14:textId="77777777" w:rsidTr="000755F7">
        <w:trPr>
          <w:jc w:val="center"/>
        </w:trPr>
        <w:tc>
          <w:tcPr>
            <w:tcW w:w="2662" w:type="dxa"/>
            <w:vAlign w:val="center"/>
          </w:tcPr>
          <w:p w14:paraId="7FB5DC84" w14:textId="5ECC18A4" w:rsidR="00AF4048" w:rsidRPr="00F4791E" w:rsidRDefault="00AF4048" w:rsidP="00AF4048">
            <w:pPr>
              <w:rPr>
                <w:rFonts w:cs="Times New Roman"/>
                <w:sz w:val="21"/>
                <w:szCs w:val="21"/>
                <w:lang w:val="es-BO"/>
              </w:rPr>
            </w:pPr>
            <w:r w:rsidRPr="00AF4048">
              <w:rPr>
                <w:rFonts w:cs="Times New Roman"/>
                <w:b/>
                <w:sz w:val="21"/>
                <w:szCs w:val="21"/>
                <w:lang w:val="es-BO"/>
              </w:rPr>
              <w:t>Calidad Descriptiva, Presentación y Fundamentación Normativa</w:t>
            </w:r>
          </w:p>
        </w:tc>
        <w:tc>
          <w:tcPr>
            <w:tcW w:w="2661" w:type="dxa"/>
            <w:vAlign w:val="center"/>
          </w:tcPr>
          <w:p w14:paraId="7ED9A252" w14:textId="2B00957E" w:rsidR="00AF4048" w:rsidRPr="00F4791E" w:rsidRDefault="00AF4048" w:rsidP="00AF4048">
            <w:pPr>
              <w:rPr>
                <w:rFonts w:cs="Times New Roman"/>
                <w:sz w:val="21"/>
                <w:szCs w:val="21"/>
                <w:lang w:val="es-BO"/>
              </w:rPr>
            </w:pPr>
            <w:r>
              <w:rPr>
                <w:rFonts w:cs="Times New Roman"/>
                <w:sz w:val="21"/>
                <w:szCs w:val="21"/>
                <w:lang w:val="es-BO"/>
              </w:rPr>
              <w:t>Presenta inconsistencias</w:t>
            </w:r>
          </w:p>
        </w:tc>
        <w:tc>
          <w:tcPr>
            <w:tcW w:w="2661" w:type="dxa"/>
            <w:vAlign w:val="center"/>
          </w:tcPr>
          <w:p w14:paraId="7E35130E" w14:textId="08535FAB" w:rsidR="00AF4048" w:rsidRPr="00F4791E" w:rsidRDefault="00AF4048" w:rsidP="00AF4048">
            <w:pPr>
              <w:rPr>
                <w:rFonts w:cs="Times New Roman"/>
                <w:sz w:val="21"/>
                <w:szCs w:val="21"/>
                <w:lang w:val="es-BO"/>
              </w:rPr>
            </w:pPr>
            <w:r w:rsidRPr="00A321C0">
              <w:rPr>
                <w:rFonts w:cs="Times New Roman"/>
                <w:sz w:val="21"/>
                <w:szCs w:val="21"/>
                <w:lang w:val="es-BO"/>
              </w:rPr>
              <w:t>Muestra coherencia</w:t>
            </w:r>
          </w:p>
        </w:tc>
        <w:tc>
          <w:tcPr>
            <w:tcW w:w="2662" w:type="dxa"/>
            <w:vAlign w:val="center"/>
          </w:tcPr>
          <w:p w14:paraId="5528F63F" w14:textId="1ED26A94" w:rsidR="00AF4048" w:rsidRPr="00F4791E" w:rsidRDefault="00AF4048" w:rsidP="00AF4048">
            <w:pPr>
              <w:rPr>
                <w:rFonts w:cs="Times New Roman"/>
                <w:sz w:val="21"/>
                <w:szCs w:val="21"/>
                <w:lang w:val="es-BO"/>
              </w:rPr>
            </w:pPr>
            <w:r>
              <w:rPr>
                <w:rFonts w:cs="Times New Roman"/>
                <w:sz w:val="21"/>
                <w:szCs w:val="21"/>
                <w:lang w:val="es-BO"/>
              </w:rPr>
              <w:t>Presenta coherencia y exactitud.</w:t>
            </w:r>
          </w:p>
        </w:tc>
      </w:tr>
      <w:tr w:rsidR="008E062E" w:rsidRPr="00A93743" w14:paraId="71867BC3" w14:textId="77777777" w:rsidTr="000755F7">
        <w:trPr>
          <w:jc w:val="center"/>
        </w:trPr>
        <w:tc>
          <w:tcPr>
            <w:tcW w:w="10646" w:type="dxa"/>
            <w:gridSpan w:val="4"/>
            <w:shd w:val="clear" w:color="auto" w:fill="E7E6E6"/>
            <w:vAlign w:val="center"/>
          </w:tcPr>
          <w:p w14:paraId="6899DB7F" w14:textId="77777777" w:rsidR="008E062E" w:rsidRPr="00F4791E" w:rsidRDefault="008E657C">
            <w:pPr>
              <w:rPr>
                <w:rFonts w:cs="Times New Roman"/>
                <w:sz w:val="21"/>
                <w:szCs w:val="21"/>
                <w:lang w:val="es-BO"/>
              </w:rPr>
            </w:pPr>
            <w:r w:rsidRPr="00F4791E">
              <w:rPr>
                <w:rFonts w:cs="Times New Roman"/>
                <w:b/>
                <w:sz w:val="21"/>
                <w:szCs w:val="21"/>
                <w:lang w:val="es-BO"/>
              </w:rPr>
              <w:t>Producto 12: Informe contable-financiero de Seguridad Social de Corto Plazo    9%</w:t>
            </w:r>
          </w:p>
        </w:tc>
      </w:tr>
      <w:tr w:rsidR="008E062E" w:rsidRPr="00F4791E" w14:paraId="35DA2720" w14:textId="77777777" w:rsidTr="000755F7">
        <w:trPr>
          <w:jc w:val="center"/>
        </w:trPr>
        <w:tc>
          <w:tcPr>
            <w:tcW w:w="2662" w:type="dxa"/>
            <w:shd w:val="clear" w:color="auto" w:fill="D9D9D9"/>
            <w:vAlign w:val="center"/>
          </w:tcPr>
          <w:p w14:paraId="4F46E5DE" w14:textId="77777777" w:rsidR="008E062E" w:rsidRPr="00F4791E" w:rsidRDefault="008E657C">
            <w:pPr>
              <w:jc w:val="center"/>
              <w:rPr>
                <w:rFonts w:cs="Times New Roman"/>
                <w:sz w:val="21"/>
                <w:szCs w:val="21"/>
                <w:lang w:val="es-BO"/>
              </w:rPr>
            </w:pPr>
            <w:r w:rsidRPr="00F4791E">
              <w:rPr>
                <w:rFonts w:cs="Times New Roman"/>
                <w:b/>
                <w:sz w:val="21"/>
                <w:szCs w:val="21"/>
                <w:lang w:val="es-BO"/>
              </w:rPr>
              <w:t>Criterio</w:t>
            </w:r>
          </w:p>
        </w:tc>
        <w:tc>
          <w:tcPr>
            <w:tcW w:w="2661" w:type="dxa"/>
            <w:shd w:val="clear" w:color="auto" w:fill="D9D9D9"/>
            <w:vAlign w:val="center"/>
          </w:tcPr>
          <w:p w14:paraId="6DED6391" w14:textId="77777777" w:rsidR="008E062E" w:rsidRPr="00F4791E" w:rsidRDefault="008E657C">
            <w:pPr>
              <w:jc w:val="center"/>
              <w:rPr>
                <w:rFonts w:cs="Times New Roman"/>
                <w:sz w:val="21"/>
                <w:szCs w:val="21"/>
                <w:lang w:val="es-BO"/>
              </w:rPr>
            </w:pPr>
            <w:r w:rsidRPr="00F4791E">
              <w:rPr>
                <w:rFonts w:cs="Times New Roman"/>
                <w:b/>
                <w:sz w:val="21"/>
                <w:szCs w:val="21"/>
                <w:lang w:val="es-BO"/>
              </w:rPr>
              <w:t>Insuficiente (1–50)</w:t>
            </w:r>
          </w:p>
        </w:tc>
        <w:tc>
          <w:tcPr>
            <w:tcW w:w="2661" w:type="dxa"/>
            <w:shd w:val="clear" w:color="auto" w:fill="D9D9D9"/>
            <w:vAlign w:val="center"/>
          </w:tcPr>
          <w:p w14:paraId="47119D6C" w14:textId="77777777" w:rsidR="008E062E" w:rsidRPr="00F4791E" w:rsidRDefault="008E657C">
            <w:pPr>
              <w:jc w:val="center"/>
              <w:rPr>
                <w:rFonts w:cs="Times New Roman"/>
                <w:sz w:val="21"/>
                <w:szCs w:val="21"/>
                <w:lang w:val="es-BO"/>
              </w:rPr>
            </w:pPr>
            <w:r w:rsidRPr="00F4791E">
              <w:rPr>
                <w:rFonts w:cs="Times New Roman"/>
                <w:b/>
                <w:sz w:val="21"/>
                <w:szCs w:val="21"/>
                <w:lang w:val="es-BO"/>
              </w:rPr>
              <w:t>Suficiente (51–80)</w:t>
            </w:r>
          </w:p>
        </w:tc>
        <w:tc>
          <w:tcPr>
            <w:tcW w:w="2662" w:type="dxa"/>
            <w:shd w:val="clear" w:color="auto" w:fill="D9D9D9"/>
            <w:vAlign w:val="center"/>
          </w:tcPr>
          <w:p w14:paraId="09D119DF" w14:textId="77777777" w:rsidR="008E062E" w:rsidRPr="00F4791E" w:rsidRDefault="008E657C">
            <w:pPr>
              <w:jc w:val="center"/>
              <w:rPr>
                <w:rFonts w:cs="Times New Roman"/>
                <w:sz w:val="21"/>
                <w:szCs w:val="21"/>
                <w:lang w:val="es-BO"/>
              </w:rPr>
            </w:pPr>
            <w:r w:rsidRPr="00F4791E">
              <w:rPr>
                <w:rFonts w:cs="Times New Roman"/>
                <w:b/>
                <w:sz w:val="21"/>
                <w:szCs w:val="21"/>
                <w:lang w:val="es-BO"/>
              </w:rPr>
              <w:t>Destacado (81–100)</w:t>
            </w:r>
          </w:p>
        </w:tc>
      </w:tr>
      <w:tr w:rsidR="00AF4048" w:rsidRPr="00F4791E" w14:paraId="083D2C0A" w14:textId="77777777" w:rsidTr="000755F7">
        <w:trPr>
          <w:jc w:val="center"/>
        </w:trPr>
        <w:tc>
          <w:tcPr>
            <w:tcW w:w="2662" w:type="dxa"/>
            <w:vAlign w:val="center"/>
          </w:tcPr>
          <w:p w14:paraId="0D1BC96D" w14:textId="7348F421" w:rsidR="00AF4048" w:rsidRPr="00F4791E" w:rsidRDefault="00AF4048" w:rsidP="00AF4048">
            <w:pPr>
              <w:rPr>
                <w:rFonts w:cs="Times New Roman"/>
                <w:sz w:val="21"/>
                <w:szCs w:val="21"/>
                <w:lang w:val="es-BO"/>
              </w:rPr>
            </w:pPr>
            <w:r w:rsidRPr="00AF4048">
              <w:rPr>
                <w:rFonts w:cs="Times New Roman"/>
                <w:b/>
                <w:sz w:val="21"/>
                <w:szCs w:val="21"/>
                <w:lang w:val="es-BO"/>
              </w:rPr>
              <w:t>Comprensión y Planteamiento del Caso Práctico</w:t>
            </w:r>
          </w:p>
        </w:tc>
        <w:tc>
          <w:tcPr>
            <w:tcW w:w="2661" w:type="dxa"/>
            <w:vAlign w:val="center"/>
          </w:tcPr>
          <w:p w14:paraId="7E0B030E" w14:textId="2C49C884" w:rsidR="00AF4048" w:rsidRPr="00F4791E" w:rsidRDefault="00AF4048" w:rsidP="00AF4048">
            <w:pPr>
              <w:rPr>
                <w:rFonts w:cs="Times New Roman"/>
                <w:sz w:val="21"/>
                <w:szCs w:val="21"/>
                <w:lang w:val="es-BO"/>
              </w:rPr>
            </w:pPr>
            <w:r>
              <w:rPr>
                <w:sz w:val="21"/>
                <w:szCs w:val="21"/>
              </w:rPr>
              <w:t>Presenta deficiencias</w:t>
            </w:r>
          </w:p>
        </w:tc>
        <w:tc>
          <w:tcPr>
            <w:tcW w:w="2661" w:type="dxa"/>
            <w:vAlign w:val="center"/>
          </w:tcPr>
          <w:p w14:paraId="07813397" w14:textId="406E515D" w:rsidR="00AF4048" w:rsidRPr="00F4791E" w:rsidRDefault="00AF4048" w:rsidP="00AF4048">
            <w:pPr>
              <w:rPr>
                <w:rFonts w:cs="Times New Roman"/>
                <w:sz w:val="21"/>
                <w:szCs w:val="21"/>
                <w:lang w:val="es-BO"/>
              </w:rPr>
            </w:pPr>
            <w:r>
              <w:rPr>
                <w:sz w:val="21"/>
                <w:szCs w:val="21"/>
                <w:lang w:val="es-MX"/>
              </w:rPr>
              <w:t>I</w:t>
            </w:r>
            <w:r w:rsidRPr="00DC32E1">
              <w:rPr>
                <w:sz w:val="21"/>
                <w:szCs w:val="21"/>
                <w:lang w:val="es-MX"/>
              </w:rPr>
              <w:t>nterpreta y plantea correctamente</w:t>
            </w:r>
          </w:p>
        </w:tc>
        <w:tc>
          <w:tcPr>
            <w:tcW w:w="2662" w:type="dxa"/>
            <w:vAlign w:val="center"/>
          </w:tcPr>
          <w:p w14:paraId="02A4D2F1" w14:textId="65068AF5" w:rsidR="00AF4048" w:rsidRPr="00F4791E" w:rsidRDefault="00AF4048" w:rsidP="00AF4048">
            <w:pPr>
              <w:rPr>
                <w:rFonts w:cs="Times New Roman"/>
                <w:sz w:val="21"/>
                <w:szCs w:val="21"/>
                <w:lang w:val="es-BO"/>
              </w:rPr>
            </w:pPr>
            <w:r w:rsidRPr="00DC32E1">
              <w:rPr>
                <w:sz w:val="21"/>
                <w:szCs w:val="21"/>
                <w:lang w:val="es-MX"/>
              </w:rPr>
              <w:t>Analiza</w:t>
            </w:r>
            <w:r>
              <w:rPr>
                <w:sz w:val="21"/>
                <w:szCs w:val="21"/>
                <w:lang w:val="es-MX"/>
              </w:rPr>
              <w:t xml:space="preserve"> con profundidad</w:t>
            </w:r>
          </w:p>
        </w:tc>
      </w:tr>
      <w:tr w:rsidR="00AF4048" w:rsidRPr="00A93743" w14:paraId="6819EF35" w14:textId="77777777" w:rsidTr="000755F7">
        <w:trPr>
          <w:jc w:val="center"/>
        </w:trPr>
        <w:tc>
          <w:tcPr>
            <w:tcW w:w="2662" w:type="dxa"/>
            <w:vAlign w:val="center"/>
          </w:tcPr>
          <w:p w14:paraId="2DCF2FDD" w14:textId="774F40D3" w:rsidR="00AF4048" w:rsidRPr="00F4791E" w:rsidRDefault="00AF4048" w:rsidP="00AF4048">
            <w:pPr>
              <w:rPr>
                <w:rFonts w:cs="Times New Roman"/>
                <w:sz w:val="21"/>
                <w:szCs w:val="21"/>
                <w:lang w:val="es-BO"/>
              </w:rPr>
            </w:pPr>
            <w:r w:rsidRPr="00AF4048">
              <w:rPr>
                <w:rFonts w:cs="Times New Roman"/>
                <w:b/>
                <w:sz w:val="21"/>
                <w:szCs w:val="21"/>
                <w:lang w:val="es-BO"/>
              </w:rPr>
              <w:t>Aplicación Metodológica y Liquidación de Prestaciones</w:t>
            </w:r>
          </w:p>
        </w:tc>
        <w:tc>
          <w:tcPr>
            <w:tcW w:w="2661" w:type="dxa"/>
            <w:vAlign w:val="center"/>
          </w:tcPr>
          <w:p w14:paraId="006BEC8C" w14:textId="79107AE6" w:rsidR="00AF4048" w:rsidRPr="00F4791E" w:rsidRDefault="00AF4048" w:rsidP="00AF4048">
            <w:pPr>
              <w:rPr>
                <w:rFonts w:cs="Times New Roman"/>
                <w:sz w:val="21"/>
                <w:szCs w:val="21"/>
                <w:lang w:val="es-BO"/>
              </w:rPr>
            </w:pPr>
            <w:r w:rsidRPr="00DC32E1">
              <w:rPr>
                <w:sz w:val="21"/>
                <w:szCs w:val="21"/>
              </w:rPr>
              <w:t>Comete errores</w:t>
            </w:r>
          </w:p>
        </w:tc>
        <w:tc>
          <w:tcPr>
            <w:tcW w:w="2661" w:type="dxa"/>
            <w:vAlign w:val="center"/>
          </w:tcPr>
          <w:p w14:paraId="475E7516" w14:textId="41F7AD1F" w:rsidR="00AF4048" w:rsidRPr="00F4791E" w:rsidRDefault="00AF4048" w:rsidP="00AF4048">
            <w:pPr>
              <w:rPr>
                <w:rFonts w:cs="Times New Roman"/>
                <w:sz w:val="21"/>
                <w:szCs w:val="21"/>
                <w:lang w:val="es-BO"/>
              </w:rPr>
            </w:pPr>
            <w:r w:rsidRPr="00DC32E1">
              <w:rPr>
                <w:sz w:val="21"/>
                <w:szCs w:val="21"/>
                <w:lang w:val="es-MX"/>
              </w:rPr>
              <w:t>Aplica correcta</w:t>
            </w:r>
            <w:r>
              <w:rPr>
                <w:sz w:val="21"/>
                <w:szCs w:val="21"/>
                <w:lang w:val="es-MX"/>
              </w:rPr>
              <w:t>mente</w:t>
            </w:r>
          </w:p>
        </w:tc>
        <w:tc>
          <w:tcPr>
            <w:tcW w:w="2662" w:type="dxa"/>
            <w:vAlign w:val="center"/>
          </w:tcPr>
          <w:p w14:paraId="0DBEB45C" w14:textId="4313C801" w:rsidR="00AF4048" w:rsidRPr="00F4791E" w:rsidRDefault="00AF4048" w:rsidP="00AF4048">
            <w:pPr>
              <w:rPr>
                <w:rFonts w:cs="Times New Roman"/>
                <w:sz w:val="21"/>
                <w:szCs w:val="21"/>
                <w:lang w:val="es-BO"/>
              </w:rPr>
            </w:pPr>
            <w:r>
              <w:rPr>
                <w:sz w:val="21"/>
                <w:szCs w:val="21"/>
                <w:lang w:val="es-MX"/>
              </w:rPr>
              <w:t>Aplica con precisión</w:t>
            </w:r>
          </w:p>
        </w:tc>
      </w:tr>
      <w:tr w:rsidR="00AF4048" w:rsidRPr="00F4791E" w14:paraId="0519FD12" w14:textId="77777777" w:rsidTr="000755F7">
        <w:trPr>
          <w:jc w:val="center"/>
        </w:trPr>
        <w:tc>
          <w:tcPr>
            <w:tcW w:w="2662" w:type="dxa"/>
            <w:vAlign w:val="center"/>
          </w:tcPr>
          <w:p w14:paraId="45FAB086" w14:textId="7D8F44B5" w:rsidR="00AF4048" w:rsidRPr="00F4791E" w:rsidRDefault="00AF4048" w:rsidP="00AF4048">
            <w:pPr>
              <w:rPr>
                <w:rFonts w:cs="Times New Roman"/>
                <w:sz w:val="21"/>
                <w:szCs w:val="21"/>
                <w:lang w:val="es-BO"/>
              </w:rPr>
            </w:pPr>
            <w:r w:rsidRPr="00AF4048">
              <w:rPr>
                <w:rFonts w:cs="Times New Roman"/>
                <w:b/>
                <w:sz w:val="21"/>
                <w:szCs w:val="21"/>
                <w:lang w:val="es-BO"/>
              </w:rPr>
              <w:t>Fundamentación Normativa y Estructura del Informe</w:t>
            </w:r>
          </w:p>
        </w:tc>
        <w:tc>
          <w:tcPr>
            <w:tcW w:w="2661" w:type="dxa"/>
            <w:vAlign w:val="center"/>
          </w:tcPr>
          <w:p w14:paraId="3D52F094" w14:textId="5A737F42" w:rsidR="00AF4048" w:rsidRPr="00F4791E" w:rsidRDefault="00AF4048" w:rsidP="00AF4048">
            <w:pPr>
              <w:rPr>
                <w:rFonts w:cs="Times New Roman"/>
                <w:sz w:val="21"/>
                <w:szCs w:val="21"/>
                <w:lang w:val="es-BO"/>
              </w:rPr>
            </w:pPr>
            <w:r w:rsidRPr="00F4791E">
              <w:rPr>
                <w:rFonts w:cs="Times New Roman"/>
                <w:sz w:val="21"/>
                <w:szCs w:val="21"/>
                <w:lang w:val="es-BO"/>
              </w:rPr>
              <w:t>Falta respaldo.</w:t>
            </w:r>
          </w:p>
        </w:tc>
        <w:tc>
          <w:tcPr>
            <w:tcW w:w="2661" w:type="dxa"/>
            <w:vAlign w:val="center"/>
          </w:tcPr>
          <w:p w14:paraId="31E426D2" w14:textId="6049FCED" w:rsidR="00AF4048" w:rsidRPr="00F4791E" w:rsidRDefault="00AF4048" w:rsidP="00AF4048">
            <w:pPr>
              <w:rPr>
                <w:rFonts w:cs="Times New Roman"/>
                <w:sz w:val="21"/>
                <w:szCs w:val="21"/>
                <w:lang w:val="es-BO"/>
              </w:rPr>
            </w:pPr>
            <w:r>
              <w:rPr>
                <w:rFonts w:cs="Times New Roman"/>
                <w:sz w:val="21"/>
                <w:szCs w:val="21"/>
                <w:lang w:val="es-BO"/>
              </w:rPr>
              <w:t>Con</w:t>
            </w:r>
            <w:r w:rsidRPr="00F4791E">
              <w:rPr>
                <w:rFonts w:cs="Times New Roman"/>
                <w:sz w:val="21"/>
                <w:szCs w:val="21"/>
                <w:lang w:val="es-BO"/>
              </w:rPr>
              <w:t xml:space="preserve"> respaldo suficiente.</w:t>
            </w:r>
          </w:p>
        </w:tc>
        <w:tc>
          <w:tcPr>
            <w:tcW w:w="2662" w:type="dxa"/>
            <w:vAlign w:val="center"/>
          </w:tcPr>
          <w:p w14:paraId="18B223F4" w14:textId="6BB2944F" w:rsidR="00AF4048" w:rsidRPr="00F4791E" w:rsidRDefault="00AF4048" w:rsidP="00AF4048">
            <w:pPr>
              <w:rPr>
                <w:rFonts w:cs="Times New Roman"/>
                <w:sz w:val="21"/>
                <w:szCs w:val="21"/>
                <w:lang w:val="es-BO"/>
              </w:rPr>
            </w:pPr>
            <w:r w:rsidRPr="00F4791E">
              <w:rPr>
                <w:rFonts w:cs="Times New Roman"/>
                <w:sz w:val="21"/>
                <w:szCs w:val="21"/>
                <w:lang w:val="es-BO"/>
              </w:rPr>
              <w:t xml:space="preserve">Integra expediente </w:t>
            </w:r>
            <w:r>
              <w:rPr>
                <w:rFonts w:cs="Times New Roman"/>
                <w:sz w:val="21"/>
                <w:szCs w:val="21"/>
                <w:lang w:val="es-BO"/>
              </w:rPr>
              <w:t>con la normativa vigente.</w:t>
            </w:r>
          </w:p>
        </w:tc>
      </w:tr>
    </w:tbl>
    <w:p w14:paraId="5285211F" w14:textId="5107A6B9" w:rsidR="002A586D" w:rsidRPr="002A586D" w:rsidRDefault="008E657C" w:rsidP="00FD02A9">
      <w:pPr>
        <w:jc w:val="center"/>
        <w:rPr>
          <w:rFonts w:cs="Times New Roman"/>
          <w:sz w:val="21"/>
          <w:szCs w:val="21"/>
          <w:lang w:val="es-BO"/>
        </w:rPr>
      </w:pPr>
      <w:r w:rsidRPr="00F4791E">
        <w:rPr>
          <w:rFonts w:cs="Times New Roman"/>
          <w:b/>
          <w:sz w:val="21"/>
          <w:szCs w:val="21"/>
          <w:lang w:val="es-BO"/>
        </w:rPr>
        <w:t>BIBLIOGRAFÍA</w:t>
      </w:r>
    </w:p>
    <w:tbl>
      <w:tblPr>
        <w:tblW w:w="9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60"/>
      </w:tblGrid>
      <w:tr w:rsidR="00FD02A9" w:rsidRPr="00FD02A9" w14:paraId="1FAE87EC" w14:textId="77777777" w:rsidTr="00981F66">
        <w:tblPrEx>
          <w:tblCellMar>
            <w:top w:w="0" w:type="dxa"/>
            <w:bottom w:w="0" w:type="dxa"/>
          </w:tblCellMar>
        </w:tblPrEx>
        <w:tc>
          <w:tcPr>
            <w:tcW w:w="9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86E167" w14:textId="77777777" w:rsidR="00FD02A9" w:rsidRPr="00FD02A9" w:rsidRDefault="00FD02A9" w:rsidP="00FD02A9">
            <w:pPr>
              <w:rPr>
                <w:rFonts w:cs="Times New Roman"/>
                <w:sz w:val="21"/>
                <w:szCs w:val="21"/>
                <w:lang w:val="es-BO"/>
              </w:rPr>
            </w:pPr>
            <w:r w:rsidRPr="00FD02A9">
              <w:rPr>
                <w:rFonts w:cs="Times New Roman"/>
                <w:b/>
                <w:bCs/>
                <w:i/>
                <w:iCs/>
                <w:sz w:val="21"/>
                <w:szCs w:val="21"/>
                <w:lang w:val="es-BO"/>
              </w:rPr>
              <w:t>Bibliografía básica:</w:t>
            </w:r>
          </w:p>
          <w:p w14:paraId="2881FAB8" w14:textId="77777777" w:rsidR="00FD02A9" w:rsidRPr="00FD02A9" w:rsidRDefault="00FD02A9" w:rsidP="00FD02A9">
            <w:pPr>
              <w:rPr>
                <w:rFonts w:cs="Times New Roman"/>
                <w:sz w:val="21"/>
                <w:szCs w:val="21"/>
                <w:lang w:val="es-BO"/>
              </w:rPr>
            </w:pPr>
            <w:r w:rsidRPr="00FD02A9">
              <w:rPr>
                <w:rFonts w:cs="Times New Roman"/>
                <w:sz w:val="21"/>
                <w:szCs w:val="21"/>
                <w:lang w:val="es-BO"/>
              </w:rPr>
              <w:t xml:space="preserve">Arce, J. R. (1977). </w:t>
            </w:r>
            <w:r w:rsidRPr="00FD02A9">
              <w:rPr>
                <w:rFonts w:cs="Times New Roman"/>
                <w:i/>
                <w:iCs/>
                <w:sz w:val="21"/>
                <w:szCs w:val="21"/>
                <w:lang w:val="es-BO"/>
              </w:rPr>
              <w:t>Régimen Legal de las Entidades Aseguradoras</w:t>
            </w:r>
            <w:r w:rsidRPr="00FD02A9">
              <w:rPr>
                <w:rFonts w:cs="Times New Roman"/>
                <w:sz w:val="21"/>
                <w:szCs w:val="21"/>
                <w:lang w:val="es-BO"/>
              </w:rPr>
              <w:t>. La Paz, Bolivia: Superintendencia Nacional de Seguros y Reaseguros.</w:t>
            </w:r>
          </w:p>
          <w:p w14:paraId="1D7C3791" w14:textId="77777777" w:rsidR="00FD02A9" w:rsidRPr="00FD02A9" w:rsidRDefault="00FD02A9" w:rsidP="00FD02A9">
            <w:pPr>
              <w:rPr>
                <w:rFonts w:cs="Times New Roman"/>
                <w:sz w:val="21"/>
                <w:szCs w:val="21"/>
                <w:lang w:val="es-BO"/>
              </w:rPr>
            </w:pPr>
            <w:r w:rsidRPr="00FD02A9">
              <w:rPr>
                <w:rFonts w:cs="Times New Roman"/>
                <w:sz w:val="21"/>
                <w:szCs w:val="21"/>
                <w:lang w:val="es-BO"/>
              </w:rPr>
              <w:t>Autoridad de Fiscalización y Control de Pensiones y Seguros: resoluciones, circulares y normas regulatorias vigentes.</w:t>
            </w:r>
          </w:p>
          <w:p w14:paraId="416C7D88" w14:textId="77777777" w:rsidR="00FD02A9" w:rsidRPr="00FD02A9" w:rsidRDefault="00FD02A9" w:rsidP="00FD02A9">
            <w:pPr>
              <w:rPr>
                <w:rFonts w:cs="Times New Roman"/>
                <w:sz w:val="21"/>
                <w:szCs w:val="21"/>
                <w:lang w:val="es-BO"/>
              </w:rPr>
            </w:pPr>
            <w:r w:rsidRPr="00FD02A9">
              <w:rPr>
                <w:rFonts w:cs="Times New Roman"/>
                <w:sz w:val="21"/>
                <w:szCs w:val="21"/>
                <w:lang w:val="es-BO"/>
              </w:rPr>
              <w:t xml:space="preserve">Campero Villalba, I. (2005). </w:t>
            </w:r>
            <w:r w:rsidRPr="00FD02A9">
              <w:rPr>
                <w:rFonts w:cs="Times New Roman"/>
                <w:i/>
                <w:iCs/>
                <w:sz w:val="21"/>
                <w:szCs w:val="21"/>
                <w:lang w:val="es-BO"/>
              </w:rPr>
              <w:t>Introducción al Estudio de la Seguridad Social</w:t>
            </w:r>
            <w:r w:rsidRPr="00FD02A9">
              <w:rPr>
                <w:rFonts w:cs="Times New Roman"/>
                <w:sz w:val="21"/>
                <w:szCs w:val="21"/>
                <w:lang w:val="es-BO"/>
              </w:rPr>
              <w:t>. 4a ed. Servicios Gráficos Illimani.</w:t>
            </w:r>
          </w:p>
          <w:p w14:paraId="7A18ABA9" w14:textId="77777777" w:rsidR="00FD02A9" w:rsidRPr="00FD02A9" w:rsidRDefault="00FD02A9" w:rsidP="00FD02A9">
            <w:pPr>
              <w:rPr>
                <w:rFonts w:cs="Times New Roman"/>
                <w:sz w:val="21"/>
                <w:szCs w:val="21"/>
                <w:lang w:val="es-BO"/>
              </w:rPr>
            </w:pPr>
            <w:r w:rsidRPr="00FD02A9">
              <w:rPr>
                <w:rFonts w:cs="Times New Roman"/>
                <w:sz w:val="21"/>
                <w:szCs w:val="21"/>
                <w:lang w:val="es-BO"/>
              </w:rPr>
              <w:t>Código de Comercio.</w:t>
            </w:r>
          </w:p>
          <w:p w14:paraId="1F7E69C2" w14:textId="77777777" w:rsidR="00FD02A9" w:rsidRPr="00FD02A9" w:rsidRDefault="00FD02A9" w:rsidP="00FD02A9">
            <w:pPr>
              <w:rPr>
                <w:rFonts w:cs="Times New Roman"/>
                <w:sz w:val="21"/>
                <w:szCs w:val="21"/>
                <w:lang w:val="es-BO"/>
              </w:rPr>
            </w:pPr>
            <w:r w:rsidRPr="00FD02A9">
              <w:rPr>
                <w:rFonts w:cs="Times New Roman"/>
                <w:sz w:val="21"/>
                <w:szCs w:val="21"/>
                <w:lang w:val="es-BO"/>
              </w:rPr>
              <w:lastRenderedPageBreak/>
              <w:t xml:space="preserve">Colegio de Auditores o Contadores Públicos de Bolivia, CAUB – Consejo Técnico Nacional de Auditoría y Contabilidad, CTNAC (2023). </w:t>
            </w:r>
            <w:r w:rsidRPr="00FD02A9">
              <w:rPr>
                <w:rFonts w:cs="Times New Roman"/>
                <w:i/>
                <w:iCs/>
                <w:sz w:val="21"/>
                <w:szCs w:val="21"/>
                <w:lang w:val="es-BO"/>
              </w:rPr>
              <w:t>Compendio de Normas de Contabilidad y Auditoría</w:t>
            </w:r>
            <w:r w:rsidRPr="00FD02A9">
              <w:rPr>
                <w:rFonts w:cs="Times New Roman"/>
                <w:sz w:val="21"/>
                <w:szCs w:val="21"/>
                <w:lang w:val="es-BO"/>
              </w:rPr>
              <w:t>. Santa Cruz – Bolivia.</w:t>
            </w:r>
          </w:p>
          <w:p w14:paraId="4FABF897" w14:textId="77777777" w:rsidR="00FD02A9" w:rsidRPr="00FD02A9" w:rsidRDefault="00FD02A9" w:rsidP="00FD02A9">
            <w:pPr>
              <w:rPr>
                <w:rFonts w:cs="Times New Roman"/>
                <w:sz w:val="21"/>
                <w:szCs w:val="21"/>
                <w:lang w:val="es-BO"/>
              </w:rPr>
            </w:pPr>
            <w:r w:rsidRPr="00FD02A9">
              <w:rPr>
                <w:rFonts w:cs="Times New Roman"/>
                <w:sz w:val="21"/>
                <w:szCs w:val="21"/>
                <w:lang w:val="es-BO"/>
              </w:rPr>
              <w:t>Consejo de Normas Internacionales de Contabilidad (IASB). NIIF 17 Contratos de Seguro y NIIF 9 Instrumentos Financieros.</w:t>
            </w:r>
          </w:p>
          <w:p w14:paraId="136C8CC7" w14:textId="77777777" w:rsidR="00FD02A9" w:rsidRPr="00FD02A9" w:rsidRDefault="00FD02A9" w:rsidP="00FD02A9">
            <w:pPr>
              <w:rPr>
                <w:rFonts w:cs="Times New Roman"/>
                <w:sz w:val="21"/>
                <w:szCs w:val="21"/>
                <w:lang w:val="es-BO"/>
              </w:rPr>
            </w:pPr>
            <w:r w:rsidRPr="00FD02A9">
              <w:rPr>
                <w:rFonts w:cs="Times New Roman"/>
                <w:sz w:val="21"/>
                <w:szCs w:val="21"/>
                <w:lang w:val="es-BO"/>
              </w:rPr>
              <w:t xml:space="preserve">Eguino, C. A. (1975). </w:t>
            </w:r>
            <w:r w:rsidRPr="00FD02A9">
              <w:rPr>
                <w:rFonts w:cs="Times New Roman"/>
                <w:i/>
                <w:iCs/>
                <w:sz w:val="21"/>
                <w:szCs w:val="21"/>
                <w:lang w:val="es-BO"/>
              </w:rPr>
              <w:t>Desarrollo del Seguro Privado en Bolivia</w:t>
            </w:r>
            <w:r w:rsidRPr="00FD02A9">
              <w:rPr>
                <w:rFonts w:cs="Times New Roman"/>
                <w:sz w:val="21"/>
                <w:szCs w:val="21"/>
                <w:lang w:val="es-BO"/>
              </w:rPr>
              <w:t>. 14a ed., vol. 16. Bolivia: Asociación Boliviana de Aseguradoras.</w:t>
            </w:r>
          </w:p>
          <w:p w14:paraId="4661728D" w14:textId="77777777" w:rsidR="00FD02A9" w:rsidRPr="00FD02A9" w:rsidRDefault="00FD02A9" w:rsidP="00FD02A9">
            <w:pPr>
              <w:rPr>
                <w:rFonts w:cs="Times New Roman"/>
                <w:sz w:val="21"/>
                <w:szCs w:val="21"/>
                <w:lang w:val="es-BO"/>
              </w:rPr>
            </w:pPr>
            <w:r w:rsidRPr="00FD02A9">
              <w:rPr>
                <w:rFonts w:cs="Times New Roman"/>
                <w:sz w:val="21"/>
                <w:szCs w:val="21"/>
                <w:lang w:val="es-BO"/>
              </w:rPr>
              <w:t xml:space="preserve">Fundación IFRS – Consejo de Normas Internacionales de Contabilidad, IASB (2023). </w:t>
            </w:r>
            <w:r w:rsidRPr="00FD02A9">
              <w:rPr>
                <w:rFonts w:cs="Times New Roman"/>
                <w:i/>
                <w:iCs/>
                <w:sz w:val="21"/>
                <w:szCs w:val="21"/>
                <w:lang w:val="es-BO"/>
              </w:rPr>
              <w:t>Normas Internacionales de Información Financiera 2023</w:t>
            </w:r>
            <w:r w:rsidRPr="00FD02A9">
              <w:rPr>
                <w:rFonts w:cs="Times New Roman"/>
                <w:sz w:val="21"/>
                <w:szCs w:val="21"/>
                <w:lang w:val="es-BO"/>
              </w:rPr>
              <w:t>. Londres.</w:t>
            </w:r>
          </w:p>
          <w:p w14:paraId="23747745" w14:textId="77777777" w:rsidR="00FD02A9" w:rsidRPr="00FD02A9" w:rsidRDefault="00FD02A9" w:rsidP="00FD02A9">
            <w:pPr>
              <w:rPr>
                <w:rFonts w:cs="Times New Roman"/>
                <w:sz w:val="21"/>
                <w:szCs w:val="21"/>
                <w:lang w:val="es-BO"/>
              </w:rPr>
            </w:pPr>
            <w:r w:rsidRPr="00FD02A9">
              <w:rPr>
                <w:rFonts w:cs="Times New Roman"/>
                <w:sz w:val="21"/>
                <w:szCs w:val="21"/>
                <w:lang w:val="es-BO"/>
              </w:rPr>
              <w:t xml:space="preserve">Ley de Bancos y Entidades Financieras, </w:t>
            </w:r>
            <w:proofErr w:type="spellStart"/>
            <w:r w:rsidRPr="00FD02A9">
              <w:rPr>
                <w:rFonts w:cs="Times New Roman"/>
                <w:sz w:val="21"/>
                <w:szCs w:val="21"/>
                <w:lang w:val="es-BO"/>
              </w:rPr>
              <w:t>N°</w:t>
            </w:r>
            <w:proofErr w:type="spellEnd"/>
            <w:r w:rsidRPr="00FD02A9">
              <w:rPr>
                <w:rFonts w:cs="Times New Roman"/>
                <w:sz w:val="21"/>
                <w:szCs w:val="21"/>
                <w:lang w:val="es-BO"/>
              </w:rPr>
              <w:t xml:space="preserve"> 1488, de 14 de abril de 1993, abrogada por la Ley </w:t>
            </w:r>
            <w:proofErr w:type="spellStart"/>
            <w:r w:rsidRPr="00FD02A9">
              <w:rPr>
                <w:rFonts w:cs="Times New Roman"/>
                <w:sz w:val="21"/>
                <w:szCs w:val="21"/>
                <w:lang w:val="es-BO"/>
              </w:rPr>
              <w:t>N°</w:t>
            </w:r>
            <w:proofErr w:type="spellEnd"/>
            <w:r w:rsidRPr="00FD02A9">
              <w:rPr>
                <w:rFonts w:cs="Times New Roman"/>
                <w:sz w:val="21"/>
                <w:szCs w:val="21"/>
                <w:lang w:val="es-BO"/>
              </w:rPr>
              <w:t xml:space="preserve"> 393 de Servicios Financieros, de 21 de agosto de 2013.</w:t>
            </w:r>
          </w:p>
          <w:p w14:paraId="4610690F" w14:textId="77777777" w:rsidR="00FD02A9" w:rsidRPr="00FD02A9" w:rsidRDefault="00FD02A9" w:rsidP="00FD02A9">
            <w:pPr>
              <w:rPr>
                <w:rFonts w:cs="Times New Roman"/>
                <w:sz w:val="21"/>
                <w:szCs w:val="21"/>
                <w:lang w:val="es-BO"/>
              </w:rPr>
            </w:pPr>
            <w:r w:rsidRPr="00FD02A9">
              <w:rPr>
                <w:rFonts w:cs="Times New Roman"/>
                <w:sz w:val="21"/>
                <w:szCs w:val="21"/>
                <w:lang w:val="es-BO"/>
              </w:rPr>
              <w:t xml:space="preserve">Ley de la Reforma Tributaria, </w:t>
            </w:r>
            <w:proofErr w:type="spellStart"/>
            <w:r w:rsidRPr="00FD02A9">
              <w:rPr>
                <w:rFonts w:cs="Times New Roman"/>
                <w:sz w:val="21"/>
                <w:szCs w:val="21"/>
                <w:lang w:val="es-BO"/>
              </w:rPr>
              <w:t>N°</w:t>
            </w:r>
            <w:proofErr w:type="spellEnd"/>
            <w:r w:rsidRPr="00FD02A9">
              <w:rPr>
                <w:rFonts w:cs="Times New Roman"/>
                <w:sz w:val="21"/>
                <w:szCs w:val="21"/>
                <w:lang w:val="es-BO"/>
              </w:rPr>
              <w:t xml:space="preserve"> 843.</w:t>
            </w:r>
          </w:p>
          <w:p w14:paraId="7E9B39DD" w14:textId="77777777" w:rsidR="00FD02A9" w:rsidRPr="00FD02A9" w:rsidRDefault="00FD02A9" w:rsidP="00FD02A9">
            <w:pPr>
              <w:rPr>
                <w:rFonts w:cs="Times New Roman"/>
                <w:sz w:val="21"/>
                <w:szCs w:val="21"/>
                <w:lang w:val="es-BO"/>
              </w:rPr>
            </w:pPr>
            <w:r w:rsidRPr="00FD02A9">
              <w:rPr>
                <w:rFonts w:cs="Times New Roman"/>
                <w:sz w:val="21"/>
                <w:szCs w:val="21"/>
                <w:lang w:val="es-BO"/>
              </w:rPr>
              <w:t xml:space="preserve">Ley de Pensiones, </w:t>
            </w:r>
            <w:proofErr w:type="spellStart"/>
            <w:r w:rsidRPr="00FD02A9">
              <w:rPr>
                <w:rFonts w:cs="Times New Roman"/>
                <w:sz w:val="21"/>
                <w:szCs w:val="21"/>
                <w:lang w:val="es-BO"/>
              </w:rPr>
              <w:t>N°</w:t>
            </w:r>
            <w:proofErr w:type="spellEnd"/>
            <w:r w:rsidRPr="00FD02A9">
              <w:rPr>
                <w:rFonts w:cs="Times New Roman"/>
                <w:sz w:val="21"/>
                <w:szCs w:val="21"/>
                <w:lang w:val="es-BO"/>
              </w:rPr>
              <w:t xml:space="preserve"> 065, de 10 de diciembre de 2010.</w:t>
            </w:r>
          </w:p>
          <w:p w14:paraId="2407D630" w14:textId="77777777" w:rsidR="00FD02A9" w:rsidRPr="00FD02A9" w:rsidRDefault="00FD02A9" w:rsidP="00FD02A9">
            <w:pPr>
              <w:rPr>
                <w:rFonts w:cs="Times New Roman"/>
                <w:sz w:val="21"/>
                <w:szCs w:val="21"/>
                <w:lang w:val="es-BO"/>
              </w:rPr>
            </w:pPr>
            <w:r w:rsidRPr="00FD02A9">
              <w:rPr>
                <w:rFonts w:cs="Times New Roman"/>
                <w:sz w:val="21"/>
                <w:szCs w:val="21"/>
                <w:lang w:val="es-BO"/>
              </w:rPr>
              <w:t xml:space="preserve">Ley de Pensiones, </w:t>
            </w:r>
            <w:proofErr w:type="spellStart"/>
            <w:r w:rsidRPr="00FD02A9">
              <w:rPr>
                <w:rFonts w:cs="Times New Roman"/>
                <w:sz w:val="21"/>
                <w:szCs w:val="21"/>
                <w:lang w:val="es-BO"/>
              </w:rPr>
              <w:t>N°</w:t>
            </w:r>
            <w:proofErr w:type="spellEnd"/>
            <w:r w:rsidRPr="00FD02A9">
              <w:rPr>
                <w:rFonts w:cs="Times New Roman"/>
                <w:sz w:val="21"/>
                <w:szCs w:val="21"/>
                <w:lang w:val="es-BO"/>
              </w:rPr>
              <w:t xml:space="preserve"> 1732, de 29 de noviembre de 1996.</w:t>
            </w:r>
          </w:p>
          <w:p w14:paraId="5BB0AF80" w14:textId="77777777" w:rsidR="00FD02A9" w:rsidRPr="00FD02A9" w:rsidRDefault="00FD02A9" w:rsidP="00FD02A9">
            <w:pPr>
              <w:rPr>
                <w:rFonts w:cs="Times New Roman"/>
                <w:sz w:val="21"/>
                <w:szCs w:val="21"/>
                <w:lang w:val="es-BO"/>
              </w:rPr>
            </w:pPr>
            <w:r w:rsidRPr="00FD02A9">
              <w:rPr>
                <w:rFonts w:cs="Times New Roman"/>
                <w:sz w:val="21"/>
                <w:szCs w:val="21"/>
                <w:lang w:val="es-BO"/>
              </w:rPr>
              <w:t xml:space="preserve">Ley de Seguros de la República de Bolivia, </w:t>
            </w:r>
            <w:proofErr w:type="spellStart"/>
            <w:r w:rsidRPr="00FD02A9">
              <w:rPr>
                <w:rFonts w:cs="Times New Roman"/>
                <w:sz w:val="21"/>
                <w:szCs w:val="21"/>
                <w:lang w:val="es-BO"/>
              </w:rPr>
              <w:t>N°</w:t>
            </w:r>
            <w:proofErr w:type="spellEnd"/>
            <w:r w:rsidRPr="00FD02A9">
              <w:rPr>
                <w:rFonts w:cs="Times New Roman"/>
                <w:sz w:val="21"/>
                <w:szCs w:val="21"/>
                <w:lang w:val="es-BO"/>
              </w:rPr>
              <w:t xml:space="preserve"> 1883, de 25 de junio de 1998.</w:t>
            </w:r>
          </w:p>
          <w:p w14:paraId="2449A6F4" w14:textId="77777777" w:rsidR="00FD02A9" w:rsidRPr="00FD02A9" w:rsidRDefault="00FD02A9" w:rsidP="00FD02A9">
            <w:pPr>
              <w:rPr>
                <w:rFonts w:cs="Times New Roman"/>
                <w:sz w:val="21"/>
                <w:szCs w:val="21"/>
                <w:lang w:val="es-BO"/>
              </w:rPr>
            </w:pPr>
            <w:r w:rsidRPr="00FD02A9">
              <w:rPr>
                <w:rFonts w:cs="Times New Roman"/>
                <w:sz w:val="21"/>
                <w:szCs w:val="21"/>
                <w:lang w:val="es-BO"/>
              </w:rPr>
              <w:t xml:space="preserve">Ley </w:t>
            </w:r>
            <w:proofErr w:type="spellStart"/>
            <w:r w:rsidRPr="00FD02A9">
              <w:rPr>
                <w:rFonts w:cs="Times New Roman"/>
                <w:sz w:val="21"/>
                <w:szCs w:val="21"/>
                <w:lang w:val="es-BO"/>
              </w:rPr>
              <w:t>N°</w:t>
            </w:r>
            <w:proofErr w:type="spellEnd"/>
            <w:r w:rsidRPr="00FD02A9">
              <w:rPr>
                <w:rFonts w:cs="Times New Roman"/>
                <w:sz w:val="21"/>
                <w:szCs w:val="21"/>
                <w:lang w:val="es-BO"/>
              </w:rPr>
              <w:t xml:space="preserve"> 365, de 23 de abril de 2013, que establece la denominación de Autoridad de Fiscalización y Control de Pensiones y Seguros.</w:t>
            </w:r>
          </w:p>
          <w:p w14:paraId="3896B63C" w14:textId="77777777" w:rsidR="00FD02A9" w:rsidRPr="00FD02A9" w:rsidRDefault="00FD02A9" w:rsidP="00FD02A9">
            <w:pPr>
              <w:rPr>
                <w:rFonts w:cs="Times New Roman"/>
                <w:sz w:val="21"/>
                <w:szCs w:val="21"/>
                <w:lang w:val="es-BO"/>
              </w:rPr>
            </w:pPr>
            <w:r w:rsidRPr="00FD02A9">
              <w:rPr>
                <w:rFonts w:cs="Times New Roman"/>
                <w:sz w:val="21"/>
                <w:szCs w:val="21"/>
                <w:lang w:val="es-BO"/>
              </w:rPr>
              <w:t xml:space="preserve">Ley </w:t>
            </w:r>
            <w:proofErr w:type="spellStart"/>
            <w:r w:rsidRPr="00FD02A9">
              <w:rPr>
                <w:rFonts w:cs="Times New Roman"/>
                <w:sz w:val="21"/>
                <w:szCs w:val="21"/>
                <w:lang w:val="es-BO"/>
              </w:rPr>
              <w:t>N°</w:t>
            </w:r>
            <w:proofErr w:type="spellEnd"/>
            <w:r w:rsidRPr="00FD02A9">
              <w:rPr>
                <w:rFonts w:cs="Times New Roman"/>
                <w:sz w:val="21"/>
                <w:szCs w:val="21"/>
                <w:lang w:val="es-BO"/>
              </w:rPr>
              <w:t xml:space="preserve"> 475, de Prestaciones de Servicios de Salud Integral, de 30 de diciembre de 2013, y Ley </w:t>
            </w:r>
            <w:proofErr w:type="spellStart"/>
            <w:r w:rsidRPr="00FD02A9">
              <w:rPr>
                <w:rFonts w:cs="Times New Roman"/>
                <w:sz w:val="21"/>
                <w:szCs w:val="21"/>
                <w:lang w:val="es-BO"/>
              </w:rPr>
              <w:t>N°</w:t>
            </w:r>
            <w:proofErr w:type="spellEnd"/>
            <w:r w:rsidRPr="00FD02A9">
              <w:rPr>
                <w:rFonts w:cs="Times New Roman"/>
                <w:sz w:val="21"/>
                <w:szCs w:val="21"/>
                <w:lang w:val="es-BO"/>
              </w:rPr>
              <w:t xml:space="preserve"> 1152, de 20 de febrero de 2019.</w:t>
            </w:r>
          </w:p>
          <w:p w14:paraId="08D9DC3D" w14:textId="77777777" w:rsidR="00FD02A9" w:rsidRPr="00FD02A9" w:rsidRDefault="00FD02A9" w:rsidP="00FD02A9">
            <w:pPr>
              <w:rPr>
                <w:rFonts w:cs="Times New Roman"/>
                <w:sz w:val="21"/>
                <w:szCs w:val="21"/>
                <w:lang w:val="es-BO"/>
              </w:rPr>
            </w:pPr>
            <w:r w:rsidRPr="00FD02A9">
              <w:rPr>
                <w:rFonts w:cs="Times New Roman"/>
                <w:sz w:val="21"/>
                <w:szCs w:val="21"/>
                <w:lang w:val="es-BO"/>
              </w:rPr>
              <w:t xml:space="preserve">Reglamento de la Ley de Seguros, Decreto Supremo </w:t>
            </w:r>
            <w:proofErr w:type="spellStart"/>
            <w:r w:rsidRPr="00FD02A9">
              <w:rPr>
                <w:rFonts w:cs="Times New Roman"/>
                <w:sz w:val="21"/>
                <w:szCs w:val="21"/>
                <w:lang w:val="es-BO"/>
              </w:rPr>
              <w:t>N°</w:t>
            </w:r>
            <w:proofErr w:type="spellEnd"/>
            <w:r w:rsidRPr="00FD02A9">
              <w:rPr>
                <w:rFonts w:cs="Times New Roman"/>
                <w:sz w:val="21"/>
                <w:szCs w:val="21"/>
                <w:lang w:val="es-BO"/>
              </w:rPr>
              <w:t xml:space="preserve"> 25201, de 16 de octubre de 1998.</w:t>
            </w:r>
          </w:p>
          <w:p w14:paraId="28E2CBBB" w14:textId="77777777" w:rsidR="00FD02A9" w:rsidRPr="00FD02A9" w:rsidRDefault="00FD02A9" w:rsidP="00FD02A9">
            <w:pPr>
              <w:rPr>
                <w:rFonts w:cs="Times New Roman"/>
                <w:sz w:val="21"/>
                <w:szCs w:val="21"/>
                <w:lang w:val="es-BO"/>
              </w:rPr>
            </w:pPr>
            <w:r w:rsidRPr="00FD02A9">
              <w:rPr>
                <w:rFonts w:cs="Times New Roman"/>
                <w:sz w:val="21"/>
                <w:szCs w:val="21"/>
                <w:lang w:val="es-BO"/>
              </w:rPr>
              <w:t xml:space="preserve">Vela Quiroga, G. (2004). </w:t>
            </w:r>
            <w:r w:rsidRPr="00FD02A9">
              <w:rPr>
                <w:rFonts w:cs="Times New Roman"/>
                <w:i/>
                <w:iCs/>
                <w:sz w:val="21"/>
                <w:szCs w:val="21"/>
                <w:lang w:val="es-BO"/>
              </w:rPr>
              <w:t>Aspectos Económicos, Financieros y Contables del Seguro Privado en Bolivia</w:t>
            </w:r>
            <w:r w:rsidRPr="00FD02A9">
              <w:rPr>
                <w:rFonts w:cs="Times New Roman"/>
                <w:sz w:val="21"/>
                <w:szCs w:val="21"/>
                <w:lang w:val="es-BO"/>
              </w:rPr>
              <w:t>. La Paz, Bolivia: Ediciones Excelsior S.R.L.</w:t>
            </w:r>
          </w:p>
        </w:tc>
      </w:tr>
      <w:tr w:rsidR="00FD02A9" w:rsidRPr="00FD02A9" w14:paraId="212094CA" w14:textId="77777777" w:rsidTr="00981F66">
        <w:tblPrEx>
          <w:tblCellMar>
            <w:top w:w="0" w:type="dxa"/>
            <w:bottom w:w="0" w:type="dxa"/>
          </w:tblCellMar>
        </w:tblPrEx>
        <w:tc>
          <w:tcPr>
            <w:tcW w:w="9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A12B0D" w14:textId="77777777" w:rsidR="00FD02A9" w:rsidRPr="00FD02A9" w:rsidRDefault="00FD02A9" w:rsidP="00FD02A9">
            <w:pPr>
              <w:rPr>
                <w:rFonts w:cs="Times New Roman"/>
                <w:sz w:val="21"/>
                <w:szCs w:val="21"/>
                <w:lang w:val="es-BO"/>
              </w:rPr>
            </w:pPr>
            <w:r w:rsidRPr="00FD02A9">
              <w:rPr>
                <w:rFonts w:cs="Times New Roman"/>
                <w:b/>
                <w:bCs/>
                <w:i/>
                <w:iCs/>
                <w:sz w:val="21"/>
                <w:szCs w:val="21"/>
                <w:lang w:val="es-BO"/>
              </w:rPr>
              <w:lastRenderedPageBreak/>
              <w:t>Bibliografía complementaria:</w:t>
            </w:r>
          </w:p>
          <w:p w14:paraId="12FD3BB0" w14:textId="77777777" w:rsidR="00FD02A9" w:rsidRPr="00FD02A9" w:rsidRDefault="00FD02A9" w:rsidP="00FD02A9">
            <w:pPr>
              <w:rPr>
                <w:rFonts w:cs="Times New Roman"/>
                <w:sz w:val="21"/>
                <w:szCs w:val="21"/>
                <w:lang w:val="es-BO"/>
              </w:rPr>
            </w:pPr>
            <w:r w:rsidRPr="00FD02A9">
              <w:rPr>
                <w:rFonts w:cs="Times New Roman"/>
                <w:sz w:val="21"/>
                <w:szCs w:val="21"/>
                <w:lang w:val="es-BO"/>
              </w:rPr>
              <w:t xml:space="preserve">Almanza Pastor, J. M. (1981). </w:t>
            </w:r>
            <w:r w:rsidRPr="00FD02A9">
              <w:rPr>
                <w:rFonts w:cs="Times New Roman"/>
                <w:i/>
                <w:iCs/>
                <w:sz w:val="21"/>
                <w:szCs w:val="21"/>
                <w:lang w:val="es-BO"/>
              </w:rPr>
              <w:t>Derecho de la Seguridad Social</w:t>
            </w:r>
            <w:r w:rsidRPr="00FD02A9">
              <w:rPr>
                <w:rFonts w:cs="Times New Roman"/>
                <w:sz w:val="21"/>
                <w:szCs w:val="21"/>
                <w:lang w:val="es-BO"/>
              </w:rPr>
              <w:t>. 3a ed. Madrid, España: Tecnos.</w:t>
            </w:r>
          </w:p>
          <w:p w14:paraId="17E777A0" w14:textId="77777777" w:rsidR="00FD02A9" w:rsidRPr="00FD02A9" w:rsidRDefault="00FD02A9" w:rsidP="00FD02A9">
            <w:pPr>
              <w:rPr>
                <w:rFonts w:cs="Times New Roman"/>
                <w:sz w:val="21"/>
                <w:szCs w:val="21"/>
                <w:lang w:val="es-BO"/>
              </w:rPr>
            </w:pPr>
            <w:r w:rsidRPr="00FD02A9">
              <w:rPr>
                <w:rFonts w:cs="Times New Roman"/>
                <w:sz w:val="21"/>
                <w:szCs w:val="21"/>
                <w:lang w:val="es-BO"/>
              </w:rPr>
              <w:t>Asociación Boliviana de Aseguradores: https://ababolivia.org</w:t>
            </w:r>
          </w:p>
          <w:p w14:paraId="25E500CE" w14:textId="77777777" w:rsidR="00FD02A9" w:rsidRPr="00FD02A9" w:rsidRDefault="00FD02A9" w:rsidP="00FD02A9">
            <w:pPr>
              <w:rPr>
                <w:rFonts w:cs="Times New Roman"/>
                <w:sz w:val="21"/>
                <w:szCs w:val="21"/>
                <w:lang w:val="es-BO"/>
              </w:rPr>
            </w:pPr>
            <w:r w:rsidRPr="00FD02A9">
              <w:rPr>
                <w:rFonts w:cs="Times New Roman"/>
                <w:sz w:val="21"/>
                <w:szCs w:val="21"/>
                <w:lang w:val="es-BO"/>
              </w:rPr>
              <w:t>Autoridad de Fiscalización y Control de Pensiones y Seguros: https://www.aps.gob.bo</w:t>
            </w:r>
          </w:p>
          <w:p w14:paraId="5D5CA3D8" w14:textId="77777777" w:rsidR="00FD02A9" w:rsidRPr="00FD02A9" w:rsidRDefault="00FD02A9" w:rsidP="00FD02A9">
            <w:pPr>
              <w:rPr>
                <w:rFonts w:cs="Times New Roman"/>
                <w:sz w:val="21"/>
                <w:szCs w:val="21"/>
                <w:lang w:val="es-BO"/>
              </w:rPr>
            </w:pPr>
            <w:r w:rsidRPr="00FD02A9">
              <w:rPr>
                <w:rFonts w:cs="Times New Roman"/>
                <w:sz w:val="21"/>
                <w:szCs w:val="21"/>
                <w:lang w:val="es-BO"/>
              </w:rPr>
              <w:t xml:space="preserve">Broseta Pont, M. (1961). </w:t>
            </w:r>
            <w:r w:rsidRPr="00FD02A9">
              <w:rPr>
                <w:rFonts w:cs="Times New Roman"/>
                <w:i/>
                <w:iCs/>
                <w:sz w:val="21"/>
                <w:szCs w:val="21"/>
                <w:lang w:val="es-BO"/>
              </w:rPr>
              <w:t>El Contrato de Reaseguro</w:t>
            </w:r>
            <w:r w:rsidRPr="00FD02A9">
              <w:rPr>
                <w:rFonts w:cs="Times New Roman"/>
                <w:sz w:val="21"/>
                <w:szCs w:val="21"/>
                <w:lang w:val="es-BO"/>
              </w:rPr>
              <w:t>. Madrid, España: Ediciones Aguilar.</w:t>
            </w:r>
          </w:p>
          <w:p w14:paraId="46067A79" w14:textId="77777777" w:rsidR="00FD02A9" w:rsidRPr="00FD02A9" w:rsidRDefault="00FD02A9" w:rsidP="00FD02A9">
            <w:pPr>
              <w:rPr>
                <w:rFonts w:cs="Times New Roman"/>
                <w:sz w:val="21"/>
                <w:szCs w:val="21"/>
                <w:lang w:val="es-BO"/>
              </w:rPr>
            </w:pPr>
            <w:r w:rsidRPr="00FD02A9">
              <w:rPr>
                <w:rFonts w:cs="Times New Roman"/>
                <w:sz w:val="21"/>
                <w:szCs w:val="21"/>
                <w:lang w:val="es-BO"/>
              </w:rPr>
              <w:t xml:space="preserve">Centro Suizo de Formación Aseguradora. Principios y Práctica del Seguro. Bolivia: </w:t>
            </w:r>
            <w:proofErr w:type="spellStart"/>
            <w:r w:rsidRPr="00FD02A9">
              <w:rPr>
                <w:rFonts w:cs="Times New Roman"/>
                <w:sz w:val="21"/>
                <w:szCs w:val="21"/>
                <w:lang w:val="es-BO"/>
              </w:rPr>
              <w:t>Zurich</w:t>
            </w:r>
            <w:proofErr w:type="spellEnd"/>
            <w:r w:rsidRPr="00FD02A9">
              <w:rPr>
                <w:rFonts w:cs="Times New Roman"/>
                <w:sz w:val="21"/>
                <w:szCs w:val="21"/>
                <w:lang w:val="es-BO"/>
              </w:rPr>
              <w:t>.</w:t>
            </w:r>
          </w:p>
          <w:p w14:paraId="0195481B" w14:textId="77777777" w:rsidR="00FD02A9" w:rsidRPr="00FD02A9" w:rsidRDefault="00FD02A9" w:rsidP="00FD02A9">
            <w:pPr>
              <w:rPr>
                <w:rFonts w:cs="Times New Roman"/>
                <w:sz w:val="21"/>
                <w:szCs w:val="21"/>
                <w:lang w:val="es-BO"/>
              </w:rPr>
            </w:pPr>
            <w:proofErr w:type="spellStart"/>
            <w:r w:rsidRPr="00FD02A9">
              <w:rPr>
                <w:rFonts w:cs="Times New Roman"/>
                <w:sz w:val="21"/>
                <w:szCs w:val="21"/>
                <w:lang w:val="es-BO"/>
              </w:rPr>
              <w:t>Chartered</w:t>
            </w:r>
            <w:proofErr w:type="spellEnd"/>
            <w:r w:rsidRPr="00FD02A9">
              <w:rPr>
                <w:rFonts w:cs="Times New Roman"/>
                <w:sz w:val="21"/>
                <w:szCs w:val="21"/>
                <w:lang w:val="es-BO"/>
              </w:rPr>
              <w:t xml:space="preserve"> </w:t>
            </w:r>
            <w:proofErr w:type="spellStart"/>
            <w:r w:rsidRPr="00FD02A9">
              <w:rPr>
                <w:rFonts w:cs="Times New Roman"/>
                <w:sz w:val="21"/>
                <w:szCs w:val="21"/>
                <w:lang w:val="es-BO"/>
              </w:rPr>
              <w:t>Insurance</w:t>
            </w:r>
            <w:proofErr w:type="spellEnd"/>
            <w:r w:rsidRPr="00FD02A9">
              <w:rPr>
                <w:rFonts w:cs="Times New Roman"/>
                <w:sz w:val="21"/>
                <w:szCs w:val="21"/>
                <w:lang w:val="es-BO"/>
              </w:rPr>
              <w:t xml:space="preserve"> </w:t>
            </w:r>
            <w:proofErr w:type="spellStart"/>
            <w:r w:rsidRPr="00FD02A9">
              <w:rPr>
                <w:rFonts w:cs="Times New Roman"/>
                <w:sz w:val="21"/>
                <w:szCs w:val="21"/>
                <w:lang w:val="es-BO"/>
              </w:rPr>
              <w:t>Institute</w:t>
            </w:r>
            <w:proofErr w:type="spellEnd"/>
            <w:r w:rsidRPr="00FD02A9">
              <w:rPr>
                <w:rFonts w:cs="Times New Roman"/>
                <w:sz w:val="21"/>
                <w:szCs w:val="21"/>
                <w:lang w:val="es-BO"/>
              </w:rPr>
              <w:t xml:space="preserve"> (1973). </w:t>
            </w:r>
            <w:r w:rsidRPr="00FD02A9">
              <w:rPr>
                <w:rFonts w:cs="Times New Roman"/>
                <w:i/>
                <w:iCs/>
                <w:sz w:val="21"/>
                <w:szCs w:val="21"/>
                <w:lang w:val="es-BO"/>
              </w:rPr>
              <w:t>Aspectos Legales y Económicos del Seguro</w:t>
            </w:r>
            <w:r w:rsidRPr="00FD02A9">
              <w:rPr>
                <w:rFonts w:cs="Times New Roman"/>
                <w:sz w:val="21"/>
                <w:szCs w:val="21"/>
                <w:lang w:val="es-BO"/>
              </w:rPr>
              <w:t xml:space="preserve">. Madrid, España: </w:t>
            </w:r>
            <w:proofErr w:type="spellStart"/>
            <w:r w:rsidRPr="00FD02A9">
              <w:rPr>
                <w:rFonts w:cs="Times New Roman"/>
                <w:sz w:val="21"/>
                <w:szCs w:val="21"/>
                <w:lang w:val="es-BO"/>
              </w:rPr>
              <w:t>Mafre</w:t>
            </w:r>
            <w:proofErr w:type="spellEnd"/>
            <w:r w:rsidRPr="00FD02A9">
              <w:rPr>
                <w:rFonts w:cs="Times New Roman"/>
                <w:sz w:val="21"/>
                <w:szCs w:val="21"/>
                <w:lang w:val="es-BO"/>
              </w:rPr>
              <w:t>.</w:t>
            </w:r>
          </w:p>
          <w:p w14:paraId="56FBE69C" w14:textId="77777777" w:rsidR="00FD02A9" w:rsidRPr="00FD02A9" w:rsidRDefault="00FD02A9" w:rsidP="00FD02A9">
            <w:pPr>
              <w:rPr>
                <w:rFonts w:cs="Times New Roman"/>
                <w:sz w:val="21"/>
                <w:szCs w:val="21"/>
                <w:lang w:val="es-BO"/>
              </w:rPr>
            </w:pPr>
            <w:r w:rsidRPr="00FD02A9">
              <w:rPr>
                <w:rFonts w:cs="Times New Roman"/>
                <w:sz w:val="21"/>
                <w:szCs w:val="21"/>
                <w:lang w:val="es-BO"/>
              </w:rPr>
              <w:t xml:space="preserve">Cobo Cayón, J. F. (1969). </w:t>
            </w:r>
            <w:r w:rsidRPr="00FD02A9">
              <w:rPr>
                <w:rFonts w:cs="Times New Roman"/>
                <w:i/>
                <w:iCs/>
                <w:sz w:val="21"/>
                <w:szCs w:val="21"/>
                <w:lang w:val="es-BO"/>
              </w:rPr>
              <w:t>Seguros y Reaseguros</w:t>
            </w:r>
            <w:r w:rsidRPr="00FD02A9">
              <w:rPr>
                <w:rFonts w:cs="Times New Roman"/>
                <w:sz w:val="21"/>
                <w:szCs w:val="21"/>
                <w:lang w:val="es-BO"/>
              </w:rPr>
              <w:t>. Bogotá, Colombia: Escuela de Seguros y Reaseguros.</w:t>
            </w:r>
          </w:p>
          <w:p w14:paraId="18CACE5C" w14:textId="77777777" w:rsidR="00FD02A9" w:rsidRPr="00FD02A9" w:rsidRDefault="00FD02A9" w:rsidP="00FD02A9">
            <w:pPr>
              <w:rPr>
                <w:rFonts w:cs="Times New Roman"/>
                <w:sz w:val="21"/>
                <w:szCs w:val="21"/>
                <w:lang w:val="es-BO"/>
              </w:rPr>
            </w:pPr>
            <w:r w:rsidRPr="00FD02A9">
              <w:rPr>
                <w:rFonts w:cs="Times New Roman"/>
                <w:sz w:val="21"/>
                <w:szCs w:val="21"/>
                <w:lang w:val="es-BO"/>
              </w:rPr>
              <w:t xml:space="preserve">Compañía Suiza de Reaseguros. (1976). El Reaseguro. </w:t>
            </w:r>
            <w:proofErr w:type="spellStart"/>
            <w:r w:rsidRPr="00FD02A9">
              <w:rPr>
                <w:rFonts w:cs="Times New Roman"/>
                <w:sz w:val="21"/>
                <w:szCs w:val="21"/>
                <w:lang w:val="es-BO"/>
              </w:rPr>
              <w:t>Zurich</w:t>
            </w:r>
            <w:proofErr w:type="spellEnd"/>
            <w:r w:rsidRPr="00FD02A9">
              <w:rPr>
                <w:rFonts w:cs="Times New Roman"/>
                <w:sz w:val="21"/>
                <w:szCs w:val="21"/>
                <w:lang w:val="es-BO"/>
              </w:rPr>
              <w:t>: Servicio de Colaboración Técnica.</w:t>
            </w:r>
          </w:p>
          <w:p w14:paraId="375B5CA4" w14:textId="77777777" w:rsidR="00FD02A9" w:rsidRPr="00FD02A9" w:rsidRDefault="00FD02A9" w:rsidP="00FD02A9">
            <w:pPr>
              <w:rPr>
                <w:rFonts w:cs="Times New Roman"/>
                <w:sz w:val="21"/>
                <w:szCs w:val="21"/>
                <w:lang w:val="es-BO"/>
              </w:rPr>
            </w:pPr>
            <w:proofErr w:type="spellStart"/>
            <w:r w:rsidRPr="00FD02A9">
              <w:rPr>
                <w:rFonts w:cs="Times New Roman"/>
                <w:sz w:val="21"/>
                <w:szCs w:val="21"/>
                <w:lang w:val="es-BO"/>
              </w:rPr>
              <w:t>Diz</w:t>
            </w:r>
            <w:proofErr w:type="spellEnd"/>
            <w:r w:rsidRPr="00FD02A9">
              <w:rPr>
                <w:rFonts w:cs="Times New Roman"/>
                <w:sz w:val="21"/>
                <w:szCs w:val="21"/>
                <w:lang w:val="es-BO"/>
              </w:rPr>
              <w:t xml:space="preserve"> Cruz, E. (2006). </w:t>
            </w:r>
            <w:r w:rsidRPr="00FD02A9">
              <w:rPr>
                <w:rFonts w:cs="Times New Roman"/>
                <w:i/>
                <w:iCs/>
                <w:sz w:val="21"/>
                <w:szCs w:val="21"/>
                <w:lang w:val="es-BO"/>
              </w:rPr>
              <w:t>Teoría del Riesgo</w:t>
            </w:r>
            <w:r w:rsidRPr="00FD02A9">
              <w:rPr>
                <w:rFonts w:cs="Times New Roman"/>
                <w:sz w:val="21"/>
                <w:szCs w:val="21"/>
                <w:lang w:val="es-BO"/>
              </w:rPr>
              <w:t xml:space="preserve">. Bogotá, Colombia: Editorial </w:t>
            </w:r>
            <w:proofErr w:type="spellStart"/>
            <w:r w:rsidRPr="00FD02A9">
              <w:rPr>
                <w:rFonts w:cs="Times New Roman"/>
                <w:sz w:val="21"/>
                <w:szCs w:val="21"/>
                <w:lang w:val="es-BO"/>
              </w:rPr>
              <w:t>Kempres</w:t>
            </w:r>
            <w:proofErr w:type="spellEnd"/>
            <w:r w:rsidRPr="00FD02A9">
              <w:rPr>
                <w:rFonts w:cs="Times New Roman"/>
                <w:sz w:val="21"/>
                <w:szCs w:val="21"/>
                <w:lang w:val="es-BO"/>
              </w:rPr>
              <w:t>.</w:t>
            </w:r>
          </w:p>
          <w:p w14:paraId="46FDC26A" w14:textId="77777777" w:rsidR="00FD02A9" w:rsidRPr="00FD02A9" w:rsidRDefault="00FD02A9" w:rsidP="00FD02A9">
            <w:pPr>
              <w:rPr>
                <w:rFonts w:cs="Times New Roman"/>
                <w:sz w:val="21"/>
                <w:szCs w:val="21"/>
                <w:lang w:val="es-BO"/>
              </w:rPr>
            </w:pPr>
            <w:r w:rsidRPr="00FD02A9">
              <w:rPr>
                <w:rFonts w:cs="Times New Roman"/>
                <w:sz w:val="21"/>
                <w:szCs w:val="21"/>
                <w:lang w:val="es-BO"/>
              </w:rPr>
              <w:lastRenderedPageBreak/>
              <w:t xml:space="preserve">Fernández </w:t>
            </w:r>
            <w:proofErr w:type="spellStart"/>
            <w:r w:rsidRPr="00FD02A9">
              <w:rPr>
                <w:rFonts w:cs="Times New Roman"/>
                <w:sz w:val="21"/>
                <w:szCs w:val="21"/>
                <w:lang w:val="es-BO"/>
              </w:rPr>
              <w:t>Dirube</w:t>
            </w:r>
            <w:proofErr w:type="spellEnd"/>
            <w:r w:rsidRPr="00FD02A9">
              <w:rPr>
                <w:rFonts w:cs="Times New Roman"/>
                <w:sz w:val="21"/>
                <w:szCs w:val="21"/>
                <w:lang w:val="es-BO"/>
              </w:rPr>
              <w:t xml:space="preserve">, A. (1996). </w:t>
            </w:r>
            <w:r w:rsidRPr="00FD02A9">
              <w:rPr>
                <w:rFonts w:cs="Times New Roman"/>
                <w:i/>
                <w:iCs/>
                <w:sz w:val="21"/>
                <w:szCs w:val="21"/>
                <w:lang w:val="es-BO"/>
              </w:rPr>
              <w:t>El Seguro, su Estructura y Función Económica</w:t>
            </w:r>
            <w:r w:rsidRPr="00FD02A9">
              <w:rPr>
                <w:rFonts w:cs="Times New Roman"/>
                <w:sz w:val="21"/>
                <w:szCs w:val="21"/>
                <w:lang w:val="es-BO"/>
              </w:rPr>
              <w:t xml:space="preserve">. Buenos Aires, Argentina: Ediciones </w:t>
            </w:r>
            <w:proofErr w:type="spellStart"/>
            <w:r w:rsidRPr="00FD02A9">
              <w:rPr>
                <w:rFonts w:cs="Times New Roman"/>
                <w:sz w:val="21"/>
                <w:szCs w:val="21"/>
                <w:lang w:val="es-BO"/>
              </w:rPr>
              <w:t>Schappire</w:t>
            </w:r>
            <w:proofErr w:type="spellEnd"/>
            <w:r w:rsidRPr="00FD02A9">
              <w:rPr>
                <w:rFonts w:cs="Times New Roman"/>
                <w:sz w:val="21"/>
                <w:szCs w:val="21"/>
                <w:lang w:val="es-BO"/>
              </w:rPr>
              <w:t>.</w:t>
            </w:r>
          </w:p>
          <w:p w14:paraId="10183740" w14:textId="77777777" w:rsidR="00FD02A9" w:rsidRPr="00FD02A9" w:rsidRDefault="00FD02A9" w:rsidP="00FD02A9">
            <w:pPr>
              <w:rPr>
                <w:rFonts w:cs="Times New Roman"/>
                <w:sz w:val="21"/>
                <w:szCs w:val="21"/>
                <w:lang w:val="es-BO"/>
              </w:rPr>
            </w:pPr>
            <w:r w:rsidRPr="00FD02A9">
              <w:rPr>
                <w:rFonts w:cs="Times New Roman"/>
                <w:sz w:val="21"/>
                <w:szCs w:val="21"/>
                <w:lang w:val="es-BO"/>
              </w:rPr>
              <w:t xml:space="preserve">Fischer, H. (1975). </w:t>
            </w:r>
            <w:r w:rsidRPr="00FD02A9">
              <w:rPr>
                <w:rFonts w:cs="Times New Roman"/>
                <w:i/>
                <w:iCs/>
                <w:sz w:val="21"/>
                <w:szCs w:val="21"/>
                <w:lang w:val="es-BO"/>
              </w:rPr>
              <w:t>El Seguro de Transporte de Mercancías</w:t>
            </w:r>
            <w:r w:rsidRPr="00FD02A9">
              <w:rPr>
                <w:rFonts w:cs="Times New Roman"/>
                <w:sz w:val="21"/>
                <w:szCs w:val="21"/>
                <w:lang w:val="es-BO"/>
              </w:rPr>
              <w:t xml:space="preserve">. </w:t>
            </w:r>
            <w:proofErr w:type="spellStart"/>
            <w:r w:rsidRPr="00FD02A9">
              <w:rPr>
                <w:rFonts w:cs="Times New Roman"/>
                <w:sz w:val="21"/>
                <w:szCs w:val="21"/>
                <w:lang w:val="es-BO"/>
              </w:rPr>
              <w:t>Zurich</w:t>
            </w:r>
            <w:proofErr w:type="spellEnd"/>
            <w:r w:rsidRPr="00FD02A9">
              <w:rPr>
                <w:rFonts w:cs="Times New Roman"/>
                <w:sz w:val="21"/>
                <w:szCs w:val="21"/>
                <w:lang w:val="es-BO"/>
              </w:rPr>
              <w:t>: Compañía Suiza de Reaseguros.</w:t>
            </w:r>
          </w:p>
          <w:p w14:paraId="0C0C4475" w14:textId="77777777" w:rsidR="00FD02A9" w:rsidRPr="00FD02A9" w:rsidRDefault="00FD02A9" w:rsidP="00FD02A9">
            <w:pPr>
              <w:rPr>
                <w:rFonts w:cs="Times New Roman"/>
                <w:sz w:val="21"/>
                <w:szCs w:val="21"/>
                <w:lang w:val="es-BO"/>
              </w:rPr>
            </w:pPr>
            <w:r w:rsidRPr="00FD02A9">
              <w:rPr>
                <w:rFonts w:cs="Times New Roman"/>
                <w:sz w:val="21"/>
                <w:szCs w:val="21"/>
                <w:lang w:val="es-BO"/>
              </w:rPr>
              <w:t>Gestora Pública de la Seguridad Social de Largo Plazo: https://www.gestora.bo</w:t>
            </w:r>
          </w:p>
          <w:p w14:paraId="4DAAE471" w14:textId="77777777" w:rsidR="00FD02A9" w:rsidRPr="00FD02A9" w:rsidRDefault="00FD02A9" w:rsidP="00FD02A9">
            <w:pPr>
              <w:rPr>
                <w:rFonts w:cs="Times New Roman"/>
                <w:sz w:val="21"/>
                <w:szCs w:val="21"/>
                <w:lang w:val="es-BO"/>
              </w:rPr>
            </w:pPr>
            <w:proofErr w:type="spellStart"/>
            <w:r w:rsidRPr="00FD02A9">
              <w:rPr>
                <w:rFonts w:cs="Times New Roman"/>
                <w:sz w:val="21"/>
                <w:szCs w:val="21"/>
                <w:lang w:val="es-BO"/>
              </w:rPr>
              <w:t>Torniel</w:t>
            </w:r>
            <w:proofErr w:type="spellEnd"/>
            <w:r w:rsidRPr="00FD02A9">
              <w:rPr>
                <w:rFonts w:cs="Times New Roman"/>
                <w:sz w:val="21"/>
                <w:szCs w:val="21"/>
                <w:lang w:val="es-BO"/>
              </w:rPr>
              <w:t xml:space="preserve">, E. R. y </w:t>
            </w:r>
            <w:proofErr w:type="spellStart"/>
            <w:r w:rsidRPr="00FD02A9">
              <w:rPr>
                <w:rFonts w:cs="Times New Roman"/>
                <w:sz w:val="21"/>
                <w:szCs w:val="21"/>
                <w:lang w:val="es-BO"/>
              </w:rPr>
              <w:t>Paniés</w:t>
            </w:r>
            <w:proofErr w:type="spellEnd"/>
            <w:r w:rsidRPr="00FD02A9">
              <w:rPr>
                <w:rFonts w:cs="Times New Roman"/>
                <w:sz w:val="21"/>
                <w:szCs w:val="21"/>
                <w:lang w:val="es-BO"/>
              </w:rPr>
              <w:t xml:space="preserve"> </w:t>
            </w:r>
            <w:proofErr w:type="spellStart"/>
            <w:r w:rsidRPr="00FD02A9">
              <w:rPr>
                <w:rFonts w:cs="Times New Roman"/>
                <w:sz w:val="21"/>
                <w:szCs w:val="21"/>
                <w:lang w:val="es-BO"/>
              </w:rPr>
              <w:t>Ametlló</w:t>
            </w:r>
            <w:proofErr w:type="spellEnd"/>
            <w:r w:rsidRPr="00FD02A9">
              <w:rPr>
                <w:rFonts w:cs="Times New Roman"/>
                <w:sz w:val="21"/>
                <w:szCs w:val="21"/>
                <w:lang w:val="es-BO"/>
              </w:rPr>
              <w:t xml:space="preserve">, J. M. (1973). </w:t>
            </w:r>
            <w:r w:rsidRPr="00FD02A9">
              <w:rPr>
                <w:rFonts w:cs="Times New Roman"/>
                <w:i/>
                <w:iCs/>
                <w:sz w:val="21"/>
                <w:szCs w:val="21"/>
                <w:lang w:val="es-BO"/>
              </w:rPr>
              <w:t>Manual Práctico del Seguro sobre la Vida</w:t>
            </w:r>
            <w:r w:rsidRPr="00FD02A9">
              <w:rPr>
                <w:rFonts w:cs="Times New Roman"/>
                <w:sz w:val="21"/>
                <w:szCs w:val="21"/>
                <w:lang w:val="es-BO"/>
              </w:rPr>
              <w:t>. Barcelona, España: Ediciones Ariel.</w:t>
            </w:r>
          </w:p>
          <w:p w14:paraId="300A95C6" w14:textId="77777777" w:rsidR="00FD02A9" w:rsidRPr="00FD02A9" w:rsidRDefault="00FD02A9" w:rsidP="00FD02A9">
            <w:pPr>
              <w:rPr>
                <w:rFonts w:cs="Times New Roman"/>
                <w:sz w:val="21"/>
                <w:szCs w:val="21"/>
                <w:lang w:val="es-BO"/>
              </w:rPr>
            </w:pPr>
            <w:proofErr w:type="spellStart"/>
            <w:r w:rsidRPr="00FD02A9">
              <w:rPr>
                <w:rFonts w:cs="Times New Roman"/>
                <w:sz w:val="21"/>
                <w:szCs w:val="21"/>
                <w:lang w:val="es-BO"/>
              </w:rPr>
              <w:t>Viviante</w:t>
            </w:r>
            <w:proofErr w:type="spellEnd"/>
            <w:r w:rsidRPr="00FD02A9">
              <w:rPr>
                <w:rFonts w:cs="Times New Roman"/>
                <w:sz w:val="21"/>
                <w:szCs w:val="21"/>
                <w:lang w:val="es-BO"/>
              </w:rPr>
              <w:t xml:space="preserve">, C. (1977). </w:t>
            </w:r>
            <w:r w:rsidRPr="00FD02A9">
              <w:rPr>
                <w:rFonts w:cs="Times New Roman"/>
                <w:i/>
                <w:iCs/>
                <w:sz w:val="21"/>
                <w:szCs w:val="21"/>
                <w:lang w:val="es-BO"/>
              </w:rPr>
              <w:t>Derecho Mercantil</w:t>
            </w:r>
            <w:r w:rsidRPr="00FD02A9">
              <w:rPr>
                <w:rFonts w:cs="Times New Roman"/>
                <w:sz w:val="21"/>
                <w:szCs w:val="21"/>
                <w:lang w:val="es-BO"/>
              </w:rPr>
              <w:t>. Madrid, España: Editorial La España Moderna.</w:t>
            </w:r>
          </w:p>
        </w:tc>
      </w:tr>
    </w:tbl>
    <w:p w14:paraId="51C68979" w14:textId="3D4C4E73" w:rsidR="002A586D" w:rsidRDefault="002A586D" w:rsidP="00FD02A9">
      <w:pPr>
        <w:rPr>
          <w:rFonts w:cs="Times New Roman"/>
          <w:sz w:val="21"/>
          <w:szCs w:val="21"/>
          <w:lang w:val="es-BO"/>
        </w:rPr>
      </w:pPr>
    </w:p>
    <w:p w14:paraId="336A67B9" w14:textId="1419E4CC" w:rsidR="000973D7" w:rsidRDefault="000973D7" w:rsidP="00FD02A9">
      <w:pPr>
        <w:rPr>
          <w:rFonts w:cs="Times New Roman"/>
          <w:sz w:val="21"/>
          <w:szCs w:val="21"/>
          <w:lang w:val="es-BO"/>
        </w:rPr>
      </w:pPr>
    </w:p>
    <w:p w14:paraId="406B2F9D" w14:textId="0E6B4595" w:rsidR="000973D7" w:rsidRPr="00F4791E" w:rsidRDefault="006A1650" w:rsidP="00FD02A9">
      <w:pPr>
        <w:rPr>
          <w:rFonts w:cs="Times New Roman"/>
          <w:sz w:val="21"/>
          <w:szCs w:val="21"/>
          <w:lang w:val="es-BO"/>
        </w:rPr>
      </w:pPr>
      <w:r>
        <w:rPr>
          <w:rFonts w:cs="Times New Roman"/>
          <w:noProof/>
          <w:sz w:val="21"/>
          <w:szCs w:val="21"/>
          <w:lang w:val="es-BO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63DB217" wp14:editId="4050BFB2">
                <wp:simplePos x="0" y="0"/>
                <wp:positionH relativeFrom="column">
                  <wp:posOffset>282141</wp:posOffset>
                </wp:positionH>
                <wp:positionV relativeFrom="paragraph">
                  <wp:posOffset>2634548</wp:posOffset>
                </wp:positionV>
                <wp:extent cx="2099353" cy="386993"/>
                <wp:effectExtent l="0" t="0" r="0" b="0"/>
                <wp:wrapNone/>
                <wp:docPr id="5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9353" cy="38699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9EB7254" w14:textId="04D1A8CF" w:rsidR="006A1650" w:rsidRDefault="006A1650" w:rsidP="006A1650">
                            <w:pPr>
                              <w:spacing w:after="0"/>
                              <w:jc w:val="center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Wilfredo de la Barra</w:t>
                            </w:r>
                          </w:p>
                          <w:p w14:paraId="688DD27C" w14:textId="77777777" w:rsidR="006A1650" w:rsidRPr="000973D7" w:rsidRDefault="006A1650" w:rsidP="006A1650">
                            <w:pPr>
                              <w:spacing w:after="0"/>
                              <w:jc w:val="center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Docente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63DB217" id="_x0000_t202" coordsize="21600,21600" o:spt="202" path="m,l,21600r21600,l21600,xe">
                <v:stroke joinstyle="miter"/>
                <v:path gradientshapeok="t" o:connecttype="rect"/>
              </v:shapetype>
              <v:shape id="Cuadro de texto 5" o:spid="_x0000_s1026" type="#_x0000_t202" style="position:absolute;margin-left:22.2pt;margin-top:207.45pt;width:165.3pt;height:30.4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" fillcolor="white [3201]" stroked="f" strokeweight=".5pt">
                <v:textbox>
                  <w:txbxContent>
                    <w:p w14:paraId="49EB7254" w14:textId="04D1A8CF" w:rsidR="006A1650" w:rsidRDefault="006A1650" w:rsidP="006A1650">
                      <w:pPr>
                        <w:spacing w:after="0"/>
                        <w:jc w:val="center"/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Wilfredo de la Barra</w:t>
                      </w:r>
                    </w:p>
                    <w:p w14:paraId="688DD27C" w14:textId="77777777" w:rsidR="006A1650" w:rsidRPr="000973D7" w:rsidRDefault="006A1650" w:rsidP="006A1650">
                      <w:pPr>
                        <w:spacing w:after="0"/>
                        <w:jc w:val="center"/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Docente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cs="Times New Roman"/>
          <w:noProof/>
          <w:sz w:val="21"/>
          <w:szCs w:val="21"/>
          <w:lang w:val="es-BO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EB68426" wp14:editId="3A456D56">
                <wp:simplePos x="0" y="0"/>
                <wp:positionH relativeFrom="column">
                  <wp:posOffset>205439</wp:posOffset>
                </wp:positionH>
                <wp:positionV relativeFrom="paragraph">
                  <wp:posOffset>1500405</wp:posOffset>
                </wp:positionV>
                <wp:extent cx="2099353" cy="386993"/>
                <wp:effectExtent l="0" t="0" r="0" b="0"/>
                <wp:wrapNone/>
                <wp:docPr id="2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9353" cy="38699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F16B88C" w14:textId="5F76901B" w:rsidR="000973D7" w:rsidRDefault="006A1650" w:rsidP="000973D7">
                            <w:pPr>
                              <w:spacing w:after="0"/>
                              <w:jc w:val="center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Jesús</w:t>
                            </w:r>
                            <w:r w:rsidR="000973D7">
                              <w:rPr>
                                <w:lang w:val="es-ES"/>
                              </w:rPr>
                              <w:t xml:space="preserve"> Carlo Gomez Revilla</w:t>
                            </w:r>
                          </w:p>
                          <w:p w14:paraId="35B2B8EA" w14:textId="77777777" w:rsidR="000973D7" w:rsidRPr="000973D7" w:rsidRDefault="000973D7" w:rsidP="000973D7">
                            <w:pPr>
                              <w:spacing w:after="0"/>
                              <w:jc w:val="center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Docente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B68426" id="Cuadro de texto 2" o:spid="_x0000_s1027" type="#_x0000_t202" style="position:absolute;margin-left:16.2pt;margin-top:118.15pt;width:165.3pt;height:30.4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" fillcolor="white [3201]" stroked="f" strokeweight=".5pt">
                <v:textbox>
                  <w:txbxContent>
                    <w:p w14:paraId="4F16B88C" w14:textId="5F76901B" w:rsidR="000973D7" w:rsidRDefault="006A1650" w:rsidP="000973D7">
                      <w:pPr>
                        <w:spacing w:after="0"/>
                        <w:jc w:val="center"/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Jesús</w:t>
                      </w:r>
                      <w:r w:rsidR="000973D7">
                        <w:rPr>
                          <w:lang w:val="es-ES"/>
                        </w:rPr>
                        <w:t xml:space="preserve"> Carlo Gomez Revilla</w:t>
                      </w:r>
                    </w:p>
                    <w:p w14:paraId="35B2B8EA" w14:textId="77777777" w:rsidR="000973D7" w:rsidRPr="000973D7" w:rsidRDefault="000973D7" w:rsidP="000973D7">
                      <w:pPr>
                        <w:spacing w:after="0"/>
                        <w:jc w:val="center"/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Docente</w:t>
                      </w:r>
                    </w:p>
                  </w:txbxContent>
                </v:textbox>
              </v:shape>
            </w:pict>
          </mc:Fallback>
        </mc:AlternateContent>
      </w:r>
      <w:r w:rsidR="000973D7">
        <w:rPr>
          <w:rFonts w:cs="Times New Roman"/>
          <w:noProof/>
          <w:sz w:val="21"/>
          <w:szCs w:val="21"/>
          <w:lang w:val="es-BO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046AF14" wp14:editId="1B76111B">
                <wp:simplePos x="0" y="0"/>
                <wp:positionH relativeFrom="column">
                  <wp:posOffset>3817976</wp:posOffset>
                </wp:positionH>
                <wp:positionV relativeFrom="paragraph">
                  <wp:posOffset>345718</wp:posOffset>
                </wp:positionV>
                <wp:extent cx="2099353" cy="386993"/>
                <wp:effectExtent l="0" t="0" r="0" b="0"/>
                <wp:wrapNone/>
                <wp:docPr id="3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9353" cy="38699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6FE9A65" w14:textId="6A0ECC8B" w:rsidR="000973D7" w:rsidRDefault="000973D7" w:rsidP="000973D7">
                            <w:pPr>
                              <w:spacing w:after="0"/>
                              <w:jc w:val="center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Rosmilda Callisaya Sarzuri</w:t>
                            </w:r>
                          </w:p>
                          <w:p w14:paraId="20761BDD" w14:textId="7971DABB" w:rsidR="000973D7" w:rsidRPr="000973D7" w:rsidRDefault="000973D7" w:rsidP="000973D7">
                            <w:pPr>
                              <w:spacing w:after="0"/>
                              <w:jc w:val="center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Estudiante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46AF14" id="Cuadro de texto 3" o:spid="_x0000_s1028" type="#_x0000_t202" style="position:absolute;margin-left:300.65pt;margin-top:27.2pt;width:165.3pt;height:30.4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" fillcolor="white [3201]" stroked="f" strokeweight=".5pt">
                <v:textbox>
                  <w:txbxContent>
                    <w:p w14:paraId="76FE9A65" w14:textId="6A0ECC8B" w:rsidR="000973D7" w:rsidRDefault="000973D7" w:rsidP="000973D7">
                      <w:pPr>
                        <w:spacing w:after="0"/>
                        <w:jc w:val="center"/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Rosmilda Callisaya Sarzuri</w:t>
                      </w:r>
                    </w:p>
                    <w:p w14:paraId="20761BDD" w14:textId="7971DABB" w:rsidR="000973D7" w:rsidRPr="000973D7" w:rsidRDefault="000973D7" w:rsidP="000973D7">
                      <w:pPr>
                        <w:spacing w:after="0"/>
                        <w:jc w:val="center"/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Estudiante</w:t>
                      </w:r>
                    </w:p>
                  </w:txbxContent>
                </v:textbox>
              </v:shape>
            </w:pict>
          </mc:Fallback>
        </mc:AlternateContent>
      </w:r>
      <w:r w:rsidR="000973D7">
        <w:rPr>
          <w:rFonts w:cs="Times New Roman"/>
          <w:noProof/>
          <w:sz w:val="21"/>
          <w:szCs w:val="21"/>
          <w:lang w:val="es-BO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7B7ECA2" wp14:editId="1CD04555">
                <wp:simplePos x="0" y="0"/>
                <wp:positionH relativeFrom="column">
                  <wp:posOffset>3789502</wp:posOffset>
                </wp:positionH>
                <wp:positionV relativeFrom="paragraph">
                  <wp:posOffset>1467314</wp:posOffset>
                </wp:positionV>
                <wp:extent cx="2099353" cy="386993"/>
                <wp:effectExtent l="0" t="0" r="0" b="0"/>
                <wp:wrapNone/>
                <wp:docPr id="4" name="Cuadro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9353" cy="38699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177097B" w14:textId="3F94D6DF" w:rsidR="000973D7" w:rsidRDefault="000973D7" w:rsidP="000973D7">
                            <w:pPr>
                              <w:spacing w:after="0"/>
                              <w:jc w:val="center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Mayerly Linet Yujra Pumacahua</w:t>
                            </w:r>
                          </w:p>
                          <w:p w14:paraId="1EB35D45" w14:textId="1C58634B" w:rsidR="000973D7" w:rsidRPr="000973D7" w:rsidRDefault="000973D7" w:rsidP="000973D7">
                            <w:pPr>
                              <w:spacing w:after="0"/>
                              <w:jc w:val="center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Estudiante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B7ECA2" id="Cuadro de texto 4" o:spid="_x0000_s1029" type="#_x0000_t202" style="position:absolute;margin-left:298.4pt;margin-top:115.55pt;width:165.3pt;height:30.4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" fillcolor="white [3201]" stroked="f" strokeweight=".5pt">
                <v:textbox>
                  <w:txbxContent>
                    <w:p w14:paraId="1177097B" w14:textId="3F94D6DF" w:rsidR="000973D7" w:rsidRDefault="000973D7" w:rsidP="000973D7">
                      <w:pPr>
                        <w:spacing w:after="0"/>
                        <w:jc w:val="center"/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Mayerly Linet Yujra Pumacahua</w:t>
                      </w:r>
                    </w:p>
                    <w:p w14:paraId="1EB35D45" w14:textId="1C58634B" w:rsidR="000973D7" w:rsidRPr="000973D7" w:rsidRDefault="000973D7" w:rsidP="000973D7">
                      <w:pPr>
                        <w:spacing w:after="0"/>
                        <w:jc w:val="center"/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Estudiante</w:t>
                      </w:r>
                    </w:p>
                  </w:txbxContent>
                </v:textbox>
              </v:shape>
            </w:pict>
          </mc:Fallback>
        </mc:AlternateContent>
      </w:r>
      <w:r w:rsidR="000973D7">
        <w:rPr>
          <w:rFonts w:cs="Times New Roman"/>
          <w:noProof/>
          <w:sz w:val="21"/>
          <w:szCs w:val="21"/>
          <w:lang w:val="es-BO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C880738" wp14:editId="15139025">
                <wp:simplePos x="0" y="0"/>
                <wp:positionH relativeFrom="column">
                  <wp:posOffset>260750</wp:posOffset>
                </wp:positionH>
                <wp:positionV relativeFrom="paragraph">
                  <wp:posOffset>345248</wp:posOffset>
                </wp:positionV>
                <wp:extent cx="2099353" cy="386993"/>
                <wp:effectExtent l="0" t="0" r="0" b="0"/>
                <wp:wrapNone/>
                <wp:docPr id="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9353" cy="38699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B42DF58" w14:textId="3B075E50" w:rsidR="000973D7" w:rsidRDefault="000973D7" w:rsidP="000973D7">
                            <w:pPr>
                              <w:spacing w:after="0"/>
                              <w:jc w:val="center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Teddy Orlando Catalán Mollinedo</w:t>
                            </w:r>
                          </w:p>
                          <w:p w14:paraId="5C1CF5BE" w14:textId="5730C49D" w:rsidR="000973D7" w:rsidRPr="000973D7" w:rsidRDefault="000973D7" w:rsidP="000973D7">
                            <w:pPr>
                              <w:spacing w:after="0"/>
                              <w:jc w:val="center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Docente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880738" id="Cuadro de texto 1" o:spid="_x0000_s1030" type="#_x0000_t202" style="position:absolute;margin-left:20.55pt;margin-top:27.2pt;width:165.3pt;height:30.4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" fillcolor="white [3201]" stroked="f" strokeweight=".5pt">
                <v:textbox>
                  <w:txbxContent>
                    <w:p w14:paraId="3B42DF58" w14:textId="3B075E50" w:rsidR="000973D7" w:rsidRDefault="000973D7" w:rsidP="000973D7">
                      <w:pPr>
                        <w:spacing w:after="0"/>
                        <w:jc w:val="center"/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Teddy Orlando Catalán Mollinedo</w:t>
                      </w:r>
                    </w:p>
                    <w:p w14:paraId="5C1CF5BE" w14:textId="5730C49D" w:rsidR="000973D7" w:rsidRPr="000973D7" w:rsidRDefault="000973D7" w:rsidP="000973D7">
                      <w:pPr>
                        <w:spacing w:after="0"/>
                        <w:jc w:val="center"/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Docente</w:t>
                      </w:r>
                    </w:p>
                  </w:txbxContent>
                </v:textbox>
              </v:shape>
            </w:pict>
          </mc:Fallback>
        </mc:AlternateContent>
      </w:r>
    </w:p>
    <w:sectPr w:rsidR="000973D7" w:rsidRPr="00F4791E" w:rsidSect="00034616">
      <w:footerReference w:type="default" r:id="rId8"/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F05A210" w14:textId="77777777" w:rsidR="006F241D" w:rsidRDefault="006F241D">
      <w:pPr>
        <w:spacing w:after="0" w:line="240" w:lineRule="auto"/>
      </w:pPr>
      <w:r>
        <w:separator/>
      </w:r>
    </w:p>
  </w:endnote>
  <w:endnote w:type="continuationSeparator" w:id="0">
    <w:p w14:paraId="12698BDD" w14:textId="77777777" w:rsidR="006F241D" w:rsidRDefault="006F24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DE8E441" w14:textId="77777777" w:rsidR="00B847BA" w:rsidRDefault="00B847BA">
    <w:pPr>
      <w:pStyle w:val="Piedepgina"/>
      <w:jc w:val="right"/>
    </w:pPr>
    <w:r>
      <w:rPr>
        <w:sz w:val="16"/>
      </w:rPr>
      <w:fldChar w:fldCharType="begin"/>
    </w:r>
    <w:r>
      <w:rPr>
        <w:sz w:val="16"/>
      </w:rPr>
      <w:instrText>PAGE</w:instrText>
    </w:r>
    <w:r>
      <w:rPr>
        <w:sz w:val="16"/>
      </w:rPr>
      <w:fldChar w:fldCharType="separate"/>
    </w:r>
    <w:r>
      <w:rPr>
        <w:noProof/>
        <w:sz w:val="16"/>
      </w:rPr>
      <w:t>1</w:t>
    </w:r>
    <w:r>
      <w:rPr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84E0B8E" w14:textId="77777777" w:rsidR="006F241D" w:rsidRDefault="006F241D">
      <w:pPr>
        <w:spacing w:after="0" w:line="240" w:lineRule="auto"/>
      </w:pPr>
      <w:r>
        <w:separator/>
      </w:r>
    </w:p>
  </w:footnote>
  <w:footnote w:type="continuationSeparator" w:id="0">
    <w:p w14:paraId="7EB7F3D0" w14:textId="77777777" w:rsidR="006F241D" w:rsidRDefault="006F241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B03185F"/>
    <w:multiLevelType w:val="hybridMultilevel"/>
    <w:tmpl w:val="9A04090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DBF01F3"/>
    <w:multiLevelType w:val="multilevel"/>
    <w:tmpl w:val="9BE0690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2."/>
      <w:lvlJc w:val="left"/>
      <w:pPr>
        <w:ind w:left="720" w:hanging="360"/>
      </w:pPr>
      <w:rPr>
        <w:rFonts w:ascii="Times New Roman" w:eastAsiaTheme="minorEastAsia" w:hAnsi="Times New Roman" w:cs="Times New Roman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1" w15:restartNumberingAfterBreak="0">
    <w:nsid w:val="32BE697F"/>
    <w:multiLevelType w:val="hybridMultilevel"/>
    <w:tmpl w:val="9A04090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37C6B7F"/>
    <w:multiLevelType w:val="hybridMultilevel"/>
    <w:tmpl w:val="9A04090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C3B5BE1"/>
    <w:multiLevelType w:val="multilevel"/>
    <w:tmpl w:val="0D98DCE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4" w15:restartNumberingAfterBreak="0">
    <w:nsid w:val="722C6389"/>
    <w:multiLevelType w:val="multilevel"/>
    <w:tmpl w:val="884AEA5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3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6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3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934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6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912" w:hanging="1440"/>
      </w:pPr>
      <w:rPr>
        <w:rFonts w:hint="default"/>
      </w:rPr>
    </w:lvl>
  </w:abstractNum>
  <w:abstractNum w:abstractNumId="15" w15:restartNumberingAfterBreak="0">
    <w:nsid w:val="748E2D5F"/>
    <w:multiLevelType w:val="multilevel"/>
    <w:tmpl w:val="0D98DCE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3"/>
  </w:num>
  <w:num w:numId="11">
    <w:abstractNumId w:val="11"/>
  </w:num>
  <w:num w:numId="12">
    <w:abstractNumId w:val="10"/>
  </w:num>
  <w:num w:numId="13">
    <w:abstractNumId w:val="14"/>
  </w:num>
  <w:num w:numId="14">
    <w:abstractNumId w:val="15"/>
  </w:num>
  <w:num w:numId="15">
    <w:abstractNumId w:val="12"/>
  </w:num>
  <w:num w:numId="1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63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403C"/>
    <w:rsid w:val="0006063C"/>
    <w:rsid w:val="00073DCD"/>
    <w:rsid w:val="000755F7"/>
    <w:rsid w:val="00095C7F"/>
    <w:rsid w:val="000973D7"/>
    <w:rsid w:val="000D120B"/>
    <w:rsid w:val="0013360B"/>
    <w:rsid w:val="00135E17"/>
    <w:rsid w:val="0015074B"/>
    <w:rsid w:val="00176ABF"/>
    <w:rsid w:val="001962E6"/>
    <w:rsid w:val="001A12AE"/>
    <w:rsid w:val="001A7B96"/>
    <w:rsid w:val="001C7C99"/>
    <w:rsid w:val="001E067D"/>
    <w:rsid w:val="001E285B"/>
    <w:rsid w:val="001E3D28"/>
    <w:rsid w:val="001F2B16"/>
    <w:rsid w:val="001F53AB"/>
    <w:rsid w:val="00214DD3"/>
    <w:rsid w:val="00226203"/>
    <w:rsid w:val="0029639D"/>
    <w:rsid w:val="002A586D"/>
    <w:rsid w:val="002A7329"/>
    <w:rsid w:val="002E0795"/>
    <w:rsid w:val="00305088"/>
    <w:rsid w:val="0030584B"/>
    <w:rsid w:val="00326F90"/>
    <w:rsid w:val="00371755"/>
    <w:rsid w:val="00375CA7"/>
    <w:rsid w:val="0038522E"/>
    <w:rsid w:val="00396E1A"/>
    <w:rsid w:val="003C2B2C"/>
    <w:rsid w:val="00404444"/>
    <w:rsid w:val="00406532"/>
    <w:rsid w:val="004148E6"/>
    <w:rsid w:val="0044666B"/>
    <w:rsid w:val="004D2C42"/>
    <w:rsid w:val="004E4377"/>
    <w:rsid w:val="004F6110"/>
    <w:rsid w:val="00503B46"/>
    <w:rsid w:val="005437A5"/>
    <w:rsid w:val="00576A63"/>
    <w:rsid w:val="005D1B80"/>
    <w:rsid w:val="00606CEB"/>
    <w:rsid w:val="006A1650"/>
    <w:rsid w:val="006F241D"/>
    <w:rsid w:val="006F68A2"/>
    <w:rsid w:val="0070512F"/>
    <w:rsid w:val="007C3AE2"/>
    <w:rsid w:val="007F42F8"/>
    <w:rsid w:val="00804C45"/>
    <w:rsid w:val="00812682"/>
    <w:rsid w:val="00812CD2"/>
    <w:rsid w:val="00821929"/>
    <w:rsid w:val="00866CBD"/>
    <w:rsid w:val="00882D28"/>
    <w:rsid w:val="008E062E"/>
    <w:rsid w:val="008E657C"/>
    <w:rsid w:val="008F1241"/>
    <w:rsid w:val="00900F42"/>
    <w:rsid w:val="00907B71"/>
    <w:rsid w:val="009542FA"/>
    <w:rsid w:val="0099496A"/>
    <w:rsid w:val="00996ACF"/>
    <w:rsid w:val="009A00B4"/>
    <w:rsid w:val="009A5B09"/>
    <w:rsid w:val="009B6CD1"/>
    <w:rsid w:val="009F03C6"/>
    <w:rsid w:val="00A321C0"/>
    <w:rsid w:val="00A37EF5"/>
    <w:rsid w:val="00A679F4"/>
    <w:rsid w:val="00A93743"/>
    <w:rsid w:val="00AA1D8D"/>
    <w:rsid w:val="00AD55A4"/>
    <w:rsid w:val="00AE0301"/>
    <w:rsid w:val="00AE5093"/>
    <w:rsid w:val="00AF4048"/>
    <w:rsid w:val="00B00208"/>
    <w:rsid w:val="00B109EB"/>
    <w:rsid w:val="00B43C28"/>
    <w:rsid w:val="00B47730"/>
    <w:rsid w:val="00B5436B"/>
    <w:rsid w:val="00B54F2B"/>
    <w:rsid w:val="00B7751B"/>
    <w:rsid w:val="00B847BA"/>
    <w:rsid w:val="00BB36BF"/>
    <w:rsid w:val="00BD2E58"/>
    <w:rsid w:val="00BE4D85"/>
    <w:rsid w:val="00BF05F7"/>
    <w:rsid w:val="00BF4E71"/>
    <w:rsid w:val="00C3403A"/>
    <w:rsid w:val="00C42A6B"/>
    <w:rsid w:val="00C44B9B"/>
    <w:rsid w:val="00C543F5"/>
    <w:rsid w:val="00C57F33"/>
    <w:rsid w:val="00C75635"/>
    <w:rsid w:val="00CB0664"/>
    <w:rsid w:val="00CC6999"/>
    <w:rsid w:val="00CE5043"/>
    <w:rsid w:val="00CF478C"/>
    <w:rsid w:val="00D14710"/>
    <w:rsid w:val="00DA0DDA"/>
    <w:rsid w:val="00DB0C9E"/>
    <w:rsid w:val="00DC32E1"/>
    <w:rsid w:val="00DD5FC9"/>
    <w:rsid w:val="00DD698F"/>
    <w:rsid w:val="00E73732"/>
    <w:rsid w:val="00EA2B94"/>
    <w:rsid w:val="00EA4CAE"/>
    <w:rsid w:val="00EC7C67"/>
    <w:rsid w:val="00F342A5"/>
    <w:rsid w:val="00F4791E"/>
    <w:rsid w:val="00F75062"/>
    <w:rsid w:val="00F7639F"/>
    <w:rsid w:val="00F97821"/>
    <w:rsid w:val="00FC4041"/>
    <w:rsid w:val="00FC693F"/>
    <w:rsid w:val="00FD02A9"/>
    <w:rsid w:val="00FF66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2B2FC30"/>
  <w14:defaultImageDpi w14:val="300"/>
  <w15:docId w15:val="{B74A06F1-6420-4388-9B6D-60F825D547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18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Revisin">
    <w:name w:val="Revision"/>
    <w:hidden/>
    <w:uiPriority w:val="99"/>
    <w:semiHidden/>
    <w:rsid w:val="00CF478C"/>
    <w:pPr>
      <w:spacing w:after="0" w:line="240" w:lineRule="auto"/>
    </w:pPr>
    <w:rPr>
      <w:rFonts w:ascii="Times New Roman" w:hAnsi="Times New Roman"/>
      <w:sz w:val="18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073DCD"/>
    <w:pPr>
      <w:spacing w:after="0" w:line="240" w:lineRule="auto"/>
    </w:pPr>
    <w:rPr>
      <w:rFonts w:ascii="Segoe UI" w:hAnsi="Segoe UI" w:cs="Segoe UI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73DC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BCFD706-0C47-4DCA-A06E-5C712B2945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10</Pages>
  <Words>3437</Words>
  <Characters>18907</Characters>
  <Application>Microsoft Office Word</Application>
  <DocSecurity>0</DocSecurity>
  <Lines>157</Lines>
  <Paragraphs>44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22300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ASUS</cp:lastModifiedBy>
  <cp:revision>3</cp:revision>
  <dcterms:created xsi:type="dcterms:W3CDTF">2026-10-12T18:45:00Z</dcterms:created>
  <dcterms:modified xsi:type="dcterms:W3CDTF">2026-10-12T19:27:00Z</dcterms:modified>
  <cp:category/>
</cp:coreProperties>
</file>
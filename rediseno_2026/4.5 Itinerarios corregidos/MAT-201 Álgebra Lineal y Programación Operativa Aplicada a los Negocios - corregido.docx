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EB0E24" w14:textId="77777777" w:rsidR="00CD1C49" w:rsidRPr="00F0457B" w:rsidRDefault="004C7FC2">
      <w:pPr>
        <w:spacing w:after="60"/>
      </w:pPr>
      <w:r w:rsidRPr="00F0457B">
        <w:rPr>
          <w:i/>
          <w:iCs/>
        </w:rPr>
        <w:t>Nivel: Licenciatura en Contaduría Pública</w:t>
      </w:r>
    </w:p>
    <w:p w14:paraId="398A49D4" w14:textId="11B9C825" w:rsidR="00CD1C49" w:rsidRPr="00F0457B" w:rsidRDefault="004C7FC2">
      <w:pPr>
        <w:spacing w:after="60"/>
        <w:jc w:val="center"/>
      </w:pPr>
      <w:r w:rsidRPr="00F0457B">
        <w:rPr>
          <w:b/>
          <w:bCs/>
        </w:rPr>
        <w:t>SEGUNDO AÑO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42"/>
        <w:gridCol w:w="414"/>
        <w:gridCol w:w="384"/>
        <w:gridCol w:w="446"/>
        <w:gridCol w:w="830"/>
        <w:gridCol w:w="415"/>
        <w:gridCol w:w="34"/>
        <w:gridCol w:w="315"/>
        <w:gridCol w:w="895"/>
        <w:gridCol w:w="830"/>
        <w:gridCol w:w="35"/>
        <w:gridCol w:w="280"/>
        <w:gridCol w:w="100"/>
        <w:gridCol w:w="415"/>
        <w:gridCol w:w="415"/>
        <w:gridCol w:w="415"/>
        <w:gridCol w:w="416"/>
        <w:gridCol w:w="279"/>
        <w:gridCol w:w="135"/>
        <w:gridCol w:w="175"/>
        <w:gridCol w:w="1731"/>
      </w:tblGrid>
      <w:tr w:rsidR="00E705DB" w:rsidRPr="00F0457B" w14:paraId="40647869" w14:textId="77777777" w:rsidTr="00E705DB">
        <w:tc>
          <w:tcPr>
            <w:tcW w:w="24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3F2030" w14:textId="77777777" w:rsidR="00E705DB" w:rsidRPr="00F0457B" w:rsidRDefault="00E705DB">
            <w:pPr>
              <w:spacing w:before="20" w:after="20"/>
              <w:jc w:val="center"/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t>Asignatura</w:t>
            </w:r>
          </w:p>
        </w:tc>
        <w:tc>
          <w:tcPr>
            <w:tcW w:w="248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C28091" w14:textId="77777777" w:rsidR="00E705DB" w:rsidRPr="00F0457B" w:rsidRDefault="00E705DB">
            <w:pPr>
              <w:spacing w:before="20" w:after="20"/>
              <w:jc w:val="center"/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t>Sigla</w:t>
            </w:r>
          </w:p>
        </w:tc>
        <w:tc>
          <w:tcPr>
            <w:tcW w:w="249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CB1E2F" w14:textId="77777777" w:rsidR="00E705DB" w:rsidRPr="00F0457B" w:rsidRDefault="00E705DB">
            <w:pPr>
              <w:spacing w:before="20" w:after="20"/>
              <w:jc w:val="center"/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t>Nivel/Área</w:t>
            </w:r>
          </w:p>
        </w:tc>
        <w:tc>
          <w:tcPr>
            <w:tcW w:w="273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51ACF2" w14:textId="77777777" w:rsidR="00E705DB" w:rsidRPr="00F0457B" w:rsidRDefault="00E705DB">
            <w:pPr>
              <w:spacing w:before="20" w:after="20"/>
              <w:jc w:val="center"/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t>Prerrequisito</w:t>
            </w:r>
          </w:p>
        </w:tc>
      </w:tr>
      <w:tr w:rsidR="00E705DB" w:rsidRPr="00F0457B" w14:paraId="03D69B30" w14:textId="77777777" w:rsidTr="00E705DB">
        <w:tc>
          <w:tcPr>
            <w:tcW w:w="24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3EC7DA" w14:textId="77777777" w:rsidR="00E705DB" w:rsidRPr="00F0457B" w:rsidRDefault="00E705DB">
            <w:pPr>
              <w:spacing w:before="20" w:after="20"/>
              <w:jc w:val="center"/>
              <w:rPr>
                <w:b/>
                <w:bCs/>
                <w:i/>
                <w:iCs/>
                <w:sz w:val="21"/>
                <w:szCs w:val="21"/>
              </w:rPr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t>Álgebra y Programación</w:t>
            </w:r>
          </w:p>
          <w:p w14:paraId="696C2C55" w14:textId="70D1A701" w:rsidR="00E705DB" w:rsidRPr="00F0457B" w:rsidRDefault="00E705DB">
            <w:pPr>
              <w:spacing w:before="20" w:after="20"/>
              <w:jc w:val="center"/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t xml:space="preserve">Lineales </w:t>
            </w:r>
          </w:p>
        </w:tc>
        <w:tc>
          <w:tcPr>
            <w:tcW w:w="248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EDB110" w14:textId="77777777" w:rsidR="00E705DB" w:rsidRPr="00F0457B" w:rsidRDefault="00E705DB">
            <w:pPr>
              <w:spacing w:before="20" w:after="20"/>
              <w:jc w:val="center"/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t>MAT-201</w:t>
            </w:r>
          </w:p>
        </w:tc>
        <w:tc>
          <w:tcPr>
            <w:tcW w:w="249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AE9A24" w14:textId="3600B88A" w:rsidR="00E705DB" w:rsidRPr="00F0457B" w:rsidRDefault="00E705DB">
            <w:pPr>
              <w:spacing w:before="20" w:after="20"/>
              <w:jc w:val="center"/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t>Matemática</w:t>
            </w:r>
          </w:p>
        </w:tc>
        <w:tc>
          <w:tcPr>
            <w:tcW w:w="273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5C1D23" w14:textId="77777777" w:rsidR="00E705DB" w:rsidRPr="00F0457B" w:rsidRDefault="00E705DB">
            <w:pPr>
              <w:spacing w:before="20" w:after="20"/>
              <w:jc w:val="center"/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t>MAT-101</w:t>
            </w:r>
          </w:p>
        </w:tc>
      </w:tr>
      <w:tr w:rsidR="00E705DB" w:rsidRPr="00F0457B" w14:paraId="4F48B223" w14:textId="77777777" w:rsidTr="00E705DB">
        <w:tc>
          <w:tcPr>
            <w:tcW w:w="7465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0C4140" w14:textId="77777777" w:rsidR="00E705DB" w:rsidRPr="00F0457B" w:rsidRDefault="00E705DB">
            <w:pPr>
              <w:spacing w:before="20" w:after="20"/>
              <w:jc w:val="center"/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t>Carga Horaria</w:t>
            </w:r>
          </w:p>
        </w:tc>
        <w:tc>
          <w:tcPr>
            <w:tcW w:w="273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3012AA" w14:textId="77777777" w:rsidR="00E705DB" w:rsidRPr="00F0457B" w:rsidRDefault="00E705DB">
            <w:pPr>
              <w:spacing w:before="20" w:after="20"/>
              <w:jc w:val="center"/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t>Créditos</w:t>
            </w:r>
          </w:p>
        </w:tc>
      </w:tr>
      <w:tr w:rsidR="00E705DB" w:rsidRPr="00F0457B" w14:paraId="741FB48F" w14:textId="77777777" w:rsidTr="00E705DB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E6D344" w14:textId="77777777" w:rsidR="00E705DB" w:rsidRPr="00F0457B" w:rsidRDefault="00E705DB">
            <w:pPr>
              <w:spacing w:before="20" w:after="20"/>
              <w:jc w:val="center"/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t>HP</w:t>
            </w:r>
          </w:p>
        </w:tc>
        <w:tc>
          <w:tcPr>
            <w:tcW w:w="12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43A4CE" w14:textId="77777777" w:rsidR="00E705DB" w:rsidRPr="00F0457B" w:rsidRDefault="00E705DB">
            <w:pPr>
              <w:spacing w:before="20" w:after="20"/>
              <w:jc w:val="center"/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t>HAA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164928" w14:textId="77777777" w:rsidR="00E705DB" w:rsidRPr="00F0457B" w:rsidRDefault="00E705DB">
            <w:pPr>
              <w:spacing w:before="20" w:after="20"/>
              <w:jc w:val="center"/>
            </w:pPr>
            <w:del w:id="9001" w:author="Comisión de revisión 4.5" w:date="2026-10-13T00:00:00Z">
              <w:r>
                <w:rPr>
                  <w:b/>
                  <w:bCs/>
                  <w:i/>
                  <w:iCs/>
                  <w:sz w:val="21"/>
                  <w:szCs w:val="21"/>
                </w:rPr>
                <w:delText xml:space="preserve">HTC</w:delText>
              </w:r>
            </w:del>
            <w:ins w:id="9002" w:author="Comisión de revisión 4.5" w:date="2026-10-13T00:00:00Z">
              <w:r>
                <w:rPr>
                  <w:b/>
                  <w:bCs/>
                  <w:i/>
                  <w:iCs/>
                  <w:sz w:val="21"/>
                  <w:szCs w:val="21"/>
                </w:rPr>
                <w:t xml:space="preserve">HTG</w:t>
              </w:r>
            </w:ins>
          </w:p>
        </w:tc>
        <w:tc>
          <w:tcPr>
            <w:tcW w:w="12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014099" w14:textId="77777777" w:rsidR="00E705DB" w:rsidRPr="00F0457B" w:rsidRDefault="00E705DB">
            <w:pPr>
              <w:spacing w:before="20" w:after="20"/>
              <w:jc w:val="center"/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t>HIP</w:t>
            </w:r>
          </w:p>
        </w:tc>
        <w:tc>
          <w:tcPr>
            <w:tcW w:w="12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1808D9" w14:textId="77777777" w:rsidR="00E705DB" w:rsidRPr="00F0457B" w:rsidRDefault="00E705DB">
            <w:pPr>
              <w:spacing w:before="20" w:after="20"/>
              <w:jc w:val="center"/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t>HE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182973" w14:textId="77777777" w:rsidR="00E705DB" w:rsidRPr="00F0457B" w:rsidRDefault="00E705DB">
            <w:pPr>
              <w:spacing w:before="20" w:after="20"/>
              <w:jc w:val="center"/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t>TOTAL</w:t>
            </w:r>
          </w:p>
        </w:tc>
        <w:tc>
          <w:tcPr>
            <w:tcW w:w="2736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FAF897" w14:textId="77777777" w:rsidR="00E705DB" w:rsidRPr="00F0457B" w:rsidRDefault="00E705DB">
            <w:pPr>
              <w:spacing w:before="20" w:after="20"/>
              <w:jc w:val="center"/>
            </w:pPr>
          </w:p>
        </w:tc>
      </w:tr>
      <w:tr w:rsidR="00E705DB" w:rsidRPr="00F0457B" w14:paraId="70C48D92" w14:textId="77777777" w:rsidTr="00E705DB"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5ECDE1" w14:textId="0746BF2C" w:rsidR="00E705DB" w:rsidRPr="00F0457B" w:rsidRDefault="00293CA9">
            <w:pPr>
              <w:spacing w:before="20" w:after="20"/>
              <w:jc w:val="center"/>
            </w:pPr>
            <w:r>
              <w:t>160</w:t>
            </w:r>
          </w:p>
        </w:tc>
        <w:tc>
          <w:tcPr>
            <w:tcW w:w="12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0D1B5C" w14:textId="4519C577" w:rsidR="00E705DB" w:rsidRPr="00F0457B" w:rsidRDefault="00293CA9">
            <w:pPr>
              <w:spacing w:before="20" w:after="20"/>
              <w:jc w:val="center"/>
            </w:pPr>
            <w:r>
              <w:t>16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DF848B" w14:textId="488DA52C" w:rsidR="00E705DB" w:rsidRPr="00F0457B" w:rsidRDefault="00293CA9">
            <w:pPr>
              <w:spacing w:before="20" w:after="20"/>
              <w:jc w:val="center"/>
            </w:pPr>
            <w:r>
              <w:t>32</w:t>
            </w:r>
          </w:p>
        </w:tc>
        <w:tc>
          <w:tcPr>
            <w:tcW w:w="12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CA689" w14:textId="7A3ABC9D" w:rsidR="00E705DB" w:rsidRPr="00F0457B" w:rsidRDefault="00293CA9">
            <w:pPr>
              <w:spacing w:before="20" w:after="20"/>
              <w:jc w:val="center"/>
            </w:pPr>
            <w:r>
              <w:t>16</w:t>
            </w:r>
          </w:p>
        </w:tc>
        <w:tc>
          <w:tcPr>
            <w:tcW w:w="12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BD87AC" w14:textId="7A043749" w:rsidR="00E705DB" w:rsidRPr="00F0457B" w:rsidRDefault="00293CA9">
            <w:pPr>
              <w:spacing w:before="20" w:after="20"/>
              <w:jc w:val="center"/>
            </w:pPr>
            <w:r>
              <w:t>16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0AAA47" w14:textId="7CCBD552" w:rsidR="00E705DB" w:rsidRPr="00F0457B" w:rsidRDefault="00293CA9">
            <w:pPr>
              <w:spacing w:before="20" w:after="20"/>
              <w:jc w:val="center"/>
            </w:pPr>
            <w:r>
              <w:t>240</w:t>
            </w:r>
          </w:p>
        </w:tc>
        <w:tc>
          <w:tcPr>
            <w:tcW w:w="2736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322A3" w14:textId="77777777" w:rsidR="00E705DB" w:rsidRPr="00F0457B" w:rsidRDefault="00E705DB"/>
        </w:tc>
      </w:tr>
      <w:tr w:rsidR="00E705DB" w:rsidRPr="00F0457B" w14:paraId="7B0CCB71" w14:textId="77777777" w:rsidTr="00E705DB">
        <w:tc>
          <w:tcPr>
            <w:tcW w:w="10201" w:type="dxa"/>
            <w:gridSpan w:val="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780962" w14:textId="77777777" w:rsidR="00E705DB" w:rsidRPr="00F0457B" w:rsidRDefault="00E705DB">
            <w:pPr>
              <w:spacing w:before="20" w:after="20"/>
              <w:jc w:val="center"/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t>Unidad de Competencia</w:t>
            </w:r>
          </w:p>
        </w:tc>
      </w:tr>
      <w:tr w:rsidR="00E705DB" w:rsidRPr="00F0457B" w14:paraId="679A851E" w14:textId="77777777" w:rsidTr="00E705DB">
        <w:tc>
          <w:tcPr>
            <w:tcW w:w="10201" w:type="dxa"/>
            <w:gridSpan w:val="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E59BE6" w14:textId="73A85183" w:rsidR="00E705DB" w:rsidRPr="00F0457B" w:rsidRDefault="002C5870" w:rsidP="00C41760">
            <w:pPr>
              <w:contextualSpacing/>
              <w:jc w:val="center"/>
            </w:pPr>
            <w:r>
              <w:t xml:space="preserve">Resuelve problemas de aplicación en entidades </w:t>
            </w:r>
            <w:r w:rsidR="0076474C">
              <w:t xml:space="preserve">económicas y financieras </w:t>
            </w:r>
            <w:r>
              <w:t>bolivianas, pl</w:t>
            </w:r>
            <w:r w:rsidR="009E5323">
              <w:t>a</w:t>
            </w:r>
            <w:r>
              <w:t xml:space="preserve">nteando sistemas de ecuaciones lineales con matrices y determinantes y aplicando modelos de programación lineal con el método simplex, </w:t>
            </w:r>
            <w:r w:rsidR="0076474C">
              <w:t>optimización</w:t>
            </w:r>
            <w:r>
              <w:t xml:space="preserve"> de ingresos y beneficios y minimización de costos</w:t>
            </w:r>
            <w:r w:rsidR="009E5323">
              <w:t xml:space="preserve">, además de resolver aplicaciones y problemas de teoría combinatoria y teoría de conjuntos con fundamento </w:t>
            </w:r>
            <w:r w:rsidR="0076474C">
              <w:t>crítico</w:t>
            </w:r>
            <w:r w:rsidR="009E5323">
              <w:t xml:space="preserve"> e interpretación en base a la creatividad</w:t>
            </w:r>
          </w:p>
        </w:tc>
      </w:tr>
      <w:tr w:rsidR="00E705DB" w:rsidRPr="00F0457B" w14:paraId="2EE37CF9" w14:textId="77777777" w:rsidTr="00E705DB">
        <w:trPr>
          <w:cantSplit/>
        </w:trPr>
        <w:tc>
          <w:tcPr>
            <w:tcW w:w="10201" w:type="dxa"/>
            <w:gridSpan w:val="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F1C370" w14:textId="77777777" w:rsidR="00E705DB" w:rsidRPr="00F0457B" w:rsidRDefault="00E705DB">
            <w:pPr>
              <w:spacing w:before="20" w:after="20"/>
              <w:jc w:val="both"/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t xml:space="preserve">Elemento de competencia 1: </w:t>
            </w:r>
            <w:r w:rsidRPr="00F0457B">
              <w:rPr>
                <w:sz w:val="21"/>
                <w:szCs w:val="21"/>
              </w:rPr>
              <w:t>Resuelve sistemas de ecuaciones lineales, aplicando las operaciones con matrices, los determinantes y la matriz inversa.</w:t>
            </w:r>
          </w:p>
        </w:tc>
      </w:tr>
      <w:tr w:rsidR="00E705DB" w:rsidRPr="00F0457B" w14:paraId="3B3689E3" w14:textId="77777777" w:rsidTr="00E705DB">
        <w:tc>
          <w:tcPr>
            <w:tcW w:w="331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3E3BC4" w14:textId="77777777" w:rsidR="00E705DB" w:rsidRPr="00F0457B" w:rsidRDefault="00E705DB">
            <w:pPr>
              <w:spacing w:before="20" w:after="20"/>
              <w:jc w:val="center"/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19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87A9D7" w14:textId="77777777" w:rsidR="00E705DB" w:rsidRPr="00F0457B" w:rsidRDefault="00E705DB">
            <w:pPr>
              <w:spacing w:before="20" w:after="20"/>
              <w:jc w:val="center"/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56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8B7C91" w14:textId="77777777" w:rsidR="00E705DB" w:rsidRPr="00F0457B" w:rsidRDefault="00E705DB">
            <w:pPr>
              <w:spacing w:before="20" w:after="20"/>
              <w:jc w:val="center"/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E705DB" w:rsidRPr="00F0457B" w14:paraId="4D2C52DD" w14:textId="77777777" w:rsidTr="00E705DB">
        <w:tc>
          <w:tcPr>
            <w:tcW w:w="331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2B6763" w14:textId="18BE1F61" w:rsidR="00E705DB" w:rsidRDefault="00E705DB" w:rsidP="007F2CC8">
            <w:pPr>
              <w:pStyle w:val="Prrafodelista"/>
              <w:numPr>
                <w:ilvl w:val="0"/>
                <w:numId w:val="15"/>
              </w:numPr>
              <w:spacing w:before="10" w:after="10"/>
              <w:rPr>
                <w:sz w:val="21"/>
                <w:szCs w:val="21"/>
              </w:rPr>
            </w:pPr>
            <w:r w:rsidRPr="00784F56">
              <w:rPr>
                <w:sz w:val="21"/>
                <w:szCs w:val="21"/>
              </w:rPr>
              <w:t xml:space="preserve">Opera con matrices y determinantes, aplicando sus propiedades y los métodos de </w:t>
            </w:r>
            <w:proofErr w:type="spellStart"/>
            <w:r w:rsidRPr="00784F56">
              <w:rPr>
                <w:sz w:val="21"/>
                <w:szCs w:val="21"/>
              </w:rPr>
              <w:t>Sarrus</w:t>
            </w:r>
            <w:proofErr w:type="spellEnd"/>
            <w:r w:rsidRPr="00784F56">
              <w:rPr>
                <w:sz w:val="21"/>
                <w:szCs w:val="21"/>
              </w:rPr>
              <w:t>, Laplace y Chío, y calcula la matriz inversa por escalonamiento y por la matriz adjunta.</w:t>
            </w:r>
          </w:p>
          <w:p w14:paraId="6E2006CE" w14:textId="77777777" w:rsidR="00E705DB" w:rsidRDefault="00E705DB" w:rsidP="007F2CC8">
            <w:pPr>
              <w:pStyle w:val="Prrafodelista"/>
              <w:spacing w:before="10" w:after="10"/>
              <w:ind w:left="620"/>
              <w:rPr>
                <w:sz w:val="21"/>
                <w:szCs w:val="21"/>
              </w:rPr>
            </w:pPr>
          </w:p>
          <w:p w14:paraId="78EC3475" w14:textId="0D06B0E3" w:rsidR="00E705DB" w:rsidRDefault="00E705DB" w:rsidP="007F2CC8">
            <w:pPr>
              <w:pStyle w:val="Prrafodelista"/>
              <w:spacing w:before="10" w:after="10"/>
              <w:ind w:left="620"/>
              <w:rPr>
                <w:sz w:val="21"/>
                <w:szCs w:val="21"/>
              </w:rPr>
            </w:pPr>
          </w:p>
          <w:p w14:paraId="38AD467E" w14:textId="66AAF57A" w:rsidR="00E705DB" w:rsidRPr="00F0457B" w:rsidRDefault="00E705DB" w:rsidP="007F2CC8">
            <w:pPr>
              <w:pStyle w:val="Prrafodelista"/>
              <w:numPr>
                <w:ilvl w:val="0"/>
                <w:numId w:val="15"/>
              </w:numPr>
              <w:spacing w:before="10" w:after="10"/>
            </w:pPr>
            <w:r w:rsidRPr="00784F56">
              <w:rPr>
                <w:sz w:val="21"/>
                <w:szCs w:val="21"/>
              </w:rPr>
              <w:t>Resuelve sistemas de ecuaciones lineales de orden n por n con los métodos de Gauss-Jordán y matricial, planteando modelos de problemas económicos y financieros.</w:t>
            </w:r>
          </w:p>
        </w:tc>
        <w:tc>
          <w:tcPr>
            <w:tcW w:w="3319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970A18" w14:textId="7C109F11" w:rsidR="00E705DB" w:rsidRPr="00E705DB" w:rsidRDefault="00E705DB" w:rsidP="007F2CC8">
            <w:pPr>
              <w:pStyle w:val="Prrafodelista"/>
              <w:numPr>
                <w:ilvl w:val="1"/>
                <w:numId w:val="16"/>
              </w:numPr>
              <w:spacing w:before="10" w:after="10"/>
              <w:ind w:left="417" w:hanging="426"/>
              <w:rPr>
                <w:sz w:val="21"/>
                <w:szCs w:val="21"/>
              </w:rPr>
            </w:pPr>
            <w:r w:rsidRPr="00E705DB">
              <w:rPr>
                <w:sz w:val="21"/>
                <w:szCs w:val="21"/>
              </w:rPr>
              <w:t>Calcula en aula operaciones con matrices y el determinante de matrices de tercer y cuarto orden.</w:t>
            </w:r>
          </w:p>
          <w:p w14:paraId="443BA700" w14:textId="45B2DE68" w:rsidR="00E705DB" w:rsidRPr="00E705DB" w:rsidRDefault="00E705DB" w:rsidP="007F2CC8">
            <w:pPr>
              <w:pStyle w:val="Prrafodelista"/>
              <w:spacing w:before="10" w:after="10"/>
              <w:ind w:left="417"/>
              <w:rPr>
                <w:sz w:val="21"/>
                <w:szCs w:val="21"/>
              </w:rPr>
            </w:pPr>
          </w:p>
          <w:p w14:paraId="331C9410" w14:textId="77777777" w:rsidR="00E705DB" w:rsidRPr="00E705DB" w:rsidRDefault="00E705DB" w:rsidP="007F2CC8">
            <w:pPr>
              <w:pStyle w:val="Prrafodelista"/>
              <w:numPr>
                <w:ilvl w:val="1"/>
                <w:numId w:val="16"/>
              </w:numPr>
              <w:spacing w:before="10" w:after="10"/>
              <w:ind w:left="417" w:hanging="426"/>
            </w:pPr>
            <w:r w:rsidRPr="00E705DB">
              <w:rPr>
                <w:sz w:val="21"/>
                <w:szCs w:val="21"/>
              </w:rPr>
              <w:t>Calcula en equipo la matriz inversa por el método de Gauss y por la matriz adjunta, y la verifica con funciones matriciales de la hoja de cálculo.</w:t>
            </w:r>
          </w:p>
          <w:p w14:paraId="0D6B5B11" w14:textId="1B70EE6A" w:rsidR="00E705DB" w:rsidRPr="00E705DB" w:rsidRDefault="00E705DB" w:rsidP="00E705DB">
            <w:pPr>
              <w:spacing w:before="10" w:after="10"/>
            </w:pPr>
          </w:p>
          <w:p w14:paraId="15F88AD4" w14:textId="0515E65D" w:rsidR="00E705DB" w:rsidRPr="00E705DB" w:rsidRDefault="00E705DB" w:rsidP="007F2CC8">
            <w:pPr>
              <w:pStyle w:val="Prrafodelista"/>
              <w:numPr>
                <w:ilvl w:val="1"/>
                <w:numId w:val="15"/>
              </w:numPr>
              <w:spacing w:before="10" w:after="10"/>
              <w:ind w:left="417" w:hanging="417"/>
              <w:rPr>
                <w:sz w:val="21"/>
                <w:szCs w:val="21"/>
              </w:rPr>
            </w:pPr>
            <w:r w:rsidRPr="00E705DB">
              <w:rPr>
                <w:sz w:val="21"/>
                <w:szCs w:val="21"/>
              </w:rPr>
              <w:t>Resuelve en aula un sistema de ecuaciones lineales de una situación económica financiera por eliminación gaussiana.</w:t>
            </w:r>
          </w:p>
          <w:p w14:paraId="0A3EA5A5" w14:textId="77777777" w:rsidR="00E705DB" w:rsidRPr="00E705DB" w:rsidRDefault="00E705DB" w:rsidP="007F2CC8">
            <w:pPr>
              <w:pStyle w:val="Prrafodelista"/>
              <w:spacing w:before="10" w:after="10"/>
              <w:ind w:left="417"/>
              <w:rPr>
                <w:sz w:val="21"/>
                <w:szCs w:val="21"/>
              </w:rPr>
            </w:pPr>
          </w:p>
          <w:p w14:paraId="4F22177F" w14:textId="444FE0D0" w:rsidR="00E705DB" w:rsidRPr="00E705DB" w:rsidRDefault="00E705DB" w:rsidP="007F2CC8">
            <w:pPr>
              <w:pStyle w:val="Prrafodelista"/>
              <w:numPr>
                <w:ilvl w:val="1"/>
                <w:numId w:val="15"/>
              </w:numPr>
              <w:spacing w:before="10" w:after="10"/>
              <w:ind w:left="417" w:hanging="426"/>
            </w:pPr>
            <w:r w:rsidRPr="00E705DB">
              <w:rPr>
                <w:sz w:val="21"/>
                <w:szCs w:val="21"/>
              </w:rPr>
              <w:t xml:space="preserve">Aplica en el laboratorio de cómputo la matriz inversa de </w:t>
            </w:r>
            <w:proofErr w:type="spellStart"/>
            <w:r w:rsidRPr="00E705DB">
              <w:rPr>
                <w:sz w:val="21"/>
                <w:szCs w:val="21"/>
              </w:rPr>
              <w:t>Leontief</w:t>
            </w:r>
            <w:proofErr w:type="spellEnd"/>
            <w:r w:rsidRPr="00E705DB">
              <w:rPr>
                <w:sz w:val="21"/>
                <w:szCs w:val="21"/>
              </w:rPr>
              <w:t xml:space="preserve"> a un modelo de insumo producto de tres sectores.</w:t>
            </w:r>
          </w:p>
        </w:tc>
        <w:tc>
          <w:tcPr>
            <w:tcW w:w="356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56BCA0" w14:textId="77777777" w:rsidR="00E705DB" w:rsidRPr="00E705DB" w:rsidRDefault="00E705DB" w:rsidP="00E705DB">
            <w:pPr>
              <w:spacing w:before="10" w:after="10"/>
              <w:rPr>
                <w:sz w:val="21"/>
                <w:szCs w:val="21"/>
              </w:rPr>
            </w:pPr>
            <w:r w:rsidRPr="00E705DB">
              <w:rPr>
                <w:b/>
                <w:bCs/>
                <w:sz w:val="21"/>
                <w:szCs w:val="21"/>
              </w:rPr>
              <w:t xml:space="preserve">Producto 1: </w:t>
            </w:r>
            <w:r w:rsidRPr="00E705DB">
              <w:rPr>
                <w:sz w:val="21"/>
                <w:szCs w:val="21"/>
              </w:rPr>
              <w:t>Práctico de operaciones con matrices y cálculo de determinantes.</w:t>
            </w:r>
          </w:p>
          <w:p w14:paraId="448FFD32" w14:textId="530C62AE" w:rsidR="00E705DB" w:rsidRPr="00E705DB" w:rsidRDefault="00E705DB" w:rsidP="00E705DB">
            <w:pPr>
              <w:spacing w:before="10" w:after="10"/>
              <w:ind w:left="40"/>
            </w:pPr>
          </w:p>
          <w:p w14:paraId="15AFF459" w14:textId="14849CE9" w:rsidR="00E705DB" w:rsidRPr="00E705DB" w:rsidRDefault="00E705DB" w:rsidP="00E705DB">
            <w:pPr>
              <w:spacing w:before="10" w:after="10"/>
            </w:pPr>
          </w:p>
          <w:p w14:paraId="5B992141" w14:textId="3195D6A4" w:rsidR="00E705DB" w:rsidRPr="00E705DB" w:rsidRDefault="00E705DB" w:rsidP="00E705DB">
            <w:pPr>
              <w:spacing w:before="10" w:after="10"/>
              <w:ind w:left="40"/>
            </w:pPr>
            <w:r w:rsidRPr="00E705DB">
              <w:rPr>
                <w:b/>
                <w:bCs/>
                <w:sz w:val="21"/>
                <w:szCs w:val="21"/>
              </w:rPr>
              <w:t xml:space="preserve">Producto 2: </w:t>
            </w:r>
            <w:r w:rsidRPr="00E705DB">
              <w:rPr>
                <w:sz w:val="21"/>
                <w:szCs w:val="21"/>
              </w:rPr>
              <w:t>Cálculo de la matriz inversa verificado en hoja de cálculo.</w:t>
            </w:r>
          </w:p>
          <w:p w14:paraId="4D0EE4E4" w14:textId="6FED242B" w:rsidR="00E705DB" w:rsidRPr="00E705DB" w:rsidRDefault="00E705DB" w:rsidP="00E705DB">
            <w:pPr>
              <w:spacing w:before="10" w:after="10"/>
            </w:pPr>
          </w:p>
          <w:p w14:paraId="1FFCECFB" w14:textId="77777777" w:rsidR="00E705DB" w:rsidRPr="00E705DB" w:rsidRDefault="00E705DB" w:rsidP="00E705DB">
            <w:pPr>
              <w:spacing w:before="10" w:after="10"/>
            </w:pPr>
          </w:p>
          <w:p w14:paraId="62CAA249" w14:textId="77777777" w:rsidR="00E705DB" w:rsidRPr="00E705DB" w:rsidRDefault="00E705DB" w:rsidP="00E705DB">
            <w:pPr>
              <w:spacing w:before="10" w:after="10"/>
            </w:pPr>
          </w:p>
          <w:p w14:paraId="05DB132A" w14:textId="2F290468" w:rsidR="00E705DB" w:rsidRPr="00E705DB" w:rsidRDefault="00E705DB" w:rsidP="00E705DB">
            <w:pPr>
              <w:spacing w:before="10" w:after="10"/>
            </w:pPr>
          </w:p>
          <w:p w14:paraId="7F72CA9F" w14:textId="47D603D8" w:rsidR="00E705DB" w:rsidRPr="00E705DB" w:rsidRDefault="00E705DB" w:rsidP="00E705DB">
            <w:pPr>
              <w:spacing w:before="10" w:after="10"/>
            </w:pPr>
          </w:p>
          <w:p w14:paraId="3287C3A4" w14:textId="3FE33816" w:rsidR="00E705DB" w:rsidRPr="00E705DB" w:rsidRDefault="00E705DB" w:rsidP="00E705DB">
            <w:pPr>
              <w:spacing w:before="10" w:after="10"/>
              <w:rPr>
                <w:sz w:val="21"/>
                <w:szCs w:val="21"/>
              </w:rPr>
            </w:pPr>
            <w:r w:rsidRPr="00E705DB">
              <w:rPr>
                <w:b/>
                <w:bCs/>
                <w:sz w:val="21"/>
                <w:szCs w:val="21"/>
              </w:rPr>
              <w:t xml:space="preserve">Producto 3: </w:t>
            </w:r>
            <w:r w:rsidRPr="00E705DB">
              <w:rPr>
                <w:sz w:val="21"/>
                <w:szCs w:val="21"/>
              </w:rPr>
              <w:t>Modelo matemático de un problema económico financiero resuelto con sistemas de ecuaciones lineales.</w:t>
            </w:r>
          </w:p>
          <w:p w14:paraId="422A452D" w14:textId="34B7FEE1" w:rsidR="00E705DB" w:rsidRPr="00E705DB" w:rsidRDefault="00E705DB" w:rsidP="00E705DB">
            <w:pPr>
              <w:spacing w:before="10" w:after="10"/>
              <w:rPr>
                <w:sz w:val="21"/>
                <w:szCs w:val="21"/>
              </w:rPr>
            </w:pPr>
          </w:p>
          <w:p w14:paraId="34B1ABDD" w14:textId="430F1069" w:rsidR="00E705DB" w:rsidRPr="00E705DB" w:rsidRDefault="00E705DB" w:rsidP="00E705DB">
            <w:pPr>
              <w:spacing w:before="10" w:after="10"/>
            </w:pPr>
            <w:r w:rsidRPr="00E705DB">
              <w:rPr>
                <w:b/>
                <w:bCs/>
                <w:sz w:val="21"/>
                <w:szCs w:val="21"/>
              </w:rPr>
              <w:t xml:space="preserve">Producto 4: </w:t>
            </w:r>
            <w:r w:rsidRPr="00E705DB">
              <w:rPr>
                <w:sz w:val="21"/>
                <w:szCs w:val="21"/>
              </w:rPr>
              <w:t xml:space="preserve">Modelo de insumo producto de tres sectores con su matriz inversa de </w:t>
            </w:r>
            <w:proofErr w:type="spellStart"/>
            <w:r w:rsidRPr="00E705DB">
              <w:rPr>
                <w:sz w:val="21"/>
                <w:szCs w:val="21"/>
              </w:rPr>
              <w:t>Leontief</w:t>
            </w:r>
            <w:proofErr w:type="spellEnd"/>
            <w:r w:rsidRPr="00E705DB">
              <w:rPr>
                <w:sz w:val="21"/>
                <w:szCs w:val="21"/>
              </w:rPr>
              <w:t>.</w:t>
            </w:r>
          </w:p>
          <w:p w14:paraId="6A8C6D60" w14:textId="77777777" w:rsidR="00E705DB" w:rsidRPr="00E705DB" w:rsidRDefault="00E705DB" w:rsidP="00E705DB">
            <w:pPr>
              <w:spacing w:before="10" w:after="10"/>
            </w:pPr>
          </w:p>
          <w:p w14:paraId="2AA6698F" w14:textId="2EC56C19" w:rsidR="00E705DB" w:rsidRPr="00E705DB" w:rsidRDefault="00E705DB" w:rsidP="00E705DB">
            <w:pPr>
              <w:spacing w:before="10" w:after="10"/>
            </w:pPr>
          </w:p>
        </w:tc>
      </w:tr>
      <w:tr w:rsidR="00E705DB" w:rsidRPr="00F0457B" w14:paraId="4B91FB4E" w14:textId="1F032514" w:rsidTr="00E705DB">
        <w:tc>
          <w:tcPr>
            <w:tcW w:w="10201" w:type="dxa"/>
            <w:gridSpan w:val="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73BFCD" w14:textId="77777777" w:rsidR="00E705DB" w:rsidRPr="00F0457B" w:rsidRDefault="00E705DB" w:rsidP="007F2CC8">
            <w:pPr>
              <w:spacing w:before="20" w:after="20"/>
              <w:jc w:val="center"/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E705DB" w:rsidRPr="00F0457B" w14:paraId="70741287" w14:textId="77777777" w:rsidTr="00E705DB">
        <w:tc>
          <w:tcPr>
            <w:tcW w:w="24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62C564" w14:textId="77777777" w:rsidR="00E705DB" w:rsidRPr="00F0457B" w:rsidRDefault="00E705DB" w:rsidP="007F2CC8">
            <w:pPr>
              <w:spacing w:before="20" w:after="20"/>
              <w:jc w:val="center"/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4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3B4FF0" w14:textId="77777777" w:rsidR="00E705DB" w:rsidRPr="00F0457B" w:rsidRDefault="00E705DB" w:rsidP="007F2CC8">
            <w:pPr>
              <w:spacing w:before="20" w:after="20"/>
              <w:jc w:val="center"/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</w:tc>
        <w:tc>
          <w:tcPr>
            <w:tcW w:w="3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769662" w14:textId="77777777" w:rsidR="00E705DB" w:rsidRPr="00F0457B" w:rsidRDefault="00E705DB" w:rsidP="007F2CC8">
            <w:pPr>
              <w:spacing w:before="20" w:after="20"/>
              <w:jc w:val="center"/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E705DB" w:rsidRPr="00F0457B" w14:paraId="25447102" w14:textId="77777777" w:rsidTr="00E705DB">
        <w:tc>
          <w:tcPr>
            <w:tcW w:w="24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F7B895" w14:textId="77777777" w:rsidR="00E705DB" w:rsidRPr="00F0457B" w:rsidRDefault="00E705DB" w:rsidP="007F2CC8">
            <w:pPr>
              <w:spacing w:before="20" w:after="20"/>
            </w:pPr>
            <w:r w:rsidRPr="00F0457B">
              <w:rPr>
                <w:sz w:val="21"/>
                <w:szCs w:val="21"/>
              </w:rPr>
              <w:t>Tema 1: Matrices</w:t>
            </w:r>
          </w:p>
          <w:p w14:paraId="4D710990" w14:textId="77777777" w:rsidR="00E705DB" w:rsidRPr="00F0457B" w:rsidRDefault="00E705DB" w:rsidP="007F2CC8">
            <w:pPr>
              <w:spacing w:before="20" w:after="20"/>
            </w:pPr>
            <w:r w:rsidRPr="00F0457B">
              <w:rPr>
                <w:sz w:val="21"/>
                <w:szCs w:val="21"/>
              </w:rPr>
              <w:t>Tema 2: Sistemas de Ecuaciones Lineales</w:t>
            </w:r>
          </w:p>
          <w:p w14:paraId="0488C690" w14:textId="77777777" w:rsidR="00E705DB" w:rsidRPr="00F0457B" w:rsidRDefault="00E705DB" w:rsidP="007F2CC8">
            <w:pPr>
              <w:spacing w:before="20" w:after="20"/>
            </w:pPr>
            <w:r w:rsidRPr="00F0457B">
              <w:rPr>
                <w:sz w:val="21"/>
                <w:szCs w:val="21"/>
              </w:rPr>
              <w:t>Tema 3: Determinantes</w:t>
            </w:r>
          </w:p>
          <w:p w14:paraId="0E362F59" w14:textId="77777777" w:rsidR="00E705DB" w:rsidRPr="00F0457B" w:rsidRDefault="00E705DB" w:rsidP="007F2CC8">
            <w:pPr>
              <w:spacing w:before="20" w:after="20"/>
            </w:pPr>
            <w:r w:rsidRPr="00F0457B">
              <w:rPr>
                <w:sz w:val="21"/>
                <w:szCs w:val="21"/>
              </w:rPr>
              <w:t>Tema 4: La Matriz Inversa</w:t>
            </w:r>
          </w:p>
        </w:tc>
        <w:tc>
          <w:tcPr>
            <w:tcW w:w="4564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C3232D" w14:textId="483D5729" w:rsidR="00E705DB" w:rsidRPr="00F0457B" w:rsidRDefault="00E705DB" w:rsidP="007F2CC8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F0457B">
              <w:rPr>
                <w:sz w:val="21"/>
                <w:szCs w:val="21"/>
              </w:rPr>
              <w:t>Matrices: introducción, definición, orden, tipos e igualdad de matrices.</w:t>
            </w:r>
            <w:r>
              <w:rPr>
                <w:sz w:val="21"/>
                <w:szCs w:val="21"/>
              </w:rPr>
              <w:t xml:space="preserve"> (C) </w:t>
            </w:r>
          </w:p>
          <w:p w14:paraId="0C2957E2" w14:textId="6033F5BD" w:rsidR="00E705DB" w:rsidRPr="00F0457B" w:rsidRDefault="00E705DB" w:rsidP="007F2CC8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F0457B">
              <w:rPr>
                <w:sz w:val="21"/>
                <w:szCs w:val="21"/>
              </w:rPr>
              <w:t>Operaciones con matrices y sus propiedades; equivalencia de matrices y matrices cuadradas especiales; ejercicios de aplicación.</w:t>
            </w:r>
            <w:r>
              <w:rPr>
                <w:sz w:val="21"/>
                <w:szCs w:val="21"/>
              </w:rPr>
              <w:t xml:space="preserve"> (P)</w:t>
            </w:r>
          </w:p>
          <w:p w14:paraId="291D271C" w14:textId="219B5C63" w:rsidR="00E705DB" w:rsidRPr="00F0457B" w:rsidRDefault="00E705DB" w:rsidP="007F2CC8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F0457B">
              <w:rPr>
                <w:sz w:val="21"/>
                <w:szCs w:val="21"/>
              </w:rPr>
              <w:lastRenderedPageBreak/>
              <w:t>Representación matricial de un sistema de ecuaciones lineales; operaciones elementales.</w:t>
            </w:r>
            <w:r>
              <w:rPr>
                <w:sz w:val="21"/>
                <w:szCs w:val="21"/>
              </w:rPr>
              <w:t xml:space="preserve"> (C)</w:t>
            </w:r>
          </w:p>
          <w:p w14:paraId="5E7224E0" w14:textId="687E1769" w:rsidR="00E705DB" w:rsidRPr="00F0457B" w:rsidRDefault="00E705DB" w:rsidP="007F2CC8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F0457B">
              <w:rPr>
                <w:sz w:val="21"/>
                <w:szCs w:val="21"/>
              </w:rPr>
              <w:t>Métodos de resolución de sistemas lineales: eliminación de Gauss-Jordán, eliminación gaussiana y método de la matriz inversa; ejercicios y problemas de aplicación.</w:t>
            </w:r>
            <w:r>
              <w:rPr>
                <w:sz w:val="21"/>
                <w:szCs w:val="21"/>
              </w:rPr>
              <w:t xml:space="preserve"> (P)</w:t>
            </w:r>
          </w:p>
          <w:p w14:paraId="5BFD9F0F" w14:textId="2BB36AA6" w:rsidR="00E705DB" w:rsidRPr="00F0457B" w:rsidRDefault="00E705DB" w:rsidP="007F2CC8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F0457B">
              <w:rPr>
                <w:sz w:val="21"/>
                <w:szCs w:val="21"/>
              </w:rPr>
              <w:t>Modelos matemáticos con sistemas de ecuaciones lineales y sistemas homogéneos; ejercicios de aplicación.</w:t>
            </w:r>
            <w:r>
              <w:rPr>
                <w:sz w:val="21"/>
                <w:szCs w:val="21"/>
              </w:rPr>
              <w:t xml:space="preserve"> (P)</w:t>
            </w:r>
          </w:p>
          <w:p w14:paraId="2BCBDBB1" w14:textId="60E34E1F" w:rsidR="00E705DB" w:rsidRPr="00F0457B" w:rsidRDefault="00E705DB" w:rsidP="007F2CC8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F0457B">
              <w:rPr>
                <w:sz w:val="21"/>
                <w:szCs w:val="21"/>
              </w:rPr>
              <w:t>Determinantes: introducción, definición y propiedades.</w:t>
            </w:r>
            <w:r>
              <w:rPr>
                <w:sz w:val="21"/>
                <w:szCs w:val="21"/>
              </w:rPr>
              <w:t xml:space="preserve"> (C)</w:t>
            </w:r>
          </w:p>
          <w:p w14:paraId="46B7D597" w14:textId="23F42DD4" w:rsidR="00E705DB" w:rsidRPr="00F0457B" w:rsidRDefault="00E705DB" w:rsidP="007F2CC8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F0457B">
              <w:rPr>
                <w:sz w:val="21"/>
                <w:szCs w:val="21"/>
              </w:rPr>
              <w:t xml:space="preserve">Métodos para el cálculo de determinantes: regla de </w:t>
            </w:r>
            <w:proofErr w:type="spellStart"/>
            <w:r w:rsidRPr="00F0457B">
              <w:rPr>
                <w:sz w:val="21"/>
                <w:szCs w:val="21"/>
              </w:rPr>
              <w:t>Sarrus</w:t>
            </w:r>
            <w:proofErr w:type="spellEnd"/>
            <w:r w:rsidRPr="00F0457B">
              <w:rPr>
                <w:sz w:val="21"/>
                <w:szCs w:val="21"/>
              </w:rPr>
              <w:t>, método de Laplace, regla de Chío y método de reducción; ejercicios de aplicación.</w:t>
            </w:r>
            <w:r>
              <w:rPr>
                <w:sz w:val="21"/>
                <w:szCs w:val="21"/>
              </w:rPr>
              <w:t xml:space="preserve"> (P)</w:t>
            </w:r>
          </w:p>
          <w:p w14:paraId="1589D5DA" w14:textId="45D263C3" w:rsidR="00E705DB" w:rsidRPr="00F0457B" w:rsidRDefault="00E705DB" w:rsidP="007F2CC8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F0457B">
              <w:rPr>
                <w:sz w:val="21"/>
                <w:szCs w:val="21"/>
              </w:rPr>
              <w:t>La matriz inversa: definición, característica o rango de una matriz y propiedades.</w:t>
            </w:r>
            <w:r>
              <w:rPr>
                <w:sz w:val="21"/>
                <w:szCs w:val="21"/>
              </w:rPr>
              <w:t xml:space="preserve"> (C)</w:t>
            </w:r>
          </w:p>
          <w:p w14:paraId="63DDD76C" w14:textId="390D9D94" w:rsidR="00E705DB" w:rsidRPr="00F0457B" w:rsidRDefault="00E705DB" w:rsidP="007F2CC8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F0457B">
              <w:rPr>
                <w:sz w:val="21"/>
                <w:szCs w:val="21"/>
              </w:rPr>
              <w:t>Métodos para el cálculo de la matriz inversa: escalonamiento de Gauss y matriz adjunta.</w:t>
            </w:r>
            <w:r>
              <w:rPr>
                <w:sz w:val="21"/>
                <w:szCs w:val="21"/>
              </w:rPr>
              <w:t xml:space="preserve"> (P)</w:t>
            </w:r>
          </w:p>
          <w:p w14:paraId="509E3229" w14:textId="3E4339EE" w:rsidR="00E705DB" w:rsidRPr="00F0457B" w:rsidRDefault="00E705DB" w:rsidP="007F2CC8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F0457B">
              <w:rPr>
                <w:sz w:val="21"/>
                <w:szCs w:val="21"/>
              </w:rPr>
              <w:t>Método matricial para la resolución de sistemas de ecuaciones lineales de orden n por n; ejercicios de aplicación.</w:t>
            </w:r>
            <w:r>
              <w:rPr>
                <w:sz w:val="21"/>
                <w:szCs w:val="21"/>
              </w:rPr>
              <w:t xml:space="preserve"> (P)</w:t>
            </w:r>
          </w:p>
          <w:p w14:paraId="4D86EF0F" w14:textId="77777777" w:rsidR="00E705DB" w:rsidRPr="00C80F27" w:rsidRDefault="00E705DB" w:rsidP="007F2CC8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F0457B">
              <w:rPr>
                <w:sz w:val="21"/>
                <w:szCs w:val="21"/>
              </w:rPr>
              <w:t>Funciones matriciales de la hoja de cálculo para operar matrices, calcular determinantes y hallar la matriz inversa.</w:t>
            </w:r>
            <w:r>
              <w:rPr>
                <w:sz w:val="21"/>
                <w:szCs w:val="21"/>
              </w:rPr>
              <w:t xml:space="preserve"> (P, T)</w:t>
            </w:r>
          </w:p>
          <w:p w14:paraId="2783AA3D" w14:textId="622C1DB2" w:rsidR="00C80F27" w:rsidRPr="00F0457B" w:rsidRDefault="00C80F27" w:rsidP="007F2CC8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C80F27">
              <w:rPr>
                <w:sz w:val="21"/>
                <w:szCs w:val="21"/>
              </w:rPr>
              <w:t xml:space="preserve">Modelo de insumo producto de </w:t>
            </w:r>
            <w:proofErr w:type="spellStart"/>
            <w:r w:rsidRPr="00C80F27">
              <w:rPr>
                <w:sz w:val="21"/>
                <w:szCs w:val="21"/>
              </w:rPr>
              <w:t>Leontief</w:t>
            </w:r>
            <w:proofErr w:type="spellEnd"/>
            <w:r w:rsidRPr="00C80F27">
              <w:rPr>
                <w:sz w:val="21"/>
                <w:szCs w:val="21"/>
              </w:rPr>
              <w:t>: matriz de coeficientes técnicos y matriz inversa para medir los efectos entre sectores económicos. (C)</w:t>
            </w:r>
          </w:p>
        </w:tc>
        <w:tc>
          <w:tcPr>
            <w:tcW w:w="3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90A5CC" w14:textId="77777777" w:rsidR="00E705DB" w:rsidRPr="002F6DF1" w:rsidRDefault="002F6DF1" w:rsidP="007F2CC8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>
              <w:rPr>
                <w:sz w:val="21"/>
                <w:szCs w:val="21"/>
              </w:rPr>
              <w:lastRenderedPageBreak/>
              <w:t>Notación de subíndices y de doble índice en arreglos de matrices</w:t>
            </w:r>
          </w:p>
          <w:p w14:paraId="43F19095" w14:textId="6DE8847D" w:rsidR="002F6DF1" w:rsidRPr="00F0457B" w:rsidRDefault="002F6DF1" w:rsidP="007F2CC8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>
              <w:t xml:space="preserve">Conceptualización de: matriz de </w:t>
            </w:r>
            <w:proofErr w:type="spellStart"/>
            <w:r>
              <w:t>Leontieff</w:t>
            </w:r>
            <w:proofErr w:type="spellEnd"/>
          </w:p>
        </w:tc>
      </w:tr>
      <w:tr w:rsidR="00E705DB" w:rsidRPr="00F0457B" w14:paraId="79C5C9B8" w14:textId="77777777" w:rsidTr="00E705DB">
        <w:trPr>
          <w:cantSplit/>
        </w:trPr>
        <w:tc>
          <w:tcPr>
            <w:tcW w:w="10201" w:type="dxa"/>
            <w:gridSpan w:val="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B0269A" w14:textId="33592125" w:rsidR="00E705DB" w:rsidRPr="00F0457B" w:rsidRDefault="00E705DB" w:rsidP="007F2CC8">
            <w:pPr>
              <w:spacing w:before="20" w:after="20"/>
              <w:jc w:val="both"/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lastRenderedPageBreak/>
              <w:t xml:space="preserve">Elemento de competencia 2: </w:t>
            </w:r>
            <w:r>
              <w:rPr>
                <w:sz w:val="21"/>
                <w:szCs w:val="21"/>
              </w:rPr>
              <w:t xml:space="preserve">Resuelve modelos de programación lineal, </w:t>
            </w:r>
            <w:del w:id="9011" w:author="Comisión de revisión 4.5" w:date="2026-10-13T00:00:00Z">
              <w:r>
                <w:rPr>
                  <w:sz w:val="21"/>
                  <w:szCs w:val="21"/>
                </w:rPr>
                <w:delText xml:space="preserve">aplicando el método simplex, la teoría de la dualidad.</w:delText>
              </w:r>
            </w:del>
            <w:ins w:id="9012" w:author="Comisión de revisión 4.5" w:date="2026-10-13T00:00:00Z">
              <w:r>
                <w:rPr>
                  <w:sz w:val="21"/>
                  <w:szCs w:val="21"/>
                </w:rPr>
                <w:t xml:space="preserve">aplicando el método simplex y la teoría de la dualidad.</w:t>
              </w:r>
            </w:ins>
            <w:r>
              <w:rPr>
                <w:sz w:val="21"/>
                <w:szCs w:val="21"/>
              </w:rPr>
              <w:t xml:space="preserve"> </w:t>
            </w:r>
          </w:p>
        </w:tc>
      </w:tr>
      <w:tr w:rsidR="00E705DB" w:rsidRPr="00F0457B" w14:paraId="1FCCF76E" w14:textId="77777777" w:rsidTr="00E705DB">
        <w:tc>
          <w:tcPr>
            <w:tcW w:w="331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D887A3" w14:textId="77777777" w:rsidR="00E705DB" w:rsidRPr="00F0457B" w:rsidRDefault="00E705DB" w:rsidP="007F2CC8">
            <w:pPr>
              <w:spacing w:before="20" w:after="20"/>
              <w:jc w:val="center"/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19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D8525B" w14:textId="77777777" w:rsidR="00E705DB" w:rsidRPr="00F0457B" w:rsidRDefault="00E705DB" w:rsidP="007F2CC8">
            <w:pPr>
              <w:spacing w:before="20" w:after="20"/>
              <w:jc w:val="center"/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56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DC343D" w14:textId="77777777" w:rsidR="00E705DB" w:rsidRPr="00F0457B" w:rsidRDefault="00E705DB" w:rsidP="007F2CC8">
            <w:pPr>
              <w:spacing w:before="20" w:after="20"/>
              <w:jc w:val="center"/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E705DB" w:rsidRPr="00F0457B" w14:paraId="3F8A7466" w14:textId="77777777" w:rsidTr="00E705DB">
        <w:tc>
          <w:tcPr>
            <w:tcW w:w="331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49E712" w14:textId="77777777" w:rsidR="00C80F27" w:rsidRDefault="00C80F27" w:rsidP="00C80F27">
            <w:pPr>
              <w:spacing w:before="10" w:after="10"/>
              <w:ind w:left="360"/>
              <w:rPr>
                <w:sz w:val="21"/>
                <w:szCs w:val="21"/>
              </w:rPr>
            </w:pPr>
          </w:p>
          <w:p w14:paraId="309A91EC" w14:textId="6C4A66DC" w:rsidR="00412E38" w:rsidRPr="00412E38" w:rsidRDefault="00412E38" w:rsidP="00C80F27">
            <w:pPr>
              <w:pStyle w:val="Prrafodelista"/>
              <w:numPr>
                <w:ilvl w:val="0"/>
                <w:numId w:val="19"/>
              </w:numPr>
              <w:spacing w:before="10" w:after="10"/>
              <w:ind w:left="334" w:hanging="284"/>
              <w:rPr>
                <w:sz w:val="21"/>
                <w:szCs w:val="21"/>
              </w:rPr>
            </w:pPr>
            <w:r w:rsidRPr="00412E38">
              <w:rPr>
                <w:sz w:val="21"/>
                <w:szCs w:val="21"/>
              </w:rPr>
              <w:t>Resuelve modelos de programación lineal, con el método gráfico y el método algebraico</w:t>
            </w:r>
          </w:p>
          <w:p w14:paraId="645C150B" w14:textId="0DC72D7D" w:rsidR="00412E38" w:rsidRDefault="00412E38" w:rsidP="00412E38">
            <w:pPr>
              <w:pStyle w:val="Prrafodelista"/>
              <w:spacing w:before="10" w:after="10"/>
              <w:ind w:left="334"/>
              <w:rPr>
                <w:sz w:val="21"/>
                <w:szCs w:val="21"/>
              </w:rPr>
            </w:pPr>
          </w:p>
          <w:p w14:paraId="4B703BA4" w14:textId="77777777" w:rsidR="00B64CE0" w:rsidRDefault="00B64CE0" w:rsidP="00412E38">
            <w:pPr>
              <w:pStyle w:val="Prrafodelista"/>
              <w:spacing w:before="10" w:after="10"/>
              <w:ind w:left="334"/>
              <w:rPr>
                <w:sz w:val="21"/>
                <w:szCs w:val="21"/>
              </w:rPr>
            </w:pPr>
          </w:p>
          <w:p w14:paraId="1FA553AA" w14:textId="46138055" w:rsidR="00B64CE0" w:rsidRDefault="00B64CE0" w:rsidP="00412E38">
            <w:pPr>
              <w:pStyle w:val="Prrafodelista"/>
              <w:spacing w:before="10" w:after="10"/>
              <w:ind w:left="334"/>
              <w:rPr>
                <w:sz w:val="21"/>
                <w:szCs w:val="21"/>
              </w:rPr>
            </w:pPr>
          </w:p>
          <w:p w14:paraId="77698B73" w14:textId="4A045D17" w:rsidR="00B64CE0" w:rsidRPr="00412E38" w:rsidRDefault="00B64CE0" w:rsidP="00412E38">
            <w:pPr>
              <w:pStyle w:val="Prrafodelista"/>
              <w:spacing w:before="10" w:after="10"/>
              <w:ind w:left="334"/>
              <w:rPr>
                <w:sz w:val="21"/>
                <w:szCs w:val="21"/>
              </w:rPr>
            </w:pPr>
          </w:p>
          <w:p w14:paraId="19A9F0CF" w14:textId="1EDBA496" w:rsidR="00C80F27" w:rsidRPr="00F0457B" w:rsidRDefault="00412E38" w:rsidP="00412E38">
            <w:pPr>
              <w:pStyle w:val="Prrafodelista"/>
              <w:numPr>
                <w:ilvl w:val="0"/>
                <w:numId w:val="19"/>
              </w:numPr>
              <w:spacing w:before="10" w:after="10"/>
              <w:ind w:left="334" w:hanging="284"/>
            </w:pPr>
            <w:r w:rsidRPr="00412E38">
              <w:rPr>
                <w:sz w:val="21"/>
                <w:szCs w:val="21"/>
              </w:rPr>
              <w:t>Formula modelos de</w:t>
            </w:r>
            <w:r>
              <w:rPr>
                <w:sz w:val="21"/>
                <w:szCs w:val="21"/>
              </w:rPr>
              <w:t xml:space="preserve"> optimización de funciones lineales por el método simplex</w:t>
            </w:r>
          </w:p>
        </w:tc>
        <w:tc>
          <w:tcPr>
            <w:tcW w:w="3319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AF4B7A" w14:textId="77777777" w:rsidR="00C80F27" w:rsidRPr="00B64CE0" w:rsidRDefault="00412E38" w:rsidP="00412E38">
            <w:pPr>
              <w:pStyle w:val="Prrafodelista"/>
              <w:numPr>
                <w:ilvl w:val="1"/>
                <w:numId w:val="20"/>
              </w:numPr>
              <w:spacing w:before="10" w:after="10"/>
            </w:pPr>
            <w:r>
              <w:rPr>
                <w:sz w:val="21"/>
                <w:szCs w:val="21"/>
              </w:rPr>
              <w:t xml:space="preserve">Plantea en aula un modelo de programación lineal </w:t>
            </w:r>
            <w:del w:id="9003" w:author="Comisión de revisión 4.5" w:date="2026-10-13T00:00:00Z">
              <w:r>
                <w:rPr>
                  <w:sz w:val="21"/>
                  <w:szCs w:val="21"/>
                </w:rPr>
                <w:delText xml:space="preserve">de una micro empresa textil</w:delText>
              </w:r>
            </w:del>
            <w:ins w:id="9004" w:author="Comisión de revisión 4.5" w:date="2026-10-13T00:00:00Z">
              <w:r>
                <w:rPr>
                  <w:sz w:val="21"/>
                  <w:szCs w:val="21"/>
                </w:rPr>
                <w:t xml:space="preserve">de una microempresa textil</w:t>
              </w:r>
            </w:ins>
            <w:r>
              <w:rPr>
                <w:sz w:val="21"/>
                <w:szCs w:val="21"/>
              </w:rPr>
              <w:t xml:space="preserve">, lo resuelve con el método gráfico.</w:t>
            </w:r>
          </w:p>
          <w:p w14:paraId="019B4824" w14:textId="7A58BE60" w:rsidR="00B64CE0" w:rsidRPr="008D74AB" w:rsidRDefault="00B64CE0" w:rsidP="00B64CE0">
            <w:pPr>
              <w:pStyle w:val="Prrafodelista"/>
              <w:spacing w:before="10" w:after="10"/>
              <w:ind w:left="360"/>
            </w:pPr>
          </w:p>
          <w:p w14:paraId="6FFDC948" w14:textId="1C3A3BD5" w:rsidR="00412E38" w:rsidRPr="008D74AB" w:rsidRDefault="00412E38" w:rsidP="00412E38">
            <w:pPr>
              <w:pStyle w:val="Prrafodelista"/>
              <w:numPr>
                <w:ilvl w:val="1"/>
                <w:numId w:val="20"/>
              </w:numPr>
              <w:spacing w:before="10" w:after="10"/>
            </w:pPr>
            <w:del w:id="9005" w:author="Comisión de revisión 4.5" w:date="2026-10-13T00:00:00Z">
              <w:r>
                <w:rPr>
                  <w:sz w:val="21"/>
                  <w:szCs w:val="21"/>
                </w:rPr>
                <w:delText xml:space="preserve">Analiza en equipo, el problema</w:delText>
              </w:r>
            </w:del>
            <w:ins w:id="9006" w:author="Comisión de revisión 4.5" w:date="2026-10-13T00:00:00Z">
              <w:r>
                <w:rPr>
                  <w:sz w:val="21"/>
                  <w:szCs w:val="21"/>
                </w:rPr>
                <w:t xml:space="preserve">Analiza en equipo el problema</w:t>
              </w:r>
            </w:ins>
            <w:r>
              <w:rPr>
                <w:sz w:val="21"/>
                <w:szCs w:val="21"/>
              </w:rPr>
              <w:t xml:space="preserve"> planteado de</w:t>
            </w:r>
            <w:r>
              <w:rPr>
                <w:sz w:val="21"/>
                <w:szCs w:val="21"/>
              </w:rPr>
              <w:t xml:space="preserve"> la micro empresa, y lo comprueba con el método algebraico</w:t>
            </w:r>
          </w:p>
          <w:p w14:paraId="5C45568B" w14:textId="77777777" w:rsidR="008D74AB" w:rsidRDefault="008D74AB" w:rsidP="008D74AB">
            <w:pPr>
              <w:pStyle w:val="Prrafodelista"/>
              <w:spacing w:before="10" w:after="10"/>
              <w:ind w:left="360"/>
              <w:rPr>
                <w:sz w:val="21"/>
                <w:szCs w:val="21"/>
              </w:rPr>
            </w:pPr>
          </w:p>
          <w:p w14:paraId="70DEDF63" w14:textId="49A5647B" w:rsidR="00B64CE0" w:rsidRDefault="00B64CE0" w:rsidP="00F84F31">
            <w:pPr>
              <w:pStyle w:val="Prrafodelista"/>
              <w:numPr>
                <w:ilvl w:val="1"/>
                <w:numId w:val="19"/>
              </w:numPr>
              <w:spacing w:before="10" w:after="10"/>
              <w:ind w:left="417"/>
              <w:rPr>
                <w:sz w:val="21"/>
                <w:szCs w:val="21"/>
              </w:rPr>
            </w:pPr>
            <w:r w:rsidRPr="00B64CE0">
              <w:rPr>
                <w:sz w:val="21"/>
                <w:szCs w:val="21"/>
              </w:rPr>
              <w:t>Plantea y resuelve en aula un modelo de programación lineal de una empresa boliviana.</w:t>
            </w:r>
          </w:p>
          <w:p w14:paraId="1D7065DE" w14:textId="77777777" w:rsidR="00F84F31" w:rsidRDefault="00F84F31" w:rsidP="00F84F31">
            <w:pPr>
              <w:spacing w:before="10" w:after="10"/>
              <w:rPr>
                <w:sz w:val="21"/>
                <w:szCs w:val="21"/>
              </w:rPr>
            </w:pPr>
          </w:p>
          <w:p w14:paraId="60228A73" w14:textId="77777777" w:rsidR="00B64CE0" w:rsidRPr="00F84F31" w:rsidRDefault="00B64CE0" w:rsidP="00F84F31">
            <w:pPr>
              <w:spacing w:before="10" w:after="10"/>
              <w:rPr>
                <w:sz w:val="21"/>
                <w:szCs w:val="21"/>
              </w:rPr>
            </w:pPr>
          </w:p>
          <w:p w14:paraId="5A1A9A7C" w14:textId="1863756C" w:rsidR="00B64CE0" w:rsidRPr="00B64CE0" w:rsidRDefault="00B64CE0" w:rsidP="00F84F31">
            <w:pPr>
              <w:pStyle w:val="Prrafodelista"/>
              <w:numPr>
                <w:ilvl w:val="1"/>
                <w:numId w:val="19"/>
              </w:numPr>
              <w:spacing w:before="10" w:after="10"/>
              <w:ind w:left="417" w:hanging="417"/>
            </w:pPr>
            <w:r w:rsidRPr="00B64CE0">
              <w:rPr>
                <w:sz w:val="21"/>
                <w:szCs w:val="21"/>
              </w:rPr>
              <w:t>Analiza en equipo la sensibilidad de la solución óptima de un modelo de programación lineal.</w:t>
            </w:r>
          </w:p>
          <w:p w14:paraId="25FB6F3E" w14:textId="312CBB32" w:rsidR="008D74AB" w:rsidRPr="00F0457B" w:rsidRDefault="008D74AB" w:rsidP="008D74AB">
            <w:pPr>
              <w:pStyle w:val="Prrafodelista"/>
              <w:spacing w:before="10" w:after="10"/>
            </w:pPr>
          </w:p>
        </w:tc>
        <w:tc>
          <w:tcPr>
            <w:tcW w:w="356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31C4B1" w14:textId="747412AD" w:rsidR="00412E38" w:rsidRPr="008D74AB" w:rsidRDefault="00412E38" w:rsidP="00412E38">
            <w:pPr>
              <w:spacing w:before="10" w:after="10"/>
              <w:rPr>
                <w:sz w:val="21"/>
                <w:szCs w:val="21"/>
              </w:rPr>
            </w:pPr>
            <w:r w:rsidRPr="008D74AB">
              <w:rPr>
                <w:b/>
                <w:bCs/>
                <w:sz w:val="21"/>
                <w:szCs w:val="21"/>
              </w:rPr>
              <w:t xml:space="preserve">Producto 5: </w:t>
            </w:r>
            <w:r w:rsidRPr="008D74AB">
              <w:rPr>
                <w:sz w:val="21"/>
                <w:szCs w:val="21"/>
              </w:rPr>
              <w:t>Modelo de programación lineal resuelto con el método gráfico.</w:t>
            </w:r>
          </w:p>
          <w:p w14:paraId="0522A13A" w14:textId="77777777" w:rsidR="008D74AB" w:rsidRDefault="008D74AB" w:rsidP="00412E38">
            <w:pPr>
              <w:spacing w:before="10" w:after="10"/>
              <w:rPr>
                <w:sz w:val="21"/>
                <w:szCs w:val="21"/>
              </w:rPr>
            </w:pPr>
          </w:p>
          <w:p w14:paraId="3D2AB259" w14:textId="77777777" w:rsidR="00B64CE0" w:rsidRDefault="00B64CE0" w:rsidP="00412E38">
            <w:pPr>
              <w:spacing w:before="10" w:after="10"/>
              <w:rPr>
                <w:sz w:val="21"/>
                <w:szCs w:val="21"/>
              </w:rPr>
            </w:pPr>
          </w:p>
          <w:p w14:paraId="31617340" w14:textId="77777777" w:rsidR="00B64CE0" w:rsidRPr="008D74AB" w:rsidRDefault="00B64CE0" w:rsidP="00412E38">
            <w:pPr>
              <w:spacing w:before="10" w:after="10"/>
              <w:rPr>
                <w:sz w:val="21"/>
                <w:szCs w:val="21"/>
              </w:rPr>
            </w:pPr>
          </w:p>
          <w:p w14:paraId="756ECAF8" w14:textId="64CA8A6D" w:rsidR="008D74AB" w:rsidRDefault="008D74AB" w:rsidP="008D74AB">
            <w:pPr>
              <w:spacing w:before="10" w:after="10"/>
              <w:rPr>
                <w:sz w:val="21"/>
                <w:szCs w:val="21"/>
              </w:rPr>
            </w:pPr>
            <w:r w:rsidRPr="008D74AB">
              <w:rPr>
                <w:b/>
                <w:bCs/>
                <w:sz w:val="21"/>
                <w:szCs w:val="21"/>
              </w:rPr>
              <w:t xml:space="preserve">Producto 6: </w:t>
            </w:r>
            <w:r w:rsidRPr="008D74AB">
              <w:rPr>
                <w:sz w:val="21"/>
                <w:szCs w:val="21"/>
              </w:rPr>
              <w:t>Modelo de programación lineal resuelto con el método algebraico.</w:t>
            </w:r>
          </w:p>
          <w:p w14:paraId="596A4B66" w14:textId="77777777" w:rsidR="008D74AB" w:rsidRPr="00412E38" w:rsidRDefault="008D74AB" w:rsidP="00412E38">
            <w:pPr>
              <w:spacing w:before="10" w:after="10"/>
            </w:pPr>
          </w:p>
          <w:p w14:paraId="61F0635D" w14:textId="77777777" w:rsidR="00B64CE0" w:rsidRPr="00B64CE0" w:rsidRDefault="00B64CE0" w:rsidP="00B64CE0">
            <w:pPr>
              <w:pStyle w:val="Prrafodelista"/>
              <w:spacing w:before="10" w:after="10"/>
              <w:ind w:left="260"/>
            </w:pPr>
          </w:p>
          <w:p w14:paraId="39E76A07" w14:textId="142339D8" w:rsidR="00E705DB" w:rsidRDefault="00B64CE0" w:rsidP="00B64CE0">
            <w:pPr>
              <w:pStyle w:val="Prrafodelista"/>
              <w:spacing w:before="10" w:after="10"/>
              <w:ind w:left="73"/>
              <w:rPr>
                <w:sz w:val="21"/>
                <w:szCs w:val="21"/>
              </w:rPr>
            </w:pPr>
            <w:r w:rsidRPr="008D74AB">
              <w:rPr>
                <w:b/>
                <w:bCs/>
                <w:sz w:val="21"/>
                <w:szCs w:val="21"/>
              </w:rPr>
              <w:t xml:space="preserve">Producto </w:t>
            </w:r>
            <w:r>
              <w:rPr>
                <w:b/>
                <w:bCs/>
                <w:sz w:val="21"/>
                <w:szCs w:val="21"/>
              </w:rPr>
              <w:t>7</w:t>
            </w:r>
            <w:r w:rsidRPr="008D74AB">
              <w:rPr>
                <w:b/>
                <w:bCs/>
                <w:sz w:val="21"/>
                <w:szCs w:val="21"/>
              </w:rPr>
              <w:t xml:space="preserve">: </w:t>
            </w:r>
            <w:r w:rsidR="00E705DB" w:rsidRPr="00F0457B">
              <w:rPr>
                <w:sz w:val="21"/>
                <w:szCs w:val="21"/>
              </w:rPr>
              <w:t>Modelo de programación lineal de un problema económico financiero resuelto con el método simplex.</w:t>
            </w:r>
          </w:p>
          <w:p w14:paraId="4833B9A8" w14:textId="77777777" w:rsidR="00B64CE0" w:rsidRPr="00F0457B" w:rsidRDefault="00B64CE0" w:rsidP="00B64CE0">
            <w:pPr>
              <w:pStyle w:val="Prrafodelista"/>
              <w:spacing w:before="10" w:after="10"/>
              <w:ind w:left="73"/>
            </w:pPr>
          </w:p>
          <w:p w14:paraId="7DDB5379" w14:textId="024629ED" w:rsidR="00E705DB" w:rsidRPr="00F0457B" w:rsidRDefault="00B64CE0" w:rsidP="00B64CE0">
            <w:pPr>
              <w:pStyle w:val="Prrafodelista"/>
              <w:spacing w:before="10" w:after="10"/>
              <w:ind w:left="73"/>
            </w:pPr>
            <w:r w:rsidRPr="008D74AB">
              <w:rPr>
                <w:b/>
                <w:bCs/>
                <w:sz w:val="21"/>
                <w:szCs w:val="21"/>
              </w:rPr>
              <w:t xml:space="preserve">Producto </w:t>
            </w:r>
            <w:r>
              <w:rPr>
                <w:b/>
                <w:bCs/>
                <w:sz w:val="21"/>
                <w:szCs w:val="21"/>
              </w:rPr>
              <w:t>8</w:t>
            </w:r>
            <w:r w:rsidRPr="008D74AB">
              <w:rPr>
                <w:b/>
                <w:bCs/>
                <w:sz w:val="21"/>
                <w:szCs w:val="21"/>
              </w:rPr>
              <w:t xml:space="preserve">: </w:t>
            </w:r>
            <w:r w:rsidR="00E705DB" w:rsidRPr="00F0457B">
              <w:rPr>
                <w:sz w:val="21"/>
                <w:szCs w:val="21"/>
              </w:rPr>
              <w:t>Informe de análisis de sensibilidad y del problema dual de un modelo de programación lineal.</w:t>
            </w:r>
          </w:p>
          <w:p w14:paraId="621E4D5B" w14:textId="7D5965E0" w:rsidR="00E705DB" w:rsidRPr="00F0457B" w:rsidRDefault="00E705DB" w:rsidP="007F2CC8">
            <w:pPr>
              <w:pStyle w:val="Prrafodelista"/>
              <w:spacing w:before="10" w:after="10"/>
              <w:ind w:left="260"/>
            </w:pPr>
          </w:p>
        </w:tc>
      </w:tr>
      <w:tr w:rsidR="00E705DB" w:rsidRPr="00F0457B" w14:paraId="49AFA6A5" w14:textId="77777777" w:rsidTr="00E705DB">
        <w:tc>
          <w:tcPr>
            <w:tcW w:w="10201" w:type="dxa"/>
            <w:gridSpan w:val="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A04CD0" w14:textId="77777777" w:rsidR="00E705DB" w:rsidRPr="00F0457B" w:rsidRDefault="00E705DB" w:rsidP="007F2CC8">
            <w:pPr>
              <w:spacing w:before="20" w:after="20"/>
              <w:jc w:val="center"/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lastRenderedPageBreak/>
              <w:t>Evidencias de conocimiento</w:t>
            </w:r>
          </w:p>
        </w:tc>
      </w:tr>
      <w:tr w:rsidR="00E705DB" w:rsidRPr="00F0457B" w14:paraId="4B054890" w14:textId="77777777" w:rsidTr="00E705DB">
        <w:tc>
          <w:tcPr>
            <w:tcW w:w="24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98F509" w14:textId="77777777" w:rsidR="00E705DB" w:rsidRPr="00F0457B" w:rsidRDefault="00E705DB" w:rsidP="007F2CC8">
            <w:pPr>
              <w:spacing w:before="20" w:after="20"/>
              <w:jc w:val="center"/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4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FD4617" w14:textId="77777777" w:rsidR="00E705DB" w:rsidRPr="00F0457B" w:rsidRDefault="00E705DB" w:rsidP="007F2CC8">
            <w:pPr>
              <w:spacing w:before="20" w:after="20"/>
              <w:jc w:val="center"/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</w:tc>
        <w:tc>
          <w:tcPr>
            <w:tcW w:w="3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76C8E1" w14:textId="77777777" w:rsidR="00E705DB" w:rsidRPr="00F0457B" w:rsidRDefault="00E705DB" w:rsidP="007F2CC8">
            <w:pPr>
              <w:spacing w:before="20" w:after="20"/>
              <w:jc w:val="center"/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E705DB" w:rsidRPr="00F0457B" w14:paraId="40081059" w14:textId="77777777" w:rsidTr="00E705DB">
        <w:tc>
          <w:tcPr>
            <w:tcW w:w="24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5999AE" w14:textId="65FC7B8D" w:rsidR="00E705DB" w:rsidRPr="00F0457B" w:rsidRDefault="00E705DB" w:rsidP="007F2CC8">
            <w:pPr>
              <w:spacing w:before="20" w:after="20"/>
              <w:rPr>
                <w:sz w:val="21"/>
                <w:szCs w:val="21"/>
              </w:rPr>
            </w:pPr>
            <w:r w:rsidRPr="00F0457B">
              <w:rPr>
                <w:sz w:val="21"/>
                <w:szCs w:val="21"/>
              </w:rPr>
              <w:t xml:space="preserve">Tema 5: Inecuaciones </w:t>
            </w:r>
            <w:proofErr w:type="spellStart"/>
            <w:r w:rsidRPr="00F0457B">
              <w:rPr>
                <w:sz w:val="21"/>
                <w:szCs w:val="21"/>
              </w:rPr>
              <w:t>Bivariantes</w:t>
            </w:r>
            <w:proofErr w:type="spellEnd"/>
            <w:r w:rsidRPr="00F0457B">
              <w:rPr>
                <w:sz w:val="21"/>
                <w:szCs w:val="21"/>
              </w:rPr>
              <w:t xml:space="preserve"> </w:t>
            </w:r>
          </w:p>
          <w:p w14:paraId="6C2DCFB9" w14:textId="77777777" w:rsidR="00E705DB" w:rsidRPr="00F0457B" w:rsidRDefault="00E705DB" w:rsidP="007F2CC8">
            <w:pPr>
              <w:spacing w:before="20" w:after="20"/>
              <w:rPr>
                <w:sz w:val="21"/>
                <w:szCs w:val="21"/>
              </w:rPr>
            </w:pPr>
          </w:p>
          <w:p w14:paraId="24BD9A93" w14:textId="003D27BD" w:rsidR="00E705DB" w:rsidRPr="00F0457B" w:rsidRDefault="00E705DB" w:rsidP="007F2CC8">
            <w:pPr>
              <w:spacing w:before="20" w:after="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</w:t>
            </w:r>
            <w:r w:rsidRPr="00F0457B">
              <w:rPr>
                <w:sz w:val="21"/>
                <w:szCs w:val="21"/>
              </w:rPr>
              <w:t>ema 6: Modelos Matemáticos Lineales</w:t>
            </w:r>
          </w:p>
          <w:p w14:paraId="18DFC036" w14:textId="4109EEBC" w:rsidR="00E705DB" w:rsidRPr="00F0457B" w:rsidRDefault="00E705DB" w:rsidP="007F2CC8">
            <w:pPr>
              <w:spacing w:before="20" w:after="20"/>
            </w:pPr>
          </w:p>
        </w:tc>
        <w:tc>
          <w:tcPr>
            <w:tcW w:w="4564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DDA40B" w14:textId="3A1B6AAA" w:rsidR="00E705DB" w:rsidRPr="00F0457B" w:rsidRDefault="00E705DB" w:rsidP="007F2CC8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F0457B">
              <w:rPr>
                <w:sz w:val="21"/>
                <w:szCs w:val="21"/>
              </w:rPr>
              <w:t>Inecuaciones con dos variables y su representación en el plano cartesiano.</w:t>
            </w:r>
            <w:r>
              <w:rPr>
                <w:sz w:val="21"/>
                <w:szCs w:val="21"/>
              </w:rPr>
              <w:t xml:space="preserve"> (C) </w:t>
            </w:r>
          </w:p>
          <w:p w14:paraId="03EB1E54" w14:textId="0C623E36" w:rsidR="00E705DB" w:rsidRPr="00F0457B" w:rsidRDefault="00E705DB" w:rsidP="007F2CC8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F0457B">
              <w:rPr>
                <w:sz w:val="21"/>
                <w:szCs w:val="21"/>
              </w:rPr>
              <w:t>Sistemas de inecuaciones con dos variables: gráficas y determinación de puntos críticos.</w:t>
            </w:r>
            <w:r>
              <w:rPr>
                <w:sz w:val="21"/>
                <w:szCs w:val="21"/>
              </w:rPr>
              <w:t xml:space="preserve"> (P)</w:t>
            </w:r>
          </w:p>
          <w:p w14:paraId="6DF7384E" w14:textId="21DA5F1B" w:rsidR="00E705DB" w:rsidRPr="00F0457B" w:rsidRDefault="00E705DB" w:rsidP="007F2CC8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F0457B">
              <w:rPr>
                <w:sz w:val="21"/>
                <w:szCs w:val="21"/>
              </w:rPr>
              <w:t>Definición de programación lineal, fases de estudio y modelos matemáticos.</w:t>
            </w:r>
            <w:r>
              <w:rPr>
                <w:sz w:val="21"/>
                <w:szCs w:val="21"/>
              </w:rPr>
              <w:t xml:space="preserve"> (C)</w:t>
            </w:r>
          </w:p>
          <w:p w14:paraId="40380697" w14:textId="50B32651" w:rsidR="00E705DB" w:rsidRPr="00F0457B" w:rsidRDefault="00E705DB" w:rsidP="007F2CC8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>
              <w:rPr>
                <w:sz w:val="21"/>
                <w:szCs w:val="21"/>
              </w:rPr>
              <w:t xml:space="preserve">Método simplex: interpretación gráfica, reglas básicas, variables de holgura y variables artificiales. </w:t>
            </w:r>
            <w:del w:id="9009" w:author="Comisión de revisión 4.5" w:date="2026-10-13T00:00:00Z">
              <w:r>
                <w:rPr>
                  <w:sz w:val="21"/>
                  <w:szCs w:val="21"/>
                </w:rPr>
                <w:delText xml:space="preserve">Teoría de la dualidad</w:delText>
              </w:r>
              <w:r>
                <w:rPr>
                  <w:sz w:val="21"/>
                  <w:szCs w:val="21"/>
                </w:rPr>
                <w:delText xml:space="preserve"> (C)</w:delText>
              </w:r>
            </w:del>
            <w:ins w:id="9010" w:author="Comisión de revisión 4.5" w:date="2026-10-13T00:00:00Z">
              <w:r>
                <w:rPr>
                  <w:sz w:val="21"/>
                  <w:szCs w:val="21"/>
                </w:rPr>
                <w:t xml:space="preserve">Teoría de la dualidad. (C)</w:t>
              </w:r>
            </w:ins>
          </w:p>
          <w:p w14:paraId="4061AB3E" w14:textId="1C1005D2" w:rsidR="00E705DB" w:rsidRPr="00F0457B" w:rsidRDefault="00E705DB" w:rsidP="007F2CC8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F0457B">
              <w:rPr>
                <w:sz w:val="21"/>
                <w:szCs w:val="21"/>
              </w:rPr>
              <w:t xml:space="preserve">Resolución de modelos de programación lineal con la herramienta </w:t>
            </w:r>
            <w:proofErr w:type="spellStart"/>
            <w:r w:rsidRPr="00F0457B">
              <w:rPr>
                <w:sz w:val="21"/>
                <w:szCs w:val="21"/>
              </w:rPr>
              <w:t>Solver</w:t>
            </w:r>
            <w:proofErr w:type="spellEnd"/>
            <w:r w:rsidRPr="00F0457B">
              <w:rPr>
                <w:sz w:val="21"/>
                <w:szCs w:val="21"/>
              </w:rPr>
              <w:t xml:space="preserve"> de la hoja de cálculo y verificación del resultado del método</w:t>
            </w:r>
            <w:r>
              <w:rPr>
                <w:sz w:val="21"/>
                <w:szCs w:val="21"/>
              </w:rPr>
              <w:t xml:space="preserve"> </w:t>
            </w:r>
            <w:r w:rsidRPr="00F0457B">
              <w:rPr>
                <w:sz w:val="21"/>
                <w:szCs w:val="21"/>
              </w:rPr>
              <w:t>simplex.</w:t>
            </w:r>
            <w:r>
              <w:rPr>
                <w:sz w:val="21"/>
                <w:szCs w:val="21"/>
              </w:rPr>
              <w:t xml:space="preserve"> (P, T)</w:t>
            </w:r>
          </w:p>
          <w:p w14:paraId="73010AB6" w14:textId="5DED0017" w:rsidR="00E705DB" w:rsidRPr="00F0457B" w:rsidRDefault="00E705DB" w:rsidP="007F2CC8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F0457B">
              <w:rPr>
                <w:sz w:val="21"/>
                <w:szCs w:val="21"/>
              </w:rPr>
              <w:t>Análisis de sensibilidad en programación lineal.</w:t>
            </w:r>
            <w:r>
              <w:rPr>
                <w:sz w:val="21"/>
                <w:szCs w:val="21"/>
              </w:rPr>
              <w:t xml:space="preserve"> (P)</w:t>
            </w:r>
          </w:p>
          <w:p w14:paraId="7DF341EF" w14:textId="00B18DB0" w:rsidR="00E705DB" w:rsidRPr="00F0457B" w:rsidRDefault="00E705DB" w:rsidP="007F2CC8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F0457B">
              <w:rPr>
                <w:sz w:val="21"/>
                <w:szCs w:val="21"/>
              </w:rPr>
              <w:t>Ejercicios de aplicación.</w:t>
            </w:r>
            <w:r>
              <w:rPr>
                <w:sz w:val="21"/>
                <w:szCs w:val="21"/>
              </w:rPr>
              <w:t xml:space="preserve"> (P)</w:t>
            </w:r>
          </w:p>
          <w:p w14:paraId="0E622F39" w14:textId="7D816402" w:rsidR="00E705DB" w:rsidRPr="00F0457B" w:rsidRDefault="00E705DB" w:rsidP="007F2CC8">
            <w:pPr>
              <w:spacing w:before="10" w:after="10"/>
              <w:ind w:left="20"/>
              <w:rPr>
                <w:lang w:val="en-US"/>
              </w:rPr>
            </w:pPr>
          </w:p>
        </w:tc>
        <w:tc>
          <w:tcPr>
            <w:tcW w:w="3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FCB065" w14:textId="50D98E4B" w:rsidR="00E705DB" w:rsidRPr="00F0457B" w:rsidRDefault="00E705DB" w:rsidP="002F6DF1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2E2048">
              <w:rPr>
                <w:sz w:val="21"/>
                <w:szCs w:val="21"/>
              </w:rPr>
              <w:t>Nociones de logística y de canales de distribución de mercancías.</w:t>
            </w:r>
          </w:p>
        </w:tc>
      </w:tr>
      <w:tr w:rsidR="00E705DB" w:rsidRPr="00F0457B" w14:paraId="7EA24342" w14:textId="77777777" w:rsidTr="00E705DB">
        <w:trPr>
          <w:cantSplit/>
        </w:trPr>
        <w:tc>
          <w:tcPr>
            <w:tcW w:w="10201" w:type="dxa"/>
            <w:gridSpan w:val="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67F157" w14:textId="77777777" w:rsidR="00E705DB" w:rsidRPr="00F0457B" w:rsidRDefault="00E705DB" w:rsidP="007F2CC8">
            <w:pPr>
              <w:spacing w:before="20" w:after="20"/>
              <w:jc w:val="both"/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t xml:space="preserve">Elemento de competencia 3: </w:t>
            </w:r>
            <w:r w:rsidRPr="00F0457B">
              <w:rPr>
                <w:sz w:val="21"/>
                <w:szCs w:val="21"/>
              </w:rPr>
              <w:t>Calcula variaciones, permutaciones y combinaciones de un conjunto de elementos, aplicando el teorema fundamental del conteo.</w:t>
            </w:r>
          </w:p>
        </w:tc>
      </w:tr>
      <w:tr w:rsidR="00E705DB" w:rsidRPr="00F0457B" w14:paraId="26DB1828" w14:textId="77777777" w:rsidTr="00E705DB">
        <w:tc>
          <w:tcPr>
            <w:tcW w:w="331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FB4512" w14:textId="77777777" w:rsidR="00E705DB" w:rsidRPr="00F0457B" w:rsidRDefault="00E705DB" w:rsidP="007F2CC8">
            <w:pPr>
              <w:spacing w:before="20" w:after="20"/>
              <w:jc w:val="center"/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19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959464" w14:textId="77777777" w:rsidR="00E705DB" w:rsidRPr="00F0457B" w:rsidRDefault="00E705DB" w:rsidP="007F2CC8">
            <w:pPr>
              <w:spacing w:before="20" w:after="20"/>
              <w:jc w:val="center"/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56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6A736D" w14:textId="77777777" w:rsidR="00E705DB" w:rsidRPr="00F0457B" w:rsidRDefault="00E705DB" w:rsidP="007F2CC8">
            <w:pPr>
              <w:spacing w:before="20" w:after="20"/>
              <w:jc w:val="center"/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E705DB" w:rsidRPr="00F0457B" w14:paraId="12FCF017" w14:textId="77777777" w:rsidTr="00E705DB">
        <w:tc>
          <w:tcPr>
            <w:tcW w:w="331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457463" w14:textId="5DD659FB" w:rsidR="00E705DB" w:rsidRPr="003E7897" w:rsidRDefault="00E705DB" w:rsidP="004D3F7E">
            <w:pPr>
              <w:pStyle w:val="Prrafodelista"/>
              <w:numPr>
                <w:ilvl w:val="0"/>
                <w:numId w:val="21"/>
              </w:numPr>
              <w:spacing w:before="10" w:after="10"/>
              <w:ind w:left="334" w:hanging="284"/>
            </w:pPr>
            <w:r w:rsidRPr="004D3F7E">
              <w:rPr>
                <w:sz w:val="21"/>
                <w:szCs w:val="21"/>
              </w:rPr>
              <w:t>Calcula variaciones</w:t>
            </w:r>
            <w:r w:rsidR="004D3F7E" w:rsidRPr="004D3F7E">
              <w:rPr>
                <w:sz w:val="21"/>
                <w:szCs w:val="21"/>
              </w:rPr>
              <w:t>,</w:t>
            </w:r>
            <w:r w:rsidRPr="004D3F7E">
              <w:rPr>
                <w:sz w:val="21"/>
                <w:szCs w:val="21"/>
              </w:rPr>
              <w:t xml:space="preserve"> permutaciones</w:t>
            </w:r>
            <w:r w:rsidR="004D3F7E">
              <w:rPr>
                <w:sz w:val="21"/>
                <w:szCs w:val="21"/>
              </w:rPr>
              <w:t xml:space="preserve"> y</w:t>
            </w:r>
            <w:r w:rsidRPr="004D3F7E">
              <w:rPr>
                <w:sz w:val="21"/>
                <w:szCs w:val="21"/>
              </w:rPr>
              <w:t xml:space="preserve"> combinaciones de un conjunto de elementos</w:t>
            </w:r>
            <w:r w:rsidR="004D3F7E">
              <w:rPr>
                <w:sz w:val="21"/>
                <w:szCs w:val="21"/>
              </w:rPr>
              <w:t>, aplicando notación factorial</w:t>
            </w:r>
            <w:r w:rsidRPr="004D3F7E">
              <w:rPr>
                <w:sz w:val="21"/>
                <w:szCs w:val="21"/>
              </w:rPr>
              <w:t>.</w:t>
            </w:r>
          </w:p>
          <w:p w14:paraId="0F97B2C5" w14:textId="4ADA33DA" w:rsidR="003E7897" w:rsidRDefault="003E7897" w:rsidP="003E7897">
            <w:pPr>
              <w:pStyle w:val="Prrafodelista"/>
              <w:spacing w:before="10" w:after="10"/>
              <w:ind w:left="334"/>
              <w:rPr>
                <w:sz w:val="21"/>
                <w:szCs w:val="21"/>
              </w:rPr>
            </w:pPr>
          </w:p>
          <w:p w14:paraId="48BBEA88" w14:textId="77777777" w:rsidR="003E7897" w:rsidRDefault="003E7897" w:rsidP="003E7897">
            <w:pPr>
              <w:pStyle w:val="Prrafodelista"/>
              <w:spacing w:before="10" w:after="10"/>
              <w:ind w:left="334"/>
              <w:rPr>
                <w:sz w:val="21"/>
                <w:szCs w:val="21"/>
              </w:rPr>
            </w:pPr>
          </w:p>
          <w:p w14:paraId="0D657C01" w14:textId="076EE722" w:rsidR="003E7897" w:rsidRDefault="003E7897" w:rsidP="003E7897">
            <w:pPr>
              <w:pStyle w:val="Prrafodelista"/>
              <w:spacing w:before="10" w:after="10"/>
              <w:ind w:left="334"/>
              <w:rPr>
                <w:sz w:val="21"/>
                <w:szCs w:val="21"/>
              </w:rPr>
            </w:pPr>
          </w:p>
          <w:p w14:paraId="4FA2494E" w14:textId="2F1A2104" w:rsidR="003E7897" w:rsidRPr="00993A38" w:rsidRDefault="003E7897" w:rsidP="003E7897">
            <w:pPr>
              <w:pStyle w:val="Prrafodelista"/>
              <w:spacing w:before="10" w:after="10"/>
              <w:ind w:left="334"/>
            </w:pPr>
          </w:p>
          <w:p w14:paraId="40A6BBA1" w14:textId="093BF936" w:rsidR="00993A38" w:rsidRDefault="00993A38" w:rsidP="00993A38">
            <w:pPr>
              <w:pStyle w:val="Prrafodelista"/>
              <w:spacing w:before="10" w:after="10"/>
              <w:ind w:left="334"/>
              <w:rPr>
                <w:sz w:val="21"/>
                <w:szCs w:val="21"/>
              </w:rPr>
            </w:pPr>
          </w:p>
          <w:p w14:paraId="57033183" w14:textId="77777777" w:rsidR="00993A38" w:rsidRPr="004D3F7E" w:rsidRDefault="00993A38" w:rsidP="00993A38">
            <w:pPr>
              <w:pStyle w:val="Prrafodelista"/>
              <w:spacing w:before="10" w:after="10"/>
              <w:ind w:left="334"/>
            </w:pPr>
          </w:p>
          <w:p w14:paraId="7D29743B" w14:textId="6A6CE5D5" w:rsidR="004D3F7E" w:rsidRPr="00F0457B" w:rsidRDefault="004D3F7E" w:rsidP="004D3F7E">
            <w:pPr>
              <w:spacing w:before="10" w:after="10"/>
            </w:pPr>
          </w:p>
          <w:p w14:paraId="5D8ECDF5" w14:textId="7ED75FFC" w:rsidR="00E705DB" w:rsidRPr="00F0457B" w:rsidRDefault="00E705DB" w:rsidP="004D3F7E">
            <w:pPr>
              <w:pStyle w:val="Prrafodelista"/>
              <w:numPr>
                <w:ilvl w:val="0"/>
                <w:numId w:val="21"/>
              </w:numPr>
              <w:spacing w:before="10" w:after="10"/>
              <w:ind w:left="334" w:hanging="284"/>
            </w:pPr>
            <w:r w:rsidRPr="00F0457B">
              <w:rPr>
                <w:sz w:val="21"/>
                <w:szCs w:val="21"/>
              </w:rPr>
              <w:t>Aplica el análisis combinatorio a la selección de una muestra o de escenarios de riesgo de un caso.</w:t>
            </w:r>
          </w:p>
        </w:tc>
        <w:tc>
          <w:tcPr>
            <w:tcW w:w="3319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8B0ED1" w14:textId="6C84550D" w:rsidR="00FD4C69" w:rsidRDefault="00FD4C69" w:rsidP="003E7897">
            <w:pPr>
              <w:pStyle w:val="Prrafodelista"/>
              <w:numPr>
                <w:ilvl w:val="1"/>
                <w:numId w:val="23"/>
              </w:numPr>
              <w:spacing w:before="10" w:after="10"/>
              <w:rPr>
                <w:sz w:val="21"/>
                <w:szCs w:val="21"/>
              </w:rPr>
            </w:pPr>
            <w:r w:rsidRPr="00993A38">
              <w:rPr>
                <w:sz w:val="21"/>
                <w:szCs w:val="21"/>
              </w:rPr>
              <w:t>Resuelve ecuaciones y plantea soluciones a problemas con notación factorial.</w:t>
            </w:r>
          </w:p>
          <w:p w14:paraId="078AA263" w14:textId="77777777" w:rsidR="003E7897" w:rsidRPr="00993A38" w:rsidRDefault="003E7897" w:rsidP="003E7897">
            <w:pPr>
              <w:pStyle w:val="Prrafodelista"/>
              <w:spacing w:before="10" w:after="10"/>
              <w:ind w:left="360"/>
              <w:rPr>
                <w:sz w:val="21"/>
                <w:szCs w:val="21"/>
              </w:rPr>
            </w:pPr>
          </w:p>
          <w:p w14:paraId="7B1D7742" w14:textId="5080DADA" w:rsidR="00993A38" w:rsidRPr="00993A38" w:rsidRDefault="00993A38" w:rsidP="00993A38">
            <w:pPr>
              <w:pStyle w:val="Prrafodelista"/>
              <w:spacing w:before="10" w:after="10"/>
              <w:ind w:left="360"/>
              <w:rPr>
                <w:sz w:val="21"/>
                <w:szCs w:val="21"/>
              </w:rPr>
            </w:pPr>
          </w:p>
          <w:p w14:paraId="76CA07A1" w14:textId="483F54A3" w:rsidR="00FD4C69" w:rsidRPr="00993A38" w:rsidRDefault="00993A38" w:rsidP="004D3F7E">
            <w:pPr>
              <w:spacing w:before="10" w:after="10"/>
              <w:rPr>
                <w:sz w:val="21"/>
                <w:szCs w:val="21"/>
              </w:rPr>
            </w:pPr>
            <w:r w:rsidRPr="00993A38">
              <w:rPr>
                <w:sz w:val="21"/>
                <w:szCs w:val="21"/>
              </w:rPr>
              <w:t xml:space="preserve">1.2 </w:t>
            </w:r>
            <w:r>
              <w:rPr>
                <w:sz w:val="21"/>
                <w:szCs w:val="21"/>
              </w:rPr>
              <w:t>Diferencia</w:t>
            </w:r>
            <w:r w:rsidR="004D3F7E" w:rsidRPr="00993A38">
              <w:rPr>
                <w:sz w:val="21"/>
                <w:szCs w:val="21"/>
              </w:rPr>
              <w:t xml:space="preserve"> el</w:t>
            </w:r>
            <w:r w:rsidR="00FD4C69" w:rsidRPr="00993A38">
              <w:rPr>
                <w:sz w:val="21"/>
                <w:szCs w:val="21"/>
              </w:rPr>
              <w:t xml:space="preserve"> </w:t>
            </w:r>
            <w:r w:rsidR="004D3F7E" w:rsidRPr="00993A38">
              <w:rPr>
                <w:sz w:val="21"/>
                <w:szCs w:val="21"/>
              </w:rPr>
              <w:t>cál</w:t>
            </w:r>
            <w:r w:rsidR="00FD4C69" w:rsidRPr="00993A38">
              <w:rPr>
                <w:sz w:val="21"/>
                <w:szCs w:val="21"/>
              </w:rPr>
              <w:t>c</w:t>
            </w:r>
            <w:r w:rsidR="004D3F7E" w:rsidRPr="00993A38">
              <w:rPr>
                <w:sz w:val="21"/>
                <w:szCs w:val="21"/>
              </w:rPr>
              <w:t>ulo de variaciones</w:t>
            </w:r>
            <w:r w:rsidR="00FD4C69" w:rsidRPr="00993A38">
              <w:rPr>
                <w:sz w:val="21"/>
                <w:szCs w:val="21"/>
              </w:rPr>
              <w:t xml:space="preserve"> </w:t>
            </w:r>
            <w:r w:rsidR="004D3F7E" w:rsidRPr="00993A38">
              <w:rPr>
                <w:sz w:val="21"/>
                <w:szCs w:val="21"/>
              </w:rPr>
              <w:t>con el de permutaciones</w:t>
            </w:r>
            <w:r w:rsidR="00FD4C69" w:rsidRPr="00993A38">
              <w:rPr>
                <w:sz w:val="21"/>
                <w:szCs w:val="21"/>
              </w:rPr>
              <w:t>,</w:t>
            </w:r>
            <w:r w:rsidR="004D3F7E" w:rsidRPr="00993A38">
              <w:rPr>
                <w:sz w:val="21"/>
                <w:szCs w:val="21"/>
              </w:rPr>
              <w:t xml:space="preserve"> y </w:t>
            </w:r>
            <w:r w:rsidR="00FD4C69" w:rsidRPr="00993A38">
              <w:rPr>
                <w:sz w:val="21"/>
                <w:szCs w:val="21"/>
              </w:rPr>
              <w:t xml:space="preserve">con el </w:t>
            </w:r>
            <w:r w:rsidR="00030D7C" w:rsidRPr="00993A38">
              <w:rPr>
                <w:sz w:val="21"/>
                <w:szCs w:val="21"/>
              </w:rPr>
              <w:t>cálculo</w:t>
            </w:r>
            <w:r w:rsidR="00FD4C69" w:rsidRPr="00993A38">
              <w:rPr>
                <w:sz w:val="21"/>
                <w:szCs w:val="21"/>
              </w:rPr>
              <w:t xml:space="preserve"> de combinaciones, a través de ejemplos planteados en aula</w:t>
            </w:r>
          </w:p>
          <w:p w14:paraId="46927C00" w14:textId="21F95F4E" w:rsidR="004D3F7E" w:rsidRDefault="00FD4C69" w:rsidP="004D3F7E">
            <w:pPr>
              <w:spacing w:before="10" w:after="10"/>
              <w:rPr>
                <w:sz w:val="21"/>
                <w:szCs w:val="21"/>
              </w:rPr>
            </w:pPr>
            <w:r w:rsidRPr="00993A38">
              <w:rPr>
                <w:sz w:val="21"/>
                <w:szCs w:val="21"/>
              </w:rPr>
              <w:t xml:space="preserve"> </w:t>
            </w:r>
            <w:r w:rsidR="004D3F7E" w:rsidRPr="00993A38">
              <w:rPr>
                <w:sz w:val="21"/>
                <w:szCs w:val="21"/>
              </w:rPr>
              <w:t xml:space="preserve"> </w:t>
            </w:r>
          </w:p>
          <w:p w14:paraId="03DA75A3" w14:textId="77777777" w:rsidR="00993A38" w:rsidRDefault="00993A38" w:rsidP="004D3F7E">
            <w:pPr>
              <w:spacing w:before="10" w:after="10"/>
              <w:rPr>
                <w:sz w:val="21"/>
                <w:szCs w:val="21"/>
              </w:rPr>
            </w:pPr>
          </w:p>
          <w:p w14:paraId="4E678256" w14:textId="77777777" w:rsidR="003E7897" w:rsidRPr="00993A38" w:rsidRDefault="003E7897" w:rsidP="004D3F7E">
            <w:pPr>
              <w:spacing w:before="10" w:after="10"/>
              <w:rPr>
                <w:sz w:val="21"/>
                <w:szCs w:val="21"/>
              </w:rPr>
            </w:pPr>
          </w:p>
          <w:p w14:paraId="32EF7836" w14:textId="2DA8A27B" w:rsidR="00E705DB" w:rsidRPr="003E7897" w:rsidRDefault="003E7897" w:rsidP="003E7897">
            <w:pPr>
              <w:spacing w:before="10" w:after="1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2.</w:t>
            </w:r>
            <w:r w:rsidR="00DA2D05">
              <w:rPr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 xml:space="preserve"> </w:t>
            </w:r>
            <w:del w:id="9007" w:author="Comisión de revisión 4.5" w:date="2026-10-13T00:00:00Z">
              <w:r>
                <w:rPr>
                  <w:sz w:val="21"/>
                  <w:szCs w:val="21"/>
                </w:rPr>
                <w:delText xml:space="preserve">Resuelve en aula</w:delText>
              </w:r>
              <w:r>
                <w:rPr>
                  <w:sz w:val="21"/>
                  <w:szCs w:val="21"/>
                </w:rPr>
                <w:delText xml:space="preserve">, diversos problemas</w:delText>
              </w:r>
            </w:del>
            <w:ins w:id="9008" w:author="Comisión de revisión 4.5" w:date="2026-10-13T00:00:00Z">
              <w:r>
                <w:rPr>
                  <w:sz w:val="21"/>
                  <w:szCs w:val="21"/>
                </w:rPr>
                <w:t xml:space="preserve">Resuelve en aula diversos problemas</w:t>
              </w:r>
            </w:ins>
            <w:r>
              <w:rPr>
                <w:sz w:val="21"/>
                <w:szCs w:val="21"/>
              </w:rPr>
              <w:t xml:space="preserve"> con referencia al cálculo de probabilidades</w:t>
            </w:r>
          </w:p>
          <w:p w14:paraId="55A2EB87" w14:textId="2B06D291" w:rsidR="003E7897" w:rsidRDefault="003E7897" w:rsidP="003E7897">
            <w:pPr>
              <w:spacing w:before="10" w:after="10"/>
              <w:ind w:left="260"/>
              <w:rPr>
                <w:sz w:val="21"/>
                <w:szCs w:val="21"/>
              </w:rPr>
            </w:pPr>
          </w:p>
          <w:p w14:paraId="48EA141F" w14:textId="77777777" w:rsidR="003E7897" w:rsidRPr="003E7897" w:rsidRDefault="003E7897" w:rsidP="003E7897">
            <w:pPr>
              <w:spacing w:before="10" w:after="10"/>
              <w:ind w:left="260"/>
              <w:rPr>
                <w:sz w:val="21"/>
                <w:szCs w:val="21"/>
              </w:rPr>
            </w:pPr>
          </w:p>
          <w:p w14:paraId="5DC42EB1" w14:textId="1871601C" w:rsidR="00FD4C69" w:rsidRPr="00993A38" w:rsidRDefault="00FD4C69" w:rsidP="004D3F7E">
            <w:pPr>
              <w:spacing w:before="10" w:after="10"/>
              <w:rPr>
                <w:sz w:val="21"/>
                <w:szCs w:val="21"/>
              </w:rPr>
            </w:pPr>
          </w:p>
          <w:p w14:paraId="6D467DB1" w14:textId="706E644E" w:rsidR="00FD4C69" w:rsidRPr="00DA2D05" w:rsidRDefault="00DA2D05" w:rsidP="00DA2D05">
            <w:pPr>
              <w:spacing w:before="10" w:after="10"/>
              <w:ind w:left="-9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2.2 </w:t>
            </w:r>
            <w:r w:rsidR="00FD4C69" w:rsidRPr="00DA2D05">
              <w:rPr>
                <w:sz w:val="21"/>
                <w:szCs w:val="21"/>
              </w:rPr>
              <w:t>Determina en equipo el número de muestras posibles de una población de comprobantes contables.</w:t>
            </w:r>
          </w:p>
          <w:p w14:paraId="3095AC25" w14:textId="2E32A4D2" w:rsidR="00DA2D05" w:rsidRPr="00F0457B" w:rsidRDefault="00DA2D05" w:rsidP="00DA2D05">
            <w:pPr>
              <w:spacing w:before="10" w:after="10"/>
              <w:ind w:left="360"/>
            </w:pPr>
          </w:p>
        </w:tc>
        <w:tc>
          <w:tcPr>
            <w:tcW w:w="356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CC3641" w14:textId="0B24A65A" w:rsidR="003E7897" w:rsidRPr="003E7897" w:rsidRDefault="003E7897" w:rsidP="003E7897">
            <w:pPr>
              <w:pStyle w:val="Prrafodelista"/>
              <w:spacing w:before="10" w:after="10"/>
              <w:ind w:left="-9" w:firstLine="9"/>
              <w:rPr>
                <w:sz w:val="21"/>
                <w:szCs w:val="21"/>
              </w:rPr>
            </w:pPr>
            <w:r w:rsidRPr="003E7897">
              <w:rPr>
                <w:b/>
                <w:bCs/>
                <w:sz w:val="21"/>
                <w:szCs w:val="21"/>
              </w:rPr>
              <w:t xml:space="preserve">Producto 9: </w:t>
            </w:r>
            <w:r w:rsidRPr="003E7897">
              <w:rPr>
                <w:sz w:val="21"/>
                <w:szCs w:val="21"/>
              </w:rPr>
              <w:t>Práctico de ecuaciones con notación factorial.</w:t>
            </w:r>
          </w:p>
          <w:p w14:paraId="2843750C" w14:textId="77777777" w:rsidR="003E7897" w:rsidRPr="003E7897" w:rsidRDefault="003E7897" w:rsidP="003E7897">
            <w:pPr>
              <w:pStyle w:val="Prrafodelista"/>
              <w:spacing w:before="10" w:after="10"/>
              <w:ind w:left="-9" w:firstLine="9"/>
              <w:rPr>
                <w:sz w:val="21"/>
                <w:szCs w:val="21"/>
              </w:rPr>
            </w:pPr>
          </w:p>
          <w:p w14:paraId="4EF89D01" w14:textId="77777777" w:rsidR="003E7897" w:rsidRDefault="003E7897" w:rsidP="003E7897">
            <w:pPr>
              <w:spacing w:before="10" w:after="10"/>
              <w:rPr>
                <w:sz w:val="21"/>
                <w:szCs w:val="21"/>
              </w:rPr>
            </w:pPr>
          </w:p>
          <w:p w14:paraId="45AFE7D3" w14:textId="77777777" w:rsidR="003E7897" w:rsidRDefault="003E7897" w:rsidP="003E7897">
            <w:pPr>
              <w:spacing w:before="10" w:after="10"/>
              <w:rPr>
                <w:sz w:val="21"/>
                <w:szCs w:val="21"/>
              </w:rPr>
            </w:pPr>
          </w:p>
          <w:p w14:paraId="005D1A5B" w14:textId="77777777" w:rsidR="003E7897" w:rsidRPr="003E7897" w:rsidRDefault="003E7897" w:rsidP="003E7897">
            <w:pPr>
              <w:spacing w:before="10" w:after="10"/>
              <w:rPr>
                <w:sz w:val="21"/>
                <w:szCs w:val="21"/>
              </w:rPr>
            </w:pPr>
          </w:p>
          <w:p w14:paraId="22CF4C00" w14:textId="0D23A88A" w:rsidR="003E7897" w:rsidRPr="003E7897" w:rsidRDefault="003E7897" w:rsidP="003E7897">
            <w:pPr>
              <w:spacing w:before="10" w:after="10"/>
            </w:pPr>
            <w:r w:rsidRPr="003E7897">
              <w:rPr>
                <w:b/>
                <w:bCs/>
                <w:sz w:val="21"/>
                <w:szCs w:val="21"/>
              </w:rPr>
              <w:t xml:space="preserve">Producto 10: </w:t>
            </w:r>
            <w:r w:rsidRPr="003E7897">
              <w:rPr>
                <w:sz w:val="21"/>
                <w:szCs w:val="21"/>
              </w:rPr>
              <w:t>Práctico de cálculo de variaciones, permutaciones y combinaciones.</w:t>
            </w:r>
          </w:p>
          <w:p w14:paraId="1F657EC7" w14:textId="77777777" w:rsidR="003E7897" w:rsidRPr="003E7897" w:rsidRDefault="003E7897" w:rsidP="003E7897">
            <w:pPr>
              <w:spacing w:before="10" w:after="10"/>
              <w:rPr>
                <w:sz w:val="21"/>
                <w:szCs w:val="21"/>
              </w:rPr>
            </w:pPr>
          </w:p>
          <w:p w14:paraId="63099731" w14:textId="77777777" w:rsidR="003E7897" w:rsidRPr="003E7897" w:rsidRDefault="003E7897" w:rsidP="003E7897">
            <w:pPr>
              <w:spacing w:before="10" w:after="10"/>
              <w:rPr>
                <w:sz w:val="21"/>
                <w:szCs w:val="21"/>
              </w:rPr>
            </w:pPr>
          </w:p>
          <w:p w14:paraId="750DCFD8" w14:textId="77777777" w:rsidR="003E7897" w:rsidRPr="003E7897" w:rsidRDefault="003E7897" w:rsidP="003E7897">
            <w:pPr>
              <w:spacing w:before="10" w:after="10"/>
              <w:rPr>
                <w:sz w:val="21"/>
                <w:szCs w:val="21"/>
              </w:rPr>
            </w:pPr>
          </w:p>
          <w:p w14:paraId="00632EC5" w14:textId="77777777" w:rsidR="00E705DB" w:rsidRPr="003E7897" w:rsidRDefault="003E7897" w:rsidP="003E7897">
            <w:pPr>
              <w:spacing w:before="10" w:after="10"/>
              <w:rPr>
                <w:sz w:val="21"/>
                <w:szCs w:val="21"/>
              </w:rPr>
            </w:pPr>
            <w:r w:rsidRPr="003E7897">
              <w:rPr>
                <w:b/>
                <w:bCs/>
                <w:sz w:val="21"/>
                <w:szCs w:val="21"/>
              </w:rPr>
              <w:t xml:space="preserve">Producto 11: </w:t>
            </w:r>
            <w:r w:rsidR="00E705DB" w:rsidRPr="003E7897">
              <w:rPr>
                <w:sz w:val="21"/>
                <w:szCs w:val="21"/>
              </w:rPr>
              <w:t>Informe de aplicación del análisis combinatorio a un problema de conteo económico o financiero.</w:t>
            </w:r>
          </w:p>
          <w:p w14:paraId="40FB5F43" w14:textId="77777777" w:rsidR="003E7897" w:rsidRPr="003E7897" w:rsidRDefault="003E7897" w:rsidP="003E7897">
            <w:pPr>
              <w:spacing w:before="10" w:after="10"/>
              <w:rPr>
                <w:sz w:val="21"/>
                <w:szCs w:val="21"/>
              </w:rPr>
            </w:pPr>
          </w:p>
          <w:p w14:paraId="1465E50E" w14:textId="77777777" w:rsidR="003E7897" w:rsidRPr="003E7897" w:rsidRDefault="003E7897" w:rsidP="003E7897">
            <w:pPr>
              <w:spacing w:before="10" w:after="10"/>
              <w:rPr>
                <w:sz w:val="21"/>
                <w:szCs w:val="21"/>
              </w:rPr>
            </w:pPr>
          </w:p>
          <w:p w14:paraId="24E57D19" w14:textId="24110834" w:rsidR="003E7897" w:rsidRPr="00F0457B" w:rsidRDefault="003E7897" w:rsidP="003E7897">
            <w:pPr>
              <w:spacing w:before="10" w:after="10"/>
            </w:pPr>
            <w:r w:rsidRPr="003E7897">
              <w:rPr>
                <w:b/>
                <w:bCs/>
                <w:sz w:val="21"/>
                <w:szCs w:val="21"/>
              </w:rPr>
              <w:t xml:space="preserve">Producto 12: </w:t>
            </w:r>
            <w:r w:rsidRPr="003E7897">
              <w:rPr>
                <w:sz w:val="21"/>
                <w:szCs w:val="21"/>
              </w:rPr>
              <w:t>Matriz de escenarios de riesgo de un caso.</w:t>
            </w:r>
          </w:p>
        </w:tc>
      </w:tr>
      <w:tr w:rsidR="00E705DB" w:rsidRPr="00F0457B" w14:paraId="0E83D932" w14:textId="77777777" w:rsidTr="00E705DB">
        <w:tc>
          <w:tcPr>
            <w:tcW w:w="10201" w:type="dxa"/>
            <w:gridSpan w:val="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936B30" w14:textId="77777777" w:rsidR="00E705DB" w:rsidRPr="00F0457B" w:rsidRDefault="00E705DB" w:rsidP="007F2CC8">
            <w:pPr>
              <w:spacing w:before="20" w:after="20"/>
              <w:jc w:val="center"/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E705DB" w:rsidRPr="00F0457B" w14:paraId="3A6C3367" w14:textId="77777777" w:rsidTr="00E705DB">
        <w:tc>
          <w:tcPr>
            <w:tcW w:w="24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3014F3" w14:textId="77777777" w:rsidR="00E705DB" w:rsidRPr="00F0457B" w:rsidRDefault="00E705DB" w:rsidP="007F2CC8">
            <w:pPr>
              <w:spacing w:before="20" w:after="20"/>
              <w:jc w:val="center"/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4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A09A8D" w14:textId="77777777" w:rsidR="00E705DB" w:rsidRPr="00F0457B" w:rsidRDefault="00E705DB" w:rsidP="007F2CC8">
            <w:pPr>
              <w:spacing w:before="20" w:after="20"/>
              <w:jc w:val="center"/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</w:tc>
        <w:tc>
          <w:tcPr>
            <w:tcW w:w="3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55D8D5" w14:textId="77777777" w:rsidR="00E705DB" w:rsidRPr="00F0457B" w:rsidRDefault="00E705DB" w:rsidP="007F2CC8">
            <w:pPr>
              <w:spacing w:before="20" w:after="20"/>
              <w:jc w:val="center"/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E705DB" w:rsidRPr="00F0457B" w14:paraId="6E67A05D" w14:textId="77777777" w:rsidTr="00E705DB">
        <w:tc>
          <w:tcPr>
            <w:tcW w:w="24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FCCFF5" w14:textId="77777777" w:rsidR="00E705DB" w:rsidRPr="00F0457B" w:rsidRDefault="00E705DB" w:rsidP="007F2CC8">
            <w:pPr>
              <w:spacing w:before="20" w:after="20"/>
            </w:pPr>
            <w:r w:rsidRPr="00F0457B">
              <w:rPr>
                <w:sz w:val="21"/>
                <w:szCs w:val="21"/>
              </w:rPr>
              <w:t>Tema 7: Análisis Combinatorio</w:t>
            </w:r>
          </w:p>
        </w:tc>
        <w:tc>
          <w:tcPr>
            <w:tcW w:w="4564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C2C62A" w14:textId="4F430EFB" w:rsidR="00E705DB" w:rsidRPr="00F0457B" w:rsidRDefault="00E705DB" w:rsidP="007F2CC8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F0457B">
              <w:rPr>
                <w:sz w:val="21"/>
                <w:szCs w:val="21"/>
              </w:rPr>
              <w:t>Notación factorial y sus propiedades.</w:t>
            </w:r>
            <w:r>
              <w:rPr>
                <w:sz w:val="21"/>
                <w:szCs w:val="21"/>
              </w:rPr>
              <w:t xml:space="preserve"> (C)</w:t>
            </w:r>
          </w:p>
          <w:p w14:paraId="6F392321" w14:textId="3648696C" w:rsidR="00E705DB" w:rsidRPr="00F0457B" w:rsidRDefault="00E705DB" w:rsidP="007F2CC8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F0457B">
              <w:rPr>
                <w:sz w:val="21"/>
                <w:szCs w:val="21"/>
              </w:rPr>
              <w:t>Teorema fundamental del conteo.</w:t>
            </w:r>
            <w:r>
              <w:rPr>
                <w:sz w:val="21"/>
                <w:szCs w:val="21"/>
              </w:rPr>
              <w:t xml:space="preserve"> (C)</w:t>
            </w:r>
          </w:p>
          <w:p w14:paraId="7E059C26" w14:textId="2EE1459F" w:rsidR="00E705DB" w:rsidRPr="00F0457B" w:rsidRDefault="00E705DB" w:rsidP="007F2CC8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F0457B">
              <w:rPr>
                <w:sz w:val="21"/>
                <w:szCs w:val="21"/>
              </w:rPr>
              <w:t>Variaciones: definición y cálculo.</w:t>
            </w:r>
            <w:r>
              <w:rPr>
                <w:sz w:val="21"/>
                <w:szCs w:val="21"/>
              </w:rPr>
              <w:t xml:space="preserve"> (C, P)</w:t>
            </w:r>
          </w:p>
          <w:p w14:paraId="3844650D" w14:textId="7E3AC20F" w:rsidR="00E705DB" w:rsidRPr="00F0457B" w:rsidRDefault="00E705DB" w:rsidP="007F2CC8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F0457B">
              <w:rPr>
                <w:sz w:val="21"/>
                <w:szCs w:val="21"/>
              </w:rPr>
              <w:lastRenderedPageBreak/>
              <w:t>Permutaciones: definición y cálculo.</w:t>
            </w:r>
            <w:r>
              <w:rPr>
                <w:sz w:val="21"/>
                <w:szCs w:val="21"/>
              </w:rPr>
              <w:t xml:space="preserve"> (C, P)</w:t>
            </w:r>
          </w:p>
          <w:p w14:paraId="32E57851" w14:textId="6F9F5F3E" w:rsidR="00E705DB" w:rsidRPr="00F0457B" w:rsidRDefault="00E705DB" w:rsidP="007F2CC8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F0457B">
              <w:rPr>
                <w:sz w:val="21"/>
                <w:szCs w:val="21"/>
              </w:rPr>
              <w:t>Combinaciones: definición y cálculo.</w:t>
            </w:r>
            <w:r>
              <w:rPr>
                <w:sz w:val="21"/>
                <w:szCs w:val="21"/>
              </w:rPr>
              <w:t xml:space="preserve"> (C, P)</w:t>
            </w:r>
          </w:p>
          <w:p w14:paraId="2845980A" w14:textId="3695485E" w:rsidR="00E705DB" w:rsidRPr="00F0457B" w:rsidRDefault="00E705DB" w:rsidP="007F2CC8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F0457B">
              <w:rPr>
                <w:sz w:val="21"/>
                <w:szCs w:val="21"/>
              </w:rPr>
              <w:t>Ejercicios y problemas de aplicación.</w:t>
            </w:r>
            <w:r>
              <w:rPr>
                <w:sz w:val="21"/>
                <w:szCs w:val="21"/>
              </w:rPr>
              <w:t xml:space="preserve"> (P)</w:t>
            </w:r>
          </w:p>
          <w:p w14:paraId="10E67E98" w14:textId="532EC958" w:rsidR="00E705DB" w:rsidRPr="00F0457B" w:rsidRDefault="00E705DB" w:rsidP="007F2CC8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F0457B">
              <w:rPr>
                <w:sz w:val="21"/>
                <w:szCs w:val="21"/>
              </w:rPr>
              <w:t>Cálculo de variaciones, permutaciones y combinaciones con funciones de la hoja de cálculo.</w:t>
            </w:r>
            <w:r>
              <w:rPr>
                <w:sz w:val="21"/>
                <w:szCs w:val="21"/>
              </w:rPr>
              <w:t xml:space="preserve"> (P, T)</w:t>
            </w:r>
          </w:p>
          <w:p w14:paraId="75934137" w14:textId="2176F41E" w:rsidR="00E705DB" w:rsidRPr="00F0457B" w:rsidRDefault="00E705DB" w:rsidP="007F2CC8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F0457B">
              <w:rPr>
                <w:sz w:val="21"/>
                <w:szCs w:val="21"/>
              </w:rPr>
              <w:t>Aplicación del análisis combinatorio a la selección de muestras de auditoría y a la identificación de escenarios de riesgo.</w:t>
            </w:r>
            <w:r>
              <w:rPr>
                <w:sz w:val="21"/>
                <w:szCs w:val="21"/>
              </w:rPr>
              <w:t xml:space="preserve"> (P)</w:t>
            </w:r>
          </w:p>
        </w:tc>
        <w:tc>
          <w:tcPr>
            <w:tcW w:w="3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F0A7F2" w14:textId="241D2E1E" w:rsidR="00E705DB" w:rsidRPr="00F0457B" w:rsidRDefault="002F6DF1" w:rsidP="002F6DF1">
            <w:pPr>
              <w:pStyle w:val="Prrafodelista"/>
              <w:numPr>
                <w:ilvl w:val="0"/>
                <w:numId w:val="28"/>
              </w:numPr>
              <w:spacing w:before="10" w:after="10"/>
            </w:pPr>
            <w:r>
              <w:lastRenderedPageBreak/>
              <w:t>Juegos de azar y sorteos, como modelos de conteo</w:t>
            </w:r>
          </w:p>
        </w:tc>
      </w:tr>
      <w:tr w:rsidR="00E705DB" w:rsidRPr="00F0457B" w14:paraId="0345B66C" w14:textId="77777777" w:rsidTr="00E705DB">
        <w:trPr>
          <w:cantSplit/>
        </w:trPr>
        <w:tc>
          <w:tcPr>
            <w:tcW w:w="10201" w:type="dxa"/>
            <w:gridSpan w:val="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800B7F" w14:textId="77777777" w:rsidR="00E705DB" w:rsidRPr="00F0457B" w:rsidRDefault="00E705DB" w:rsidP="007F2CC8">
            <w:pPr>
              <w:spacing w:before="20" w:after="20"/>
              <w:jc w:val="both"/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lastRenderedPageBreak/>
              <w:t xml:space="preserve">Elemento de competencia 4: </w:t>
            </w:r>
            <w:r w:rsidRPr="00F0457B">
              <w:rPr>
                <w:sz w:val="21"/>
                <w:szCs w:val="21"/>
              </w:rPr>
              <w:t xml:space="preserve">Aplica las operaciones con conjuntos a la resolución de problemas de conteo, representando sus relaciones con diagramas de </w:t>
            </w:r>
            <w:proofErr w:type="spellStart"/>
            <w:r w:rsidRPr="00F0457B">
              <w:rPr>
                <w:sz w:val="21"/>
                <w:szCs w:val="21"/>
              </w:rPr>
              <w:t>Venn</w:t>
            </w:r>
            <w:proofErr w:type="spellEnd"/>
            <w:r w:rsidRPr="00F0457B">
              <w:rPr>
                <w:sz w:val="21"/>
                <w:szCs w:val="21"/>
              </w:rPr>
              <w:t xml:space="preserve"> Euler.</w:t>
            </w:r>
          </w:p>
        </w:tc>
      </w:tr>
      <w:tr w:rsidR="00E705DB" w:rsidRPr="00F0457B" w14:paraId="44BA2F82" w14:textId="77777777" w:rsidTr="00E705DB">
        <w:tc>
          <w:tcPr>
            <w:tcW w:w="331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73F1F4" w14:textId="77777777" w:rsidR="00E705DB" w:rsidRPr="00F0457B" w:rsidRDefault="00E705DB" w:rsidP="007F2CC8">
            <w:pPr>
              <w:spacing w:before="20" w:after="20"/>
              <w:jc w:val="center"/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19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15D146" w14:textId="77777777" w:rsidR="00E705DB" w:rsidRPr="00F0457B" w:rsidRDefault="00E705DB" w:rsidP="007F2CC8">
            <w:pPr>
              <w:spacing w:before="20" w:after="20"/>
              <w:jc w:val="center"/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56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0A1450" w14:textId="77777777" w:rsidR="00E705DB" w:rsidRPr="00F0457B" w:rsidRDefault="00E705DB" w:rsidP="007F2CC8">
            <w:pPr>
              <w:spacing w:before="20" w:after="20"/>
              <w:jc w:val="center"/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E705DB" w:rsidRPr="00F0457B" w14:paraId="6AD7F503" w14:textId="77777777" w:rsidTr="00E705DB">
        <w:tc>
          <w:tcPr>
            <w:tcW w:w="331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761DD4" w14:textId="7702523F" w:rsidR="00E705DB" w:rsidRPr="007412AD" w:rsidRDefault="00915D37" w:rsidP="00915D37">
            <w:pPr>
              <w:pStyle w:val="Prrafodelista"/>
              <w:numPr>
                <w:ilvl w:val="0"/>
                <w:numId w:val="24"/>
              </w:numPr>
              <w:spacing w:before="10" w:after="10"/>
              <w:ind w:left="192" w:hanging="192"/>
              <w:rPr>
                <w:sz w:val="21"/>
                <w:szCs w:val="21"/>
              </w:rPr>
            </w:pPr>
            <w:r w:rsidRPr="007412AD">
              <w:rPr>
                <w:sz w:val="21"/>
                <w:szCs w:val="21"/>
              </w:rPr>
              <w:t xml:space="preserve">Aplica las operaciones con conjuntos, las particiones y el conjunto potencia, representando sus relaciones en diagramas de </w:t>
            </w:r>
            <w:proofErr w:type="spellStart"/>
            <w:r w:rsidRPr="007412AD">
              <w:rPr>
                <w:sz w:val="21"/>
                <w:szCs w:val="21"/>
              </w:rPr>
              <w:t>Venn</w:t>
            </w:r>
            <w:proofErr w:type="spellEnd"/>
            <w:r w:rsidRPr="007412AD">
              <w:rPr>
                <w:sz w:val="21"/>
                <w:szCs w:val="21"/>
              </w:rPr>
              <w:t xml:space="preserve"> Euler.</w:t>
            </w:r>
          </w:p>
          <w:p w14:paraId="6ED4B70E" w14:textId="77777777" w:rsidR="00915D37" w:rsidRPr="007412AD" w:rsidRDefault="00915D37" w:rsidP="00915D37">
            <w:pPr>
              <w:spacing w:before="10" w:after="10"/>
              <w:rPr>
                <w:sz w:val="21"/>
                <w:szCs w:val="21"/>
              </w:rPr>
            </w:pPr>
          </w:p>
          <w:p w14:paraId="223D2A0E" w14:textId="21749177" w:rsidR="007412AD" w:rsidRPr="007412AD" w:rsidRDefault="007412AD" w:rsidP="00915D37">
            <w:pPr>
              <w:spacing w:before="10" w:after="10"/>
              <w:rPr>
                <w:sz w:val="21"/>
                <w:szCs w:val="21"/>
              </w:rPr>
            </w:pPr>
          </w:p>
          <w:p w14:paraId="6ACB4A26" w14:textId="77777777" w:rsidR="00915D37" w:rsidRPr="007412AD" w:rsidRDefault="00915D37" w:rsidP="00915D37">
            <w:pPr>
              <w:spacing w:before="10" w:after="10"/>
              <w:rPr>
                <w:sz w:val="21"/>
                <w:szCs w:val="21"/>
              </w:rPr>
            </w:pPr>
          </w:p>
          <w:p w14:paraId="12C03469" w14:textId="75FFF260" w:rsidR="00915D37" w:rsidRPr="007412AD" w:rsidRDefault="00915D37" w:rsidP="00915D37">
            <w:pPr>
              <w:spacing w:before="10" w:after="10"/>
              <w:rPr>
                <w:sz w:val="21"/>
                <w:szCs w:val="21"/>
              </w:rPr>
            </w:pPr>
          </w:p>
          <w:p w14:paraId="180EEEA3" w14:textId="4FDC43E2" w:rsidR="00915D37" w:rsidRPr="007412AD" w:rsidRDefault="00915D37" w:rsidP="00915D37">
            <w:pPr>
              <w:spacing w:before="10" w:after="10"/>
              <w:rPr>
                <w:sz w:val="21"/>
                <w:szCs w:val="21"/>
              </w:rPr>
            </w:pPr>
          </w:p>
          <w:p w14:paraId="74C4A220" w14:textId="0DEA3CD1" w:rsidR="00915D37" w:rsidRPr="007412AD" w:rsidRDefault="00915D37" w:rsidP="00915D37">
            <w:pPr>
              <w:spacing w:before="10" w:after="10"/>
              <w:rPr>
                <w:sz w:val="21"/>
                <w:szCs w:val="21"/>
              </w:rPr>
            </w:pPr>
          </w:p>
          <w:p w14:paraId="5F446021" w14:textId="04240A80" w:rsidR="00915D37" w:rsidRPr="007412AD" w:rsidRDefault="00915D37" w:rsidP="00915D37">
            <w:pPr>
              <w:pStyle w:val="Prrafodelista"/>
              <w:numPr>
                <w:ilvl w:val="0"/>
                <w:numId w:val="24"/>
              </w:numPr>
              <w:spacing w:before="10" w:after="10"/>
              <w:ind w:left="192" w:hanging="192"/>
            </w:pPr>
            <w:r w:rsidRPr="007412AD">
              <w:rPr>
                <w:sz w:val="21"/>
                <w:szCs w:val="21"/>
              </w:rPr>
              <w:t xml:space="preserve">Resuelve problemas de conteo con la </w:t>
            </w:r>
            <w:proofErr w:type="spellStart"/>
            <w:r w:rsidRPr="007412AD">
              <w:rPr>
                <w:sz w:val="21"/>
                <w:szCs w:val="21"/>
              </w:rPr>
              <w:t>cardinalidad</w:t>
            </w:r>
            <w:proofErr w:type="spellEnd"/>
            <w:r w:rsidRPr="007412AD">
              <w:rPr>
                <w:sz w:val="21"/>
                <w:szCs w:val="21"/>
              </w:rPr>
              <w:t xml:space="preserve"> de conjuntos, cruzando registros de una base de datos en hoja de cálculo.</w:t>
            </w:r>
          </w:p>
        </w:tc>
        <w:tc>
          <w:tcPr>
            <w:tcW w:w="3319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F609C6" w14:textId="51E1C1A0" w:rsidR="00E705DB" w:rsidRPr="007412AD" w:rsidRDefault="00915D37" w:rsidP="00915D37">
            <w:pPr>
              <w:pStyle w:val="Prrafodelista"/>
              <w:numPr>
                <w:ilvl w:val="1"/>
                <w:numId w:val="25"/>
              </w:numPr>
              <w:spacing w:before="10" w:after="10"/>
              <w:rPr>
                <w:sz w:val="21"/>
                <w:szCs w:val="21"/>
              </w:rPr>
            </w:pPr>
            <w:r w:rsidRPr="007412AD">
              <w:rPr>
                <w:sz w:val="21"/>
                <w:szCs w:val="21"/>
              </w:rPr>
              <w:t xml:space="preserve">Representa en aula las operaciones con conjuntos de un caso propuesto en diagramas de </w:t>
            </w:r>
            <w:proofErr w:type="spellStart"/>
            <w:r w:rsidRPr="007412AD">
              <w:rPr>
                <w:sz w:val="21"/>
                <w:szCs w:val="21"/>
              </w:rPr>
              <w:t>Venn</w:t>
            </w:r>
            <w:proofErr w:type="spellEnd"/>
            <w:r w:rsidRPr="007412AD">
              <w:rPr>
                <w:sz w:val="21"/>
                <w:szCs w:val="21"/>
              </w:rPr>
              <w:t xml:space="preserve"> Euler.</w:t>
            </w:r>
          </w:p>
          <w:p w14:paraId="0EB85E23" w14:textId="32761730" w:rsidR="007412AD" w:rsidRPr="007412AD" w:rsidRDefault="007412AD" w:rsidP="007412AD">
            <w:pPr>
              <w:pStyle w:val="Prrafodelista"/>
              <w:spacing w:before="10" w:after="10"/>
              <w:ind w:left="360"/>
              <w:rPr>
                <w:sz w:val="21"/>
                <w:szCs w:val="21"/>
              </w:rPr>
            </w:pPr>
          </w:p>
          <w:p w14:paraId="318CB4D6" w14:textId="2F716BCF" w:rsidR="00915D37" w:rsidRPr="007412AD" w:rsidRDefault="00915D37" w:rsidP="00915D37">
            <w:pPr>
              <w:pStyle w:val="Prrafodelista"/>
              <w:spacing w:before="10" w:after="10"/>
              <w:ind w:left="360"/>
            </w:pPr>
          </w:p>
          <w:p w14:paraId="751AE803" w14:textId="6426E8DA" w:rsidR="00915D37" w:rsidRPr="007412AD" w:rsidRDefault="00915D37" w:rsidP="00915D37">
            <w:pPr>
              <w:pStyle w:val="Prrafodelista"/>
              <w:numPr>
                <w:ilvl w:val="1"/>
                <w:numId w:val="25"/>
              </w:numPr>
              <w:spacing w:before="10" w:after="10"/>
              <w:rPr>
                <w:sz w:val="21"/>
                <w:szCs w:val="21"/>
              </w:rPr>
            </w:pPr>
            <w:r w:rsidRPr="007412AD">
              <w:rPr>
                <w:sz w:val="21"/>
                <w:szCs w:val="21"/>
              </w:rPr>
              <w:t>Determina en equipo los subconjuntos, las particiones y el conjunto potencia de un universo de actividades económicas.</w:t>
            </w:r>
          </w:p>
          <w:p w14:paraId="54A6074E" w14:textId="28D1D990" w:rsidR="00915D37" w:rsidRPr="007412AD" w:rsidRDefault="00915D37" w:rsidP="00915D37">
            <w:pPr>
              <w:pStyle w:val="Prrafodelista"/>
            </w:pPr>
          </w:p>
          <w:p w14:paraId="2F0A5BFC" w14:textId="4247ACC0" w:rsidR="00915D37" w:rsidRPr="007412AD" w:rsidRDefault="00915D37" w:rsidP="00915D37">
            <w:pPr>
              <w:pStyle w:val="Prrafodelista"/>
              <w:numPr>
                <w:ilvl w:val="1"/>
                <w:numId w:val="24"/>
              </w:numPr>
              <w:spacing w:before="10" w:after="10"/>
              <w:ind w:left="417" w:hanging="417"/>
              <w:rPr>
                <w:sz w:val="21"/>
                <w:szCs w:val="21"/>
              </w:rPr>
            </w:pPr>
            <w:r w:rsidRPr="007412AD">
              <w:rPr>
                <w:sz w:val="21"/>
                <w:szCs w:val="21"/>
              </w:rPr>
              <w:t xml:space="preserve">Resuelve en aula un problema de conteo de tres conjuntos con la </w:t>
            </w:r>
            <w:proofErr w:type="spellStart"/>
            <w:r w:rsidRPr="007412AD">
              <w:rPr>
                <w:sz w:val="21"/>
                <w:szCs w:val="21"/>
              </w:rPr>
              <w:t>cardinalidad</w:t>
            </w:r>
            <w:proofErr w:type="spellEnd"/>
            <w:r w:rsidRPr="007412AD">
              <w:rPr>
                <w:sz w:val="21"/>
                <w:szCs w:val="21"/>
              </w:rPr>
              <w:t>.</w:t>
            </w:r>
          </w:p>
          <w:p w14:paraId="3A28B8F8" w14:textId="2949243D" w:rsidR="00915D37" w:rsidRPr="007412AD" w:rsidRDefault="00915D37" w:rsidP="00915D37">
            <w:pPr>
              <w:spacing w:before="10" w:after="10"/>
              <w:rPr>
                <w:sz w:val="21"/>
                <w:szCs w:val="21"/>
              </w:rPr>
            </w:pPr>
          </w:p>
          <w:p w14:paraId="7FD86D34" w14:textId="0BFF41E7" w:rsidR="00915D37" w:rsidRPr="007412AD" w:rsidRDefault="00915D37" w:rsidP="00915D37">
            <w:pPr>
              <w:pStyle w:val="Prrafodelista"/>
              <w:numPr>
                <w:ilvl w:val="1"/>
                <w:numId w:val="24"/>
              </w:numPr>
              <w:spacing w:before="10" w:after="10"/>
              <w:ind w:left="417" w:hanging="417"/>
            </w:pPr>
            <w:r w:rsidRPr="007412AD">
              <w:rPr>
                <w:sz w:val="21"/>
                <w:szCs w:val="21"/>
              </w:rPr>
              <w:t>Cruza en el laboratorio de cómputo los registros de dos bases de datos de clientes con filtros y consultas.</w:t>
            </w:r>
          </w:p>
        </w:tc>
        <w:tc>
          <w:tcPr>
            <w:tcW w:w="356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F7B523" w14:textId="77777777" w:rsidR="00E705DB" w:rsidRPr="007412AD" w:rsidRDefault="00915D37" w:rsidP="00915D37">
            <w:pPr>
              <w:spacing w:before="10" w:after="10"/>
              <w:rPr>
                <w:sz w:val="21"/>
                <w:szCs w:val="21"/>
              </w:rPr>
            </w:pPr>
            <w:r w:rsidRPr="007412AD">
              <w:rPr>
                <w:b/>
                <w:bCs/>
                <w:sz w:val="21"/>
                <w:szCs w:val="21"/>
              </w:rPr>
              <w:t xml:space="preserve">Producto 13: </w:t>
            </w:r>
            <w:r w:rsidRPr="007412AD">
              <w:rPr>
                <w:sz w:val="21"/>
                <w:szCs w:val="21"/>
              </w:rPr>
              <w:t xml:space="preserve">Práctico de operaciones con conjuntos en diagramas de </w:t>
            </w:r>
            <w:proofErr w:type="spellStart"/>
            <w:r w:rsidRPr="007412AD">
              <w:rPr>
                <w:sz w:val="21"/>
                <w:szCs w:val="21"/>
              </w:rPr>
              <w:t>Venn</w:t>
            </w:r>
            <w:proofErr w:type="spellEnd"/>
            <w:r w:rsidRPr="007412AD">
              <w:rPr>
                <w:sz w:val="21"/>
                <w:szCs w:val="21"/>
              </w:rPr>
              <w:t xml:space="preserve"> Euler.</w:t>
            </w:r>
          </w:p>
          <w:p w14:paraId="6B30C480" w14:textId="77777777" w:rsidR="007412AD" w:rsidRPr="007412AD" w:rsidRDefault="007412AD" w:rsidP="00915D37">
            <w:pPr>
              <w:spacing w:before="10" w:after="10"/>
              <w:rPr>
                <w:sz w:val="21"/>
                <w:szCs w:val="21"/>
              </w:rPr>
            </w:pPr>
          </w:p>
          <w:p w14:paraId="6575A5B2" w14:textId="77777777" w:rsidR="00915D37" w:rsidRPr="007412AD" w:rsidRDefault="00915D37" w:rsidP="00915D37">
            <w:pPr>
              <w:spacing w:before="10" w:after="10"/>
            </w:pPr>
          </w:p>
          <w:p w14:paraId="7CC18512" w14:textId="77777777" w:rsidR="00915D37" w:rsidRPr="007412AD" w:rsidRDefault="00915D37" w:rsidP="00915D37">
            <w:pPr>
              <w:spacing w:before="10" w:after="10"/>
              <w:rPr>
                <w:sz w:val="21"/>
                <w:szCs w:val="21"/>
              </w:rPr>
            </w:pPr>
            <w:r w:rsidRPr="007412AD">
              <w:rPr>
                <w:b/>
                <w:bCs/>
                <w:sz w:val="21"/>
                <w:szCs w:val="21"/>
              </w:rPr>
              <w:t xml:space="preserve">Producto 14: </w:t>
            </w:r>
            <w:r w:rsidRPr="007412AD">
              <w:rPr>
                <w:sz w:val="21"/>
                <w:szCs w:val="21"/>
              </w:rPr>
              <w:t>Cuadro de particiones de un universo de actividades económicas.</w:t>
            </w:r>
          </w:p>
          <w:p w14:paraId="2C46C089" w14:textId="77777777" w:rsidR="00915D37" w:rsidRPr="007412AD" w:rsidRDefault="00915D37" w:rsidP="00915D37">
            <w:pPr>
              <w:spacing w:before="10" w:after="10"/>
            </w:pPr>
          </w:p>
          <w:p w14:paraId="163759DA" w14:textId="77777777" w:rsidR="00915D37" w:rsidRPr="007412AD" w:rsidRDefault="00915D37" w:rsidP="00915D37">
            <w:pPr>
              <w:spacing w:before="10" w:after="10"/>
            </w:pPr>
          </w:p>
          <w:p w14:paraId="61B7C759" w14:textId="77777777" w:rsidR="007412AD" w:rsidRPr="007412AD" w:rsidRDefault="007412AD" w:rsidP="00915D37">
            <w:pPr>
              <w:spacing w:before="10" w:after="10"/>
            </w:pPr>
          </w:p>
          <w:p w14:paraId="57727CB9" w14:textId="77777777" w:rsidR="00915D37" w:rsidRPr="007412AD" w:rsidRDefault="00915D37" w:rsidP="00915D37">
            <w:pPr>
              <w:spacing w:before="10" w:after="10"/>
            </w:pPr>
          </w:p>
          <w:p w14:paraId="26BC9F05" w14:textId="77777777" w:rsidR="00915D37" w:rsidRPr="007412AD" w:rsidRDefault="00915D37" w:rsidP="00915D37">
            <w:pPr>
              <w:spacing w:before="10" w:after="10"/>
              <w:rPr>
                <w:sz w:val="21"/>
                <w:szCs w:val="21"/>
              </w:rPr>
            </w:pPr>
            <w:r w:rsidRPr="007412AD">
              <w:rPr>
                <w:b/>
                <w:bCs/>
                <w:sz w:val="21"/>
                <w:szCs w:val="21"/>
              </w:rPr>
              <w:t xml:space="preserve">Producto 15: </w:t>
            </w:r>
            <w:r w:rsidRPr="007412AD">
              <w:rPr>
                <w:sz w:val="21"/>
                <w:szCs w:val="21"/>
              </w:rPr>
              <w:t xml:space="preserve">Problema resuelto de </w:t>
            </w:r>
            <w:proofErr w:type="spellStart"/>
            <w:r w:rsidRPr="007412AD">
              <w:rPr>
                <w:sz w:val="21"/>
                <w:szCs w:val="21"/>
              </w:rPr>
              <w:t>cardinalidad</w:t>
            </w:r>
            <w:proofErr w:type="spellEnd"/>
            <w:r w:rsidRPr="007412AD">
              <w:rPr>
                <w:sz w:val="21"/>
                <w:szCs w:val="21"/>
              </w:rPr>
              <w:t xml:space="preserve"> de tres conjuntos.</w:t>
            </w:r>
          </w:p>
          <w:p w14:paraId="3F41B151" w14:textId="77777777" w:rsidR="007412AD" w:rsidRPr="007412AD" w:rsidRDefault="007412AD" w:rsidP="00915D37">
            <w:pPr>
              <w:spacing w:before="10" w:after="10"/>
              <w:rPr>
                <w:sz w:val="21"/>
                <w:szCs w:val="21"/>
              </w:rPr>
            </w:pPr>
          </w:p>
          <w:p w14:paraId="0A48BEA0" w14:textId="1F26B7A6" w:rsidR="00915D37" w:rsidRPr="007412AD" w:rsidRDefault="00915D37" w:rsidP="00915D37">
            <w:pPr>
              <w:spacing w:before="10" w:after="10"/>
            </w:pPr>
          </w:p>
          <w:p w14:paraId="0640465C" w14:textId="486882FC" w:rsidR="00915D37" w:rsidRPr="007412AD" w:rsidRDefault="00915D37" w:rsidP="00915D37">
            <w:pPr>
              <w:spacing w:before="10" w:after="10"/>
            </w:pPr>
            <w:r w:rsidRPr="007412AD">
              <w:rPr>
                <w:b/>
                <w:bCs/>
                <w:sz w:val="21"/>
                <w:szCs w:val="21"/>
              </w:rPr>
              <w:t xml:space="preserve">Producto 16: </w:t>
            </w:r>
            <w:r w:rsidRPr="007412AD">
              <w:rPr>
                <w:sz w:val="21"/>
                <w:szCs w:val="21"/>
              </w:rPr>
              <w:t>Informe de cruce de registros de bases de datos con operaciones de conjuntos.</w:t>
            </w:r>
          </w:p>
        </w:tc>
      </w:tr>
      <w:tr w:rsidR="00E705DB" w:rsidRPr="00F0457B" w14:paraId="0883A0C7" w14:textId="77777777" w:rsidTr="00E705DB">
        <w:tc>
          <w:tcPr>
            <w:tcW w:w="10201" w:type="dxa"/>
            <w:gridSpan w:val="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DF59C4" w14:textId="77777777" w:rsidR="00E705DB" w:rsidRPr="00F0457B" w:rsidRDefault="00E705DB" w:rsidP="007F2CC8">
            <w:pPr>
              <w:spacing w:before="20" w:after="20"/>
              <w:jc w:val="center"/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E705DB" w:rsidRPr="00F0457B" w14:paraId="4D205521" w14:textId="77777777" w:rsidTr="00E705DB">
        <w:tc>
          <w:tcPr>
            <w:tcW w:w="24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BBAD69" w14:textId="77777777" w:rsidR="00E705DB" w:rsidRPr="00F0457B" w:rsidRDefault="00E705DB" w:rsidP="007F2CC8">
            <w:pPr>
              <w:spacing w:before="20" w:after="20"/>
              <w:jc w:val="center"/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4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F87B0D" w14:textId="77777777" w:rsidR="00E705DB" w:rsidRPr="00F0457B" w:rsidRDefault="00E705DB" w:rsidP="007F2CC8">
            <w:pPr>
              <w:spacing w:before="20" w:after="20"/>
              <w:jc w:val="center"/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</w:tc>
        <w:tc>
          <w:tcPr>
            <w:tcW w:w="3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955667" w14:textId="77777777" w:rsidR="00E705DB" w:rsidRPr="00F0457B" w:rsidRDefault="00E705DB" w:rsidP="007F2CC8">
            <w:pPr>
              <w:spacing w:before="20" w:after="20"/>
              <w:jc w:val="center"/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E705DB" w:rsidRPr="00F0457B" w14:paraId="667391F3" w14:textId="77777777" w:rsidTr="00E705DB">
        <w:tc>
          <w:tcPr>
            <w:tcW w:w="24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6EB72A" w14:textId="77777777" w:rsidR="00E705DB" w:rsidRPr="00F0457B" w:rsidRDefault="00E705DB" w:rsidP="007F2CC8">
            <w:pPr>
              <w:spacing w:before="20" w:after="20"/>
            </w:pPr>
            <w:r w:rsidRPr="00F0457B">
              <w:rPr>
                <w:sz w:val="21"/>
                <w:szCs w:val="21"/>
              </w:rPr>
              <w:t>Tema 8: Conjuntos y Operaciones con Conjuntos</w:t>
            </w:r>
          </w:p>
        </w:tc>
        <w:tc>
          <w:tcPr>
            <w:tcW w:w="4564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75C0D7" w14:textId="06E00BE2" w:rsidR="00E705DB" w:rsidRPr="00F0457B" w:rsidRDefault="00E705DB" w:rsidP="007F2CC8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F0457B">
              <w:rPr>
                <w:sz w:val="21"/>
                <w:szCs w:val="21"/>
              </w:rPr>
              <w:t>Conjuntos: concepto y conjuntos notables.</w:t>
            </w:r>
            <w:r>
              <w:rPr>
                <w:sz w:val="21"/>
                <w:szCs w:val="21"/>
              </w:rPr>
              <w:t xml:space="preserve"> (C)</w:t>
            </w:r>
          </w:p>
          <w:p w14:paraId="3673D83D" w14:textId="6A3071B1" w:rsidR="00E705DB" w:rsidRPr="00F0457B" w:rsidRDefault="00E705DB" w:rsidP="007F2CC8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F0457B">
              <w:rPr>
                <w:sz w:val="21"/>
                <w:szCs w:val="21"/>
              </w:rPr>
              <w:t>Subconjuntos, particiones y conjunto potencia.</w:t>
            </w:r>
            <w:r>
              <w:rPr>
                <w:sz w:val="21"/>
                <w:szCs w:val="21"/>
              </w:rPr>
              <w:t xml:space="preserve"> (C)</w:t>
            </w:r>
          </w:p>
          <w:p w14:paraId="153B77CD" w14:textId="44B3BD21" w:rsidR="00E705DB" w:rsidRPr="00F0457B" w:rsidRDefault="00E705DB" w:rsidP="007F2CC8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F0457B">
              <w:rPr>
                <w:sz w:val="21"/>
                <w:szCs w:val="21"/>
              </w:rPr>
              <w:t xml:space="preserve">Diagramas de </w:t>
            </w:r>
            <w:proofErr w:type="spellStart"/>
            <w:r w:rsidRPr="00F0457B">
              <w:rPr>
                <w:sz w:val="21"/>
                <w:szCs w:val="21"/>
              </w:rPr>
              <w:t>Venn</w:t>
            </w:r>
            <w:proofErr w:type="spellEnd"/>
            <w:r w:rsidRPr="00F0457B">
              <w:rPr>
                <w:sz w:val="21"/>
                <w:szCs w:val="21"/>
              </w:rPr>
              <w:t xml:space="preserve"> Euler y operaciones con conjuntos.</w:t>
            </w:r>
            <w:r>
              <w:rPr>
                <w:sz w:val="21"/>
                <w:szCs w:val="21"/>
              </w:rPr>
              <w:t xml:space="preserve"> (C)</w:t>
            </w:r>
          </w:p>
          <w:p w14:paraId="256FAC92" w14:textId="58010700" w:rsidR="00E705DB" w:rsidRPr="00F0457B" w:rsidRDefault="00E705DB" w:rsidP="007F2CC8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proofErr w:type="spellStart"/>
            <w:r w:rsidRPr="00F0457B">
              <w:rPr>
                <w:sz w:val="21"/>
                <w:szCs w:val="21"/>
              </w:rPr>
              <w:t>Cardinalidad</w:t>
            </w:r>
            <w:proofErr w:type="spellEnd"/>
            <w:r w:rsidRPr="00F0457B">
              <w:rPr>
                <w:sz w:val="21"/>
                <w:szCs w:val="21"/>
              </w:rPr>
              <w:t xml:space="preserve"> de conjuntos y problemas de conteo; ejercicios de aplicación.</w:t>
            </w:r>
            <w:r>
              <w:rPr>
                <w:sz w:val="21"/>
                <w:szCs w:val="21"/>
              </w:rPr>
              <w:t xml:space="preserve"> (P)</w:t>
            </w:r>
          </w:p>
          <w:p w14:paraId="45AE0E77" w14:textId="3A768249" w:rsidR="00E705DB" w:rsidRPr="00F0457B" w:rsidRDefault="00E705DB" w:rsidP="007F2CC8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F0457B">
              <w:rPr>
                <w:sz w:val="21"/>
                <w:szCs w:val="21"/>
              </w:rPr>
              <w:t>Clasificaciones de actividades económicas como particiones de un universo: secciones, divisiones, clases y subclases.</w:t>
            </w:r>
            <w:r>
              <w:rPr>
                <w:sz w:val="21"/>
                <w:szCs w:val="21"/>
              </w:rPr>
              <w:t xml:space="preserve"> (C)</w:t>
            </w:r>
          </w:p>
        </w:tc>
        <w:tc>
          <w:tcPr>
            <w:tcW w:w="3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3ED2E0" w14:textId="2235F81E" w:rsidR="00E705DB" w:rsidRPr="00C97531" w:rsidRDefault="00E705DB" w:rsidP="002F6DF1">
            <w:pPr>
              <w:pStyle w:val="Prrafodelista"/>
              <w:spacing w:before="10" w:after="10"/>
              <w:ind w:left="620"/>
            </w:pPr>
          </w:p>
          <w:p w14:paraId="2DA678C3" w14:textId="56BA8B4F" w:rsidR="00E705DB" w:rsidRPr="00F0457B" w:rsidRDefault="00E705DB" w:rsidP="002F6DF1">
            <w:pPr>
              <w:pStyle w:val="Prrafodelista"/>
              <w:numPr>
                <w:ilvl w:val="0"/>
                <w:numId w:val="28"/>
              </w:numPr>
              <w:spacing w:before="10" w:after="10"/>
            </w:pPr>
            <w:r w:rsidRPr="002F6DF1">
              <w:rPr>
                <w:sz w:val="21"/>
                <w:szCs w:val="21"/>
              </w:rPr>
              <w:t>Nociones de lógica proposicional</w:t>
            </w:r>
            <w:r w:rsidR="002F6DF1">
              <w:rPr>
                <w:sz w:val="21"/>
                <w:szCs w:val="21"/>
              </w:rPr>
              <w:t>: conectivos y tablas de verdad</w:t>
            </w:r>
          </w:p>
        </w:tc>
      </w:tr>
      <w:tr w:rsidR="00E705DB" w:rsidRPr="00F0457B" w14:paraId="42B58593" w14:textId="77777777" w:rsidTr="00E705DB">
        <w:trPr>
          <w:cantSplit/>
        </w:trPr>
        <w:tc>
          <w:tcPr>
            <w:tcW w:w="10201" w:type="dxa"/>
            <w:gridSpan w:val="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B3118F" w14:textId="77777777" w:rsidR="00E705DB" w:rsidRPr="00F0457B" w:rsidRDefault="00E705DB" w:rsidP="007F2CC8">
            <w:pPr>
              <w:spacing w:before="20" w:after="20"/>
              <w:jc w:val="both"/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t xml:space="preserve">Elemento de competencia 5: </w:t>
            </w:r>
            <w:r w:rsidRPr="00F0457B">
              <w:rPr>
                <w:sz w:val="21"/>
                <w:szCs w:val="21"/>
              </w:rPr>
              <w:t xml:space="preserve">Aplica las propiedades de la sumatoria y la </w:t>
            </w:r>
            <w:proofErr w:type="spellStart"/>
            <w:r w:rsidRPr="00F0457B">
              <w:rPr>
                <w:sz w:val="21"/>
                <w:szCs w:val="21"/>
              </w:rPr>
              <w:t>productoria</w:t>
            </w:r>
            <w:proofErr w:type="spellEnd"/>
            <w:r w:rsidRPr="00F0457B">
              <w:rPr>
                <w:sz w:val="21"/>
                <w:szCs w:val="21"/>
              </w:rPr>
              <w:t xml:space="preserve"> a la resolución de problemas.</w:t>
            </w:r>
          </w:p>
        </w:tc>
      </w:tr>
      <w:tr w:rsidR="00E705DB" w:rsidRPr="00F0457B" w14:paraId="56BEB078" w14:textId="77777777" w:rsidTr="00E705DB">
        <w:tc>
          <w:tcPr>
            <w:tcW w:w="331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D21E29" w14:textId="77777777" w:rsidR="00E705DB" w:rsidRPr="00F0457B" w:rsidRDefault="00E705DB" w:rsidP="007F2CC8">
            <w:pPr>
              <w:spacing w:before="20" w:after="20"/>
              <w:jc w:val="center"/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19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DBE8DB" w14:textId="77777777" w:rsidR="00E705DB" w:rsidRPr="00F0457B" w:rsidRDefault="00E705DB" w:rsidP="007F2CC8">
            <w:pPr>
              <w:spacing w:before="20" w:after="20"/>
              <w:jc w:val="center"/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56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80EADA" w14:textId="77777777" w:rsidR="00E705DB" w:rsidRPr="00F0457B" w:rsidRDefault="00E705DB" w:rsidP="007F2CC8">
            <w:pPr>
              <w:spacing w:before="20" w:after="20"/>
              <w:jc w:val="center"/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E705DB" w:rsidRPr="00F0457B" w14:paraId="2B5E9697" w14:textId="77777777" w:rsidTr="00E705DB">
        <w:tc>
          <w:tcPr>
            <w:tcW w:w="331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AE424F" w14:textId="619FB32F" w:rsidR="00E705DB" w:rsidRPr="00B839F5" w:rsidRDefault="007412AD" w:rsidP="007412AD">
            <w:pPr>
              <w:pStyle w:val="Prrafodelista"/>
              <w:numPr>
                <w:ilvl w:val="0"/>
                <w:numId w:val="26"/>
              </w:numPr>
              <w:spacing w:before="10" w:after="10"/>
              <w:ind w:left="334" w:hanging="284"/>
              <w:rPr>
                <w:sz w:val="21"/>
                <w:szCs w:val="21"/>
              </w:rPr>
            </w:pPr>
            <w:r w:rsidRPr="00B839F5">
              <w:rPr>
                <w:sz w:val="21"/>
                <w:szCs w:val="21"/>
              </w:rPr>
              <w:t xml:space="preserve">Aplica las propiedades de la sumatoria y de la </w:t>
            </w:r>
            <w:proofErr w:type="spellStart"/>
            <w:r w:rsidRPr="00B839F5">
              <w:rPr>
                <w:sz w:val="21"/>
                <w:szCs w:val="21"/>
              </w:rPr>
              <w:t>productoria</w:t>
            </w:r>
            <w:proofErr w:type="spellEnd"/>
            <w:r w:rsidRPr="00B839F5">
              <w:rPr>
                <w:sz w:val="21"/>
                <w:szCs w:val="21"/>
              </w:rPr>
              <w:t xml:space="preserve"> a la simplificación de expresiones y a la resolución de problemas.</w:t>
            </w:r>
          </w:p>
          <w:p w14:paraId="792915FC" w14:textId="77777777" w:rsidR="007412AD" w:rsidRPr="00B839F5" w:rsidRDefault="007412AD" w:rsidP="007412AD">
            <w:pPr>
              <w:pStyle w:val="Prrafodelista"/>
              <w:spacing w:before="10" w:after="10"/>
              <w:ind w:left="334"/>
              <w:rPr>
                <w:sz w:val="21"/>
                <w:szCs w:val="21"/>
              </w:rPr>
            </w:pPr>
          </w:p>
          <w:p w14:paraId="556052FF" w14:textId="245AC3D0" w:rsidR="00B839F5" w:rsidRPr="00B839F5" w:rsidRDefault="00B839F5" w:rsidP="007412AD">
            <w:pPr>
              <w:pStyle w:val="Prrafodelista"/>
              <w:spacing w:before="10" w:after="10"/>
              <w:ind w:left="334"/>
              <w:rPr>
                <w:sz w:val="21"/>
                <w:szCs w:val="21"/>
              </w:rPr>
            </w:pPr>
          </w:p>
          <w:p w14:paraId="6508228D" w14:textId="2842BCA4" w:rsidR="00B839F5" w:rsidRPr="00B839F5" w:rsidRDefault="00B839F5" w:rsidP="007412AD">
            <w:pPr>
              <w:pStyle w:val="Prrafodelista"/>
              <w:spacing w:before="10" w:after="10"/>
              <w:ind w:left="334"/>
              <w:rPr>
                <w:sz w:val="21"/>
                <w:szCs w:val="21"/>
              </w:rPr>
            </w:pPr>
          </w:p>
          <w:p w14:paraId="0C86522F" w14:textId="255EDCCF" w:rsidR="007412AD" w:rsidRPr="00B839F5" w:rsidRDefault="007412AD" w:rsidP="007412AD">
            <w:pPr>
              <w:pStyle w:val="Prrafodelista"/>
              <w:spacing w:before="10" w:after="10"/>
              <w:ind w:left="334"/>
              <w:rPr>
                <w:sz w:val="21"/>
                <w:szCs w:val="21"/>
              </w:rPr>
            </w:pPr>
          </w:p>
          <w:p w14:paraId="697AEF61" w14:textId="2DA06EBA" w:rsidR="007412AD" w:rsidRPr="00B839F5" w:rsidRDefault="007412AD" w:rsidP="007412AD">
            <w:pPr>
              <w:pStyle w:val="Prrafodelista"/>
              <w:numPr>
                <w:ilvl w:val="0"/>
                <w:numId w:val="26"/>
              </w:numPr>
              <w:spacing w:before="10" w:after="10"/>
              <w:ind w:left="334" w:hanging="284"/>
            </w:pPr>
            <w:r w:rsidRPr="00B839F5">
              <w:rPr>
                <w:sz w:val="21"/>
                <w:szCs w:val="21"/>
              </w:rPr>
              <w:t xml:space="preserve">Calcula el valor presente de una serie de flujos y los factores de acumulación de valor con sumatorias y </w:t>
            </w:r>
            <w:proofErr w:type="spellStart"/>
            <w:r w:rsidRPr="00B839F5">
              <w:rPr>
                <w:sz w:val="21"/>
                <w:szCs w:val="21"/>
              </w:rPr>
              <w:t>productorias</w:t>
            </w:r>
            <w:proofErr w:type="spellEnd"/>
            <w:r w:rsidRPr="00B839F5">
              <w:rPr>
                <w:sz w:val="21"/>
                <w:szCs w:val="21"/>
              </w:rPr>
              <w:t>, verificando el resultado en hoja de cálculo.</w:t>
            </w:r>
          </w:p>
        </w:tc>
        <w:tc>
          <w:tcPr>
            <w:tcW w:w="3319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FC97AF" w14:textId="5097D8FB" w:rsidR="00E705DB" w:rsidRPr="00B839F5" w:rsidRDefault="007412AD" w:rsidP="007412AD">
            <w:pPr>
              <w:pStyle w:val="Prrafodelista"/>
              <w:numPr>
                <w:ilvl w:val="1"/>
                <w:numId w:val="27"/>
              </w:numPr>
              <w:spacing w:before="10" w:after="10"/>
              <w:rPr>
                <w:sz w:val="21"/>
                <w:szCs w:val="21"/>
              </w:rPr>
            </w:pPr>
            <w:r w:rsidRPr="00B839F5">
              <w:rPr>
                <w:sz w:val="21"/>
                <w:szCs w:val="21"/>
              </w:rPr>
              <w:lastRenderedPageBreak/>
              <w:t xml:space="preserve">Simplifica en aula expresiones con sumatorias y </w:t>
            </w:r>
            <w:proofErr w:type="spellStart"/>
            <w:r w:rsidRPr="00B839F5">
              <w:rPr>
                <w:sz w:val="21"/>
                <w:szCs w:val="21"/>
              </w:rPr>
              <w:t>productorias</w:t>
            </w:r>
            <w:proofErr w:type="spellEnd"/>
            <w:r w:rsidRPr="00B839F5">
              <w:rPr>
                <w:sz w:val="21"/>
                <w:szCs w:val="21"/>
              </w:rPr>
              <w:t xml:space="preserve"> aplicando sus propiedades.</w:t>
            </w:r>
          </w:p>
          <w:p w14:paraId="648E23A7" w14:textId="77777777" w:rsidR="00B839F5" w:rsidRPr="00B839F5" w:rsidRDefault="00B839F5" w:rsidP="00B839F5">
            <w:pPr>
              <w:pStyle w:val="Prrafodelista"/>
              <w:spacing w:before="10" w:after="10"/>
              <w:ind w:left="360"/>
              <w:rPr>
                <w:sz w:val="21"/>
                <w:szCs w:val="21"/>
              </w:rPr>
            </w:pPr>
          </w:p>
          <w:p w14:paraId="1BEE75B9" w14:textId="77777777" w:rsidR="00B839F5" w:rsidRPr="00B839F5" w:rsidRDefault="00B839F5" w:rsidP="00B839F5">
            <w:pPr>
              <w:pStyle w:val="Prrafodelista"/>
              <w:spacing w:before="10" w:after="10"/>
              <w:ind w:left="360"/>
              <w:rPr>
                <w:sz w:val="21"/>
                <w:szCs w:val="21"/>
              </w:rPr>
            </w:pPr>
          </w:p>
          <w:p w14:paraId="260FAE58" w14:textId="08A5EDEF" w:rsidR="007412AD" w:rsidRPr="00B839F5" w:rsidRDefault="007412AD" w:rsidP="007412AD">
            <w:pPr>
              <w:pStyle w:val="Prrafodelista"/>
              <w:spacing w:before="10" w:after="10"/>
              <w:ind w:left="360"/>
              <w:rPr>
                <w:sz w:val="21"/>
                <w:szCs w:val="21"/>
              </w:rPr>
            </w:pPr>
          </w:p>
          <w:p w14:paraId="29D46598" w14:textId="5745B0D4" w:rsidR="007412AD" w:rsidRPr="00B839F5" w:rsidRDefault="007412AD" w:rsidP="007412AD">
            <w:pPr>
              <w:pStyle w:val="Prrafodelista"/>
              <w:numPr>
                <w:ilvl w:val="1"/>
                <w:numId w:val="27"/>
              </w:numPr>
              <w:spacing w:before="10" w:after="10"/>
            </w:pPr>
            <w:r w:rsidRPr="00B839F5">
              <w:rPr>
                <w:sz w:val="21"/>
                <w:szCs w:val="21"/>
              </w:rPr>
              <w:t>Resuelve en equipo un problema de depreciación acumulada expresado con sumatoria.</w:t>
            </w:r>
          </w:p>
          <w:p w14:paraId="4C4AE4D0" w14:textId="24DD2EE4" w:rsidR="00B839F5" w:rsidRPr="00B839F5" w:rsidRDefault="00B839F5" w:rsidP="00B839F5">
            <w:pPr>
              <w:pStyle w:val="Prrafodelista"/>
            </w:pPr>
          </w:p>
          <w:p w14:paraId="24A20E1F" w14:textId="77777777" w:rsidR="00B839F5" w:rsidRPr="00B839F5" w:rsidRDefault="00B839F5" w:rsidP="00B839F5">
            <w:pPr>
              <w:pStyle w:val="Prrafodelista"/>
            </w:pPr>
          </w:p>
          <w:p w14:paraId="4D9E485D" w14:textId="42049A45" w:rsidR="00B839F5" w:rsidRPr="00B839F5" w:rsidRDefault="00B839F5" w:rsidP="00B839F5">
            <w:pPr>
              <w:pStyle w:val="Prrafodelista"/>
              <w:spacing w:before="10" w:after="10"/>
              <w:ind w:left="360"/>
            </w:pPr>
          </w:p>
          <w:p w14:paraId="2CA27BAC" w14:textId="77777777" w:rsidR="007412AD" w:rsidRPr="00B839F5" w:rsidRDefault="007412AD" w:rsidP="007412AD">
            <w:pPr>
              <w:pStyle w:val="Prrafodelista"/>
              <w:spacing w:before="10" w:after="10"/>
              <w:ind w:left="360"/>
            </w:pPr>
          </w:p>
          <w:p w14:paraId="266E6FFD" w14:textId="75CAFC5F" w:rsidR="007412AD" w:rsidRPr="00B839F5" w:rsidRDefault="007412AD" w:rsidP="007412AD">
            <w:pPr>
              <w:pStyle w:val="Prrafodelista"/>
              <w:numPr>
                <w:ilvl w:val="1"/>
                <w:numId w:val="26"/>
              </w:numPr>
              <w:spacing w:before="10" w:after="10"/>
              <w:ind w:left="417" w:hanging="417"/>
              <w:rPr>
                <w:sz w:val="21"/>
                <w:szCs w:val="21"/>
              </w:rPr>
            </w:pPr>
            <w:r w:rsidRPr="00B839F5">
              <w:rPr>
                <w:sz w:val="21"/>
                <w:szCs w:val="21"/>
              </w:rPr>
              <w:t>Calcula en el laboratorio de cómputo el valor presente de un flujo de efectivo con sumatoria.</w:t>
            </w:r>
          </w:p>
          <w:p w14:paraId="160DB8C8" w14:textId="752F0794" w:rsidR="007412AD" w:rsidRPr="00B839F5" w:rsidRDefault="007412AD" w:rsidP="007412AD">
            <w:pPr>
              <w:pStyle w:val="Prrafodelista"/>
              <w:spacing w:before="10" w:after="10"/>
              <w:ind w:left="417"/>
              <w:rPr>
                <w:sz w:val="21"/>
                <w:szCs w:val="21"/>
              </w:rPr>
            </w:pPr>
          </w:p>
          <w:p w14:paraId="29AE2D9E" w14:textId="7ADF0B35" w:rsidR="00B839F5" w:rsidRPr="00B839F5" w:rsidRDefault="00B839F5" w:rsidP="007412AD">
            <w:pPr>
              <w:pStyle w:val="Prrafodelista"/>
              <w:spacing w:before="10" w:after="10"/>
              <w:ind w:left="417"/>
              <w:rPr>
                <w:sz w:val="21"/>
                <w:szCs w:val="21"/>
              </w:rPr>
            </w:pPr>
          </w:p>
          <w:p w14:paraId="6ADB415B" w14:textId="08D9F75A" w:rsidR="007412AD" w:rsidRPr="00B839F5" w:rsidRDefault="007412AD" w:rsidP="007412AD">
            <w:pPr>
              <w:pStyle w:val="Prrafodelista"/>
              <w:numPr>
                <w:ilvl w:val="1"/>
                <w:numId w:val="26"/>
              </w:numPr>
              <w:spacing w:before="10" w:after="10"/>
              <w:ind w:left="417" w:hanging="417"/>
            </w:pPr>
            <w:r w:rsidRPr="00B839F5">
              <w:rPr>
                <w:sz w:val="21"/>
                <w:szCs w:val="21"/>
              </w:rPr>
              <w:t xml:space="preserve">Acumula ante el curso la variación de la Unidad de Fomento de Vivienda de varios periodos con </w:t>
            </w:r>
            <w:proofErr w:type="spellStart"/>
            <w:r w:rsidRPr="00B839F5">
              <w:rPr>
                <w:sz w:val="21"/>
                <w:szCs w:val="21"/>
              </w:rPr>
              <w:t>productoria</w:t>
            </w:r>
            <w:proofErr w:type="spellEnd"/>
            <w:r w:rsidRPr="00B839F5">
              <w:rPr>
                <w:sz w:val="21"/>
                <w:szCs w:val="21"/>
              </w:rPr>
              <w:t>.</w:t>
            </w:r>
          </w:p>
        </w:tc>
        <w:tc>
          <w:tcPr>
            <w:tcW w:w="356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88EB80" w14:textId="7D711119" w:rsidR="00E705DB" w:rsidRPr="00B839F5" w:rsidRDefault="007412AD" w:rsidP="00B839F5">
            <w:pPr>
              <w:spacing w:after="10"/>
              <w:rPr>
                <w:sz w:val="21"/>
                <w:szCs w:val="21"/>
              </w:rPr>
            </w:pPr>
            <w:r w:rsidRPr="00B839F5">
              <w:rPr>
                <w:b/>
                <w:bCs/>
                <w:sz w:val="21"/>
                <w:szCs w:val="21"/>
              </w:rPr>
              <w:lastRenderedPageBreak/>
              <w:t xml:space="preserve">Producto 17: </w:t>
            </w:r>
            <w:r w:rsidRPr="00B839F5">
              <w:rPr>
                <w:sz w:val="21"/>
                <w:szCs w:val="21"/>
              </w:rPr>
              <w:t xml:space="preserve">Práctico de simplificación de sumatorias y </w:t>
            </w:r>
            <w:proofErr w:type="spellStart"/>
            <w:r w:rsidRPr="00B839F5">
              <w:rPr>
                <w:sz w:val="21"/>
                <w:szCs w:val="21"/>
              </w:rPr>
              <w:t>productorias</w:t>
            </w:r>
            <w:proofErr w:type="spellEnd"/>
            <w:r w:rsidRPr="00B839F5">
              <w:rPr>
                <w:sz w:val="21"/>
                <w:szCs w:val="21"/>
              </w:rPr>
              <w:t>.</w:t>
            </w:r>
          </w:p>
          <w:p w14:paraId="403F4FD0" w14:textId="234BAD6E" w:rsidR="00B839F5" w:rsidRPr="00B839F5" w:rsidRDefault="00B839F5" w:rsidP="00B839F5">
            <w:pPr>
              <w:spacing w:after="10"/>
              <w:rPr>
                <w:sz w:val="21"/>
                <w:szCs w:val="21"/>
              </w:rPr>
            </w:pPr>
          </w:p>
          <w:p w14:paraId="0E5A6519" w14:textId="6E98B6F4" w:rsidR="007412AD" w:rsidRPr="00B839F5" w:rsidRDefault="007412AD" w:rsidP="007412AD">
            <w:pPr>
              <w:spacing w:before="10" w:after="10"/>
              <w:rPr>
                <w:sz w:val="21"/>
                <w:szCs w:val="21"/>
              </w:rPr>
            </w:pPr>
          </w:p>
          <w:p w14:paraId="5D5CF1E8" w14:textId="35098C50" w:rsidR="007412AD" w:rsidRPr="00B839F5" w:rsidRDefault="007412AD" w:rsidP="007412AD">
            <w:pPr>
              <w:spacing w:before="10" w:after="10"/>
              <w:rPr>
                <w:sz w:val="21"/>
                <w:szCs w:val="21"/>
              </w:rPr>
            </w:pPr>
            <w:r w:rsidRPr="00B839F5">
              <w:rPr>
                <w:b/>
                <w:bCs/>
                <w:sz w:val="21"/>
                <w:szCs w:val="21"/>
              </w:rPr>
              <w:lastRenderedPageBreak/>
              <w:t xml:space="preserve">Producto 18: </w:t>
            </w:r>
            <w:r w:rsidRPr="00B839F5">
              <w:rPr>
                <w:sz w:val="21"/>
                <w:szCs w:val="21"/>
              </w:rPr>
              <w:t>Problema resuelto de depreciación acumulada con sumatoria.</w:t>
            </w:r>
          </w:p>
          <w:p w14:paraId="35008EA8" w14:textId="77777777" w:rsidR="00B839F5" w:rsidRPr="00B839F5" w:rsidRDefault="00B839F5" w:rsidP="007412AD">
            <w:pPr>
              <w:spacing w:before="10" w:after="10"/>
              <w:rPr>
                <w:sz w:val="21"/>
                <w:szCs w:val="21"/>
              </w:rPr>
            </w:pPr>
          </w:p>
          <w:p w14:paraId="20FAE873" w14:textId="77777777" w:rsidR="00B839F5" w:rsidRPr="00B839F5" w:rsidRDefault="00B839F5" w:rsidP="007412AD">
            <w:pPr>
              <w:spacing w:before="10" w:after="10"/>
              <w:rPr>
                <w:sz w:val="21"/>
                <w:szCs w:val="21"/>
              </w:rPr>
            </w:pPr>
          </w:p>
          <w:p w14:paraId="23F4650B" w14:textId="77777777" w:rsidR="00B839F5" w:rsidRPr="00B839F5" w:rsidRDefault="00B839F5" w:rsidP="007412AD">
            <w:pPr>
              <w:spacing w:before="10" w:after="10"/>
              <w:rPr>
                <w:sz w:val="21"/>
                <w:szCs w:val="21"/>
              </w:rPr>
            </w:pPr>
          </w:p>
          <w:p w14:paraId="154A5245" w14:textId="77777777" w:rsidR="00B839F5" w:rsidRPr="00B839F5" w:rsidRDefault="00B839F5" w:rsidP="007412AD">
            <w:pPr>
              <w:spacing w:before="10" w:after="10"/>
              <w:rPr>
                <w:sz w:val="21"/>
                <w:szCs w:val="21"/>
              </w:rPr>
            </w:pPr>
          </w:p>
          <w:p w14:paraId="10CC9501" w14:textId="6D23D646" w:rsidR="007412AD" w:rsidRPr="00B839F5" w:rsidRDefault="007412AD" w:rsidP="007412AD">
            <w:pPr>
              <w:spacing w:before="10" w:after="10"/>
              <w:rPr>
                <w:sz w:val="21"/>
                <w:szCs w:val="21"/>
              </w:rPr>
            </w:pPr>
          </w:p>
          <w:p w14:paraId="2E226134" w14:textId="1D12C0B9" w:rsidR="007412AD" w:rsidRPr="00B839F5" w:rsidRDefault="007412AD" w:rsidP="007412AD">
            <w:pPr>
              <w:spacing w:before="10" w:after="10"/>
              <w:rPr>
                <w:sz w:val="21"/>
                <w:szCs w:val="21"/>
              </w:rPr>
            </w:pPr>
            <w:r w:rsidRPr="00B839F5">
              <w:rPr>
                <w:b/>
                <w:bCs/>
                <w:sz w:val="21"/>
                <w:szCs w:val="21"/>
              </w:rPr>
              <w:t xml:space="preserve">Producto 19: </w:t>
            </w:r>
            <w:r w:rsidRPr="00B839F5">
              <w:rPr>
                <w:sz w:val="21"/>
                <w:szCs w:val="21"/>
              </w:rPr>
              <w:t>Hoja de cálculo del valor presente de un flujo de efectivo.</w:t>
            </w:r>
          </w:p>
          <w:p w14:paraId="23001D3D" w14:textId="77777777" w:rsidR="00B839F5" w:rsidRPr="00B839F5" w:rsidRDefault="00B839F5" w:rsidP="007412AD">
            <w:pPr>
              <w:spacing w:before="10" w:after="10"/>
              <w:rPr>
                <w:sz w:val="21"/>
                <w:szCs w:val="21"/>
              </w:rPr>
            </w:pPr>
          </w:p>
          <w:p w14:paraId="64E84E97" w14:textId="77777777" w:rsidR="00B839F5" w:rsidRPr="00B839F5" w:rsidRDefault="00B839F5" w:rsidP="007412AD">
            <w:pPr>
              <w:spacing w:before="10" w:after="10"/>
              <w:rPr>
                <w:sz w:val="21"/>
                <w:szCs w:val="21"/>
              </w:rPr>
            </w:pPr>
          </w:p>
          <w:p w14:paraId="2BBCF055" w14:textId="77777777" w:rsidR="00B839F5" w:rsidRPr="00B839F5" w:rsidRDefault="00B839F5" w:rsidP="007412AD">
            <w:pPr>
              <w:spacing w:before="10" w:after="10"/>
              <w:rPr>
                <w:sz w:val="21"/>
                <w:szCs w:val="21"/>
              </w:rPr>
            </w:pPr>
          </w:p>
          <w:p w14:paraId="3D83E89F" w14:textId="7E87BC36" w:rsidR="007412AD" w:rsidRPr="00B839F5" w:rsidRDefault="007412AD" w:rsidP="007412AD">
            <w:pPr>
              <w:spacing w:before="10" w:after="10"/>
              <w:rPr>
                <w:sz w:val="21"/>
                <w:szCs w:val="21"/>
              </w:rPr>
            </w:pPr>
          </w:p>
          <w:p w14:paraId="2A6CCF6F" w14:textId="2AD0E137" w:rsidR="007412AD" w:rsidRPr="00B839F5" w:rsidRDefault="007412AD" w:rsidP="007412AD">
            <w:pPr>
              <w:spacing w:before="10" w:after="10"/>
            </w:pPr>
            <w:r w:rsidRPr="00B839F5">
              <w:rPr>
                <w:b/>
                <w:bCs/>
                <w:sz w:val="21"/>
                <w:szCs w:val="21"/>
              </w:rPr>
              <w:t xml:space="preserve">Producto 20: </w:t>
            </w:r>
            <w:r w:rsidRPr="00B839F5">
              <w:rPr>
                <w:sz w:val="21"/>
                <w:szCs w:val="21"/>
              </w:rPr>
              <w:t>Cuadro de factores de acumulación de la Unidad de Fomento de Vivienda.</w:t>
            </w:r>
          </w:p>
        </w:tc>
      </w:tr>
      <w:tr w:rsidR="00E705DB" w:rsidRPr="00F0457B" w14:paraId="029C6AB8" w14:textId="77777777" w:rsidTr="00E705DB">
        <w:tc>
          <w:tcPr>
            <w:tcW w:w="10201" w:type="dxa"/>
            <w:gridSpan w:val="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C3DA59" w14:textId="77777777" w:rsidR="00E705DB" w:rsidRPr="00F0457B" w:rsidRDefault="00E705DB" w:rsidP="007F2CC8">
            <w:pPr>
              <w:spacing w:before="20" w:after="20"/>
              <w:jc w:val="center"/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lastRenderedPageBreak/>
              <w:t>Evidencias de conocimiento</w:t>
            </w:r>
          </w:p>
        </w:tc>
      </w:tr>
      <w:tr w:rsidR="00E705DB" w:rsidRPr="00F0457B" w14:paraId="201288FC" w14:textId="77777777" w:rsidTr="00E705DB">
        <w:tc>
          <w:tcPr>
            <w:tcW w:w="24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B6B4EA" w14:textId="77777777" w:rsidR="00E705DB" w:rsidRPr="00F0457B" w:rsidRDefault="00E705DB" w:rsidP="007F2CC8">
            <w:pPr>
              <w:spacing w:before="20" w:after="20"/>
              <w:jc w:val="center"/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4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4744F6" w14:textId="77777777" w:rsidR="00E705DB" w:rsidRPr="00F0457B" w:rsidRDefault="00E705DB" w:rsidP="007F2CC8">
            <w:pPr>
              <w:spacing w:before="20" w:after="20"/>
              <w:jc w:val="center"/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</w:tc>
        <w:tc>
          <w:tcPr>
            <w:tcW w:w="3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2D5495" w14:textId="77777777" w:rsidR="00E705DB" w:rsidRPr="00F0457B" w:rsidRDefault="00E705DB" w:rsidP="007F2CC8">
            <w:pPr>
              <w:spacing w:before="20" w:after="20"/>
              <w:jc w:val="center"/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E705DB" w:rsidRPr="00F0457B" w14:paraId="450F868C" w14:textId="77777777" w:rsidTr="00E705DB">
        <w:tc>
          <w:tcPr>
            <w:tcW w:w="24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1DEF83" w14:textId="6C5368D8" w:rsidR="00E705DB" w:rsidRPr="00F0457B" w:rsidRDefault="00E705DB" w:rsidP="007F2CC8">
            <w:pPr>
              <w:spacing w:before="20" w:after="20"/>
            </w:pPr>
            <w:r w:rsidRPr="00F0457B">
              <w:rPr>
                <w:sz w:val="21"/>
                <w:szCs w:val="21"/>
              </w:rPr>
              <w:t xml:space="preserve">Tema 9: Operaciones con Sumatorias y </w:t>
            </w:r>
            <w:proofErr w:type="spellStart"/>
            <w:r w:rsidRPr="00F0457B">
              <w:rPr>
                <w:sz w:val="21"/>
                <w:szCs w:val="21"/>
              </w:rPr>
              <w:t>Productorias</w:t>
            </w:r>
            <w:proofErr w:type="spellEnd"/>
          </w:p>
        </w:tc>
        <w:tc>
          <w:tcPr>
            <w:tcW w:w="4564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7A3567" w14:textId="3AA14BA3" w:rsidR="00E705DB" w:rsidRPr="00F0457B" w:rsidRDefault="00E705DB" w:rsidP="007F2CC8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F0457B">
              <w:rPr>
                <w:sz w:val="21"/>
                <w:szCs w:val="21"/>
              </w:rPr>
              <w:t>Sumatoria: definición y propiedades.</w:t>
            </w:r>
            <w:r>
              <w:rPr>
                <w:sz w:val="21"/>
                <w:szCs w:val="21"/>
              </w:rPr>
              <w:t xml:space="preserve"> (C) </w:t>
            </w:r>
          </w:p>
          <w:p w14:paraId="585F8ED4" w14:textId="5196F18F" w:rsidR="00E705DB" w:rsidRPr="00F0457B" w:rsidRDefault="00E705DB" w:rsidP="007F2CC8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F0457B">
              <w:rPr>
                <w:sz w:val="21"/>
                <w:szCs w:val="21"/>
              </w:rPr>
              <w:t>Problemas de aplicación de la sumatoria.</w:t>
            </w:r>
            <w:r>
              <w:rPr>
                <w:sz w:val="21"/>
                <w:szCs w:val="21"/>
              </w:rPr>
              <w:t xml:space="preserve"> (P)</w:t>
            </w:r>
          </w:p>
          <w:p w14:paraId="64F746C3" w14:textId="74A04FD0" w:rsidR="00E705DB" w:rsidRPr="00F0457B" w:rsidRDefault="00E705DB" w:rsidP="007F2CC8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proofErr w:type="spellStart"/>
            <w:r w:rsidRPr="00F0457B">
              <w:rPr>
                <w:sz w:val="21"/>
                <w:szCs w:val="21"/>
              </w:rPr>
              <w:t>Productoria</w:t>
            </w:r>
            <w:proofErr w:type="spellEnd"/>
            <w:r w:rsidRPr="00F0457B">
              <w:rPr>
                <w:sz w:val="21"/>
                <w:szCs w:val="21"/>
              </w:rPr>
              <w:t>: definición y problemas de aplicación.</w:t>
            </w:r>
            <w:r>
              <w:rPr>
                <w:sz w:val="21"/>
                <w:szCs w:val="21"/>
              </w:rPr>
              <w:t xml:space="preserve"> (C, P)</w:t>
            </w:r>
          </w:p>
          <w:p w14:paraId="7D628851" w14:textId="7D47152C" w:rsidR="00E705DB" w:rsidRPr="00F0457B" w:rsidRDefault="00E705DB" w:rsidP="007F2CC8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F0457B">
              <w:rPr>
                <w:sz w:val="21"/>
                <w:szCs w:val="21"/>
              </w:rPr>
              <w:t>Valor presente de flujos de efectivo con sumatoria: aplicación en la medición de partidas según las normas de información financiera.</w:t>
            </w:r>
            <w:r>
              <w:rPr>
                <w:sz w:val="21"/>
                <w:szCs w:val="21"/>
              </w:rPr>
              <w:t xml:space="preserve"> (C, P)</w:t>
            </w:r>
          </w:p>
          <w:p w14:paraId="481497B1" w14:textId="59A5D41E" w:rsidR="00E705DB" w:rsidRPr="00F0457B" w:rsidRDefault="00E705DB" w:rsidP="007F2CC8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F0457B">
              <w:rPr>
                <w:sz w:val="21"/>
                <w:szCs w:val="21"/>
              </w:rPr>
              <w:t xml:space="preserve">Interés compuesto y factores de acumulación con </w:t>
            </w:r>
            <w:proofErr w:type="spellStart"/>
            <w:r w:rsidRPr="00F0457B">
              <w:rPr>
                <w:sz w:val="21"/>
                <w:szCs w:val="21"/>
              </w:rPr>
              <w:t>productoria</w:t>
            </w:r>
            <w:proofErr w:type="spellEnd"/>
            <w:r w:rsidRPr="00F0457B">
              <w:rPr>
                <w:sz w:val="21"/>
                <w:szCs w:val="21"/>
              </w:rPr>
              <w:t>: mantenimiento de valor en Unidad de Fomento de Vivienda.</w:t>
            </w:r>
            <w:r>
              <w:rPr>
                <w:sz w:val="21"/>
                <w:szCs w:val="21"/>
              </w:rPr>
              <w:t xml:space="preserve"> (C)</w:t>
            </w:r>
          </w:p>
          <w:p w14:paraId="590C3C56" w14:textId="71A42008" w:rsidR="00E705DB" w:rsidRPr="00F0457B" w:rsidRDefault="00E705DB" w:rsidP="007F2CC8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F0457B">
              <w:rPr>
                <w:sz w:val="21"/>
                <w:szCs w:val="21"/>
              </w:rPr>
              <w:t xml:space="preserve">Cálculo de sumatorias y </w:t>
            </w:r>
            <w:proofErr w:type="spellStart"/>
            <w:r w:rsidRPr="00F0457B">
              <w:rPr>
                <w:sz w:val="21"/>
                <w:szCs w:val="21"/>
              </w:rPr>
              <w:t>productorias</w:t>
            </w:r>
            <w:proofErr w:type="spellEnd"/>
            <w:r w:rsidRPr="00F0457B">
              <w:rPr>
                <w:sz w:val="21"/>
                <w:szCs w:val="21"/>
              </w:rPr>
              <w:t xml:space="preserve"> con fórmulas de la hoja de cálculo.</w:t>
            </w:r>
            <w:r>
              <w:rPr>
                <w:sz w:val="21"/>
                <w:szCs w:val="21"/>
              </w:rPr>
              <w:t xml:space="preserve"> (P, T)</w:t>
            </w:r>
          </w:p>
        </w:tc>
        <w:tc>
          <w:tcPr>
            <w:tcW w:w="3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73A3AE" w14:textId="6A15B44E" w:rsidR="002F6DF1" w:rsidRPr="00F0457B" w:rsidRDefault="002F6DF1" w:rsidP="002F6DF1">
            <w:pPr>
              <w:spacing w:before="10" w:after="10"/>
            </w:pPr>
          </w:p>
          <w:p w14:paraId="005B2E65" w14:textId="2DB1657E" w:rsidR="00E705DB" w:rsidRPr="00F0457B" w:rsidRDefault="002F6DF1" w:rsidP="002F6DF1">
            <w:pPr>
              <w:pStyle w:val="Prrafodelista"/>
              <w:numPr>
                <w:ilvl w:val="0"/>
                <w:numId w:val="28"/>
              </w:numPr>
              <w:spacing w:before="10" w:after="10"/>
            </w:pPr>
            <w:r>
              <w:t xml:space="preserve">Notación de índices y </w:t>
            </w:r>
            <w:del w:id="9031" w:author="Comisión de revisión 4.5" w:date="2026-10-13T00:00:00Z">
              <w:r>
                <w:delText xml:space="preserve">limites inferiores y superiores</w:delText>
              </w:r>
            </w:del>
            <w:ins w:id="9032" w:author="Comisión de revisión 4.5" w:date="2026-10-13T00:00:00Z">
              <w:r>
                <w:t xml:space="preserve">límites inferiores y superiores</w:t>
              </w:r>
            </w:ins>
            <w:r>
              <w:t xml:space="preserve"> de una sumatoria y también de una </w:t>
            </w:r>
            <w:proofErr w:type="spellStart"/>
            <w:r>
              <w:t>productoria</w:t>
            </w:r>
            <w:proofErr w:type="spellEnd"/>
          </w:p>
        </w:tc>
      </w:tr>
      <w:tr w:rsidR="00D230E9" w:rsidRPr="00F0457B" w14:paraId="0732B150" w14:textId="77777777" w:rsidTr="0049361C">
        <w:tc>
          <w:tcPr>
            <w:tcW w:w="10201" w:type="dxa"/>
            <w:gridSpan w:val="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08084A" w14:textId="22978643" w:rsidR="00D230E9" w:rsidRPr="00F0457B" w:rsidRDefault="0049361C" w:rsidP="0049361C">
            <w:pPr>
              <w:spacing w:before="10" w:after="10"/>
              <w:jc w:val="center"/>
            </w:pPr>
            <w:r>
              <w:t>Actividades</w:t>
            </w:r>
          </w:p>
        </w:tc>
      </w:tr>
      <w:tr w:rsidR="0049361C" w:rsidRPr="00F0457B" w14:paraId="457C1F70" w14:textId="77777777" w:rsidTr="00CB5398">
        <w:tc>
          <w:tcPr>
            <w:tcW w:w="2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564524" w14:textId="4F79F903" w:rsidR="0049361C" w:rsidRPr="0049361C" w:rsidRDefault="0049361C" w:rsidP="0049361C">
            <w:pPr>
              <w:spacing w:before="10" w:after="10"/>
              <w:jc w:val="center"/>
            </w:pPr>
            <w:r w:rsidRPr="0049361C">
              <w:rPr>
                <w:b/>
                <w:bCs/>
                <w:i/>
                <w:iCs/>
                <w:sz w:val="21"/>
                <w:szCs w:val="21"/>
              </w:rPr>
              <w:t>En clase</w:t>
            </w:r>
          </w:p>
        </w:tc>
        <w:tc>
          <w:tcPr>
            <w:tcW w:w="20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7394B" w14:textId="1552D0FE" w:rsidR="0049361C" w:rsidRPr="0049361C" w:rsidRDefault="0049361C" w:rsidP="0049361C">
            <w:pPr>
              <w:spacing w:before="10" w:after="10"/>
              <w:jc w:val="center"/>
            </w:pPr>
            <w:r w:rsidRPr="0049361C">
              <w:rPr>
                <w:b/>
                <w:bCs/>
                <w:i/>
                <w:iCs/>
                <w:sz w:val="21"/>
                <w:szCs w:val="21"/>
              </w:rPr>
              <w:t>Autónomas</w:t>
            </w:r>
          </w:p>
        </w:tc>
        <w:tc>
          <w:tcPr>
            <w:tcW w:w="20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DA31A" w14:textId="25285F24" w:rsidR="0049361C" w:rsidRPr="0049361C" w:rsidRDefault="0049361C" w:rsidP="0049361C">
            <w:pPr>
              <w:spacing w:before="10" w:after="10"/>
              <w:jc w:val="center"/>
            </w:pPr>
            <w:r w:rsidRPr="0049361C">
              <w:rPr>
                <w:b/>
                <w:bCs/>
                <w:i/>
                <w:iCs/>
                <w:sz w:val="21"/>
                <w:szCs w:val="21"/>
              </w:rPr>
              <w:t>B-</w:t>
            </w:r>
            <w:proofErr w:type="spellStart"/>
            <w:r w:rsidRPr="0049361C">
              <w:rPr>
                <w:b/>
                <w:bCs/>
                <w:i/>
                <w:iCs/>
                <w:sz w:val="21"/>
                <w:szCs w:val="21"/>
              </w:rPr>
              <w:t>Learning</w:t>
            </w:r>
            <w:proofErr w:type="spellEnd"/>
          </w:p>
        </w:tc>
        <w:tc>
          <w:tcPr>
            <w:tcW w:w="20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76E068" w14:textId="18D6AAC4" w:rsidR="0049361C" w:rsidRPr="0049361C" w:rsidRDefault="0049361C" w:rsidP="0049361C">
            <w:pPr>
              <w:spacing w:before="10" w:after="10"/>
              <w:jc w:val="center"/>
            </w:pPr>
            <w:r w:rsidRPr="0049361C">
              <w:rPr>
                <w:b/>
                <w:bCs/>
                <w:i/>
                <w:iCs/>
                <w:sz w:val="21"/>
                <w:szCs w:val="21"/>
              </w:rPr>
              <w:t>Taller</w:t>
            </w:r>
          </w:p>
        </w:tc>
        <w:tc>
          <w:tcPr>
            <w:tcW w:w="20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D2AE78" w14:textId="7E61EE00" w:rsidR="0049361C" w:rsidRPr="0049361C" w:rsidRDefault="0049361C" w:rsidP="0049361C">
            <w:pPr>
              <w:spacing w:before="10" w:after="10"/>
              <w:jc w:val="center"/>
            </w:pPr>
            <w:r w:rsidRPr="0049361C">
              <w:rPr>
                <w:b/>
                <w:bCs/>
                <w:i/>
                <w:iCs/>
                <w:sz w:val="21"/>
                <w:szCs w:val="21"/>
              </w:rPr>
              <w:t>Investigación/Práctica</w:t>
            </w:r>
          </w:p>
        </w:tc>
      </w:tr>
      <w:tr w:rsidR="0049361C" w:rsidRPr="00F0457B" w14:paraId="50C1D195" w14:textId="77777777" w:rsidTr="00CB5398">
        <w:tc>
          <w:tcPr>
            <w:tcW w:w="2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5669E1" w14:textId="77777777" w:rsidR="0049361C" w:rsidRPr="0049361C" w:rsidRDefault="0049361C" w:rsidP="0049361C">
            <w:pPr>
              <w:spacing w:before="20" w:after="20"/>
              <w:jc w:val="center"/>
            </w:pPr>
            <w:r w:rsidRPr="0049361C">
              <w:rPr>
                <w:sz w:val="21"/>
                <w:szCs w:val="21"/>
              </w:rPr>
              <w:t>Exposición dialogada de los fundamentos del álgebra matricial y de la programación lineal.</w:t>
            </w:r>
          </w:p>
          <w:p w14:paraId="6328C0FE" w14:textId="77777777" w:rsidR="0049361C" w:rsidRPr="0049361C" w:rsidRDefault="0049361C" w:rsidP="0049361C">
            <w:pPr>
              <w:spacing w:before="20" w:after="20"/>
              <w:jc w:val="center"/>
            </w:pPr>
            <w:r w:rsidRPr="0049361C">
              <w:rPr>
                <w:sz w:val="21"/>
                <w:szCs w:val="21"/>
              </w:rPr>
              <w:t>Resolución guiada en la pizarra de sistemas de ecuaciones, tablas simplex y modelos de transporte.</w:t>
            </w:r>
          </w:p>
          <w:p w14:paraId="2D80AB76" w14:textId="77777777" w:rsidR="0049361C" w:rsidRPr="0049361C" w:rsidRDefault="0049361C" w:rsidP="0049361C">
            <w:pPr>
              <w:spacing w:before="20" w:after="20"/>
              <w:jc w:val="center"/>
            </w:pPr>
            <w:r w:rsidRPr="0049361C">
              <w:rPr>
                <w:sz w:val="21"/>
                <w:szCs w:val="21"/>
              </w:rPr>
              <w:t xml:space="preserve">Demostración en hoja de cálculo de las funciones matriciales y de la herramienta </w:t>
            </w:r>
            <w:proofErr w:type="spellStart"/>
            <w:r w:rsidRPr="0049361C">
              <w:rPr>
                <w:sz w:val="21"/>
                <w:szCs w:val="21"/>
              </w:rPr>
              <w:t>Solver</w:t>
            </w:r>
            <w:proofErr w:type="spellEnd"/>
            <w:r w:rsidRPr="0049361C">
              <w:rPr>
                <w:sz w:val="21"/>
                <w:szCs w:val="21"/>
              </w:rPr>
              <w:t>.</w:t>
            </w:r>
          </w:p>
          <w:p w14:paraId="0486B53B" w14:textId="4F3B8E11" w:rsidR="0049361C" w:rsidRPr="0049361C" w:rsidRDefault="0049361C" w:rsidP="0049361C">
            <w:pPr>
              <w:spacing w:before="10" w:after="10"/>
              <w:rPr>
                <w:b/>
                <w:bCs/>
                <w:i/>
                <w:iCs/>
                <w:sz w:val="21"/>
                <w:szCs w:val="21"/>
              </w:rPr>
            </w:pPr>
          </w:p>
        </w:tc>
        <w:tc>
          <w:tcPr>
            <w:tcW w:w="20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BD9D2" w14:textId="77777777" w:rsidR="0049361C" w:rsidRPr="0049361C" w:rsidRDefault="0049361C" w:rsidP="0049361C">
            <w:pPr>
              <w:spacing w:before="20" w:after="20"/>
              <w:jc w:val="center"/>
            </w:pPr>
            <w:r w:rsidRPr="0049361C">
              <w:rPr>
                <w:sz w:val="21"/>
                <w:szCs w:val="21"/>
              </w:rPr>
              <w:t>Resolución de ejercicios de aplicación al cierre de cada tema.</w:t>
            </w:r>
          </w:p>
          <w:p w14:paraId="0C400005" w14:textId="77777777" w:rsidR="0049361C" w:rsidRPr="0049361C" w:rsidRDefault="0049361C" w:rsidP="0049361C">
            <w:pPr>
              <w:spacing w:before="20" w:after="20"/>
              <w:jc w:val="center"/>
            </w:pPr>
            <w:r w:rsidRPr="0049361C">
              <w:rPr>
                <w:sz w:val="21"/>
                <w:szCs w:val="21"/>
              </w:rPr>
              <w:t>Lectura de los apuntes y ejercicios resueltos de la cátedra.</w:t>
            </w:r>
          </w:p>
          <w:p w14:paraId="3EE34218" w14:textId="56A2D748" w:rsidR="0049361C" w:rsidRPr="0049361C" w:rsidRDefault="0049361C" w:rsidP="0049361C">
            <w:pPr>
              <w:spacing w:before="20" w:after="20"/>
              <w:jc w:val="center"/>
              <w:rPr>
                <w:b/>
                <w:bCs/>
                <w:i/>
                <w:iCs/>
                <w:sz w:val="21"/>
                <w:szCs w:val="21"/>
              </w:rPr>
            </w:pPr>
            <w:r w:rsidRPr="0049361C">
              <w:rPr>
                <w:sz w:val="21"/>
                <w:szCs w:val="21"/>
              </w:rPr>
              <w:t>Desarrollo progresivo de un problema económico financiero resuelto con las distintas herramientas del curso, con verificación de los resultados en una hoja de cálculo.</w:t>
            </w:r>
            <w:r w:rsidRPr="0049361C">
              <w:rPr>
                <w:b/>
                <w:bCs/>
                <w:i/>
                <w:iCs/>
                <w:sz w:val="21"/>
                <w:szCs w:val="21"/>
              </w:rPr>
              <w:t xml:space="preserve"> </w:t>
            </w:r>
          </w:p>
        </w:tc>
        <w:tc>
          <w:tcPr>
            <w:tcW w:w="20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973D67" w14:textId="77777777" w:rsidR="0049361C" w:rsidRPr="0049361C" w:rsidRDefault="0049361C" w:rsidP="0049361C">
            <w:pPr>
              <w:spacing w:before="20" w:after="20"/>
              <w:jc w:val="center"/>
            </w:pPr>
            <w:r w:rsidRPr="0049361C">
              <w:rPr>
                <w:sz w:val="21"/>
                <w:szCs w:val="21"/>
              </w:rPr>
              <w:t>Cuestionarios de comprensión en la plataforma Moodle UMSA.</w:t>
            </w:r>
          </w:p>
          <w:p w14:paraId="791B6105" w14:textId="77777777" w:rsidR="0049361C" w:rsidRPr="0049361C" w:rsidRDefault="0049361C" w:rsidP="0049361C">
            <w:pPr>
              <w:spacing w:before="20" w:after="20"/>
              <w:jc w:val="center"/>
            </w:pPr>
            <w:r w:rsidRPr="0049361C">
              <w:rPr>
                <w:sz w:val="21"/>
                <w:szCs w:val="21"/>
              </w:rPr>
              <w:t>Foros de consulta sobre la resolución de sistemas de ecuaciones y modelos de programación lineal.</w:t>
            </w:r>
          </w:p>
          <w:p w14:paraId="2A65FD65" w14:textId="77777777" w:rsidR="0049361C" w:rsidRPr="0049361C" w:rsidRDefault="0049361C" w:rsidP="0049361C">
            <w:pPr>
              <w:spacing w:before="20" w:after="20"/>
              <w:jc w:val="center"/>
            </w:pPr>
            <w:proofErr w:type="spellStart"/>
            <w:r w:rsidRPr="0049361C">
              <w:rPr>
                <w:sz w:val="21"/>
                <w:szCs w:val="21"/>
              </w:rPr>
              <w:t>Videotutoriales</w:t>
            </w:r>
            <w:proofErr w:type="spellEnd"/>
            <w:r w:rsidRPr="0049361C">
              <w:rPr>
                <w:sz w:val="21"/>
                <w:szCs w:val="21"/>
              </w:rPr>
              <w:t xml:space="preserve"> de resolución de ejercicios con hoja de cálculo y con la herramienta </w:t>
            </w:r>
            <w:proofErr w:type="spellStart"/>
            <w:r w:rsidRPr="0049361C">
              <w:rPr>
                <w:sz w:val="21"/>
                <w:szCs w:val="21"/>
              </w:rPr>
              <w:t>Solver</w:t>
            </w:r>
            <w:proofErr w:type="spellEnd"/>
            <w:r w:rsidRPr="0049361C">
              <w:rPr>
                <w:sz w:val="21"/>
                <w:szCs w:val="21"/>
              </w:rPr>
              <w:t>.</w:t>
            </w:r>
          </w:p>
          <w:p w14:paraId="2F6B6C42" w14:textId="4029CA62" w:rsidR="0049361C" w:rsidRPr="0049361C" w:rsidRDefault="0049361C" w:rsidP="0049361C">
            <w:pPr>
              <w:spacing w:before="10" w:after="10"/>
              <w:rPr>
                <w:b/>
                <w:bCs/>
                <w:i/>
                <w:iCs/>
                <w:sz w:val="21"/>
                <w:szCs w:val="21"/>
              </w:rPr>
            </w:pPr>
          </w:p>
        </w:tc>
        <w:tc>
          <w:tcPr>
            <w:tcW w:w="20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CFF840" w14:textId="77777777" w:rsidR="0049361C" w:rsidRPr="0049361C" w:rsidRDefault="0049361C" w:rsidP="0049361C">
            <w:pPr>
              <w:spacing w:before="20" w:after="20"/>
              <w:jc w:val="center"/>
            </w:pPr>
            <w:r w:rsidRPr="0049361C">
              <w:rPr>
                <w:sz w:val="21"/>
                <w:szCs w:val="21"/>
              </w:rPr>
              <w:t>Resolución colaborativa de sistemas de ecuaciones lineales y modelos de programación lineal, con interpretación de los resultados.</w:t>
            </w:r>
          </w:p>
          <w:p w14:paraId="2F73A5B7" w14:textId="77777777" w:rsidR="0049361C" w:rsidRPr="0049361C" w:rsidRDefault="0049361C" w:rsidP="0049361C">
            <w:pPr>
              <w:spacing w:before="20" w:after="20"/>
              <w:jc w:val="center"/>
            </w:pPr>
            <w:r w:rsidRPr="0049361C">
              <w:rPr>
                <w:sz w:val="21"/>
                <w:szCs w:val="21"/>
              </w:rPr>
              <w:t xml:space="preserve">Elaboración guiada de diagramas de </w:t>
            </w:r>
            <w:proofErr w:type="spellStart"/>
            <w:r w:rsidRPr="0049361C">
              <w:rPr>
                <w:sz w:val="21"/>
                <w:szCs w:val="21"/>
              </w:rPr>
              <w:t>Venn</w:t>
            </w:r>
            <w:proofErr w:type="spellEnd"/>
            <w:r w:rsidRPr="0049361C">
              <w:rPr>
                <w:sz w:val="21"/>
                <w:szCs w:val="21"/>
              </w:rPr>
              <w:t xml:space="preserve"> Euler y problemas de conteo.</w:t>
            </w:r>
          </w:p>
          <w:p w14:paraId="4724FC23" w14:textId="5D42F1E3" w:rsidR="0049361C" w:rsidRPr="0049361C" w:rsidRDefault="0049361C" w:rsidP="0049361C">
            <w:pPr>
              <w:spacing w:before="20" w:after="20"/>
              <w:jc w:val="center"/>
            </w:pPr>
            <w:r w:rsidRPr="0049361C">
              <w:rPr>
                <w:sz w:val="21"/>
                <w:szCs w:val="21"/>
              </w:rPr>
              <w:t>Revisión cruzada de problemas de series y sucesiones entre equipos.</w:t>
            </w:r>
          </w:p>
        </w:tc>
        <w:tc>
          <w:tcPr>
            <w:tcW w:w="20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A3F865" w14:textId="77777777" w:rsidR="0049361C" w:rsidRPr="0049361C" w:rsidRDefault="0049361C" w:rsidP="0049361C">
            <w:pPr>
              <w:spacing w:before="20" w:after="20"/>
              <w:jc w:val="center"/>
            </w:pPr>
            <w:r w:rsidRPr="0049361C">
              <w:rPr>
                <w:sz w:val="21"/>
                <w:szCs w:val="21"/>
              </w:rPr>
              <w:t>Análisis de aplicaciones del álgebra lineal en la administración y las finanzas.</w:t>
            </w:r>
          </w:p>
          <w:p w14:paraId="177D41A4" w14:textId="77777777" w:rsidR="0049361C" w:rsidRPr="0049361C" w:rsidRDefault="0049361C" w:rsidP="0049361C">
            <w:pPr>
              <w:spacing w:before="20" w:after="20"/>
              <w:jc w:val="center"/>
            </w:pPr>
            <w:r w:rsidRPr="0049361C">
              <w:rPr>
                <w:sz w:val="21"/>
                <w:szCs w:val="21"/>
              </w:rPr>
              <w:t>Revisión de casos de optimización con programación lineal en empresas bolivianas, con análisis de sensibilidad ante variaciones del tipo de cambio y de los costos.</w:t>
            </w:r>
          </w:p>
          <w:p w14:paraId="70E9B496" w14:textId="671903C7" w:rsidR="0049361C" w:rsidRPr="0049361C" w:rsidRDefault="0049361C" w:rsidP="0049361C">
            <w:pPr>
              <w:spacing w:before="20" w:after="20"/>
              <w:jc w:val="center"/>
            </w:pPr>
            <w:r w:rsidRPr="0049361C">
              <w:rPr>
                <w:sz w:val="21"/>
                <w:szCs w:val="21"/>
              </w:rPr>
              <w:t xml:space="preserve">Comparación de métodos de resolución de sistemas de ecuaciones lineales, </w:t>
            </w:r>
            <w:r w:rsidRPr="0049361C">
              <w:rPr>
                <w:sz w:val="21"/>
                <w:szCs w:val="21"/>
              </w:rPr>
              <w:lastRenderedPageBreak/>
              <w:t>con la terminología matemática en inglés.</w:t>
            </w:r>
          </w:p>
        </w:tc>
      </w:tr>
      <w:tr w:rsidR="000D26FD" w:rsidRPr="00F0457B" w14:paraId="69079702" w14:textId="77777777" w:rsidTr="00030D7C">
        <w:tc>
          <w:tcPr>
            <w:tcW w:w="2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9D99CE" w14:textId="73D95DB1" w:rsidR="000D26FD" w:rsidRPr="000D26FD" w:rsidRDefault="000D26FD" w:rsidP="000D26FD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0D26FD">
              <w:rPr>
                <w:b/>
                <w:bCs/>
                <w:i/>
                <w:iCs/>
                <w:sz w:val="21"/>
                <w:szCs w:val="21"/>
              </w:rPr>
              <w:lastRenderedPageBreak/>
              <w:t>Estrategias de aprendizaje y enseñanza</w:t>
            </w:r>
          </w:p>
        </w:tc>
        <w:tc>
          <w:tcPr>
            <w:tcW w:w="8161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C3A72" w14:textId="77777777" w:rsidR="000D26FD" w:rsidRPr="000D26FD" w:rsidRDefault="000D26FD" w:rsidP="000D26FD">
            <w:pPr>
              <w:pStyle w:val="Prrafodelista"/>
              <w:numPr>
                <w:ilvl w:val="0"/>
                <w:numId w:val="29"/>
              </w:numPr>
              <w:spacing w:before="10" w:after="10"/>
            </w:pPr>
            <w:r w:rsidRPr="000D26FD">
              <w:rPr>
                <w:sz w:val="21"/>
                <w:szCs w:val="21"/>
              </w:rPr>
              <w:t>Aprendizaje basado en problemas con casos económicos y financieros bolivianos.</w:t>
            </w:r>
          </w:p>
          <w:p w14:paraId="258B1E07" w14:textId="77777777" w:rsidR="000D26FD" w:rsidRPr="000D26FD" w:rsidRDefault="000D26FD" w:rsidP="000D26FD">
            <w:pPr>
              <w:pStyle w:val="Prrafodelista"/>
              <w:numPr>
                <w:ilvl w:val="0"/>
                <w:numId w:val="29"/>
              </w:numPr>
              <w:spacing w:before="10" w:after="10"/>
            </w:pPr>
            <w:r w:rsidRPr="000D26FD">
              <w:rPr>
                <w:sz w:val="21"/>
                <w:szCs w:val="21"/>
              </w:rPr>
              <w:t>Resolución guiada de ejercicios en orden de dificultad creciente por tema.</w:t>
            </w:r>
          </w:p>
          <w:p w14:paraId="650BBAB2" w14:textId="77777777" w:rsidR="000D26FD" w:rsidRPr="000D26FD" w:rsidRDefault="000D26FD" w:rsidP="000D26FD">
            <w:pPr>
              <w:pStyle w:val="Prrafodelista"/>
              <w:numPr>
                <w:ilvl w:val="0"/>
                <w:numId w:val="29"/>
              </w:numPr>
              <w:spacing w:before="10" w:after="10"/>
            </w:pPr>
            <w:r w:rsidRPr="000D26FD">
              <w:rPr>
                <w:sz w:val="21"/>
                <w:szCs w:val="21"/>
              </w:rPr>
              <w:t>Caso práctico integral que recorre desde los sistemas de ecuaciones hasta las series y sucesiones.</w:t>
            </w:r>
          </w:p>
          <w:p w14:paraId="0E063BCC" w14:textId="77777777" w:rsidR="000D26FD" w:rsidRPr="000D26FD" w:rsidRDefault="000D26FD" w:rsidP="000D26FD">
            <w:pPr>
              <w:pStyle w:val="Prrafodelista"/>
              <w:numPr>
                <w:ilvl w:val="0"/>
                <w:numId w:val="29"/>
              </w:numPr>
              <w:spacing w:before="10" w:after="10"/>
            </w:pPr>
            <w:r w:rsidRPr="000D26FD">
              <w:rPr>
                <w:sz w:val="21"/>
                <w:szCs w:val="21"/>
              </w:rPr>
              <w:t>Estudio de casos de optimización y de conteo aplicados a la administración.</w:t>
            </w:r>
          </w:p>
          <w:p w14:paraId="2030C1A0" w14:textId="77777777" w:rsidR="000D26FD" w:rsidRPr="000D26FD" w:rsidRDefault="000D26FD" w:rsidP="000D26FD">
            <w:pPr>
              <w:pStyle w:val="Prrafodelista"/>
              <w:numPr>
                <w:ilvl w:val="0"/>
                <w:numId w:val="29"/>
              </w:numPr>
              <w:spacing w:before="10" w:after="10"/>
            </w:pPr>
            <w:r w:rsidRPr="000D26FD">
              <w:rPr>
                <w:sz w:val="21"/>
                <w:szCs w:val="21"/>
              </w:rPr>
              <w:t>Trabajo colaborativo en equipos de resolución de problemas.</w:t>
            </w:r>
          </w:p>
          <w:p w14:paraId="0980D9AA" w14:textId="77777777" w:rsidR="000D26FD" w:rsidRPr="000D26FD" w:rsidRDefault="000D26FD" w:rsidP="000D26FD">
            <w:pPr>
              <w:pStyle w:val="Prrafodelista"/>
              <w:numPr>
                <w:ilvl w:val="0"/>
                <w:numId w:val="29"/>
              </w:numPr>
              <w:spacing w:before="10" w:after="10"/>
            </w:pPr>
            <w:r w:rsidRPr="000D26FD">
              <w:rPr>
                <w:sz w:val="21"/>
                <w:szCs w:val="21"/>
              </w:rPr>
              <w:t>Clase invertida para los contenidos teóricos de cada tema.</w:t>
            </w:r>
          </w:p>
          <w:p w14:paraId="2F2B0DA0" w14:textId="77777777" w:rsidR="000D26FD" w:rsidRPr="000D26FD" w:rsidRDefault="000D26FD" w:rsidP="000D26FD">
            <w:pPr>
              <w:pStyle w:val="Prrafodelista"/>
              <w:numPr>
                <w:ilvl w:val="0"/>
                <w:numId w:val="29"/>
              </w:numPr>
              <w:spacing w:before="10" w:after="10"/>
            </w:pPr>
            <w:r w:rsidRPr="000D26FD">
              <w:rPr>
                <w:sz w:val="21"/>
                <w:szCs w:val="21"/>
              </w:rPr>
              <w:t>Análisis crítico de los resultados de un modelo cuantitativo antes de su uso en una decisión.</w:t>
            </w:r>
          </w:p>
          <w:p w14:paraId="2D7E802A" w14:textId="322104C2" w:rsidR="000D26FD" w:rsidRPr="0049361C" w:rsidRDefault="000D26FD" w:rsidP="000D26FD">
            <w:pPr>
              <w:spacing w:before="20" w:after="20"/>
              <w:jc w:val="center"/>
              <w:rPr>
                <w:sz w:val="21"/>
                <w:szCs w:val="21"/>
              </w:rPr>
            </w:pPr>
          </w:p>
        </w:tc>
      </w:tr>
      <w:tr w:rsidR="000D26FD" w:rsidRPr="00F0457B" w14:paraId="028F1B66" w14:textId="77777777" w:rsidTr="00030D7C">
        <w:tc>
          <w:tcPr>
            <w:tcW w:w="2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770D1A" w14:textId="6FD2795D" w:rsidR="000D26FD" w:rsidRPr="000E18CD" w:rsidRDefault="000D26FD" w:rsidP="000D26FD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0E18CD">
              <w:rPr>
                <w:b/>
                <w:bCs/>
                <w:i/>
                <w:iCs/>
                <w:sz w:val="21"/>
                <w:szCs w:val="21"/>
              </w:rPr>
              <w:t>Recursos para el aprendizaje</w:t>
            </w:r>
          </w:p>
        </w:tc>
        <w:tc>
          <w:tcPr>
            <w:tcW w:w="8161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6C597" w14:textId="77777777" w:rsidR="000D26FD" w:rsidRPr="000E18CD" w:rsidRDefault="000D26FD" w:rsidP="000D26FD">
            <w:pPr>
              <w:pStyle w:val="Prrafodelista"/>
              <w:numPr>
                <w:ilvl w:val="0"/>
                <w:numId w:val="29"/>
              </w:numPr>
              <w:spacing w:before="10" w:after="10"/>
            </w:pPr>
            <w:r w:rsidRPr="000E18CD">
              <w:rPr>
                <w:sz w:val="21"/>
                <w:szCs w:val="21"/>
              </w:rPr>
              <w:t>Plataforma Moodle UMSA.</w:t>
            </w:r>
          </w:p>
          <w:p w14:paraId="655725C5" w14:textId="77777777" w:rsidR="000D26FD" w:rsidRPr="000E18CD" w:rsidRDefault="000D26FD" w:rsidP="000D26FD">
            <w:pPr>
              <w:pStyle w:val="Prrafodelista"/>
              <w:numPr>
                <w:ilvl w:val="0"/>
                <w:numId w:val="29"/>
              </w:numPr>
              <w:spacing w:before="10" w:after="10"/>
            </w:pPr>
            <w:r w:rsidRPr="000E18CD">
              <w:rPr>
                <w:sz w:val="21"/>
                <w:szCs w:val="21"/>
              </w:rPr>
              <w:t>Hoja de cálculo para la resolución de sistemas de ecuaciones y modelos de programación lineal.</w:t>
            </w:r>
          </w:p>
          <w:p w14:paraId="5B50D067" w14:textId="77777777" w:rsidR="000D26FD" w:rsidRPr="000E18CD" w:rsidRDefault="000D26FD" w:rsidP="000D26FD">
            <w:pPr>
              <w:pStyle w:val="Prrafodelista"/>
              <w:numPr>
                <w:ilvl w:val="0"/>
                <w:numId w:val="29"/>
              </w:numPr>
              <w:spacing w:before="10" w:after="10"/>
            </w:pPr>
            <w:r w:rsidRPr="000E18CD">
              <w:rPr>
                <w:sz w:val="21"/>
                <w:szCs w:val="21"/>
              </w:rPr>
              <w:t xml:space="preserve">Software de </w:t>
            </w:r>
            <w:proofErr w:type="spellStart"/>
            <w:r w:rsidRPr="000E18CD">
              <w:rPr>
                <w:sz w:val="21"/>
                <w:szCs w:val="21"/>
              </w:rPr>
              <w:t>graficación</w:t>
            </w:r>
            <w:proofErr w:type="spellEnd"/>
            <w:r w:rsidRPr="000E18CD">
              <w:rPr>
                <w:sz w:val="21"/>
                <w:szCs w:val="21"/>
              </w:rPr>
              <w:t xml:space="preserve"> para inecuaciones y series.</w:t>
            </w:r>
          </w:p>
          <w:p w14:paraId="4657F774" w14:textId="77777777" w:rsidR="000D26FD" w:rsidRPr="000E18CD" w:rsidRDefault="000D26FD" w:rsidP="000D26FD">
            <w:pPr>
              <w:pStyle w:val="Prrafodelista"/>
              <w:numPr>
                <w:ilvl w:val="0"/>
                <w:numId w:val="29"/>
              </w:numPr>
              <w:spacing w:before="10" w:after="10"/>
            </w:pPr>
            <w:r w:rsidRPr="000E18CD">
              <w:rPr>
                <w:sz w:val="21"/>
                <w:szCs w:val="21"/>
              </w:rPr>
              <w:t>Guías de ejercicios y casos elaborados por la cátedra.</w:t>
            </w:r>
          </w:p>
          <w:p w14:paraId="37BCF688" w14:textId="77777777" w:rsidR="000D26FD" w:rsidRPr="000E18CD" w:rsidRDefault="000D26FD" w:rsidP="000D26FD">
            <w:pPr>
              <w:pStyle w:val="Prrafodelista"/>
              <w:numPr>
                <w:ilvl w:val="0"/>
                <w:numId w:val="29"/>
              </w:numPr>
              <w:spacing w:before="10" w:after="10"/>
            </w:pPr>
            <w:r w:rsidRPr="000E18CD">
              <w:rPr>
                <w:sz w:val="21"/>
                <w:szCs w:val="21"/>
              </w:rPr>
              <w:t>Apuntes de álgebra lineal y teoría matricial de la cátedra.</w:t>
            </w:r>
          </w:p>
          <w:p w14:paraId="02BC0817" w14:textId="4124E209" w:rsidR="000D26FD" w:rsidRPr="000E18CD" w:rsidRDefault="000D26FD" w:rsidP="000E18CD">
            <w:pPr>
              <w:pStyle w:val="Prrafodelista"/>
              <w:numPr>
                <w:ilvl w:val="0"/>
                <w:numId w:val="29"/>
              </w:numPr>
              <w:spacing w:before="10" w:after="10"/>
            </w:pPr>
            <w:r w:rsidRPr="000E18CD">
              <w:rPr>
                <w:sz w:val="21"/>
                <w:szCs w:val="21"/>
              </w:rPr>
              <w:t xml:space="preserve">Herramienta </w:t>
            </w:r>
            <w:proofErr w:type="spellStart"/>
            <w:r w:rsidRPr="000E18CD">
              <w:rPr>
                <w:sz w:val="21"/>
                <w:szCs w:val="21"/>
              </w:rPr>
              <w:t>Solver</w:t>
            </w:r>
            <w:proofErr w:type="spellEnd"/>
            <w:r w:rsidRPr="000E18CD">
              <w:rPr>
                <w:sz w:val="21"/>
                <w:szCs w:val="21"/>
              </w:rPr>
              <w:t xml:space="preserve"> y funciones matriciales, combinatorias y financieras de la hoja de cálculo.</w:t>
            </w:r>
          </w:p>
        </w:tc>
      </w:tr>
      <w:tr w:rsidR="00516FC5" w:rsidRPr="00F0457B" w14:paraId="26B7AD1F" w14:textId="77777777" w:rsidTr="00030D7C">
        <w:tc>
          <w:tcPr>
            <w:tcW w:w="2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7AF604" w14:textId="254FBCE1" w:rsidR="00516FC5" w:rsidRPr="0049361C" w:rsidRDefault="00F17AC8" w:rsidP="000D26FD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i/>
                <w:iCs/>
                <w:sz w:val="21"/>
                <w:szCs w:val="21"/>
              </w:rPr>
              <w:t>Estrategias</w:t>
            </w:r>
            <w:r w:rsidR="00480F20">
              <w:rPr>
                <w:b/>
                <w:bCs/>
                <w:i/>
                <w:iCs/>
                <w:sz w:val="21"/>
                <w:szCs w:val="21"/>
              </w:rPr>
              <w:t xml:space="preserve"> de evaluación </w:t>
            </w:r>
          </w:p>
        </w:tc>
        <w:tc>
          <w:tcPr>
            <w:tcW w:w="8161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7BD7D9" w14:textId="340DA504" w:rsidR="00367F0D" w:rsidRPr="00267D2E" w:rsidRDefault="00367F0D" w:rsidP="0083695F">
            <w:pPr>
              <w:pStyle w:val="Prrafodelista"/>
              <w:numPr>
                <w:ilvl w:val="0"/>
                <w:numId w:val="31"/>
              </w:numPr>
              <w:spacing w:before="20" w:after="20"/>
              <w:rPr>
                <w:sz w:val="21"/>
                <w:szCs w:val="21"/>
              </w:rPr>
            </w:pPr>
            <w:r w:rsidRPr="00267D2E">
              <w:rPr>
                <w:sz w:val="21"/>
                <w:szCs w:val="21"/>
              </w:rPr>
              <w:t xml:space="preserve">Evaluación diagnóstica: prueba inicial sobre límites, derivadas e integrales de la asignatura </w:t>
            </w:r>
            <w:r w:rsidR="00267D2E" w:rsidRPr="00267D2E">
              <w:rPr>
                <w:sz w:val="21"/>
                <w:szCs w:val="21"/>
              </w:rPr>
              <w:t xml:space="preserve">    </w:t>
            </w:r>
            <w:r w:rsidRPr="00267D2E">
              <w:rPr>
                <w:sz w:val="21"/>
                <w:szCs w:val="21"/>
              </w:rPr>
              <w:t>MAT-101 Cálculo.</w:t>
            </w:r>
          </w:p>
          <w:p w14:paraId="05D8667B" w14:textId="7094673B" w:rsidR="00843B71" w:rsidRPr="00267D2E" w:rsidRDefault="00367F0D" w:rsidP="00267D2E">
            <w:pPr>
              <w:pStyle w:val="Prrafodelista"/>
              <w:numPr>
                <w:ilvl w:val="0"/>
                <w:numId w:val="31"/>
              </w:numPr>
              <w:spacing w:before="20" w:after="20"/>
              <w:rPr>
                <w:sz w:val="21"/>
                <w:szCs w:val="21"/>
              </w:rPr>
            </w:pPr>
            <w:r w:rsidRPr="00267D2E">
              <w:rPr>
                <w:sz w:val="21"/>
                <w:szCs w:val="21"/>
              </w:rPr>
              <w:t>Evaluación formativa: preguntas de comprensión y desarrollo de ejercicios prácticos en aula, con retroalimentación continua, autoevaluación y coevaluación.</w:t>
            </w:r>
          </w:p>
          <w:p w14:paraId="303CC754" w14:textId="7C99F968" w:rsidR="00367F0D" w:rsidRPr="00267D2E" w:rsidRDefault="00367F0D" w:rsidP="00267D2E">
            <w:pPr>
              <w:pStyle w:val="Prrafodelista"/>
              <w:numPr>
                <w:ilvl w:val="0"/>
                <w:numId w:val="31"/>
              </w:numPr>
              <w:spacing w:before="20" w:after="20"/>
              <w:rPr>
                <w:sz w:val="21"/>
                <w:szCs w:val="21"/>
              </w:rPr>
            </w:pPr>
            <w:r w:rsidRPr="00267D2E">
              <w:rPr>
                <w:sz w:val="21"/>
                <w:szCs w:val="21"/>
              </w:rPr>
              <w:t xml:space="preserve">Evaluación </w:t>
            </w:r>
            <w:proofErr w:type="spellStart"/>
            <w:r w:rsidRPr="00267D2E">
              <w:rPr>
                <w:sz w:val="21"/>
                <w:szCs w:val="21"/>
              </w:rPr>
              <w:t>sumativa</w:t>
            </w:r>
            <w:proofErr w:type="spellEnd"/>
            <w:r w:rsidRPr="00267D2E">
              <w:rPr>
                <w:sz w:val="21"/>
                <w:szCs w:val="21"/>
              </w:rPr>
              <w:t>: controles de lectura y asistencia, evaluación de casos prácticos, casos de investigación de operaciones y de programación de operaciones, trabajos de investigación y desarrollo, exámenes parciales y examen final.</w:t>
            </w:r>
          </w:p>
        </w:tc>
      </w:tr>
      <w:tr w:rsidR="00516FC5" w:rsidRPr="00F0457B" w14:paraId="4845FDEB" w14:textId="77777777" w:rsidTr="00030D7C">
        <w:tc>
          <w:tcPr>
            <w:tcW w:w="2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8075ED" w14:textId="59E0E169" w:rsidR="00516FC5" w:rsidRPr="000E18CD" w:rsidRDefault="00516FC5" w:rsidP="000E18CD">
            <w:pPr>
              <w:spacing w:before="20" w:after="20"/>
              <w:jc w:val="center"/>
              <w:rPr>
                <w:sz w:val="21"/>
                <w:szCs w:val="21"/>
              </w:rPr>
            </w:pPr>
            <w:r w:rsidRPr="000E18CD">
              <w:rPr>
                <w:b/>
                <w:bCs/>
                <w:i/>
                <w:iCs/>
                <w:sz w:val="21"/>
                <w:szCs w:val="21"/>
              </w:rPr>
              <w:t>Criterios de calificación</w:t>
            </w:r>
          </w:p>
        </w:tc>
        <w:tc>
          <w:tcPr>
            <w:tcW w:w="8161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344C3E" w14:textId="77777777" w:rsidR="00516FC5" w:rsidRPr="000E18CD" w:rsidRDefault="00516FC5" w:rsidP="000E18CD">
            <w:pPr>
              <w:pStyle w:val="Prrafodelista"/>
              <w:numPr>
                <w:ilvl w:val="0"/>
                <w:numId w:val="29"/>
              </w:numPr>
              <w:spacing w:before="10" w:after="10"/>
            </w:pPr>
            <w:r w:rsidRPr="000E18CD">
              <w:rPr>
                <w:sz w:val="21"/>
                <w:szCs w:val="21"/>
              </w:rPr>
              <w:t>Nota mínima de aprobación: 51/100.</w:t>
            </w:r>
          </w:p>
          <w:p w14:paraId="2C708693" w14:textId="77777777" w:rsidR="00516FC5" w:rsidRPr="000E18CD" w:rsidRDefault="00516FC5" w:rsidP="000E18CD">
            <w:pPr>
              <w:pStyle w:val="Prrafodelista"/>
              <w:numPr>
                <w:ilvl w:val="0"/>
                <w:numId w:val="29"/>
              </w:numPr>
              <w:spacing w:before="10" w:after="10"/>
            </w:pPr>
            <w:r w:rsidRPr="000E18CD">
              <w:rPr>
                <w:sz w:val="21"/>
                <w:szCs w:val="21"/>
              </w:rPr>
              <w:t>Cada evidencia de producto se evalúa con su propia rúbrica de tres niveles: Insuficiente, Suficiente y Destacado.</w:t>
            </w:r>
          </w:p>
          <w:p w14:paraId="5E38E8C0" w14:textId="73E78845" w:rsidR="00516FC5" w:rsidRPr="000E18CD" w:rsidRDefault="00516FC5" w:rsidP="000E18CD">
            <w:pPr>
              <w:pStyle w:val="Prrafodelista"/>
              <w:numPr>
                <w:ilvl w:val="0"/>
                <w:numId w:val="29"/>
              </w:numPr>
              <w:spacing w:before="20" w:after="20"/>
              <w:jc w:val="center"/>
              <w:rPr>
                <w:sz w:val="21"/>
                <w:szCs w:val="21"/>
              </w:rPr>
            </w:pPr>
            <w:r w:rsidRPr="000E18CD">
              <w:rPr>
                <w:sz w:val="21"/>
                <w:szCs w:val="21"/>
              </w:rPr>
              <w:t>La calificación de cada elemento de competencia suma las calificaciones de sus evidencias de producto.</w:t>
            </w:r>
          </w:p>
        </w:tc>
      </w:tr>
      <w:tr w:rsidR="00516FC5" w:rsidRPr="00F0457B" w14:paraId="28E11589" w14:textId="77777777" w:rsidTr="00E705DB">
        <w:trPr>
          <w:cantSplit/>
        </w:trPr>
        <w:tc>
          <w:tcPr>
            <w:tcW w:w="165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E76E0D" w14:textId="77777777" w:rsidR="00516FC5" w:rsidRPr="00F0457B" w:rsidRDefault="00516FC5" w:rsidP="000E18CD">
            <w:pPr>
              <w:spacing w:before="20" w:after="20"/>
              <w:jc w:val="center"/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t>Niveles de logro y distribución de la calificación</w:t>
            </w:r>
          </w:p>
        </w:tc>
        <w:tc>
          <w:tcPr>
            <w:tcW w:w="6639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75ACE8" w14:textId="78A5A525" w:rsidR="00516FC5" w:rsidRPr="00F0457B" w:rsidRDefault="00516FC5" w:rsidP="000E18CD">
            <w:pPr>
              <w:spacing w:before="20" w:after="20"/>
              <w:jc w:val="center"/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t xml:space="preserve">Producto 1: </w:t>
            </w:r>
            <w:r w:rsidRPr="00E705DB">
              <w:rPr>
                <w:sz w:val="21"/>
                <w:szCs w:val="21"/>
              </w:rPr>
              <w:t>Práctico de operaciones con matrices y cálculo de determinantes.</w:t>
            </w:r>
          </w:p>
        </w:tc>
        <w:tc>
          <w:tcPr>
            <w:tcW w:w="19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77255C" w14:textId="721BBDF0" w:rsidR="00516FC5" w:rsidRPr="00F0457B" w:rsidRDefault="00516FC5" w:rsidP="000E18CD">
            <w:pPr>
              <w:jc w:val="center"/>
            </w:pPr>
            <w:r w:rsidRPr="00F0457B">
              <w:t>5%</w:t>
            </w:r>
          </w:p>
        </w:tc>
      </w:tr>
      <w:tr w:rsidR="00516FC5" w:rsidRPr="00F0457B" w14:paraId="2174357E" w14:textId="77777777" w:rsidTr="00E705DB">
        <w:trPr>
          <w:cantSplit/>
        </w:trPr>
        <w:tc>
          <w:tcPr>
            <w:tcW w:w="165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3FDD0" w14:textId="77777777" w:rsidR="00516FC5" w:rsidRPr="00F0457B" w:rsidRDefault="00516FC5" w:rsidP="000E18C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2CF49F" w14:textId="77777777" w:rsidR="00516FC5" w:rsidRPr="00F0457B" w:rsidRDefault="00516FC5" w:rsidP="000E18CD">
            <w:pPr>
              <w:spacing w:before="20" w:after="20"/>
              <w:jc w:val="center"/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B14C5C" w14:textId="77777777" w:rsidR="00516FC5" w:rsidRPr="00F0457B" w:rsidRDefault="00516FC5" w:rsidP="000E18CD">
            <w:pPr>
              <w:spacing w:before="20" w:after="20"/>
              <w:jc w:val="center"/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CB1BAB" w14:textId="77777777" w:rsidR="00516FC5" w:rsidRPr="00F0457B" w:rsidRDefault="00516FC5" w:rsidP="000E18CD">
            <w:pPr>
              <w:spacing w:before="20" w:after="20"/>
              <w:jc w:val="center"/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F15C72" w14:textId="77777777" w:rsidR="00516FC5" w:rsidRPr="00F0457B" w:rsidRDefault="00516FC5" w:rsidP="000E18CD">
            <w:pPr>
              <w:spacing w:before="20" w:after="20"/>
              <w:jc w:val="center"/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516FC5" w:rsidRPr="00F0457B" w14:paraId="1CB0702F" w14:textId="77777777" w:rsidTr="00E705DB">
        <w:trPr>
          <w:cantSplit/>
        </w:trPr>
        <w:tc>
          <w:tcPr>
            <w:tcW w:w="165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4DF78" w14:textId="77777777" w:rsidR="00516FC5" w:rsidRPr="00F0457B" w:rsidRDefault="00516FC5" w:rsidP="000E18C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6DB704" w14:textId="5C53788F" w:rsidR="00516FC5" w:rsidRPr="0049361C" w:rsidRDefault="00516FC5" w:rsidP="000E18CD">
            <w:pPr>
              <w:spacing w:before="20" w:after="20"/>
            </w:pPr>
            <w:r w:rsidRPr="0049361C">
              <w:rPr>
                <w:sz w:val="21"/>
                <w:szCs w:val="21"/>
              </w:rPr>
              <w:t>Operaciones con matrices</w:t>
            </w:r>
          </w:p>
        </w:tc>
        <w:tc>
          <w:tcPr>
            <w:tcW w:w="20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12E5AE" w14:textId="359FD3A5" w:rsidR="00516FC5" w:rsidRPr="0049361C" w:rsidRDefault="00516FC5" w:rsidP="000E18CD">
            <w:pPr>
              <w:spacing w:before="20" w:after="20"/>
            </w:pPr>
            <w:r w:rsidRPr="0049361C">
              <w:rPr>
                <w:sz w:val="21"/>
                <w:szCs w:val="21"/>
              </w:rPr>
              <w:t>Opera matrices de órdenes incompatibles.</w:t>
            </w:r>
          </w:p>
        </w:tc>
        <w:tc>
          <w:tcPr>
            <w:tcW w:w="207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020ACB" w14:textId="126276C5" w:rsidR="00516FC5" w:rsidRPr="0049361C" w:rsidRDefault="00516FC5" w:rsidP="000E18CD">
            <w:pPr>
              <w:spacing w:before="20" w:after="20"/>
            </w:pPr>
            <w:r w:rsidRPr="0049361C">
              <w:rPr>
                <w:sz w:val="21"/>
                <w:szCs w:val="21"/>
              </w:rPr>
              <w:t>Realiza correctamente las operaciones.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64EBA2" w14:textId="6A671A39" w:rsidR="00516FC5" w:rsidRPr="0049361C" w:rsidRDefault="00516FC5" w:rsidP="000E18CD">
            <w:pPr>
              <w:spacing w:before="20" w:after="20"/>
            </w:pPr>
            <w:r w:rsidRPr="0049361C">
              <w:rPr>
                <w:sz w:val="21"/>
                <w:szCs w:val="21"/>
              </w:rPr>
              <w:t>Explica las propiedades que aplica.</w:t>
            </w:r>
          </w:p>
        </w:tc>
      </w:tr>
      <w:tr w:rsidR="00516FC5" w:rsidRPr="00F0457B" w14:paraId="3DFCF08F" w14:textId="77777777" w:rsidTr="00E705DB">
        <w:trPr>
          <w:cantSplit/>
        </w:trPr>
        <w:tc>
          <w:tcPr>
            <w:tcW w:w="165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C75BE" w14:textId="77777777" w:rsidR="00516FC5" w:rsidRPr="00F0457B" w:rsidRDefault="00516FC5" w:rsidP="000E18C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CDDC7B" w14:textId="31D57D24" w:rsidR="00516FC5" w:rsidRPr="0049361C" w:rsidRDefault="00516FC5" w:rsidP="000E18CD">
            <w:pPr>
              <w:spacing w:before="20" w:after="20"/>
            </w:pPr>
            <w:r w:rsidRPr="0049361C">
              <w:rPr>
                <w:sz w:val="21"/>
                <w:szCs w:val="21"/>
              </w:rPr>
              <w:t>Cálculo del determinante</w:t>
            </w:r>
          </w:p>
        </w:tc>
        <w:tc>
          <w:tcPr>
            <w:tcW w:w="20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902816" w14:textId="22CDC382" w:rsidR="00516FC5" w:rsidRPr="0049361C" w:rsidRDefault="00516FC5" w:rsidP="000E18CD">
            <w:pPr>
              <w:spacing w:before="20" w:after="20"/>
            </w:pPr>
            <w:r w:rsidRPr="0049361C">
              <w:rPr>
                <w:sz w:val="21"/>
                <w:szCs w:val="21"/>
              </w:rPr>
              <w:t>Aplica mal la regla elegida.</w:t>
            </w:r>
          </w:p>
        </w:tc>
        <w:tc>
          <w:tcPr>
            <w:tcW w:w="207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5E9FD2" w14:textId="789020C6" w:rsidR="00516FC5" w:rsidRPr="0049361C" w:rsidRDefault="00516FC5" w:rsidP="000E18CD">
            <w:pPr>
              <w:spacing w:before="20" w:after="20"/>
            </w:pPr>
            <w:r w:rsidRPr="0049361C">
              <w:rPr>
                <w:sz w:val="21"/>
                <w:szCs w:val="21"/>
              </w:rPr>
              <w:t>Calcula el determinante con el método adecuado.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260E3C" w14:textId="3BFE12E6" w:rsidR="00516FC5" w:rsidRPr="0049361C" w:rsidRDefault="00516FC5" w:rsidP="000E18CD">
            <w:pPr>
              <w:spacing w:before="20" w:after="20"/>
            </w:pPr>
            <w:r w:rsidRPr="0049361C">
              <w:rPr>
                <w:sz w:val="21"/>
                <w:szCs w:val="21"/>
              </w:rPr>
              <w:t>Elige el método más breve según la matriz.</w:t>
            </w:r>
          </w:p>
        </w:tc>
      </w:tr>
      <w:tr w:rsidR="00516FC5" w:rsidRPr="00F0457B" w14:paraId="5472F330" w14:textId="77777777" w:rsidTr="00E705DB">
        <w:trPr>
          <w:cantSplit/>
        </w:trPr>
        <w:tc>
          <w:tcPr>
            <w:tcW w:w="165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572D8" w14:textId="77777777" w:rsidR="00516FC5" w:rsidRPr="00F0457B" w:rsidRDefault="00516FC5" w:rsidP="000E18C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339A98" w14:textId="1E9C91E8" w:rsidR="00516FC5" w:rsidRPr="0049361C" w:rsidRDefault="00516FC5" w:rsidP="000E18CD">
            <w:pPr>
              <w:spacing w:before="20" w:after="20"/>
            </w:pPr>
            <w:r w:rsidRPr="0049361C">
              <w:rPr>
                <w:sz w:val="21"/>
                <w:szCs w:val="21"/>
              </w:rPr>
              <w:t>Exactitud</w:t>
            </w:r>
          </w:p>
        </w:tc>
        <w:tc>
          <w:tcPr>
            <w:tcW w:w="20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BE6FB2" w14:textId="58D8B7F2" w:rsidR="00516FC5" w:rsidRPr="0049361C" w:rsidRDefault="00516FC5" w:rsidP="000E18CD">
            <w:pPr>
              <w:spacing w:before="20" w:after="20"/>
            </w:pPr>
            <w:r w:rsidRPr="0049361C">
              <w:rPr>
                <w:sz w:val="21"/>
                <w:szCs w:val="21"/>
              </w:rPr>
              <w:t>Presenta errores de cálculo.</w:t>
            </w:r>
          </w:p>
        </w:tc>
        <w:tc>
          <w:tcPr>
            <w:tcW w:w="207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CFB52A" w14:textId="11F665C0" w:rsidR="00516FC5" w:rsidRPr="0049361C" w:rsidRDefault="00516FC5" w:rsidP="000E18CD">
            <w:pPr>
              <w:spacing w:before="20" w:after="20"/>
            </w:pPr>
            <w:r w:rsidRPr="0049361C">
              <w:rPr>
                <w:sz w:val="21"/>
                <w:szCs w:val="21"/>
              </w:rPr>
              <w:t>Los resultados son correctos.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65DA41" w14:textId="02F9D884" w:rsidR="00516FC5" w:rsidRPr="0049361C" w:rsidRDefault="00516FC5" w:rsidP="000E18CD">
            <w:pPr>
              <w:spacing w:before="20" w:after="20"/>
            </w:pPr>
            <w:r w:rsidRPr="0049361C">
              <w:rPr>
                <w:sz w:val="21"/>
                <w:szCs w:val="21"/>
              </w:rPr>
              <w:t>Comprueba los resultados por un segundo método.</w:t>
            </w:r>
          </w:p>
        </w:tc>
      </w:tr>
      <w:tr w:rsidR="00516FC5" w:rsidRPr="00F0457B" w14:paraId="758D0AEE" w14:textId="77777777" w:rsidTr="00E705DB">
        <w:trPr>
          <w:cantSplit/>
        </w:trPr>
        <w:tc>
          <w:tcPr>
            <w:tcW w:w="165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850C7" w14:textId="77777777" w:rsidR="00516FC5" w:rsidRPr="00F0457B" w:rsidRDefault="00516FC5" w:rsidP="000E18CD"/>
        </w:tc>
        <w:tc>
          <w:tcPr>
            <w:tcW w:w="6639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6FC20D" w14:textId="670BF92A" w:rsidR="00516FC5" w:rsidRPr="00F0457B" w:rsidRDefault="00516FC5" w:rsidP="000E18CD">
            <w:pPr>
              <w:spacing w:before="20" w:after="20"/>
              <w:jc w:val="center"/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t>Producto 2:</w:t>
            </w:r>
            <w:r w:rsidRPr="00E705DB">
              <w:rPr>
                <w:sz w:val="21"/>
                <w:szCs w:val="21"/>
              </w:rPr>
              <w:t xml:space="preserve"> Cálculo de la matriz inversa verificado en hoja de cálculo</w:t>
            </w:r>
            <w:r w:rsidRPr="00F0457B">
              <w:rPr>
                <w:sz w:val="21"/>
                <w:szCs w:val="21"/>
              </w:rPr>
              <w:t xml:space="preserve"> </w:t>
            </w:r>
          </w:p>
        </w:tc>
        <w:tc>
          <w:tcPr>
            <w:tcW w:w="19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744BCE" w14:textId="77B8469E" w:rsidR="00516FC5" w:rsidRPr="00F0457B" w:rsidRDefault="00516FC5" w:rsidP="000E18CD">
            <w:pPr>
              <w:jc w:val="center"/>
            </w:pPr>
            <w:r w:rsidRPr="00F0457B">
              <w:t>5%</w:t>
            </w:r>
          </w:p>
        </w:tc>
      </w:tr>
      <w:tr w:rsidR="00516FC5" w:rsidRPr="00F0457B" w14:paraId="4F2A8734" w14:textId="77777777" w:rsidTr="00E705DB">
        <w:trPr>
          <w:cantSplit/>
        </w:trPr>
        <w:tc>
          <w:tcPr>
            <w:tcW w:w="165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93848" w14:textId="77777777" w:rsidR="00516FC5" w:rsidRPr="00F0457B" w:rsidRDefault="00516FC5" w:rsidP="000E18C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210AAF" w14:textId="77777777" w:rsidR="00516FC5" w:rsidRPr="00F0457B" w:rsidRDefault="00516FC5" w:rsidP="000E18CD">
            <w:pPr>
              <w:spacing w:before="20" w:after="20"/>
              <w:jc w:val="center"/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A39DF6" w14:textId="77777777" w:rsidR="00516FC5" w:rsidRPr="00F0457B" w:rsidRDefault="00516FC5" w:rsidP="000E18CD">
            <w:pPr>
              <w:spacing w:before="20" w:after="20"/>
              <w:jc w:val="center"/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EFBDA8" w14:textId="77777777" w:rsidR="00516FC5" w:rsidRPr="00F0457B" w:rsidRDefault="00516FC5" w:rsidP="000E18CD">
            <w:pPr>
              <w:spacing w:before="20" w:after="20"/>
              <w:jc w:val="center"/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4BC753" w14:textId="77777777" w:rsidR="00516FC5" w:rsidRPr="00F0457B" w:rsidRDefault="00516FC5" w:rsidP="000E18CD">
            <w:pPr>
              <w:spacing w:before="20" w:after="20"/>
              <w:jc w:val="center"/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516FC5" w:rsidRPr="00F0457B" w14:paraId="5918B880" w14:textId="77777777" w:rsidTr="00E705DB">
        <w:trPr>
          <w:cantSplit/>
        </w:trPr>
        <w:tc>
          <w:tcPr>
            <w:tcW w:w="165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1BDBE" w14:textId="77777777" w:rsidR="00516FC5" w:rsidRPr="00F0457B" w:rsidRDefault="00516FC5" w:rsidP="000E18C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28F26C" w14:textId="5BB3B7E4" w:rsidR="00516FC5" w:rsidRPr="0049361C" w:rsidRDefault="00516FC5" w:rsidP="000E18CD">
            <w:pPr>
              <w:spacing w:before="20" w:after="20"/>
            </w:pPr>
            <w:r w:rsidRPr="0049361C">
              <w:rPr>
                <w:sz w:val="21"/>
                <w:szCs w:val="21"/>
              </w:rPr>
              <w:t>Existencia de la inversa</w:t>
            </w:r>
          </w:p>
        </w:tc>
        <w:tc>
          <w:tcPr>
            <w:tcW w:w="20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E8EF40" w14:textId="2FB795E3" w:rsidR="00516FC5" w:rsidRPr="0049361C" w:rsidRDefault="00516FC5" w:rsidP="000E18CD">
            <w:pPr>
              <w:spacing w:before="20" w:after="20"/>
            </w:pPr>
            <w:r w:rsidRPr="0049361C">
              <w:rPr>
                <w:sz w:val="21"/>
                <w:szCs w:val="21"/>
              </w:rPr>
              <w:t>No verifica que el determinante sea distinto de cero.</w:t>
            </w:r>
          </w:p>
        </w:tc>
        <w:tc>
          <w:tcPr>
            <w:tcW w:w="207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2F582C" w14:textId="17473267" w:rsidR="00516FC5" w:rsidRPr="0049361C" w:rsidRDefault="00516FC5" w:rsidP="000E18CD">
            <w:pPr>
              <w:spacing w:before="20" w:after="20"/>
            </w:pPr>
            <w:r w:rsidRPr="0049361C">
              <w:rPr>
                <w:sz w:val="21"/>
                <w:szCs w:val="21"/>
              </w:rPr>
              <w:t>Comprueba la existencia de la inversa.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565572" w14:textId="4A4030F4" w:rsidR="00516FC5" w:rsidRPr="0049361C" w:rsidRDefault="00516FC5" w:rsidP="000E18CD">
            <w:pPr>
              <w:spacing w:before="20" w:after="20"/>
            </w:pPr>
            <w:r w:rsidRPr="0049361C">
              <w:rPr>
                <w:sz w:val="21"/>
                <w:szCs w:val="21"/>
              </w:rPr>
              <w:t>Relaciona la existencia con el rango de la matriz.</w:t>
            </w:r>
          </w:p>
        </w:tc>
      </w:tr>
      <w:tr w:rsidR="00516FC5" w:rsidRPr="00F0457B" w14:paraId="1D873DA2" w14:textId="77777777" w:rsidTr="00E705DB">
        <w:trPr>
          <w:cantSplit/>
        </w:trPr>
        <w:tc>
          <w:tcPr>
            <w:tcW w:w="165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AE849" w14:textId="77777777" w:rsidR="00516FC5" w:rsidRPr="00F0457B" w:rsidRDefault="00516FC5" w:rsidP="000E18C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5DED92" w14:textId="50CCDC0E" w:rsidR="00516FC5" w:rsidRPr="0049361C" w:rsidRDefault="00516FC5" w:rsidP="000E18CD">
            <w:pPr>
              <w:spacing w:before="20" w:after="20"/>
            </w:pPr>
            <w:r w:rsidRPr="0049361C">
              <w:rPr>
                <w:sz w:val="21"/>
                <w:szCs w:val="21"/>
              </w:rPr>
              <w:t>Procedimiento</w:t>
            </w:r>
          </w:p>
        </w:tc>
        <w:tc>
          <w:tcPr>
            <w:tcW w:w="20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6FC499" w14:textId="7B1118CB" w:rsidR="00516FC5" w:rsidRPr="0049361C" w:rsidRDefault="00516FC5" w:rsidP="000E18CD">
            <w:pPr>
              <w:spacing w:before="20" w:after="20"/>
            </w:pPr>
            <w:r w:rsidRPr="0049361C">
              <w:rPr>
                <w:sz w:val="21"/>
                <w:szCs w:val="21"/>
              </w:rPr>
              <w:t>Comete errores en el escalonamiento o en la adjunta.</w:t>
            </w:r>
          </w:p>
        </w:tc>
        <w:tc>
          <w:tcPr>
            <w:tcW w:w="207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D5CACA" w14:textId="1036F2E5" w:rsidR="00516FC5" w:rsidRPr="0049361C" w:rsidRDefault="00516FC5" w:rsidP="000E18CD">
            <w:pPr>
              <w:spacing w:before="20" w:after="20"/>
            </w:pPr>
            <w:r w:rsidRPr="0049361C">
              <w:rPr>
                <w:sz w:val="21"/>
                <w:szCs w:val="21"/>
              </w:rPr>
              <w:t>Obtiene la inversa por ambos métodos.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D1A3D6" w14:textId="52A06543" w:rsidR="00516FC5" w:rsidRPr="0049361C" w:rsidRDefault="00516FC5" w:rsidP="000E18CD">
            <w:pPr>
              <w:spacing w:before="20" w:after="20"/>
            </w:pPr>
            <w:r w:rsidRPr="0049361C">
              <w:rPr>
                <w:sz w:val="21"/>
                <w:szCs w:val="21"/>
              </w:rPr>
              <w:t>Compara la eficiencia de los dos métodos.</w:t>
            </w:r>
          </w:p>
        </w:tc>
      </w:tr>
      <w:tr w:rsidR="00516FC5" w:rsidRPr="00F0457B" w14:paraId="1F83ACB5" w14:textId="77777777" w:rsidTr="00E705DB">
        <w:trPr>
          <w:cantSplit/>
        </w:trPr>
        <w:tc>
          <w:tcPr>
            <w:tcW w:w="165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4311D" w14:textId="77777777" w:rsidR="00516FC5" w:rsidRPr="00F0457B" w:rsidRDefault="00516FC5" w:rsidP="000E18C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ED0765" w14:textId="7F802313" w:rsidR="00516FC5" w:rsidRPr="0049361C" w:rsidRDefault="00516FC5" w:rsidP="000E18CD">
            <w:pPr>
              <w:spacing w:before="20" w:after="20"/>
            </w:pPr>
            <w:r w:rsidRPr="0049361C">
              <w:rPr>
                <w:sz w:val="21"/>
                <w:szCs w:val="21"/>
              </w:rPr>
              <w:t>Verificación digital</w:t>
            </w:r>
          </w:p>
        </w:tc>
        <w:tc>
          <w:tcPr>
            <w:tcW w:w="20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4169B6" w14:textId="1D332548" w:rsidR="00516FC5" w:rsidRPr="0049361C" w:rsidRDefault="00516FC5" w:rsidP="000E18CD">
            <w:pPr>
              <w:spacing w:before="20" w:after="20"/>
            </w:pPr>
            <w:r w:rsidRPr="0049361C">
              <w:rPr>
                <w:sz w:val="21"/>
                <w:szCs w:val="21"/>
              </w:rPr>
              <w:t>No verifica el resultado.</w:t>
            </w:r>
          </w:p>
        </w:tc>
        <w:tc>
          <w:tcPr>
            <w:tcW w:w="207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81318E" w14:textId="3B697ADE" w:rsidR="00516FC5" w:rsidRPr="0049361C" w:rsidRDefault="00516FC5" w:rsidP="000E18CD">
            <w:pPr>
              <w:spacing w:before="20" w:after="20"/>
            </w:pPr>
            <w:r w:rsidRPr="0049361C">
              <w:rPr>
                <w:sz w:val="21"/>
                <w:szCs w:val="21"/>
              </w:rPr>
              <w:t>Verifica la inversa con las funciones matriciales.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56C9AC" w14:textId="5C431395" w:rsidR="00516FC5" w:rsidRPr="0049361C" w:rsidRDefault="00516FC5" w:rsidP="000E18CD">
            <w:pPr>
              <w:spacing w:before="20" w:after="20"/>
            </w:pPr>
            <w:r w:rsidRPr="0049361C">
              <w:rPr>
                <w:sz w:val="21"/>
                <w:szCs w:val="21"/>
              </w:rPr>
              <w:t>Comprueba que el producto da la matriz identidad.</w:t>
            </w:r>
          </w:p>
        </w:tc>
      </w:tr>
      <w:tr w:rsidR="00516FC5" w:rsidRPr="00F0457B" w14:paraId="396F6234" w14:textId="77777777" w:rsidTr="00E705DB">
        <w:trPr>
          <w:cantSplit/>
        </w:trPr>
        <w:tc>
          <w:tcPr>
            <w:tcW w:w="165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5560D" w14:textId="77777777" w:rsidR="00516FC5" w:rsidRPr="00F0457B" w:rsidRDefault="00516FC5" w:rsidP="000E18CD"/>
        </w:tc>
        <w:tc>
          <w:tcPr>
            <w:tcW w:w="6639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42F057" w14:textId="08536B03" w:rsidR="00516FC5" w:rsidRPr="00F0457B" w:rsidRDefault="00516FC5" w:rsidP="000E18CD">
            <w:pPr>
              <w:spacing w:before="20" w:after="20"/>
              <w:jc w:val="center"/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t xml:space="preserve">Producto 3: </w:t>
            </w:r>
            <w:r w:rsidRPr="00E705DB">
              <w:rPr>
                <w:sz w:val="21"/>
                <w:szCs w:val="21"/>
              </w:rPr>
              <w:t>Modelo matemático de un problema económico financiero resuelto con sistemas de ecuaciones lineales</w:t>
            </w:r>
          </w:p>
        </w:tc>
        <w:tc>
          <w:tcPr>
            <w:tcW w:w="19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0AF540" w14:textId="2EEEEFC7" w:rsidR="00516FC5" w:rsidRPr="00F0457B" w:rsidRDefault="00516FC5" w:rsidP="000E18CD">
            <w:pPr>
              <w:jc w:val="center"/>
            </w:pPr>
            <w:r w:rsidRPr="00F0457B">
              <w:t>5%</w:t>
            </w:r>
          </w:p>
        </w:tc>
      </w:tr>
      <w:tr w:rsidR="00516FC5" w:rsidRPr="00F0457B" w14:paraId="57876EE8" w14:textId="77777777" w:rsidTr="00E705DB">
        <w:trPr>
          <w:cantSplit/>
        </w:trPr>
        <w:tc>
          <w:tcPr>
            <w:tcW w:w="165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74973" w14:textId="77777777" w:rsidR="00516FC5" w:rsidRPr="00F0457B" w:rsidRDefault="00516FC5" w:rsidP="000E18C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696B1C" w14:textId="77777777" w:rsidR="00516FC5" w:rsidRPr="00F0457B" w:rsidRDefault="00516FC5" w:rsidP="000E18CD">
            <w:pPr>
              <w:spacing w:before="20" w:after="20"/>
              <w:jc w:val="center"/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3F0310" w14:textId="77777777" w:rsidR="00516FC5" w:rsidRPr="00F0457B" w:rsidRDefault="00516FC5" w:rsidP="000E18CD">
            <w:pPr>
              <w:spacing w:before="20" w:after="20"/>
              <w:jc w:val="center"/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6565C9" w14:textId="77777777" w:rsidR="00516FC5" w:rsidRPr="00F0457B" w:rsidRDefault="00516FC5" w:rsidP="000E18CD">
            <w:pPr>
              <w:spacing w:before="20" w:after="20"/>
              <w:jc w:val="center"/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FEBC37" w14:textId="77777777" w:rsidR="00516FC5" w:rsidRPr="00F0457B" w:rsidRDefault="00516FC5" w:rsidP="000E18CD">
            <w:pPr>
              <w:spacing w:before="20" w:after="20"/>
              <w:jc w:val="center"/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516FC5" w:rsidRPr="00F0457B" w14:paraId="53B07B1F" w14:textId="77777777" w:rsidTr="00E705DB">
        <w:trPr>
          <w:cantSplit/>
        </w:trPr>
        <w:tc>
          <w:tcPr>
            <w:tcW w:w="165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6ADD3" w14:textId="77777777" w:rsidR="00516FC5" w:rsidRPr="00F0457B" w:rsidRDefault="00516FC5" w:rsidP="000E18C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372E93" w14:textId="3410EDFA" w:rsidR="00516FC5" w:rsidRPr="0049361C" w:rsidRDefault="00516FC5" w:rsidP="000E18CD">
            <w:pPr>
              <w:spacing w:before="20" w:after="20"/>
            </w:pPr>
            <w:r w:rsidRPr="0049361C">
              <w:rPr>
                <w:sz w:val="21"/>
                <w:szCs w:val="21"/>
              </w:rPr>
              <w:t>Planteamiento</w:t>
            </w:r>
          </w:p>
        </w:tc>
        <w:tc>
          <w:tcPr>
            <w:tcW w:w="20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029CB6" w14:textId="23ECF3F8" w:rsidR="00516FC5" w:rsidRPr="0049361C" w:rsidRDefault="00516FC5" w:rsidP="000E18CD">
            <w:pPr>
              <w:spacing w:before="20" w:after="20"/>
            </w:pPr>
            <w:r w:rsidRPr="0049361C">
              <w:rPr>
                <w:sz w:val="21"/>
                <w:szCs w:val="21"/>
              </w:rPr>
              <w:t>Las ecuaciones no representan el problema.</w:t>
            </w:r>
          </w:p>
        </w:tc>
        <w:tc>
          <w:tcPr>
            <w:tcW w:w="207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42E4C1" w14:textId="590ED234" w:rsidR="00516FC5" w:rsidRPr="0049361C" w:rsidRDefault="00516FC5" w:rsidP="000E18CD">
            <w:pPr>
              <w:spacing w:before="20" w:after="20"/>
            </w:pPr>
            <w:r w:rsidRPr="0049361C">
              <w:rPr>
                <w:sz w:val="21"/>
                <w:szCs w:val="21"/>
              </w:rPr>
              <w:t>Plantea el sistema a partir del enunciado.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4EBCDE" w14:textId="0FD534C7" w:rsidR="00516FC5" w:rsidRPr="0049361C" w:rsidRDefault="00516FC5" w:rsidP="000E18CD">
            <w:pPr>
              <w:spacing w:before="20" w:after="20"/>
            </w:pPr>
            <w:r w:rsidRPr="0049361C">
              <w:rPr>
                <w:sz w:val="21"/>
                <w:szCs w:val="21"/>
              </w:rPr>
              <w:t>Define con precisión cada variable.</w:t>
            </w:r>
          </w:p>
        </w:tc>
      </w:tr>
      <w:tr w:rsidR="00516FC5" w:rsidRPr="00F0457B" w14:paraId="5982A0BE" w14:textId="77777777" w:rsidTr="00E705DB">
        <w:trPr>
          <w:cantSplit/>
        </w:trPr>
        <w:tc>
          <w:tcPr>
            <w:tcW w:w="165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0325F" w14:textId="77777777" w:rsidR="00516FC5" w:rsidRPr="00F0457B" w:rsidRDefault="00516FC5" w:rsidP="000E18C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4945BF" w14:textId="6D3B242E" w:rsidR="00516FC5" w:rsidRPr="0049361C" w:rsidRDefault="00516FC5" w:rsidP="000E18CD">
            <w:pPr>
              <w:spacing w:before="20" w:after="20"/>
            </w:pPr>
            <w:r w:rsidRPr="0049361C">
              <w:rPr>
                <w:sz w:val="21"/>
                <w:szCs w:val="21"/>
              </w:rPr>
              <w:t>Resolución</w:t>
            </w:r>
          </w:p>
        </w:tc>
        <w:tc>
          <w:tcPr>
            <w:tcW w:w="20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05850E" w14:textId="2E5085C7" w:rsidR="00516FC5" w:rsidRPr="0049361C" w:rsidRDefault="00516FC5" w:rsidP="000E18CD">
            <w:pPr>
              <w:spacing w:before="20" w:after="20"/>
            </w:pPr>
            <w:r w:rsidRPr="0049361C">
              <w:rPr>
                <w:sz w:val="21"/>
                <w:szCs w:val="21"/>
              </w:rPr>
              <w:t>Comete errores en las operaciones elementales.</w:t>
            </w:r>
          </w:p>
        </w:tc>
        <w:tc>
          <w:tcPr>
            <w:tcW w:w="207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CE4DAA" w14:textId="57DD4608" w:rsidR="00516FC5" w:rsidRPr="0049361C" w:rsidRDefault="00516FC5" w:rsidP="000E18CD">
            <w:pPr>
              <w:spacing w:before="20" w:after="20"/>
            </w:pPr>
            <w:r w:rsidRPr="0049361C">
              <w:rPr>
                <w:sz w:val="21"/>
                <w:szCs w:val="21"/>
              </w:rPr>
              <w:t>Resuelve el sistema por eliminación gaussiana.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865BF5" w14:textId="1CF0AF76" w:rsidR="00516FC5" w:rsidRPr="0049361C" w:rsidRDefault="00516FC5" w:rsidP="000E18CD">
            <w:pPr>
              <w:spacing w:before="20" w:after="20"/>
            </w:pPr>
            <w:r w:rsidRPr="0049361C">
              <w:rPr>
                <w:sz w:val="21"/>
                <w:szCs w:val="21"/>
              </w:rPr>
              <w:t>Clasifica el sistema según su número de soluciones.</w:t>
            </w:r>
          </w:p>
        </w:tc>
      </w:tr>
      <w:tr w:rsidR="00516FC5" w:rsidRPr="00F0457B" w14:paraId="7BA52631" w14:textId="77777777" w:rsidTr="00E705DB">
        <w:trPr>
          <w:cantSplit/>
        </w:trPr>
        <w:tc>
          <w:tcPr>
            <w:tcW w:w="165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D7198" w14:textId="77777777" w:rsidR="00516FC5" w:rsidRPr="00F0457B" w:rsidRDefault="00516FC5" w:rsidP="000E18C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DB7C28" w14:textId="7396DA3B" w:rsidR="00516FC5" w:rsidRPr="0049361C" w:rsidRDefault="00516FC5" w:rsidP="000E18CD">
            <w:pPr>
              <w:spacing w:before="20" w:after="20"/>
            </w:pPr>
            <w:r w:rsidRPr="0049361C">
              <w:rPr>
                <w:sz w:val="21"/>
                <w:szCs w:val="21"/>
              </w:rPr>
              <w:t>Interpretación</w:t>
            </w:r>
          </w:p>
        </w:tc>
        <w:tc>
          <w:tcPr>
            <w:tcW w:w="20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36DD41" w14:textId="766A23A5" w:rsidR="00516FC5" w:rsidRPr="0049361C" w:rsidRDefault="00516FC5" w:rsidP="000E18CD">
            <w:pPr>
              <w:spacing w:before="20" w:after="20"/>
            </w:pPr>
            <w:r w:rsidRPr="0049361C">
              <w:rPr>
                <w:sz w:val="21"/>
                <w:szCs w:val="21"/>
              </w:rPr>
              <w:t>No interpreta la solución.</w:t>
            </w:r>
          </w:p>
        </w:tc>
        <w:tc>
          <w:tcPr>
            <w:tcW w:w="207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D2CE78" w14:textId="03BD681F" w:rsidR="00516FC5" w:rsidRPr="0049361C" w:rsidRDefault="00516FC5" w:rsidP="000E18CD">
            <w:pPr>
              <w:spacing w:before="20" w:after="20"/>
            </w:pPr>
            <w:r w:rsidRPr="0049361C">
              <w:rPr>
                <w:sz w:val="21"/>
                <w:szCs w:val="21"/>
              </w:rPr>
              <w:t>Interpreta la solución en el contexto del problema.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47B2DB" w14:textId="639CC675" w:rsidR="00516FC5" w:rsidRPr="0049361C" w:rsidRDefault="00516FC5" w:rsidP="000E18CD">
            <w:pPr>
              <w:spacing w:before="20" w:after="20"/>
            </w:pPr>
            <w:r w:rsidRPr="0049361C">
              <w:rPr>
                <w:sz w:val="21"/>
                <w:szCs w:val="21"/>
              </w:rPr>
              <w:t>Analiza si la solución es factible en la práctica.</w:t>
            </w:r>
          </w:p>
        </w:tc>
      </w:tr>
      <w:tr w:rsidR="00516FC5" w:rsidRPr="00F0457B" w14:paraId="37990E81" w14:textId="77777777" w:rsidTr="00E705DB">
        <w:trPr>
          <w:cantSplit/>
        </w:trPr>
        <w:tc>
          <w:tcPr>
            <w:tcW w:w="165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70D35" w14:textId="77777777" w:rsidR="00516FC5" w:rsidRPr="00F0457B" w:rsidRDefault="00516FC5" w:rsidP="000E18CD"/>
        </w:tc>
        <w:tc>
          <w:tcPr>
            <w:tcW w:w="6639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8250D7" w14:textId="4DAF8498" w:rsidR="00516FC5" w:rsidRPr="00F0457B" w:rsidRDefault="00516FC5" w:rsidP="000E18CD">
            <w:pPr>
              <w:spacing w:before="20" w:after="20"/>
              <w:jc w:val="center"/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t xml:space="preserve">Producto 4: </w:t>
            </w:r>
            <w:r w:rsidRPr="00E705DB">
              <w:rPr>
                <w:sz w:val="21"/>
                <w:szCs w:val="21"/>
              </w:rPr>
              <w:t xml:space="preserve">Modelo de insumo producto de tres sectores con su matriz inversa de </w:t>
            </w:r>
            <w:proofErr w:type="spellStart"/>
            <w:r w:rsidRPr="00E705DB">
              <w:rPr>
                <w:sz w:val="21"/>
                <w:szCs w:val="21"/>
              </w:rPr>
              <w:t>Leontief</w:t>
            </w:r>
            <w:proofErr w:type="spellEnd"/>
            <w:r w:rsidRPr="00E705DB">
              <w:rPr>
                <w:sz w:val="21"/>
                <w:szCs w:val="21"/>
              </w:rPr>
              <w:t>.</w:t>
            </w:r>
          </w:p>
        </w:tc>
        <w:tc>
          <w:tcPr>
            <w:tcW w:w="19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6436D9" w14:textId="60AB4713" w:rsidR="00516FC5" w:rsidRPr="00F0457B" w:rsidRDefault="00516FC5" w:rsidP="000E18CD">
            <w:pPr>
              <w:spacing w:before="20" w:after="20"/>
              <w:jc w:val="center"/>
            </w:pPr>
            <w:r w:rsidRPr="00F0457B">
              <w:t>5%</w:t>
            </w:r>
          </w:p>
        </w:tc>
      </w:tr>
      <w:tr w:rsidR="00516FC5" w:rsidRPr="00F0457B" w14:paraId="721C5CB5" w14:textId="77777777" w:rsidTr="00E705DB">
        <w:trPr>
          <w:cantSplit/>
        </w:trPr>
        <w:tc>
          <w:tcPr>
            <w:tcW w:w="165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E4575" w14:textId="77777777" w:rsidR="00516FC5" w:rsidRPr="00F0457B" w:rsidRDefault="00516FC5" w:rsidP="000E18C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4B3DC5" w14:textId="77777777" w:rsidR="00516FC5" w:rsidRPr="00F0457B" w:rsidRDefault="00516FC5" w:rsidP="000E18CD">
            <w:pPr>
              <w:spacing w:before="20" w:after="20"/>
              <w:jc w:val="center"/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8D851C" w14:textId="77777777" w:rsidR="00516FC5" w:rsidRPr="00F0457B" w:rsidRDefault="00516FC5" w:rsidP="000E18CD">
            <w:pPr>
              <w:spacing w:before="20" w:after="20"/>
              <w:jc w:val="center"/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385525" w14:textId="77777777" w:rsidR="00516FC5" w:rsidRPr="00F0457B" w:rsidRDefault="00516FC5" w:rsidP="000E18CD">
            <w:pPr>
              <w:spacing w:before="20" w:after="20"/>
              <w:jc w:val="center"/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273B57" w14:textId="77777777" w:rsidR="00516FC5" w:rsidRPr="00F0457B" w:rsidRDefault="00516FC5" w:rsidP="000E18CD">
            <w:pPr>
              <w:spacing w:before="20" w:after="20"/>
              <w:jc w:val="center"/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516FC5" w:rsidRPr="00F0457B" w14:paraId="658961E8" w14:textId="77777777" w:rsidTr="00E705DB">
        <w:trPr>
          <w:cantSplit/>
        </w:trPr>
        <w:tc>
          <w:tcPr>
            <w:tcW w:w="165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D7F5E" w14:textId="77777777" w:rsidR="00516FC5" w:rsidRPr="00F0457B" w:rsidRDefault="00516FC5" w:rsidP="000E18C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AC1D7B" w14:textId="4BBF7459" w:rsidR="00516FC5" w:rsidRPr="001818FB" w:rsidRDefault="00516FC5" w:rsidP="000E18CD">
            <w:pPr>
              <w:spacing w:before="20" w:after="20"/>
            </w:pPr>
            <w:r w:rsidRPr="001818FB">
              <w:rPr>
                <w:sz w:val="21"/>
                <w:szCs w:val="21"/>
              </w:rPr>
              <w:t>Matriz de coeficientes</w:t>
            </w:r>
          </w:p>
        </w:tc>
        <w:tc>
          <w:tcPr>
            <w:tcW w:w="20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F3B37A" w14:textId="33C41822" w:rsidR="00516FC5" w:rsidRPr="001818FB" w:rsidRDefault="00516FC5" w:rsidP="000E18CD">
            <w:pPr>
              <w:spacing w:before="20" w:after="20"/>
            </w:pPr>
            <w:r w:rsidRPr="001818FB">
              <w:rPr>
                <w:sz w:val="21"/>
                <w:szCs w:val="21"/>
              </w:rPr>
              <w:t>Calcula mal los coeficientes técnicos.</w:t>
            </w:r>
          </w:p>
        </w:tc>
        <w:tc>
          <w:tcPr>
            <w:tcW w:w="207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392736" w14:textId="6B6AE008" w:rsidR="00516FC5" w:rsidRPr="001818FB" w:rsidRDefault="00516FC5" w:rsidP="000E18CD">
            <w:pPr>
              <w:spacing w:before="20" w:after="20"/>
            </w:pPr>
            <w:r w:rsidRPr="001818FB">
              <w:rPr>
                <w:sz w:val="21"/>
                <w:szCs w:val="21"/>
              </w:rPr>
              <w:t>Construye la matriz de coeficientes técnicos.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A21EEF" w14:textId="697A0677" w:rsidR="00516FC5" w:rsidRPr="001818FB" w:rsidRDefault="00516FC5" w:rsidP="000E18CD">
            <w:pPr>
              <w:spacing w:before="20" w:after="20"/>
            </w:pPr>
            <w:r w:rsidRPr="001818FB">
              <w:rPr>
                <w:sz w:val="21"/>
                <w:szCs w:val="21"/>
              </w:rPr>
              <w:t>Explica el significado de cada coeficiente.</w:t>
            </w:r>
          </w:p>
        </w:tc>
      </w:tr>
      <w:tr w:rsidR="00516FC5" w:rsidRPr="00F0457B" w14:paraId="798CC855" w14:textId="77777777" w:rsidTr="00E705DB">
        <w:trPr>
          <w:cantSplit/>
        </w:trPr>
        <w:tc>
          <w:tcPr>
            <w:tcW w:w="165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DEC21" w14:textId="77777777" w:rsidR="00516FC5" w:rsidRPr="00F0457B" w:rsidRDefault="00516FC5" w:rsidP="000E18C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D88894" w14:textId="67D5A5E5" w:rsidR="00516FC5" w:rsidRPr="001818FB" w:rsidRDefault="00516FC5" w:rsidP="000E18CD">
            <w:pPr>
              <w:spacing w:before="20" w:after="20"/>
            </w:pPr>
            <w:r w:rsidRPr="001818FB">
              <w:rPr>
                <w:sz w:val="21"/>
                <w:szCs w:val="21"/>
              </w:rPr>
              <w:t>Producción requerida</w:t>
            </w:r>
          </w:p>
        </w:tc>
        <w:tc>
          <w:tcPr>
            <w:tcW w:w="20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FC6064" w14:textId="5A0ADA97" w:rsidR="00516FC5" w:rsidRPr="001818FB" w:rsidRDefault="00516FC5" w:rsidP="000E18CD">
            <w:pPr>
              <w:spacing w:before="20" w:after="20"/>
            </w:pPr>
            <w:r w:rsidRPr="001818FB">
              <w:rPr>
                <w:sz w:val="21"/>
                <w:szCs w:val="21"/>
              </w:rPr>
              <w:t>No obtiene la producción de cada sector.</w:t>
            </w:r>
          </w:p>
        </w:tc>
        <w:tc>
          <w:tcPr>
            <w:tcW w:w="207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0AD93D" w14:textId="1ACB4A3B" w:rsidR="00516FC5" w:rsidRPr="001818FB" w:rsidRDefault="00516FC5" w:rsidP="000E18CD">
            <w:pPr>
              <w:spacing w:before="20" w:after="20"/>
            </w:pPr>
            <w:r w:rsidRPr="001818FB">
              <w:rPr>
                <w:sz w:val="21"/>
                <w:szCs w:val="21"/>
              </w:rPr>
              <w:t xml:space="preserve">Calcula la producción con la inversa de </w:t>
            </w:r>
            <w:proofErr w:type="spellStart"/>
            <w:r w:rsidRPr="001818FB">
              <w:rPr>
                <w:sz w:val="21"/>
                <w:szCs w:val="21"/>
              </w:rPr>
              <w:t>Leontief</w:t>
            </w:r>
            <w:proofErr w:type="spellEnd"/>
            <w:r w:rsidRPr="001818FB">
              <w:rPr>
                <w:sz w:val="21"/>
                <w:szCs w:val="21"/>
              </w:rPr>
              <w:t>.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3CA4D7" w14:textId="79EBF63E" w:rsidR="00516FC5" w:rsidRPr="001818FB" w:rsidRDefault="00516FC5" w:rsidP="000E18CD">
            <w:pPr>
              <w:spacing w:before="20" w:after="20"/>
            </w:pPr>
            <w:r w:rsidRPr="001818FB">
              <w:rPr>
                <w:sz w:val="21"/>
                <w:szCs w:val="21"/>
              </w:rPr>
              <w:t>Simula un cambio de la demanda final.</w:t>
            </w:r>
          </w:p>
        </w:tc>
      </w:tr>
      <w:tr w:rsidR="00516FC5" w:rsidRPr="00F0457B" w14:paraId="14F33B25" w14:textId="77777777" w:rsidTr="00E705DB">
        <w:trPr>
          <w:cantSplit/>
        </w:trPr>
        <w:tc>
          <w:tcPr>
            <w:tcW w:w="165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8EE6B3A" w14:textId="77777777" w:rsidR="00516FC5" w:rsidRPr="00F0457B" w:rsidRDefault="00516FC5" w:rsidP="000E18C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945DC5" w14:textId="3BAC6779" w:rsidR="00516FC5" w:rsidRPr="001818FB" w:rsidRDefault="00516FC5" w:rsidP="000E18CD">
            <w:pPr>
              <w:spacing w:before="20" w:after="20"/>
            </w:pPr>
            <w:r w:rsidRPr="001818FB">
              <w:rPr>
                <w:sz w:val="21"/>
                <w:szCs w:val="21"/>
              </w:rPr>
              <w:t>Presentación</w:t>
            </w:r>
          </w:p>
        </w:tc>
        <w:tc>
          <w:tcPr>
            <w:tcW w:w="20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DE3645" w14:textId="06565CFB" w:rsidR="00516FC5" w:rsidRPr="001818FB" w:rsidRDefault="00516FC5" w:rsidP="000E18CD">
            <w:pPr>
              <w:spacing w:before="20" w:after="20"/>
            </w:pPr>
            <w:r w:rsidRPr="001818FB">
              <w:rPr>
                <w:sz w:val="21"/>
                <w:szCs w:val="21"/>
              </w:rPr>
              <w:t>Las hojas de trabajo son desordenadas.</w:t>
            </w:r>
          </w:p>
        </w:tc>
        <w:tc>
          <w:tcPr>
            <w:tcW w:w="207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D4B788" w14:textId="5343F9DC" w:rsidR="00516FC5" w:rsidRPr="001818FB" w:rsidRDefault="00516FC5" w:rsidP="000E18CD">
            <w:pPr>
              <w:spacing w:before="20" w:after="20"/>
            </w:pPr>
            <w:r w:rsidRPr="001818FB">
              <w:rPr>
                <w:sz w:val="21"/>
                <w:szCs w:val="21"/>
              </w:rPr>
              <w:t>El modelo está ordenado y rotulado.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91944E" w14:textId="1FB7A51D" w:rsidR="00516FC5" w:rsidRPr="001818FB" w:rsidRDefault="00516FC5" w:rsidP="000E18CD">
            <w:pPr>
              <w:spacing w:before="20" w:after="20"/>
              <w:rPr>
                <w:sz w:val="21"/>
                <w:szCs w:val="21"/>
              </w:rPr>
            </w:pPr>
            <w:r w:rsidRPr="001818FB">
              <w:rPr>
                <w:sz w:val="21"/>
                <w:szCs w:val="21"/>
              </w:rPr>
              <w:t>Incluye la lectura de los encadenamientos entre sectores.</w:t>
            </w:r>
          </w:p>
        </w:tc>
      </w:tr>
      <w:tr w:rsidR="00516FC5" w:rsidRPr="00F0457B" w14:paraId="1F5BAB35" w14:textId="2D2B5CC0" w:rsidTr="00E705DB">
        <w:tc>
          <w:tcPr>
            <w:tcW w:w="1656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705AE5" w14:textId="617CC9AA" w:rsidR="00516FC5" w:rsidRPr="00F0457B" w:rsidRDefault="00516FC5" w:rsidP="000E18CD">
            <w:pPr>
              <w:spacing w:before="10" w:after="10"/>
              <w:ind w:left="360" w:hanging="360"/>
            </w:pPr>
          </w:p>
        </w:tc>
        <w:tc>
          <w:tcPr>
            <w:tcW w:w="6814" w:type="dxa"/>
            <w:gridSpan w:val="18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619EBB2" w14:textId="302BA12B" w:rsidR="00516FC5" w:rsidRPr="00F0457B" w:rsidRDefault="00516FC5" w:rsidP="000E18CD">
            <w:pPr>
              <w:spacing w:before="10" w:after="10"/>
              <w:ind w:left="360" w:hanging="360"/>
              <w:jc w:val="center"/>
              <w:rPr>
                <w:sz w:val="20"/>
                <w:szCs w:val="20"/>
              </w:rPr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t xml:space="preserve">Producto 5: </w:t>
            </w:r>
            <w:r w:rsidRPr="008D74AB">
              <w:rPr>
                <w:sz w:val="21"/>
                <w:szCs w:val="21"/>
              </w:rPr>
              <w:t>Modelo de programación lineal resuelto con el método gráfico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3920F8F" w14:textId="1773B098" w:rsidR="00516FC5" w:rsidRPr="00F0457B" w:rsidRDefault="00516FC5" w:rsidP="000E18CD">
            <w:pPr>
              <w:spacing w:before="10" w:after="10"/>
              <w:jc w:val="center"/>
              <w:rPr>
                <w:sz w:val="20"/>
                <w:szCs w:val="20"/>
              </w:rPr>
            </w:pPr>
            <w:r w:rsidRPr="00F0457B">
              <w:t>5%</w:t>
            </w:r>
          </w:p>
        </w:tc>
      </w:tr>
      <w:tr w:rsidR="00516FC5" w:rsidRPr="00F0457B" w14:paraId="6B7161CF" w14:textId="77777777" w:rsidTr="007F77BA">
        <w:tc>
          <w:tcPr>
            <w:tcW w:w="1656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A88258" w14:textId="77777777" w:rsidR="00516FC5" w:rsidRPr="00F0457B" w:rsidRDefault="00516FC5" w:rsidP="000E18CD">
            <w:pPr>
              <w:spacing w:before="10" w:after="10"/>
              <w:ind w:left="360" w:hanging="360"/>
            </w:pPr>
          </w:p>
        </w:tc>
        <w:tc>
          <w:tcPr>
            <w:tcW w:w="2109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379D2C5B" w14:textId="15B6D3F8" w:rsidR="00516FC5" w:rsidRPr="00F0457B" w:rsidRDefault="00516FC5" w:rsidP="007F77BA">
            <w:pPr>
              <w:spacing w:before="10" w:after="10"/>
              <w:ind w:left="360" w:hanging="360"/>
              <w:jc w:val="center"/>
              <w:rPr>
                <w:b/>
                <w:bCs/>
                <w:i/>
                <w:iCs/>
                <w:sz w:val="21"/>
                <w:szCs w:val="21"/>
              </w:rPr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5B52A504" w14:textId="5A72159B" w:rsidR="00516FC5" w:rsidRPr="00F0457B" w:rsidRDefault="00516FC5" w:rsidP="007F77BA">
            <w:pPr>
              <w:spacing w:before="10" w:after="10"/>
              <w:ind w:left="360" w:hanging="360"/>
              <w:jc w:val="center"/>
              <w:rPr>
                <w:b/>
                <w:bCs/>
                <w:i/>
                <w:iCs/>
                <w:sz w:val="21"/>
                <w:szCs w:val="21"/>
              </w:rPr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41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61E0C9E9" w14:textId="41DF038B" w:rsidR="00516FC5" w:rsidRPr="00F0457B" w:rsidRDefault="00516FC5" w:rsidP="007F77BA">
            <w:pPr>
              <w:spacing w:before="10" w:after="10"/>
              <w:ind w:left="360" w:hanging="360"/>
              <w:jc w:val="center"/>
              <w:rPr>
                <w:b/>
                <w:bCs/>
                <w:i/>
                <w:iCs/>
                <w:sz w:val="21"/>
                <w:szCs w:val="21"/>
              </w:rPr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3BB81DB" w14:textId="44CF3E62" w:rsidR="00516FC5" w:rsidRPr="00F0457B" w:rsidRDefault="00516FC5" w:rsidP="007F77BA">
            <w:pPr>
              <w:spacing w:before="10" w:after="10"/>
              <w:jc w:val="center"/>
              <w:rPr>
                <w:b/>
                <w:bCs/>
                <w:i/>
                <w:iCs/>
                <w:sz w:val="21"/>
                <w:szCs w:val="21"/>
              </w:rPr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516FC5" w:rsidRPr="00F0457B" w14:paraId="0E282299" w14:textId="77777777" w:rsidTr="007F77BA">
        <w:tc>
          <w:tcPr>
            <w:tcW w:w="165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5DBAC6" w14:textId="77777777" w:rsidR="00516FC5" w:rsidRPr="00F0457B" w:rsidRDefault="00516FC5" w:rsidP="000E18CD">
            <w:pPr>
              <w:spacing w:before="10" w:after="10"/>
              <w:ind w:left="360" w:hanging="360"/>
            </w:pPr>
          </w:p>
        </w:tc>
        <w:tc>
          <w:tcPr>
            <w:tcW w:w="2109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1CD32495" w14:textId="54216844" w:rsidR="00516FC5" w:rsidRPr="00B26EB0" w:rsidRDefault="00516FC5" w:rsidP="007F77BA">
            <w:pPr>
              <w:spacing w:before="10" w:after="10"/>
              <w:ind w:left="360" w:hanging="360"/>
              <w:jc w:val="center"/>
              <w:rPr>
                <w:b/>
                <w:bCs/>
                <w:i/>
                <w:iCs/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Representación de la red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3CB8756B" w14:textId="2F40E1AF" w:rsidR="00516FC5" w:rsidRPr="00B26EB0" w:rsidRDefault="00516FC5" w:rsidP="007F77BA">
            <w:pPr>
              <w:spacing w:before="10" w:after="10"/>
              <w:ind w:left="53" w:hanging="24"/>
              <w:jc w:val="center"/>
              <w:rPr>
                <w:b/>
                <w:bCs/>
                <w:i/>
                <w:iCs/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Los nodos o arcos no corresponden al caso.</w:t>
            </w:r>
          </w:p>
        </w:tc>
        <w:tc>
          <w:tcPr>
            <w:tcW w:w="2041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7478D0CB" w14:textId="23EF0707" w:rsidR="00516FC5" w:rsidRPr="00B26EB0" w:rsidRDefault="00516FC5" w:rsidP="007F77BA">
            <w:pPr>
              <w:spacing w:before="10" w:after="10"/>
              <w:ind w:left="104"/>
              <w:jc w:val="center"/>
              <w:rPr>
                <w:b/>
                <w:bCs/>
                <w:i/>
                <w:iCs/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Representa correctamente la red.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B2F3C45" w14:textId="63693935" w:rsidR="00516FC5" w:rsidRPr="00B26EB0" w:rsidRDefault="00516FC5" w:rsidP="007F77BA">
            <w:pPr>
              <w:spacing w:before="10" w:after="10"/>
              <w:jc w:val="center"/>
              <w:rPr>
                <w:b/>
                <w:bCs/>
                <w:i/>
                <w:iCs/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Incluye capacidades y distancias rotuladas.</w:t>
            </w:r>
          </w:p>
        </w:tc>
      </w:tr>
      <w:tr w:rsidR="00516FC5" w:rsidRPr="00F0457B" w14:paraId="6E35B66B" w14:textId="77777777" w:rsidTr="007F77BA">
        <w:tc>
          <w:tcPr>
            <w:tcW w:w="1656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2E3D4F" w14:textId="77777777" w:rsidR="00516FC5" w:rsidRPr="00F0457B" w:rsidRDefault="00516FC5" w:rsidP="000E18CD">
            <w:pPr>
              <w:spacing w:before="10" w:after="10"/>
              <w:ind w:left="360" w:hanging="360"/>
            </w:pPr>
          </w:p>
        </w:tc>
        <w:tc>
          <w:tcPr>
            <w:tcW w:w="2109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7FF2ECA4" w14:textId="4F32FF32" w:rsidR="00516FC5" w:rsidRPr="00B26EB0" w:rsidRDefault="00516FC5" w:rsidP="007F77BA">
            <w:pPr>
              <w:spacing w:before="10" w:after="10"/>
              <w:ind w:left="360" w:hanging="360"/>
              <w:jc w:val="center"/>
              <w:rPr>
                <w:b/>
                <w:bCs/>
                <w:i/>
                <w:iCs/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Algoritmos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09E2FDE5" w14:textId="0D6F1FCC" w:rsidR="00516FC5" w:rsidRPr="00B26EB0" w:rsidRDefault="00516FC5" w:rsidP="007F77BA">
            <w:pPr>
              <w:spacing w:before="10" w:after="10"/>
              <w:ind w:left="53" w:hanging="24"/>
              <w:jc w:val="center"/>
              <w:rPr>
                <w:b/>
                <w:bCs/>
                <w:i/>
                <w:iCs/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Aplica mal el algoritmo.</w:t>
            </w:r>
          </w:p>
        </w:tc>
        <w:tc>
          <w:tcPr>
            <w:tcW w:w="2041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0BE7B9E1" w14:textId="1D1935B8" w:rsidR="00516FC5" w:rsidRPr="00B26EB0" w:rsidRDefault="00516FC5" w:rsidP="007F77BA">
            <w:pPr>
              <w:spacing w:before="10" w:after="10"/>
              <w:ind w:left="104"/>
              <w:jc w:val="center"/>
              <w:rPr>
                <w:b/>
                <w:bCs/>
                <w:i/>
                <w:iCs/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Halla la ruta más corta y el flujo máximo.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56D53D4" w14:textId="74A813D6" w:rsidR="00516FC5" w:rsidRPr="00B26EB0" w:rsidRDefault="00516FC5" w:rsidP="007F77BA">
            <w:pPr>
              <w:spacing w:before="10" w:after="10"/>
              <w:jc w:val="center"/>
              <w:rPr>
                <w:b/>
                <w:bCs/>
                <w:i/>
                <w:iCs/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Identifica los cuellos de botella de la red.</w:t>
            </w:r>
          </w:p>
        </w:tc>
      </w:tr>
      <w:tr w:rsidR="00516FC5" w:rsidRPr="00F0457B" w14:paraId="6839C937" w14:textId="77777777" w:rsidTr="007F77BA">
        <w:tc>
          <w:tcPr>
            <w:tcW w:w="1656" w:type="dxa"/>
            <w:gridSpan w:val="2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5AEB1E" w14:textId="77777777" w:rsidR="00516FC5" w:rsidRPr="00F0457B" w:rsidRDefault="00516FC5" w:rsidP="000E18CD">
            <w:pPr>
              <w:spacing w:before="10" w:after="10"/>
              <w:ind w:left="360" w:hanging="360"/>
            </w:pPr>
          </w:p>
        </w:tc>
        <w:tc>
          <w:tcPr>
            <w:tcW w:w="2109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71FA9C76" w14:textId="0356CD38" w:rsidR="00516FC5" w:rsidRPr="00B26EB0" w:rsidRDefault="00516FC5" w:rsidP="007F77BA">
            <w:pPr>
              <w:spacing w:before="10" w:after="10"/>
              <w:ind w:left="360" w:hanging="360"/>
              <w:jc w:val="center"/>
              <w:rPr>
                <w:b/>
                <w:bCs/>
                <w:i/>
                <w:iCs/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Exposición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79073EF0" w14:textId="3CF3009D" w:rsidR="00516FC5" w:rsidRPr="00B26EB0" w:rsidRDefault="00516FC5" w:rsidP="007F77BA">
            <w:pPr>
              <w:spacing w:before="10" w:after="10"/>
              <w:ind w:left="53" w:hanging="24"/>
              <w:jc w:val="center"/>
              <w:rPr>
                <w:b/>
                <w:bCs/>
                <w:i/>
                <w:iCs/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La exposición es confusa.</w:t>
            </w:r>
          </w:p>
        </w:tc>
        <w:tc>
          <w:tcPr>
            <w:tcW w:w="2041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6CC65405" w14:textId="1F0E8772" w:rsidR="00516FC5" w:rsidRPr="00B26EB0" w:rsidRDefault="00516FC5" w:rsidP="007F77BA">
            <w:pPr>
              <w:spacing w:before="10" w:after="10"/>
              <w:ind w:left="104"/>
              <w:jc w:val="center"/>
              <w:rPr>
                <w:b/>
                <w:bCs/>
                <w:i/>
                <w:iCs/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Explica el procedimiento con claridad.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6514E68" w14:textId="39727915" w:rsidR="00516FC5" w:rsidRPr="00B26EB0" w:rsidRDefault="00516FC5" w:rsidP="007F77BA">
            <w:pPr>
              <w:spacing w:before="10" w:after="10"/>
              <w:jc w:val="center"/>
              <w:rPr>
                <w:b/>
                <w:bCs/>
                <w:i/>
                <w:iCs/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Responde con solvencia las preguntas del curso.</w:t>
            </w:r>
          </w:p>
        </w:tc>
      </w:tr>
      <w:tr w:rsidR="00516FC5" w:rsidRPr="00F0457B" w14:paraId="69D0E465" w14:textId="77777777" w:rsidTr="007F77BA">
        <w:tc>
          <w:tcPr>
            <w:tcW w:w="1656" w:type="dxa"/>
            <w:gridSpan w:val="2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641CFE" w14:textId="77777777" w:rsidR="00516FC5" w:rsidRPr="00F0457B" w:rsidRDefault="00516FC5" w:rsidP="000E18CD">
            <w:pPr>
              <w:spacing w:before="10" w:after="10"/>
              <w:ind w:left="360" w:hanging="360"/>
            </w:pPr>
          </w:p>
        </w:tc>
        <w:tc>
          <w:tcPr>
            <w:tcW w:w="6225" w:type="dxa"/>
            <w:gridSpan w:val="1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04E861EC" w14:textId="7383372A" w:rsidR="00516FC5" w:rsidRPr="00B041EE" w:rsidRDefault="00516FC5" w:rsidP="000E18CD">
            <w:pPr>
              <w:spacing w:before="10" w:after="10"/>
              <w:jc w:val="center"/>
              <w:rPr>
                <w:sz w:val="21"/>
                <w:szCs w:val="21"/>
              </w:rPr>
            </w:pPr>
            <w:r w:rsidRPr="00B041EE">
              <w:rPr>
                <w:b/>
                <w:bCs/>
                <w:i/>
                <w:iCs/>
                <w:sz w:val="21"/>
                <w:szCs w:val="21"/>
              </w:rPr>
              <w:t xml:space="preserve">Producto 6: </w:t>
            </w:r>
            <w:r w:rsidRPr="008D74AB">
              <w:rPr>
                <w:sz w:val="21"/>
                <w:szCs w:val="21"/>
              </w:rPr>
              <w:t>Modelo de programación lineal resuelto con el método algebraico.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201601B" w14:textId="39B37687" w:rsidR="00516FC5" w:rsidRPr="00B041EE" w:rsidRDefault="00516FC5" w:rsidP="007F77BA">
            <w:pPr>
              <w:spacing w:before="10" w:after="10"/>
              <w:jc w:val="center"/>
              <w:rPr>
                <w:sz w:val="21"/>
                <w:szCs w:val="21"/>
              </w:rPr>
            </w:pPr>
            <w:r w:rsidRPr="00B041EE"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516FC5" w:rsidRPr="00F0457B" w14:paraId="6EAA0F8B" w14:textId="77777777" w:rsidTr="007F77BA">
        <w:tc>
          <w:tcPr>
            <w:tcW w:w="1656" w:type="dxa"/>
            <w:gridSpan w:val="2"/>
            <w:vMerge w:val="restart"/>
            <w:tcBorders>
              <w:top w:val="nil"/>
              <w:left w:val="single" w:sz="4" w:space="0" w:color="000000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DEA73E" w14:textId="77777777" w:rsidR="00516FC5" w:rsidRPr="00B041EE" w:rsidRDefault="00516FC5" w:rsidP="000E18CD">
            <w:pPr>
              <w:spacing w:before="10" w:after="10"/>
              <w:ind w:left="360" w:hanging="360"/>
            </w:pPr>
          </w:p>
        </w:tc>
        <w:tc>
          <w:tcPr>
            <w:tcW w:w="2109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78C2B00A" w14:textId="34D6F26F" w:rsidR="00516FC5" w:rsidRPr="00B041EE" w:rsidRDefault="00516FC5" w:rsidP="007F77BA">
            <w:pPr>
              <w:spacing w:before="10" w:after="10"/>
              <w:ind w:left="360" w:hanging="360"/>
              <w:jc w:val="center"/>
              <w:rPr>
                <w:sz w:val="21"/>
                <w:szCs w:val="21"/>
              </w:rPr>
            </w:pPr>
            <w:r w:rsidRPr="00B041EE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5FE86A84" w14:textId="351F5A8D" w:rsidR="00516FC5" w:rsidRPr="00B041EE" w:rsidRDefault="00516FC5" w:rsidP="007F77BA">
            <w:pPr>
              <w:spacing w:before="10" w:after="10"/>
              <w:ind w:left="53" w:hanging="24"/>
              <w:jc w:val="center"/>
              <w:rPr>
                <w:sz w:val="21"/>
                <w:szCs w:val="21"/>
              </w:rPr>
            </w:pPr>
            <w:r w:rsidRPr="00B041EE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41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724B2B22" w14:textId="0EE19EFA" w:rsidR="00516FC5" w:rsidRPr="00B041EE" w:rsidRDefault="00516FC5" w:rsidP="007F77BA">
            <w:pPr>
              <w:spacing w:before="10" w:after="10"/>
              <w:ind w:left="104"/>
              <w:jc w:val="center"/>
              <w:rPr>
                <w:sz w:val="21"/>
                <w:szCs w:val="21"/>
              </w:rPr>
            </w:pPr>
            <w:r w:rsidRPr="00B041EE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8C2A7BE" w14:textId="009CA8CD" w:rsidR="00516FC5" w:rsidRPr="00B041EE" w:rsidRDefault="00516FC5" w:rsidP="007F77BA">
            <w:pPr>
              <w:spacing w:before="10" w:after="10"/>
              <w:jc w:val="center"/>
              <w:rPr>
                <w:sz w:val="21"/>
                <w:szCs w:val="21"/>
              </w:rPr>
            </w:pPr>
            <w:r w:rsidRPr="00B041EE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516FC5" w:rsidRPr="00F0457B" w14:paraId="6CBE6B45" w14:textId="77777777" w:rsidTr="007F77BA">
        <w:tc>
          <w:tcPr>
            <w:tcW w:w="1656" w:type="dxa"/>
            <w:gridSpan w:val="2"/>
            <w:vMerge/>
            <w:tcBorders>
              <w:left w:val="single" w:sz="4" w:space="0" w:color="000000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E715E4" w14:textId="77777777" w:rsidR="00516FC5" w:rsidRPr="00B041EE" w:rsidRDefault="00516FC5" w:rsidP="000E18CD">
            <w:pPr>
              <w:spacing w:before="10" w:after="10"/>
              <w:ind w:left="360" w:hanging="360"/>
            </w:pPr>
          </w:p>
        </w:tc>
        <w:tc>
          <w:tcPr>
            <w:tcW w:w="2109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683F8D17" w14:textId="15047AFF" w:rsidR="00516FC5" w:rsidRPr="00B041EE" w:rsidRDefault="00516FC5" w:rsidP="007F77BA">
            <w:pPr>
              <w:spacing w:before="10" w:after="10"/>
              <w:ind w:left="360" w:hanging="360"/>
              <w:jc w:val="center"/>
              <w:rPr>
                <w:sz w:val="21"/>
                <w:szCs w:val="21"/>
              </w:rPr>
            </w:pPr>
            <w:r w:rsidRPr="00B041EE">
              <w:rPr>
                <w:sz w:val="21"/>
                <w:szCs w:val="21"/>
              </w:rPr>
              <w:t>Problema dual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69148D36" w14:textId="67EF36CB" w:rsidR="00516FC5" w:rsidRPr="00B041EE" w:rsidRDefault="00516FC5" w:rsidP="007F77BA">
            <w:pPr>
              <w:spacing w:before="10" w:after="10"/>
              <w:ind w:left="53" w:hanging="24"/>
              <w:jc w:val="center"/>
              <w:rPr>
                <w:sz w:val="21"/>
                <w:szCs w:val="21"/>
              </w:rPr>
            </w:pPr>
            <w:r w:rsidRPr="00B041EE">
              <w:rPr>
                <w:sz w:val="21"/>
                <w:szCs w:val="21"/>
              </w:rPr>
              <w:t>Plantea mal el dual.</w:t>
            </w:r>
          </w:p>
        </w:tc>
        <w:tc>
          <w:tcPr>
            <w:tcW w:w="2041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547A32FF" w14:textId="5F15EAE4" w:rsidR="00516FC5" w:rsidRPr="00B041EE" w:rsidRDefault="00516FC5" w:rsidP="007F77BA">
            <w:pPr>
              <w:spacing w:before="10" w:after="10"/>
              <w:ind w:left="104"/>
              <w:jc w:val="center"/>
              <w:rPr>
                <w:sz w:val="21"/>
                <w:szCs w:val="21"/>
              </w:rPr>
            </w:pPr>
            <w:r w:rsidRPr="00B041EE">
              <w:rPr>
                <w:sz w:val="21"/>
                <w:szCs w:val="21"/>
              </w:rPr>
              <w:t>Formula y resuelve el problema dual.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F034D6E" w14:textId="66E10697" w:rsidR="00516FC5" w:rsidRPr="00B041EE" w:rsidRDefault="00516FC5" w:rsidP="007F77BA">
            <w:pPr>
              <w:spacing w:before="10" w:after="10"/>
              <w:jc w:val="center"/>
              <w:rPr>
                <w:sz w:val="21"/>
                <w:szCs w:val="21"/>
              </w:rPr>
            </w:pPr>
            <w:r w:rsidRPr="00B041EE">
              <w:rPr>
                <w:sz w:val="21"/>
                <w:szCs w:val="21"/>
              </w:rPr>
              <w:t>Relaciona el dual con el valor de los recursos.</w:t>
            </w:r>
          </w:p>
        </w:tc>
      </w:tr>
      <w:tr w:rsidR="00516FC5" w:rsidRPr="00F0457B" w14:paraId="0E657807" w14:textId="77777777" w:rsidTr="007F77BA">
        <w:tc>
          <w:tcPr>
            <w:tcW w:w="1656" w:type="dxa"/>
            <w:gridSpan w:val="2"/>
            <w:vMerge/>
            <w:tcBorders>
              <w:left w:val="single" w:sz="4" w:space="0" w:color="000000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C49F3C" w14:textId="77777777" w:rsidR="00516FC5" w:rsidRPr="00B041EE" w:rsidRDefault="00516FC5" w:rsidP="000E18CD">
            <w:pPr>
              <w:spacing w:before="10" w:after="10"/>
              <w:ind w:left="360" w:hanging="360"/>
            </w:pPr>
          </w:p>
        </w:tc>
        <w:tc>
          <w:tcPr>
            <w:tcW w:w="2109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6A1D990F" w14:textId="61C6BFEC" w:rsidR="00516FC5" w:rsidRPr="00B041EE" w:rsidRDefault="00516FC5" w:rsidP="007F77BA">
            <w:pPr>
              <w:spacing w:before="10" w:after="10"/>
              <w:ind w:left="360" w:hanging="360"/>
              <w:jc w:val="center"/>
              <w:rPr>
                <w:sz w:val="21"/>
                <w:szCs w:val="21"/>
              </w:rPr>
            </w:pPr>
            <w:r w:rsidRPr="00B041EE">
              <w:rPr>
                <w:sz w:val="21"/>
                <w:szCs w:val="21"/>
              </w:rPr>
              <w:t>Precios sombra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0C85D39B" w14:textId="20BD9E3F" w:rsidR="00516FC5" w:rsidRPr="00B041EE" w:rsidRDefault="00516FC5" w:rsidP="007F77BA">
            <w:pPr>
              <w:spacing w:before="10" w:after="10"/>
              <w:ind w:left="53" w:hanging="24"/>
              <w:jc w:val="center"/>
              <w:rPr>
                <w:sz w:val="21"/>
                <w:szCs w:val="21"/>
              </w:rPr>
            </w:pPr>
            <w:r w:rsidRPr="00B041EE">
              <w:rPr>
                <w:sz w:val="21"/>
                <w:szCs w:val="21"/>
              </w:rPr>
              <w:t>No interpreta los precios sombra.</w:t>
            </w:r>
          </w:p>
        </w:tc>
        <w:tc>
          <w:tcPr>
            <w:tcW w:w="2041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05139E27" w14:textId="256CA4BD" w:rsidR="00516FC5" w:rsidRPr="00B041EE" w:rsidRDefault="00516FC5" w:rsidP="007F77BA">
            <w:pPr>
              <w:spacing w:before="10" w:after="10"/>
              <w:ind w:left="104"/>
              <w:jc w:val="center"/>
              <w:rPr>
                <w:sz w:val="21"/>
                <w:szCs w:val="21"/>
              </w:rPr>
            </w:pPr>
            <w:r w:rsidRPr="00B041EE">
              <w:rPr>
                <w:sz w:val="21"/>
                <w:szCs w:val="21"/>
              </w:rPr>
              <w:t>Interpreta los precios sombra y los rangos de validez.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CA70486" w14:textId="53F8B5EF" w:rsidR="00516FC5" w:rsidRPr="00B041EE" w:rsidRDefault="00516FC5" w:rsidP="007F77BA">
            <w:pPr>
              <w:spacing w:before="10" w:after="10"/>
              <w:jc w:val="center"/>
              <w:rPr>
                <w:sz w:val="21"/>
                <w:szCs w:val="21"/>
              </w:rPr>
            </w:pPr>
            <w:r w:rsidRPr="00B041EE">
              <w:rPr>
                <w:sz w:val="21"/>
                <w:szCs w:val="21"/>
              </w:rPr>
              <w:t>Recomienda qué recurso conviene ampliar.</w:t>
            </w:r>
          </w:p>
        </w:tc>
      </w:tr>
      <w:tr w:rsidR="00516FC5" w:rsidRPr="00F0457B" w14:paraId="555309F0" w14:textId="77777777" w:rsidTr="007F77BA">
        <w:tc>
          <w:tcPr>
            <w:tcW w:w="1656" w:type="dxa"/>
            <w:gridSpan w:val="2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27E34F" w14:textId="77777777" w:rsidR="00516FC5" w:rsidRPr="00B041EE" w:rsidRDefault="00516FC5" w:rsidP="000E18CD">
            <w:pPr>
              <w:spacing w:before="10" w:after="10"/>
              <w:ind w:left="360" w:hanging="360"/>
            </w:pPr>
          </w:p>
        </w:tc>
        <w:tc>
          <w:tcPr>
            <w:tcW w:w="2109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6447FE07" w14:textId="07687269" w:rsidR="00516FC5" w:rsidRPr="00B041EE" w:rsidRDefault="00516FC5" w:rsidP="007F77BA">
            <w:pPr>
              <w:spacing w:before="10" w:after="10"/>
              <w:ind w:left="360" w:hanging="360"/>
              <w:jc w:val="center"/>
              <w:rPr>
                <w:sz w:val="21"/>
                <w:szCs w:val="21"/>
              </w:rPr>
            </w:pPr>
            <w:r w:rsidRPr="00B041EE">
              <w:rPr>
                <w:sz w:val="21"/>
                <w:szCs w:val="21"/>
              </w:rPr>
              <w:t>Pensamiento crítico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38E93274" w14:textId="4CF9DECA" w:rsidR="00516FC5" w:rsidRPr="00B041EE" w:rsidRDefault="00516FC5" w:rsidP="007F77BA">
            <w:pPr>
              <w:spacing w:before="10" w:after="10"/>
              <w:ind w:left="53" w:hanging="24"/>
              <w:jc w:val="center"/>
              <w:rPr>
                <w:sz w:val="21"/>
                <w:szCs w:val="21"/>
              </w:rPr>
            </w:pPr>
            <w:r w:rsidRPr="00B041EE">
              <w:rPr>
                <w:sz w:val="21"/>
                <w:szCs w:val="21"/>
              </w:rPr>
              <w:t>Acepta la solución sin revisar sus supuestos.</w:t>
            </w:r>
          </w:p>
        </w:tc>
        <w:tc>
          <w:tcPr>
            <w:tcW w:w="2041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654152CC" w14:textId="28E4D183" w:rsidR="00516FC5" w:rsidRPr="00B041EE" w:rsidRDefault="00516FC5" w:rsidP="007F77BA">
            <w:pPr>
              <w:spacing w:before="10" w:after="10"/>
              <w:ind w:left="104"/>
              <w:jc w:val="center"/>
              <w:rPr>
                <w:sz w:val="21"/>
                <w:szCs w:val="21"/>
              </w:rPr>
            </w:pPr>
            <w:r w:rsidRPr="00B041EE">
              <w:rPr>
                <w:sz w:val="21"/>
                <w:szCs w:val="21"/>
              </w:rPr>
              <w:t>Señala los supuestos del modelo.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61240F7" w14:textId="6D46582B" w:rsidR="00516FC5" w:rsidRPr="00B041EE" w:rsidRDefault="00516FC5" w:rsidP="007F77BA">
            <w:pPr>
              <w:spacing w:before="10" w:after="10"/>
              <w:jc w:val="center"/>
              <w:rPr>
                <w:sz w:val="21"/>
                <w:szCs w:val="21"/>
              </w:rPr>
            </w:pPr>
            <w:r w:rsidRPr="00B041EE">
              <w:rPr>
                <w:sz w:val="21"/>
                <w:szCs w:val="21"/>
              </w:rPr>
              <w:t>Evalúa el riesgo de variación de los parámetros.</w:t>
            </w:r>
          </w:p>
        </w:tc>
      </w:tr>
      <w:tr w:rsidR="00516FC5" w:rsidRPr="00F0457B" w14:paraId="6F26D113" w14:textId="77777777" w:rsidTr="007F77BA">
        <w:tc>
          <w:tcPr>
            <w:tcW w:w="1656" w:type="dxa"/>
            <w:gridSpan w:val="2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6CF2A9" w14:textId="77777777" w:rsidR="00516FC5" w:rsidRPr="00B041EE" w:rsidRDefault="00516FC5" w:rsidP="000E18CD">
            <w:pPr>
              <w:spacing w:before="10" w:after="10"/>
              <w:ind w:left="360" w:hanging="360"/>
            </w:pPr>
          </w:p>
        </w:tc>
        <w:tc>
          <w:tcPr>
            <w:tcW w:w="6225" w:type="dxa"/>
            <w:gridSpan w:val="1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160A1135" w14:textId="618CF659" w:rsidR="00516FC5" w:rsidRPr="00B041EE" w:rsidRDefault="00516FC5" w:rsidP="000E18CD">
            <w:pPr>
              <w:spacing w:before="10" w:after="10"/>
              <w:ind w:left="104"/>
              <w:jc w:val="center"/>
              <w:rPr>
                <w:sz w:val="21"/>
                <w:szCs w:val="21"/>
              </w:rPr>
            </w:pPr>
            <w:r w:rsidRPr="00B041EE">
              <w:rPr>
                <w:b/>
                <w:bCs/>
                <w:i/>
                <w:iCs/>
                <w:sz w:val="21"/>
                <w:szCs w:val="21"/>
              </w:rPr>
              <w:t xml:space="preserve">Producto 7: </w:t>
            </w:r>
            <w:r w:rsidRPr="00F0457B">
              <w:rPr>
                <w:sz w:val="21"/>
                <w:szCs w:val="21"/>
              </w:rPr>
              <w:t>Modelo de programación lineal de un problema económico financiero resuelto con el método simplex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B42DD0C" w14:textId="3397FF0B" w:rsidR="00516FC5" w:rsidRPr="00B041EE" w:rsidRDefault="00516FC5" w:rsidP="007F77BA">
            <w:pPr>
              <w:spacing w:before="10" w:after="10"/>
              <w:jc w:val="center"/>
              <w:rPr>
                <w:sz w:val="21"/>
                <w:szCs w:val="21"/>
              </w:rPr>
            </w:pPr>
            <w:r w:rsidRPr="00B041EE">
              <w:rPr>
                <w:b/>
                <w:bCs/>
                <w:i/>
                <w:iCs/>
                <w:sz w:val="21"/>
                <w:szCs w:val="21"/>
              </w:rPr>
              <w:t>5%</w:t>
            </w:r>
          </w:p>
        </w:tc>
      </w:tr>
      <w:tr w:rsidR="00516FC5" w:rsidRPr="00F0457B" w14:paraId="1B5F7ED7" w14:textId="77777777" w:rsidTr="00C36F5C">
        <w:tc>
          <w:tcPr>
            <w:tcW w:w="1656" w:type="dxa"/>
            <w:gridSpan w:val="2"/>
            <w:vMerge w:val="restart"/>
            <w:tcBorders>
              <w:left w:val="single" w:sz="4" w:space="0" w:color="000000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37B303" w14:textId="77777777" w:rsidR="00516FC5" w:rsidRPr="00B041EE" w:rsidRDefault="00516FC5" w:rsidP="000E18CD">
            <w:pPr>
              <w:spacing w:before="10" w:after="10"/>
              <w:ind w:left="360" w:hanging="360"/>
            </w:pPr>
          </w:p>
        </w:tc>
        <w:tc>
          <w:tcPr>
            <w:tcW w:w="2109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1ADB63F7" w14:textId="6920199E" w:rsidR="00516FC5" w:rsidRPr="00B041EE" w:rsidRDefault="00516FC5" w:rsidP="00C36F5C">
            <w:pPr>
              <w:spacing w:before="10" w:after="10"/>
              <w:ind w:left="360" w:hanging="360"/>
              <w:jc w:val="center"/>
              <w:rPr>
                <w:sz w:val="21"/>
                <w:szCs w:val="21"/>
              </w:rPr>
            </w:pPr>
            <w:r w:rsidRPr="00B041EE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6D96C774" w14:textId="0F83AD53" w:rsidR="00516FC5" w:rsidRPr="00B041EE" w:rsidRDefault="00516FC5" w:rsidP="00C36F5C">
            <w:pPr>
              <w:spacing w:before="10" w:after="10"/>
              <w:ind w:left="53" w:hanging="24"/>
              <w:jc w:val="center"/>
              <w:rPr>
                <w:sz w:val="21"/>
                <w:szCs w:val="21"/>
              </w:rPr>
            </w:pPr>
            <w:r w:rsidRPr="00B041EE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41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4C6EAD58" w14:textId="499D0458" w:rsidR="00516FC5" w:rsidRPr="00B041EE" w:rsidRDefault="00516FC5" w:rsidP="00C36F5C">
            <w:pPr>
              <w:spacing w:before="10" w:after="10"/>
              <w:ind w:left="104"/>
              <w:jc w:val="center"/>
              <w:rPr>
                <w:sz w:val="21"/>
                <w:szCs w:val="21"/>
              </w:rPr>
            </w:pPr>
            <w:r w:rsidRPr="00B041EE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CFCDAB7" w14:textId="27BC90D7" w:rsidR="00516FC5" w:rsidRPr="00B041EE" w:rsidRDefault="00516FC5" w:rsidP="00C36F5C">
            <w:pPr>
              <w:spacing w:before="10" w:after="10"/>
              <w:jc w:val="center"/>
              <w:rPr>
                <w:sz w:val="21"/>
                <w:szCs w:val="21"/>
              </w:rPr>
            </w:pPr>
            <w:r w:rsidRPr="00B041EE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516FC5" w:rsidRPr="00F0457B" w14:paraId="77008FCD" w14:textId="77777777" w:rsidTr="00C36F5C">
        <w:tc>
          <w:tcPr>
            <w:tcW w:w="1656" w:type="dxa"/>
            <w:gridSpan w:val="2"/>
            <w:vMerge/>
            <w:tcBorders>
              <w:left w:val="single" w:sz="4" w:space="0" w:color="000000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8FB5B2" w14:textId="77777777" w:rsidR="00516FC5" w:rsidRPr="00B041EE" w:rsidRDefault="00516FC5" w:rsidP="000E18CD">
            <w:pPr>
              <w:spacing w:before="10" w:after="10"/>
              <w:ind w:left="360" w:hanging="360"/>
            </w:pPr>
          </w:p>
        </w:tc>
        <w:tc>
          <w:tcPr>
            <w:tcW w:w="2109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5C3A1E71" w14:textId="430BB055" w:rsidR="00516FC5" w:rsidRPr="00B041EE" w:rsidRDefault="00516FC5" w:rsidP="00C36F5C">
            <w:pPr>
              <w:spacing w:before="10" w:after="10"/>
              <w:ind w:left="360" w:hanging="36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Planteamiento del problema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3CAEB868" w14:textId="15DA8D37" w:rsidR="00516FC5" w:rsidRPr="00B041EE" w:rsidRDefault="00516FC5" w:rsidP="00C36F5C">
            <w:pPr>
              <w:spacing w:before="10" w:after="10"/>
              <w:ind w:left="53" w:hanging="24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 identifica correctamente las variables y función objetivo</w:t>
            </w:r>
          </w:p>
        </w:tc>
        <w:tc>
          <w:tcPr>
            <w:tcW w:w="2041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15E54214" w14:textId="302D43D1" w:rsidR="00516FC5" w:rsidRPr="00B041EE" w:rsidRDefault="00516FC5" w:rsidP="00C36F5C">
            <w:pPr>
              <w:spacing w:before="10" w:after="10"/>
              <w:ind w:left="104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Define la función objetivo y sus restricciones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724BA02" w14:textId="286483A4" w:rsidR="00516FC5" w:rsidRPr="00B041EE" w:rsidRDefault="00516FC5" w:rsidP="00C36F5C">
            <w:pPr>
              <w:spacing w:before="10" w:after="1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Justifica las variables y formula un problema económico-financiero real</w:t>
            </w:r>
          </w:p>
        </w:tc>
      </w:tr>
      <w:tr w:rsidR="00516FC5" w:rsidRPr="00F0457B" w14:paraId="49F53EA0" w14:textId="77777777" w:rsidTr="00C36F5C">
        <w:tc>
          <w:tcPr>
            <w:tcW w:w="1656" w:type="dxa"/>
            <w:gridSpan w:val="2"/>
            <w:vMerge/>
            <w:tcBorders>
              <w:left w:val="single" w:sz="4" w:space="0" w:color="000000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5EC582" w14:textId="77777777" w:rsidR="00516FC5" w:rsidRPr="00B041EE" w:rsidRDefault="00516FC5" w:rsidP="000E18CD">
            <w:pPr>
              <w:spacing w:before="10" w:after="10"/>
              <w:ind w:left="360" w:hanging="360"/>
            </w:pPr>
          </w:p>
        </w:tc>
        <w:tc>
          <w:tcPr>
            <w:tcW w:w="2109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0CCBE578" w14:textId="57EABF0F" w:rsidR="00516FC5" w:rsidRPr="00B041EE" w:rsidRDefault="00516FC5" w:rsidP="00C36F5C">
            <w:pPr>
              <w:spacing w:before="10" w:after="10"/>
              <w:ind w:left="360" w:hanging="360"/>
              <w:jc w:val="center"/>
              <w:rPr>
                <w:sz w:val="21"/>
                <w:szCs w:val="21"/>
              </w:rPr>
            </w:pPr>
            <w:del w:id="9013" w:author="Comisión de revisión 4.5" w:date="2026-10-13T00:00:00Z">
              <w:r>
                <w:rPr>
                  <w:sz w:val="21"/>
                  <w:szCs w:val="21"/>
                </w:rPr>
                <w:delText xml:space="preserve">Resolución por le método simplex</w:delText>
              </w:r>
            </w:del>
            <w:ins w:id="9014" w:author="Comisión de revisión 4.5" w:date="2026-10-13T00:00:00Z">
              <w:r>
                <w:rPr>
                  <w:sz w:val="21"/>
                  <w:szCs w:val="21"/>
                </w:rPr>
                <w:t xml:space="preserve">Resolución por el método simplex</w:t>
              </w:r>
            </w:ins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052EECE3" w14:textId="22E13FE0" w:rsidR="00516FC5" w:rsidRPr="00B041EE" w:rsidRDefault="00516FC5" w:rsidP="00C36F5C">
            <w:pPr>
              <w:spacing w:before="10" w:after="10"/>
              <w:ind w:left="53" w:hanging="24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Aplica incorrectamente el procedimiento y </w:t>
            </w:r>
            <w:del w:id="9015" w:author="Comisión de revisión 4.5" w:date="2026-10-13T00:00:00Z">
              <w:r>
                <w:rPr>
                  <w:sz w:val="21"/>
                  <w:szCs w:val="21"/>
                </w:rPr>
                <w:delText xml:space="preserve">no obtiene una solución valida</w:delText>
              </w:r>
            </w:del>
            <w:ins w:id="9016" w:author="Comisión de revisión 4.5" w:date="2026-10-13T00:00:00Z">
              <w:r>
                <w:rPr>
                  <w:sz w:val="21"/>
                  <w:szCs w:val="21"/>
                </w:rPr>
                <w:t xml:space="preserve">no obtiene una solución válida</w:t>
              </w:r>
            </w:ins>
          </w:p>
        </w:tc>
        <w:tc>
          <w:tcPr>
            <w:tcW w:w="2041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74426E18" w14:textId="0B50D010" w:rsidR="00516FC5" w:rsidRPr="00B041EE" w:rsidRDefault="00516FC5" w:rsidP="00C36F5C">
            <w:pPr>
              <w:spacing w:before="10" w:after="10"/>
              <w:ind w:left="104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Desarrolla las iteraciones del método simplex hasta obtener una solución factible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3868050" w14:textId="2F14C620" w:rsidR="00516FC5" w:rsidRPr="00B041EE" w:rsidRDefault="00516FC5" w:rsidP="00C36F5C">
            <w:pPr>
              <w:spacing w:before="10" w:after="1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Explica ordenadamente las iteraciones y </w:t>
            </w:r>
            <w:del w:id="9017" w:author="Comisión de revisión 4.5" w:date="2026-10-13T00:00:00Z">
              <w:r>
                <w:rPr>
                  <w:sz w:val="21"/>
                  <w:szCs w:val="21"/>
                </w:rPr>
                <w:delText xml:space="preserve">determina la solución optima</w:delText>
              </w:r>
            </w:del>
            <w:ins w:id="9018" w:author="Comisión de revisión 4.5" w:date="2026-10-13T00:00:00Z">
              <w:r>
                <w:rPr>
                  <w:sz w:val="21"/>
                  <w:szCs w:val="21"/>
                </w:rPr>
                <w:t xml:space="preserve">determina la solución óptima</w:t>
              </w:r>
            </w:ins>
            <w:r>
              <w:rPr>
                <w:sz w:val="21"/>
                <w:szCs w:val="21"/>
              </w:rPr>
              <w:t xml:space="preserve"> </w:t>
            </w:r>
          </w:p>
        </w:tc>
      </w:tr>
      <w:tr w:rsidR="00516FC5" w:rsidRPr="00F0457B" w14:paraId="7E272D04" w14:textId="77777777" w:rsidTr="00C36F5C">
        <w:tc>
          <w:tcPr>
            <w:tcW w:w="1656" w:type="dxa"/>
            <w:gridSpan w:val="2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2402C3" w14:textId="77777777" w:rsidR="00516FC5" w:rsidRPr="00B041EE" w:rsidRDefault="00516FC5" w:rsidP="000E18CD">
            <w:pPr>
              <w:spacing w:before="10" w:after="10"/>
              <w:ind w:left="360" w:hanging="360"/>
            </w:pPr>
          </w:p>
        </w:tc>
        <w:tc>
          <w:tcPr>
            <w:tcW w:w="2109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138ABC46" w14:textId="5C5AF565" w:rsidR="00516FC5" w:rsidRPr="00B041EE" w:rsidRDefault="00516FC5" w:rsidP="00C36F5C">
            <w:pPr>
              <w:spacing w:before="10" w:after="10"/>
              <w:ind w:left="360" w:hanging="360"/>
              <w:jc w:val="center"/>
              <w:rPr>
                <w:sz w:val="21"/>
                <w:szCs w:val="21"/>
              </w:rPr>
            </w:pPr>
            <w:r w:rsidRPr="00B041EE">
              <w:rPr>
                <w:sz w:val="21"/>
                <w:szCs w:val="21"/>
              </w:rPr>
              <w:t>Verificación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4C657D34" w14:textId="3FDC2C15" w:rsidR="00516FC5" w:rsidRPr="00B041EE" w:rsidRDefault="00516FC5" w:rsidP="00C36F5C">
            <w:pPr>
              <w:spacing w:before="10" w:after="10"/>
              <w:ind w:left="53" w:hanging="24"/>
              <w:jc w:val="center"/>
              <w:rPr>
                <w:sz w:val="21"/>
                <w:szCs w:val="21"/>
              </w:rPr>
            </w:pPr>
            <w:r w:rsidRPr="00B041EE">
              <w:rPr>
                <w:sz w:val="21"/>
                <w:szCs w:val="21"/>
              </w:rPr>
              <w:t>No</w:t>
            </w:r>
            <w:r>
              <w:rPr>
                <w:sz w:val="21"/>
                <w:szCs w:val="21"/>
              </w:rPr>
              <w:t xml:space="preserve"> interpreta ni comprueba los resultados</w:t>
            </w:r>
            <w:r w:rsidRPr="00B041EE">
              <w:rPr>
                <w:sz w:val="21"/>
                <w:szCs w:val="21"/>
              </w:rPr>
              <w:t>.</w:t>
            </w:r>
          </w:p>
        </w:tc>
        <w:tc>
          <w:tcPr>
            <w:tcW w:w="2041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6C81216F" w14:textId="426073A3" w:rsidR="00516FC5" w:rsidRPr="00B041EE" w:rsidRDefault="00516FC5" w:rsidP="00C36F5C">
            <w:pPr>
              <w:spacing w:before="10" w:after="10"/>
              <w:ind w:left="104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Interpreta el resultado obtenido y verifica las restricciones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0EC8E98" w14:textId="50E8CDC9" w:rsidR="00516FC5" w:rsidRPr="00B041EE" w:rsidRDefault="00516FC5" w:rsidP="00C36F5C">
            <w:pPr>
              <w:spacing w:before="10" w:after="10"/>
              <w:jc w:val="center"/>
              <w:rPr>
                <w:sz w:val="21"/>
                <w:szCs w:val="21"/>
              </w:rPr>
            </w:pPr>
            <w:del w:id="9019" w:author="Comisión de revisión 4.5" w:date="2026-10-13T00:00:00Z">
              <w:r>
                <w:rPr>
                  <w:sz w:val="21"/>
                  <w:szCs w:val="21"/>
                </w:rPr>
                <w:delText xml:space="preserve">Relaciona las solución óptima</w:delText>
              </w:r>
            </w:del>
            <w:ins w:id="9020" w:author="Comisión de revisión 4.5" w:date="2026-10-13T00:00:00Z">
              <w:r>
                <w:rPr>
                  <w:sz w:val="21"/>
                  <w:szCs w:val="21"/>
                </w:rPr>
                <w:t xml:space="preserve">Relaciona la solución óptima</w:t>
              </w:r>
            </w:ins>
            <w:r>
              <w:rPr>
                <w:sz w:val="21"/>
                <w:szCs w:val="21"/>
              </w:rPr>
              <w:t xml:space="preserve"> con la decisión económica y propone recomendaciones</w:t>
            </w:r>
          </w:p>
        </w:tc>
      </w:tr>
      <w:tr w:rsidR="00516FC5" w:rsidRPr="00F0457B" w14:paraId="5BA4A8BD" w14:textId="77777777" w:rsidTr="007F77BA">
        <w:tc>
          <w:tcPr>
            <w:tcW w:w="1656" w:type="dxa"/>
            <w:gridSpan w:val="2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DED7CB" w14:textId="77777777" w:rsidR="00516FC5" w:rsidRPr="00B041EE" w:rsidRDefault="00516FC5" w:rsidP="000E18CD">
            <w:pPr>
              <w:spacing w:before="10" w:after="10"/>
              <w:ind w:left="360" w:hanging="360"/>
            </w:pPr>
          </w:p>
        </w:tc>
        <w:tc>
          <w:tcPr>
            <w:tcW w:w="6225" w:type="dxa"/>
            <w:gridSpan w:val="1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5B999D2E" w14:textId="6B9FCABF" w:rsidR="00516FC5" w:rsidRPr="00B041EE" w:rsidRDefault="00516FC5" w:rsidP="000E18CD">
            <w:pPr>
              <w:spacing w:before="10" w:after="10"/>
              <w:ind w:left="360" w:hanging="360"/>
              <w:jc w:val="center"/>
              <w:rPr>
                <w:sz w:val="21"/>
                <w:szCs w:val="21"/>
              </w:rPr>
            </w:pPr>
            <w:r w:rsidRPr="00B041EE">
              <w:rPr>
                <w:b/>
                <w:bCs/>
                <w:i/>
                <w:iCs/>
                <w:sz w:val="21"/>
                <w:szCs w:val="21"/>
              </w:rPr>
              <w:t xml:space="preserve">Producto 8: </w:t>
            </w:r>
            <w:r w:rsidRPr="00F0457B">
              <w:rPr>
                <w:sz w:val="21"/>
                <w:szCs w:val="21"/>
              </w:rPr>
              <w:t>Informe de análisis de sensibilidad y del problema dual de un modelo de programación lineal.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F2FE659" w14:textId="4C4A7A6E" w:rsidR="00516FC5" w:rsidRPr="00B041EE" w:rsidRDefault="00516FC5" w:rsidP="007F77BA">
            <w:pPr>
              <w:spacing w:before="10" w:after="10"/>
              <w:jc w:val="center"/>
              <w:rPr>
                <w:sz w:val="21"/>
                <w:szCs w:val="21"/>
              </w:rPr>
            </w:pPr>
            <w:r w:rsidRPr="00F0457B">
              <w:t>5%</w:t>
            </w:r>
          </w:p>
        </w:tc>
      </w:tr>
      <w:tr w:rsidR="00516FC5" w:rsidRPr="00F0457B" w14:paraId="093D56AB" w14:textId="77777777" w:rsidTr="007F77BA">
        <w:tc>
          <w:tcPr>
            <w:tcW w:w="1656" w:type="dxa"/>
            <w:gridSpan w:val="2"/>
            <w:vMerge w:val="restart"/>
            <w:tcBorders>
              <w:left w:val="single" w:sz="4" w:space="0" w:color="000000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BDFA4F" w14:textId="77777777" w:rsidR="00516FC5" w:rsidRPr="00B041EE" w:rsidRDefault="00516FC5" w:rsidP="000E18CD">
            <w:pPr>
              <w:spacing w:before="10" w:after="10"/>
              <w:ind w:left="360" w:hanging="360"/>
            </w:pPr>
          </w:p>
        </w:tc>
        <w:tc>
          <w:tcPr>
            <w:tcW w:w="2109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55387A12" w14:textId="7F4AD4AE" w:rsidR="00516FC5" w:rsidRPr="00B041EE" w:rsidRDefault="00516FC5" w:rsidP="007F77BA">
            <w:pPr>
              <w:spacing w:before="10" w:after="10"/>
              <w:ind w:left="360" w:hanging="360"/>
              <w:jc w:val="center"/>
              <w:rPr>
                <w:sz w:val="21"/>
                <w:szCs w:val="21"/>
              </w:rPr>
            </w:pPr>
            <w:r w:rsidRPr="00B041EE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72AFE86A" w14:textId="22A420FA" w:rsidR="00516FC5" w:rsidRPr="00B041EE" w:rsidRDefault="00516FC5" w:rsidP="007F77BA">
            <w:pPr>
              <w:spacing w:before="10" w:after="10"/>
              <w:ind w:left="53" w:hanging="24"/>
              <w:jc w:val="center"/>
              <w:rPr>
                <w:sz w:val="21"/>
                <w:szCs w:val="21"/>
              </w:rPr>
            </w:pPr>
            <w:r w:rsidRPr="00B041EE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41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61742F94" w14:textId="2F82FAD5" w:rsidR="00516FC5" w:rsidRPr="00B041EE" w:rsidRDefault="00516FC5" w:rsidP="007F77BA">
            <w:pPr>
              <w:spacing w:before="10" w:after="10"/>
              <w:ind w:left="104"/>
              <w:jc w:val="center"/>
              <w:rPr>
                <w:sz w:val="21"/>
                <w:szCs w:val="21"/>
              </w:rPr>
            </w:pPr>
            <w:r w:rsidRPr="00B041EE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1523162" w14:textId="224A7BB2" w:rsidR="00516FC5" w:rsidRPr="00B041EE" w:rsidRDefault="00516FC5" w:rsidP="007F77BA">
            <w:pPr>
              <w:spacing w:before="10" w:after="10"/>
              <w:jc w:val="center"/>
              <w:rPr>
                <w:sz w:val="21"/>
                <w:szCs w:val="21"/>
              </w:rPr>
            </w:pPr>
            <w:r w:rsidRPr="00B041EE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516FC5" w:rsidRPr="00F0457B" w14:paraId="5E56B944" w14:textId="77777777" w:rsidTr="007F77BA">
        <w:tc>
          <w:tcPr>
            <w:tcW w:w="1656" w:type="dxa"/>
            <w:gridSpan w:val="2"/>
            <w:vMerge/>
            <w:tcBorders>
              <w:left w:val="single" w:sz="4" w:space="0" w:color="000000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EBB6A6" w14:textId="77777777" w:rsidR="00516FC5" w:rsidRPr="00B041EE" w:rsidRDefault="00516FC5" w:rsidP="000E18CD">
            <w:pPr>
              <w:spacing w:before="10" w:after="10"/>
              <w:ind w:left="360" w:hanging="360"/>
            </w:pPr>
          </w:p>
        </w:tc>
        <w:tc>
          <w:tcPr>
            <w:tcW w:w="2109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01CABE5F" w14:textId="016D8CC9" w:rsidR="00516FC5" w:rsidRPr="00B041EE" w:rsidRDefault="00516FC5" w:rsidP="007F77BA">
            <w:pPr>
              <w:spacing w:before="10" w:after="10"/>
              <w:ind w:left="360" w:hanging="360"/>
              <w:jc w:val="center"/>
              <w:rPr>
                <w:sz w:val="21"/>
                <w:szCs w:val="21"/>
              </w:rPr>
            </w:pPr>
            <w:r w:rsidRPr="00B041EE">
              <w:rPr>
                <w:sz w:val="21"/>
                <w:szCs w:val="21"/>
              </w:rPr>
              <w:t>Problema dual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59F6019A" w14:textId="47CBD4B9" w:rsidR="00516FC5" w:rsidRPr="00B041EE" w:rsidRDefault="00516FC5" w:rsidP="007F77BA">
            <w:pPr>
              <w:spacing w:before="10" w:after="10"/>
              <w:ind w:left="53" w:hanging="24"/>
              <w:jc w:val="center"/>
              <w:rPr>
                <w:sz w:val="21"/>
                <w:szCs w:val="21"/>
              </w:rPr>
            </w:pPr>
            <w:r w:rsidRPr="00B041EE">
              <w:rPr>
                <w:sz w:val="21"/>
                <w:szCs w:val="21"/>
              </w:rPr>
              <w:t>Plantea mal el dual.</w:t>
            </w:r>
          </w:p>
        </w:tc>
        <w:tc>
          <w:tcPr>
            <w:tcW w:w="2041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4DA8488A" w14:textId="074AC098" w:rsidR="00516FC5" w:rsidRPr="00B041EE" w:rsidRDefault="00516FC5" w:rsidP="007F77BA">
            <w:pPr>
              <w:spacing w:before="10" w:after="10"/>
              <w:ind w:left="104"/>
              <w:jc w:val="center"/>
              <w:rPr>
                <w:sz w:val="21"/>
                <w:szCs w:val="21"/>
              </w:rPr>
            </w:pPr>
            <w:r w:rsidRPr="00B041EE">
              <w:rPr>
                <w:sz w:val="21"/>
                <w:szCs w:val="21"/>
              </w:rPr>
              <w:t>Formula y resuelve el problema dual.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BF3AD93" w14:textId="62CBA507" w:rsidR="00516FC5" w:rsidRPr="00B041EE" w:rsidRDefault="00516FC5" w:rsidP="007F77BA">
            <w:pPr>
              <w:spacing w:before="10" w:after="10"/>
              <w:jc w:val="center"/>
              <w:rPr>
                <w:sz w:val="21"/>
                <w:szCs w:val="21"/>
              </w:rPr>
            </w:pPr>
            <w:r w:rsidRPr="00B041EE">
              <w:rPr>
                <w:sz w:val="21"/>
                <w:szCs w:val="21"/>
              </w:rPr>
              <w:t>Relaciona el dual con el valor de los recursos.</w:t>
            </w:r>
          </w:p>
        </w:tc>
      </w:tr>
      <w:tr w:rsidR="00516FC5" w:rsidRPr="00F0457B" w14:paraId="121F03AF" w14:textId="77777777" w:rsidTr="007F77BA">
        <w:tc>
          <w:tcPr>
            <w:tcW w:w="1656" w:type="dxa"/>
            <w:gridSpan w:val="2"/>
            <w:vMerge/>
            <w:tcBorders>
              <w:left w:val="single" w:sz="4" w:space="0" w:color="000000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180DC7" w14:textId="77777777" w:rsidR="00516FC5" w:rsidRPr="00B041EE" w:rsidRDefault="00516FC5" w:rsidP="000E18CD">
            <w:pPr>
              <w:spacing w:before="10" w:after="10"/>
              <w:ind w:left="360" w:hanging="360"/>
            </w:pPr>
          </w:p>
        </w:tc>
        <w:tc>
          <w:tcPr>
            <w:tcW w:w="2109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47D56B0D" w14:textId="060450A3" w:rsidR="00516FC5" w:rsidRPr="00B041EE" w:rsidRDefault="00516FC5" w:rsidP="007F77BA">
            <w:pPr>
              <w:spacing w:before="10" w:after="10"/>
              <w:ind w:left="360" w:hanging="360"/>
              <w:jc w:val="center"/>
              <w:rPr>
                <w:sz w:val="21"/>
                <w:szCs w:val="21"/>
              </w:rPr>
            </w:pPr>
            <w:r w:rsidRPr="00B041EE">
              <w:rPr>
                <w:sz w:val="21"/>
                <w:szCs w:val="21"/>
              </w:rPr>
              <w:t>Precios sombra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6178B0CE" w14:textId="14AE32C4" w:rsidR="00516FC5" w:rsidRPr="00B041EE" w:rsidRDefault="00516FC5" w:rsidP="007F77BA">
            <w:pPr>
              <w:spacing w:before="10" w:after="10"/>
              <w:ind w:left="53" w:hanging="24"/>
              <w:jc w:val="center"/>
              <w:rPr>
                <w:sz w:val="21"/>
                <w:szCs w:val="21"/>
              </w:rPr>
            </w:pPr>
            <w:r w:rsidRPr="00B041EE">
              <w:rPr>
                <w:sz w:val="21"/>
                <w:szCs w:val="21"/>
              </w:rPr>
              <w:t>No interpreta los precios sombra.</w:t>
            </w:r>
          </w:p>
        </w:tc>
        <w:tc>
          <w:tcPr>
            <w:tcW w:w="2041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6E23BBEE" w14:textId="5FF2980D" w:rsidR="00516FC5" w:rsidRPr="00B041EE" w:rsidRDefault="00516FC5" w:rsidP="007F77BA">
            <w:pPr>
              <w:spacing w:before="10" w:after="10"/>
              <w:ind w:left="104"/>
              <w:jc w:val="center"/>
              <w:rPr>
                <w:sz w:val="21"/>
                <w:szCs w:val="21"/>
              </w:rPr>
            </w:pPr>
            <w:r w:rsidRPr="00B041EE">
              <w:rPr>
                <w:sz w:val="21"/>
                <w:szCs w:val="21"/>
              </w:rPr>
              <w:t>Interpreta los precios sombra y los rangos de validez.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BED8548" w14:textId="7B9841AB" w:rsidR="00516FC5" w:rsidRPr="00B041EE" w:rsidRDefault="00516FC5" w:rsidP="007F77BA">
            <w:pPr>
              <w:spacing w:before="10" w:after="10"/>
              <w:jc w:val="center"/>
              <w:rPr>
                <w:sz w:val="21"/>
                <w:szCs w:val="21"/>
              </w:rPr>
            </w:pPr>
            <w:r w:rsidRPr="00B041EE">
              <w:rPr>
                <w:sz w:val="21"/>
                <w:szCs w:val="21"/>
              </w:rPr>
              <w:t>Recomienda qué recurso conviene ampliar.</w:t>
            </w:r>
          </w:p>
        </w:tc>
      </w:tr>
      <w:tr w:rsidR="00516FC5" w:rsidRPr="00F0457B" w14:paraId="1C9891EF" w14:textId="77777777" w:rsidTr="007F77BA">
        <w:tc>
          <w:tcPr>
            <w:tcW w:w="1656" w:type="dxa"/>
            <w:gridSpan w:val="2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412E9F" w14:textId="77777777" w:rsidR="00516FC5" w:rsidRPr="00B041EE" w:rsidRDefault="00516FC5" w:rsidP="000E18CD">
            <w:pPr>
              <w:spacing w:before="10" w:after="10"/>
              <w:ind w:left="360" w:hanging="360"/>
            </w:pPr>
          </w:p>
        </w:tc>
        <w:tc>
          <w:tcPr>
            <w:tcW w:w="2109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41A66E77" w14:textId="243E785A" w:rsidR="00516FC5" w:rsidRPr="00B041EE" w:rsidRDefault="00516FC5" w:rsidP="007F77BA">
            <w:pPr>
              <w:spacing w:before="10" w:after="10"/>
              <w:ind w:left="360" w:hanging="360"/>
              <w:jc w:val="center"/>
              <w:rPr>
                <w:sz w:val="21"/>
                <w:szCs w:val="21"/>
              </w:rPr>
            </w:pPr>
            <w:r w:rsidRPr="00B041EE">
              <w:rPr>
                <w:sz w:val="21"/>
                <w:szCs w:val="21"/>
              </w:rPr>
              <w:t>Pensamiento crítico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28E8A9DE" w14:textId="74521B05" w:rsidR="00516FC5" w:rsidRPr="00B041EE" w:rsidRDefault="00516FC5" w:rsidP="007F77BA">
            <w:pPr>
              <w:spacing w:before="10" w:after="10"/>
              <w:ind w:left="53" w:hanging="24"/>
              <w:jc w:val="center"/>
              <w:rPr>
                <w:sz w:val="21"/>
                <w:szCs w:val="21"/>
              </w:rPr>
            </w:pPr>
            <w:r w:rsidRPr="00B041EE">
              <w:rPr>
                <w:sz w:val="21"/>
                <w:szCs w:val="21"/>
              </w:rPr>
              <w:t>Acepta la solución sin revisar sus supuestos.</w:t>
            </w:r>
          </w:p>
        </w:tc>
        <w:tc>
          <w:tcPr>
            <w:tcW w:w="2041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00C96CF0" w14:textId="120957F2" w:rsidR="00516FC5" w:rsidRPr="00B041EE" w:rsidRDefault="00516FC5" w:rsidP="007F77BA">
            <w:pPr>
              <w:spacing w:before="10" w:after="10"/>
              <w:ind w:left="104"/>
              <w:jc w:val="center"/>
              <w:rPr>
                <w:sz w:val="21"/>
                <w:szCs w:val="21"/>
              </w:rPr>
            </w:pPr>
            <w:r w:rsidRPr="00B041EE">
              <w:rPr>
                <w:sz w:val="21"/>
                <w:szCs w:val="21"/>
              </w:rPr>
              <w:t>Señala los supuestos del modelo.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A64EB02" w14:textId="3B64525E" w:rsidR="00516FC5" w:rsidRPr="00B041EE" w:rsidRDefault="00516FC5" w:rsidP="007F77BA">
            <w:pPr>
              <w:spacing w:before="10" w:after="10"/>
              <w:jc w:val="center"/>
              <w:rPr>
                <w:sz w:val="21"/>
                <w:szCs w:val="21"/>
              </w:rPr>
            </w:pPr>
            <w:r w:rsidRPr="00B041EE">
              <w:rPr>
                <w:sz w:val="21"/>
                <w:szCs w:val="21"/>
              </w:rPr>
              <w:t>Evalúa el riesgo de variación de los parámetros.</w:t>
            </w:r>
          </w:p>
        </w:tc>
      </w:tr>
      <w:tr w:rsidR="00516FC5" w:rsidRPr="00F0457B" w14:paraId="775E174D" w14:textId="77777777" w:rsidTr="007F77BA">
        <w:tc>
          <w:tcPr>
            <w:tcW w:w="1656" w:type="dxa"/>
            <w:gridSpan w:val="2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AC8668" w14:textId="77777777" w:rsidR="00516FC5" w:rsidRPr="00B041EE" w:rsidRDefault="00516FC5" w:rsidP="000E18CD">
            <w:pPr>
              <w:spacing w:before="10" w:after="10"/>
              <w:ind w:left="360" w:hanging="360"/>
            </w:pPr>
          </w:p>
        </w:tc>
        <w:tc>
          <w:tcPr>
            <w:tcW w:w="6225" w:type="dxa"/>
            <w:gridSpan w:val="1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05DA205F" w14:textId="57F0DDB8" w:rsidR="00516FC5" w:rsidRPr="00B041EE" w:rsidRDefault="00516FC5" w:rsidP="000E18CD">
            <w:pPr>
              <w:spacing w:before="10" w:after="10"/>
              <w:ind w:left="360" w:hanging="360"/>
              <w:jc w:val="center"/>
              <w:rPr>
                <w:sz w:val="21"/>
                <w:szCs w:val="21"/>
              </w:rPr>
            </w:pPr>
            <w:r w:rsidRPr="00B041EE">
              <w:rPr>
                <w:b/>
                <w:bCs/>
                <w:i/>
                <w:iCs/>
                <w:sz w:val="21"/>
                <w:szCs w:val="21"/>
              </w:rPr>
              <w:t xml:space="preserve">Producto 9: </w:t>
            </w:r>
            <w:r w:rsidRPr="00B041EE">
              <w:rPr>
                <w:sz w:val="21"/>
                <w:szCs w:val="21"/>
              </w:rPr>
              <w:t xml:space="preserve">Práctico de </w:t>
            </w:r>
            <w:r>
              <w:rPr>
                <w:sz w:val="21"/>
                <w:szCs w:val="21"/>
              </w:rPr>
              <w:t>ecuaciones con notación factorial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C189D7A" w14:textId="6047A52D" w:rsidR="00516FC5" w:rsidRPr="00B041EE" w:rsidRDefault="00516FC5" w:rsidP="007F77BA">
            <w:pPr>
              <w:spacing w:before="10" w:after="10"/>
              <w:jc w:val="center"/>
              <w:rPr>
                <w:sz w:val="21"/>
                <w:szCs w:val="21"/>
              </w:rPr>
            </w:pPr>
            <w:r w:rsidRPr="00F0457B">
              <w:t>5%</w:t>
            </w:r>
          </w:p>
        </w:tc>
      </w:tr>
      <w:tr w:rsidR="00516FC5" w:rsidRPr="00F0457B" w14:paraId="699BC998" w14:textId="77777777" w:rsidTr="00A10424">
        <w:tc>
          <w:tcPr>
            <w:tcW w:w="1656" w:type="dxa"/>
            <w:gridSpan w:val="2"/>
            <w:vMerge w:val="restart"/>
            <w:tcBorders>
              <w:left w:val="single" w:sz="4" w:space="0" w:color="000000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A06D3A" w14:textId="77777777" w:rsidR="00516FC5" w:rsidRPr="00B041EE" w:rsidRDefault="00516FC5" w:rsidP="000E18CD">
            <w:pPr>
              <w:spacing w:before="10" w:after="10"/>
              <w:ind w:left="360" w:hanging="360"/>
            </w:pPr>
          </w:p>
        </w:tc>
        <w:tc>
          <w:tcPr>
            <w:tcW w:w="2109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2A8B378B" w14:textId="1326E8AC" w:rsidR="00516FC5" w:rsidRPr="00B041EE" w:rsidRDefault="00516FC5" w:rsidP="00A10424">
            <w:pPr>
              <w:spacing w:before="10" w:after="10"/>
              <w:ind w:left="360" w:hanging="360"/>
              <w:jc w:val="center"/>
              <w:rPr>
                <w:sz w:val="21"/>
                <w:szCs w:val="21"/>
              </w:rPr>
            </w:pPr>
            <w:r w:rsidRPr="00B041EE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39DE916F" w14:textId="56B8C8DA" w:rsidR="00516FC5" w:rsidRPr="00B041EE" w:rsidRDefault="00516FC5" w:rsidP="00A10424">
            <w:pPr>
              <w:spacing w:before="10" w:after="10"/>
              <w:ind w:left="53" w:hanging="24"/>
              <w:jc w:val="center"/>
              <w:rPr>
                <w:sz w:val="21"/>
                <w:szCs w:val="21"/>
              </w:rPr>
            </w:pPr>
            <w:r w:rsidRPr="00B041EE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41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2A7E232C" w14:textId="09FE4025" w:rsidR="00516FC5" w:rsidRPr="00B041EE" w:rsidRDefault="00516FC5" w:rsidP="00A10424">
            <w:pPr>
              <w:spacing w:before="10" w:after="10"/>
              <w:ind w:left="104"/>
              <w:jc w:val="center"/>
              <w:rPr>
                <w:sz w:val="21"/>
                <w:szCs w:val="21"/>
              </w:rPr>
            </w:pPr>
            <w:r w:rsidRPr="00B041EE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4180C47" w14:textId="79EF82F6" w:rsidR="00516FC5" w:rsidRPr="00B041EE" w:rsidRDefault="00516FC5" w:rsidP="00A10424">
            <w:pPr>
              <w:spacing w:before="10" w:after="10"/>
              <w:jc w:val="center"/>
              <w:rPr>
                <w:sz w:val="21"/>
                <w:szCs w:val="21"/>
              </w:rPr>
            </w:pPr>
            <w:r w:rsidRPr="00B041EE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516FC5" w:rsidRPr="00F0457B" w14:paraId="53FAB3F1" w14:textId="77777777" w:rsidTr="00A10424">
        <w:tc>
          <w:tcPr>
            <w:tcW w:w="1656" w:type="dxa"/>
            <w:gridSpan w:val="2"/>
            <w:vMerge/>
            <w:tcBorders>
              <w:left w:val="single" w:sz="4" w:space="0" w:color="000000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B04803" w14:textId="77777777" w:rsidR="00516FC5" w:rsidRPr="00B041EE" w:rsidRDefault="00516FC5" w:rsidP="000E18CD">
            <w:pPr>
              <w:spacing w:before="10" w:after="10"/>
              <w:ind w:left="360" w:hanging="360"/>
            </w:pPr>
          </w:p>
        </w:tc>
        <w:tc>
          <w:tcPr>
            <w:tcW w:w="2109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1FC77827" w14:textId="4B9DD8DB" w:rsidR="00516FC5" w:rsidRPr="00B041EE" w:rsidRDefault="00516FC5" w:rsidP="00A10424">
            <w:pPr>
              <w:spacing w:before="10" w:after="10"/>
              <w:ind w:left="360" w:hanging="36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Procedimiento y aplicación de notación factorial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42593A92" w14:textId="2678F58A" w:rsidR="00516FC5" w:rsidRPr="00B041EE" w:rsidRDefault="00516FC5" w:rsidP="00A10424">
            <w:pPr>
              <w:spacing w:before="10" w:after="10"/>
              <w:ind w:left="53" w:hanging="24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 identifica correctamente la notación factorial ni aplica el procedimiento adecuado</w:t>
            </w:r>
          </w:p>
        </w:tc>
        <w:tc>
          <w:tcPr>
            <w:tcW w:w="2041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7428DB09" w14:textId="655F6F1A" w:rsidR="00516FC5" w:rsidRPr="00B041EE" w:rsidRDefault="00516FC5" w:rsidP="00A10424">
            <w:pPr>
              <w:spacing w:before="10" w:after="10"/>
              <w:ind w:left="104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Aplica la notación factorial de forma parcial y comete algunos errores en el procedimiento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E67ECF7" w14:textId="4B391ED1" w:rsidR="00516FC5" w:rsidRPr="00B041EE" w:rsidRDefault="00516FC5" w:rsidP="00A10424">
            <w:pPr>
              <w:spacing w:before="10" w:after="1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Aplica correctamente la notación factorial y desarrolla el procedimiento de manera adecuada y ordenada</w:t>
            </w:r>
          </w:p>
        </w:tc>
      </w:tr>
      <w:tr w:rsidR="00516FC5" w:rsidRPr="00F0457B" w14:paraId="24F1F506" w14:textId="77777777" w:rsidTr="00A10424">
        <w:tc>
          <w:tcPr>
            <w:tcW w:w="1656" w:type="dxa"/>
            <w:gridSpan w:val="2"/>
            <w:vMerge/>
            <w:tcBorders>
              <w:left w:val="single" w:sz="4" w:space="0" w:color="000000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74DDDF" w14:textId="77777777" w:rsidR="00516FC5" w:rsidRPr="00B041EE" w:rsidRDefault="00516FC5" w:rsidP="000E18CD">
            <w:pPr>
              <w:spacing w:before="10" w:after="10"/>
              <w:ind w:left="360" w:hanging="360"/>
            </w:pPr>
          </w:p>
        </w:tc>
        <w:tc>
          <w:tcPr>
            <w:tcW w:w="2109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73709950" w14:textId="54A4D57A" w:rsidR="00516FC5" w:rsidRPr="00B041EE" w:rsidRDefault="00516FC5" w:rsidP="00A10424">
            <w:pPr>
              <w:spacing w:before="10" w:after="10"/>
              <w:ind w:left="360" w:hanging="36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Desarrollo de los ejercicios propuestos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41B68215" w14:textId="356CC21B" w:rsidR="00516FC5" w:rsidRPr="00B041EE" w:rsidRDefault="00516FC5" w:rsidP="00A10424">
            <w:pPr>
              <w:spacing w:before="10" w:after="10"/>
              <w:ind w:left="53" w:hanging="24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 resuelve los ejercicios o las respuestas son incorrectas</w:t>
            </w:r>
          </w:p>
        </w:tc>
        <w:tc>
          <w:tcPr>
            <w:tcW w:w="2041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11A92863" w14:textId="6BEF1489" w:rsidR="00516FC5" w:rsidRPr="00B041EE" w:rsidRDefault="00516FC5" w:rsidP="00A10424">
            <w:pPr>
              <w:spacing w:before="10" w:after="10"/>
              <w:ind w:left="104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Resuelve la mayoría de los ejercicios, pero con errores en algunos resultados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17F1FC1" w14:textId="18F0E0DC" w:rsidR="00516FC5" w:rsidRPr="00B041EE" w:rsidRDefault="00516FC5" w:rsidP="00A10424">
            <w:pPr>
              <w:spacing w:before="10" w:after="1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Resuelve todos los ejercicios correctamente, mostrando claridad en los cálculos y resultados</w:t>
            </w:r>
          </w:p>
        </w:tc>
      </w:tr>
      <w:tr w:rsidR="00516FC5" w:rsidRPr="00F0457B" w14:paraId="385CF906" w14:textId="77777777" w:rsidTr="00A10424">
        <w:tc>
          <w:tcPr>
            <w:tcW w:w="1656" w:type="dxa"/>
            <w:gridSpan w:val="2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3CCF31" w14:textId="77777777" w:rsidR="00516FC5" w:rsidRPr="00B041EE" w:rsidRDefault="00516FC5" w:rsidP="000E18CD">
            <w:pPr>
              <w:spacing w:before="10" w:after="10"/>
              <w:ind w:left="360" w:hanging="360"/>
            </w:pPr>
          </w:p>
        </w:tc>
        <w:tc>
          <w:tcPr>
            <w:tcW w:w="2109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28E55F3F" w14:textId="0EFFFF28" w:rsidR="00516FC5" w:rsidRPr="00B041EE" w:rsidRDefault="00516FC5" w:rsidP="00A10424">
            <w:pPr>
              <w:spacing w:before="10" w:after="10"/>
              <w:ind w:left="360" w:hanging="36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Presentación y organización 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0283C291" w14:textId="3A45D46A" w:rsidR="00516FC5" w:rsidRPr="00B041EE" w:rsidRDefault="00516FC5" w:rsidP="00A10424">
            <w:pPr>
              <w:spacing w:before="10" w:after="10"/>
              <w:ind w:left="53" w:hanging="24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La presentación es desordenada y dificulta la comprensión del procedimiento</w:t>
            </w:r>
          </w:p>
        </w:tc>
        <w:tc>
          <w:tcPr>
            <w:tcW w:w="2041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13CBDD84" w14:textId="597510C4" w:rsidR="00516FC5" w:rsidRPr="00B041EE" w:rsidRDefault="00516FC5" w:rsidP="00A10424">
            <w:pPr>
              <w:spacing w:before="10" w:after="10"/>
              <w:ind w:left="104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La presentación es legible, pero </w:t>
            </w:r>
            <w:del w:id="9023" w:author="Comisión de revisión 4.5" w:date="2026-10-13T00:00:00Z">
              <w:r>
                <w:rPr>
                  <w:sz w:val="21"/>
                  <w:szCs w:val="21"/>
                </w:rPr>
                <w:delText xml:space="preserve">presenta algunos desordenes</w:delText>
              </w:r>
            </w:del>
            <w:ins w:id="9024" w:author="Comisión de revisión 4.5" w:date="2026-10-13T00:00:00Z">
              <w:r>
                <w:rPr>
                  <w:sz w:val="21"/>
                  <w:szCs w:val="21"/>
                </w:rPr>
                <w:t xml:space="preserve">presenta algunos desórdenes</w:t>
              </w:r>
            </w:ins>
            <w:r>
              <w:rPr>
                <w:sz w:val="21"/>
                <w:szCs w:val="21"/>
              </w:rPr>
              <w:t xml:space="preserve"> o faltan detalles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EFDC436" w14:textId="4E030069" w:rsidR="00516FC5" w:rsidRPr="00B041EE" w:rsidRDefault="00516FC5" w:rsidP="00A10424">
            <w:pPr>
              <w:spacing w:before="10" w:after="1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La presentación es clara, ordenada y completa, con uso adecuado de la notación factorial y justificación de resultados</w:t>
            </w:r>
          </w:p>
        </w:tc>
      </w:tr>
      <w:tr w:rsidR="00516FC5" w:rsidRPr="00F0457B" w14:paraId="41F3CFA2" w14:textId="77777777" w:rsidTr="007F77BA">
        <w:tc>
          <w:tcPr>
            <w:tcW w:w="1656" w:type="dxa"/>
            <w:gridSpan w:val="2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1864D1" w14:textId="77777777" w:rsidR="00516FC5" w:rsidRPr="00B041EE" w:rsidRDefault="00516FC5" w:rsidP="000E18CD">
            <w:pPr>
              <w:spacing w:before="10" w:after="10"/>
              <w:ind w:left="360" w:hanging="360"/>
            </w:pPr>
          </w:p>
        </w:tc>
        <w:tc>
          <w:tcPr>
            <w:tcW w:w="6225" w:type="dxa"/>
            <w:gridSpan w:val="1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3FBDFF7F" w14:textId="133BC215" w:rsidR="00516FC5" w:rsidRPr="00B041EE" w:rsidRDefault="00516FC5" w:rsidP="000E18CD">
            <w:pPr>
              <w:spacing w:before="10" w:after="10"/>
              <w:ind w:left="360" w:hanging="360"/>
              <w:jc w:val="center"/>
              <w:rPr>
                <w:sz w:val="21"/>
                <w:szCs w:val="21"/>
              </w:rPr>
            </w:pPr>
            <w:r w:rsidRPr="00B041EE">
              <w:rPr>
                <w:b/>
                <w:bCs/>
                <w:i/>
                <w:iCs/>
                <w:sz w:val="21"/>
                <w:szCs w:val="21"/>
              </w:rPr>
              <w:t>Producto 10:</w:t>
            </w:r>
            <w:r w:rsidRPr="00B041EE">
              <w:rPr>
                <w:sz w:val="21"/>
                <w:szCs w:val="21"/>
              </w:rPr>
              <w:t xml:space="preserve"> </w:t>
            </w:r>
            <w:del w:id="9021" w:author="Comisión de revisión 4.5" w:date="2026-10-13T00:00:00Z">
              <w:r>
                <w:rPr>
                  <w:sz w:val="21"/>
                  <w:szCs w:val="21"/>
                </w:rPr>
                <w:delText xml:space="preserve">Practico de cálculo de variaciones</w:delText>
              </w:r>
            </w:del>
            <w:ins w:id="9022" w:author="Comisión de revisión 4.5" w:date="2026-10-13T00:00:00Z">
              <w:r>
                <w:rPr>
                  <w:sz w:val="21"/>
                  <w:szCs w:val="21"/>
                </w:rPr>
                <w:t xml:space="preserve">Práctico de cálculo de variaciones</w:t>
              </w:r>
            </w:ins>
            <w:r>
              <w:rPr>
                <w:sz w:val="21"/>
                <w:szCs w:val="21"/>
              </w:rPr>
              <w:t xml:space="preserve">, permutaciones y combinaciones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6FF79E2" w14:textId="379899AC" w:rsidR="00516FC5" w:rsidRPr="00B041EE" w:rsidRDefault="00516FC5" w:rsidP="007F77BA">
            <w:pPr>
              <w:spacing w:before="10" w:after="10"/>
              <w:jc w:val="center"/>
              <w:rPr>
                <w:sz w:val="21"/>
                <w:szCs w:val="21"/>
              </w:rPr>
            </w:pPr>
            <w:r w:rsidRPr="00F0457B">
              <w:t>5%</w:t>
            </w:r>
          </w:p>
        </w:tc>
      </w:tr>
      <w:tr w:rsidR="00516FC5" w:rsidRPr="00F0457B" w14:paraId="6B6F08F5" w14:textId="77777777" w:rsidTr="00293CA9">
        <w:tc>
          <w:tcPr>
            <w:tcW w:w="1656" w:type="dxa"/>
            <w:gridSpan w:val="2"/>
            <w:vMerge w:val="restart"/>
            <w:tcBorders>
              <w:left w:val="single" w:sz="4" w:space="0" w:color="000000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ABC91C" w14:textId="77777777" w:rsidR="00516FC5" w:rsidRPr="00B041EE" w:rsidRDefault="00516FC5" w:rsidP="000E18CD">
            <w:pPr>
              <w:spacing w:before="10" w:after="10"/>
              <w:ind w:left="360" w:hanging="360"/>
            </w:pPr>
          </w:p>
        </w:tc>
        <w:tc>
          <w:tcPr>
            <w:tcW w:w="2109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3E4EFBE2" w14:textId="52B904DC" w:rsidR="00516FC5" w:rsidRPr="00B041EE" w:rsidRDefault="00516FC5" w:rsidP="00293CA9">
            <w:pPr>
              <w:spacing w:before="10" w:after="10"/>
              <w:ind w:left="360" w:hanging="360"/>
              <w:jc w:val="center"/>
              <w:rPr>
                <w:sz w:val="21"/>
                <w:szCs w:val="21"/>
              </w:rPr>
            </w:pPr>
            <w:r w:rsidRPr="00B041EE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7721D63B" w14:textId="1EFC4144" w:rsidR="00516FC5" w:rsidRPr="00B041EE" w:rsidRDefault="00516FC5" w:rsidP="00293CA9">
            <w:pPr>
              <w:spacing w:before="10" w:after="10"/>
              <w:ind w:left="53" w:hanging="24"/>
              <w:jc w:val="center"/>
              <w:rPr>
                <w:sz w:val="21"/>
                <w:szCs w:val="21"/>
              </w:rPr>
            </w:pPr>
            <w:r w:rsidRPr="00B041EE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41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68247A0F" w14:textId="4E60A345" w:rsidR="00516FC5" w:rsidRPr="00B041EE" w:rsidRDefault="00516FC5" w:rsidP="00293CA9">
            <w:pPr>
              <w:spacing w:before="10" w:after="10"/>
              <w:ind w:left="104"/>
              <w:jc w:val="center"/>
              <w:rPr>
                <w:sz w:val="21"/>
                <w:szCs w:val="21"/>
              </w:rPr>
            </w:pPr>
            <w:r w:rsidRPr="00B041EE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A6B8F8D" w14:textId="6C64788A" w:rsidR="00516FC5" w:rsidRPr="00B041EE" w:rsidRDefault="00516FC5" w:rsidP="00293CA9">
            <w:pPr>
              <w:spacing w:before="10" w:after="10"/>
              <w:jc w:val="center"/>
              <w:rPr>
                <w:sz w:val="21"/>
                <w:szCs w:val="21"/>
              </w:rPr>
            </w:pPr>
            <w:r w:rsidRPr="00B041EE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516FC5" w:rsidRPr="00F0457B" w14:paraId="29CC86ED" w14:textId="77777777" w:rsidTr="00293CA9">
        <w:tc>
          <w:tcPr>
            <w:tcW w:w="1656" w:type="dxa"/>
            <w:gridSpan w:val="2"/>
            <w:vMerge/>
            <w:tcBorders>
              <w:left w:val="single" w:sz="4" w:space="0" w:color="000000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1F96C7" w14:textId="77777777" w:rsidR="00516FC5" w:rsidRPr="00B041EE" w:rsidRDefault="00516FC5" w:rsidP="000E18CD">
            <w:pPr>
              <w:spacing w:before="10" w:after="10"/>
              <w:ind w:left="360" w:hanging="360"/>
            </w:pPr>
          </w:p>
        </w:tc>
        <w:tc>
          <w:tcPr>
            <w:tcW w:w="2109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08E826C4" w14:textId="6571243E" w:rsidR="00516FC5" w:rsidRPr="00B041EE" w:rsidRDefault="00516FC5" w:rsidP="00293CA9">
            <w:pPr>
              <w:spacing w:before="10" w:after="10"/>
              <w:ind w:left="360" w:hanging="360"/>
              <w:jc w:val="center"/>
              <w:rPr>
                <w:sz w:val="21"/>
                <w:szCs w:val="21"/>
              </w:rPr>
            </w:pPr>
            <w:r w:rsidRPr="00B041EE">
              <w:rPr>
                <w:sz w:val="21"/>
                <w:szCs w:val="21"/>
              </w:rPr>
              <w:t>Funciones empleadas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4D23D1D8" w14:textId="40883DC2" w:rsidR="00516FC5" w:rsidRPr="00B041EE" w:rsidRDefault="00516FC5" w:rsidP="00293CA9">
            <w:pPr>
              <w:spacing w:before="10" w:after="10"/>
              <w:ind w:left="53" w:hanging="24"/>
              <w:jc w:val="center"/>
              <w:rPr>
                <w:sz w:val="21"/>
                <w:szCs w:val="21"/>
              </w:rPr>
            </w:pPr>
            <w:r w:rsidRPr="00B041EE">
              <w:rPr>
                <w:sz w:val="21"/>
                <w:szCs w:val="21"/>
              </w:rPr>
              <w:t>Usa una función que no corresponde.</w:t>
            </w:r>
          </w:p>
        </w:tc>
        <w:tc>
          <w:tcPr>
            <w:tcW w:w="2041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72361E7D" w14:textId="45B61025" w:rsidR="00516FC5" w:rsidRPr="00B041EE" w:rsidRDefault="00516FC5" w:rsidP="00293CA9">
            <w:pPr>
              <w:spacing w:before="10" w:after="10"/>
              <w:ind w:left="104"/>
              <w:jc w:val="center"/>
              <w:rPr>
                <w:sz w:val="21"/>
                <w:szCs w:val="21"/>
              </w:rPr>
            </w:pPr>
            <w:r w:rsidRPr="00B041EE">
              <w:rPr>
                <w:sz w:val="21"/>
                <w:szCs w:val="21"/>
              </w:rPr>
              <w:t>Usa la función adecuada a cada caso.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13C8524" w14:textId="74963F05" w:rsidR="00516FC5" w:rsidRPr="00B041EE" w:rsidRDefault="00516FC5" w:rsidP="00293CA9">
            <w:pPr>
              <w:spacing w:before="10" w:after="10"/>
              <w:jc w:val="center"/>
              <w:rPr>
                <w:sz w:val="21"/>
                <w:szCs w:val="21"/>
              </w:rPr>
            </w:pPr>
            <w:r w:rsidRPr="00B041EE">
              <w:rPr>
                <w:sz w:val="21"/>
                <w:szCs w:val="21"/>
              </w:rPr>
              <w:t>Explica la equivalencia con la fórmula manual.</w:t>
            </w:r>
          </w:p>
        </w:tc>
      </w:tr>
      <w:tr w:rsidR="00516FC5" w:rsidRPr="00F0457B" w14:paraId="2C11C90F" w14:textId="77777777" w:rsidTr="00293CA9">
        <w:tc>
          <w:tcPr>
            <w:tcW w:w="1656" w:type="dxa"/>
            <w:gridSpan w:val="2"/>
            <w:vMerge/>
            <w:tcBorders>
              <w:left w:val="single" w:sz="4" w:space="0" w:color="000000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18F3CF" w14:textId="77777777" w:rsidR="00516FC5" w:rsidRPr="00B041EE" w:rsidRDefault="00516FC5" w:rsidP="000E18CD">
            <w:pPr>
              <w:spacing w:before="10" w:after="10"/>
              <w:ind w:left="360" w:hanging="360"/>
            </w:pPr>
          </w:p>
        </w:tc>
        <w:tc>
          <w:tcPr>
            <w:tcW w:w="2109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514E31A7" w14:textId="42FC8C04" w:rsidR="00516FC5" w:rsidRPr="00B041EE" w:rsidRDefault="00516FC5" w:rsidP="00293CA9">
            <w:pPr>
              <w:spacing w:before="10" w:after="10"/>
              <w:ind w:left="360" w:hanging="360"/>
              <w:jc w:val="center"/>
              <w:rPr>
                <w:sz w:val="21"/>
                <w:szCs w:val="21"/>
              </w:rPr>
            </w:pPr>
            <w:r w:rsidRPr="00B041EE">
              <w:rPr>
                <w:sz w:val="21"/>
                <w:szCs w:val="21"/>
              </w:rPr>
              <w:t>Resultados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3FD3AB42" w14:textId="6D945030" w:rsidR="00516FC5" w:rsidRPr="00B041EE" w:rsidRDefault="00516FC5" w:rsidP="00293CA9">
            <w:pPr>
              <w:spacing w:before="10" w:after="10"/>
              <w:ind w:left="53" w:hanging="24"/>
              <w:jc w:val="center"/>
              <w:rPr>
                <w:sz w:val="21"/>
                <w:szCs w:val="21"/>
              </w:rPr>
            </w:pPr>
            <w:r w:rsidRPr="00B041EE">
              <w:rPr>
                <w:sz w:val="21"/>
                <w:szCs w:val="21"/>
              </w:rPr>
              <w:t>Los resultados no coinciden con el cálculo manual.</w:t>
            </w:r>
          </w:p>
        </w:tc>
        <w:tc>
          <w:tcPr>
            <w:tcW w:w="2041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365DE9C7" w14:textId="6DD5405D" w:rsidR="00516FC5" w:rsidRPr="00B041EE" w:rsidRDefault="00516FC5" w:rsidP="00293CA9">
            <w:pPr>
              <w:spacing w:before="10" w:after="10"/>
              <w:ind w:left="104"/>
              <w:jc w:val="center"/>
              <w:rPr>
                <w:sz w:val="21"/>
                <w:szCs w:val="21"/>
              </w:rPr>
            </w:pPr>
            <w:r w:rsidRPr="00B041EE">
              <w:rPr>
                <w:sz w:val="21"/>
                <w:szCs w:val="21"/>
              </w:rPr>
              <w:t>Los resultados son correctos.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BDE5939" w14:textId="2913249A" w:rsidR="00516FC5" w:rsidRPr="00B041EE" w:rsidRDefault="00516FC5" w:rsidP="00293CA9">
            <w:pPr>
              <w:spacing w:before="10" w:after="10"/>
              <w:jc w:val="center"/>
              <w:rPr>
                <w:sz w:val="21"/>
                <w:szCs w:val="21"/>
              </w:rPr>
            </w:pPr>
            <w:r w:rsidRPr="00B041EE">
              <w:rPr>
                <w:sz w:val="21"/>
                <w:szCs w:val="21"/>
              </w:rPr>
              <w:t>Analiza cómo crece el número de casos.</w:t>
            </w:r>
          </w:p>
        </w:tc>
      </w:tr>
      <w:tr w:rsidR="00516FC5" w:rsidRPr="00F0457B" w14:paraId="75B7C942" w14:textId="77777777" w:rsidTr="00293CA9">
        <w:tc>
          <w:tcPr>
            <w:tcW w:w="1656" w:type="dxa"/>
            <w:gridSpan w:val="2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D346E4" w14:textId="77777777" w:rsidR="00516FC5" w:rsidRPr="00B041EE" w:rsidRDefault="00516FC5" w:rsidP="000E18CD">
            <w:pPr>
              <w:spacing w:before="10" w:after="10"/>
              <w:ind w:left="360" w:hanging="360"/>
            </w:pPr>
          </w:p>
        </w:tc>
        <w:tc>
          <w:tcPr>
            <w:tcW w:w="2109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53536CF9" w14:textId="5E6FE250" w:rsidR="00516FC5" w:rsidRPr="00B041EE" w:rsidRDefault="00516FC5" w:rsidP="00293CA9">
            <w:pPr>
              <w:spacing w:before="10" w:after="10"/>
              <w:ind w:left="360" w:hanging="360"/>
              <w:jc w:val="center"/>
              <w:rPr>
                <w:sz w:val="21"/>
                <w:szCs w:val="21"/>
              </w:rPr>
            </w:pPr>
            <w:r w:rsidRPr="00B041EE">
              <w:rPr>
                <w:sz w:val="21"/>
                <w:szCs w:val="21"/>
              </w:rPr>
              <w:t>Presentación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4288659F" w14:textId="054A0403" w:rsidR="00516FC5" w:rsidRPr="00B041EE" w:rsidRDefault="00516FC5" w:rsidP="00293CA9">
            <w:pPr>
              <w:spacing w:before="10" w:after="10"/>
              <w:ind w:left="53" w:hanging="24"/>
              <w:jc w:val="center"/>
              <w:rPr>
                <w:sz w:val="21"/>
                <w:szCs w:val="21"/>
              </w:rPr>
            </w:pPr>
            <w:r w:rsidRPr="00B041EE">
              <w:rPr>
                <w:sz w:val="21"/>
                <w:szCs w:val="21"/>
              </w:rPr>
              <w:t>La hoja es desordenada.</w:t>
            </w:r>
          </w:p>
        </w:tc>
        <w:tc>
          <w:tcPr>
            <w:tcW w:w="2041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05AF6473" w14:textId="03889E9E" w:rsidR="00516FC5" w:rsidRPr="00B041EE" w:rsidRDefault="00516FC5" w:rsidP="00293CA9">
            <w:pPr>
              <w:spacing w:before="10" w:after="10"/>
              <w:ind w:left="104"/>
              <w:jc w:val="center"/>
              <w:rPr>
                <w:sz w:val="21"/>
                <w:szCs w:val="21"/>
              </w:rPr>
            </w:pPr>
            <w:r w:rsidRPr="00B041EE">
              <w:rPr>
                <w:sz w:val="21"/>
                <w:szCs w:val="21"/>
              </w:rPr>
              <w:t>La hoja es clara y rotulada.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4AD4188" w14:textId="2B39B75E" w:rsidR="00516FC5" w:rsidRPr="00B041EE" w:rsidRDefault="00516FC5" w:rsidP="00293CA9">
            <w:pPr>
              <w:spacing w:before="10" w:after="10"/>
              <w:jc w:val="center"/>
              <w:rPr>
                <w:sz w:val="21"/>
                <w:szCs w:val="21"/>
              </w:rPr>
            </w:pPr>
            <w:r w:rsidRPr="00B041EE">
              <w:rPr>
                <w:sz w:val="21"/>
                <w:szCs w:val="21"/>
              </w:rPr>
              <w:t>Permite cambiar los datos con facilidad.</w:t>
            </w:r>
          </w:p>
        </w:tc>
      </w:tr>
      <w:tr w:rsidR="00516FC5" w:rsidRPr="00F0457B" w14:paraId="319C697A" w14:textId="77777777" w:rsidTr="007F77BA">
        <w:tc>
          <w:tcPr>
            <w:tcW w:w="1656" w:type="dxa"/>
            <w:gridSpan w:val="2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A349F8" w14:textId="77777777" w:rsidR="00516FC5" w:rsidRPr="00F0457B" w:rsidRDefault="00516FC5" w:rsidP="000E18CD">
            <w:pPr>
              <w:spacing w:before="10" w:after="10"/>
              <w:ind w:left="360" w:hanging="360"/>
            </w:pPr>
          </w:p>
        </w:tc>
        <w:tc>
          <w:tcPr>
            <w:tcW w:w="6225" w:type="dxa"/>
            <w:gridSpan w:val="1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1AA3A0BE" w14:textId="248B35DE" w:rsidR="00516FC5" w:rsidRPr="00B26EB0" w:rsidRDefault="00516FC5" w:rsidP="000E18CD">
            <w:pPr>
              <w:spacing w:before="10" w:after="10"/>
              <w:ind w:left="104"/>
              <w:jc w:val="center"/>
              <w:rPr>
                <w:sz w:val="21"/>
                <w:szCs w:val="21"/>
              </w:rPr>
            </w:pPr>
            <w:r w:rsidRPr="00B26EB0">
              <w:rPr>
                <w:b/>
                <w:bCs/>
                <w:i/>
                <w:iCs/>
                <w:sz w:val="21"/>
                <w:szCs w:val="21"/>
              </w:rPr>
              <w:t>Producto 1</w:t>
            </w:r>
            <w:r>
              <w:rPr>
                <w:b/>
                <w:bCs/>
                <w:i/>
                <w:iCs/>
                <w:sz w:val="21"/>
                <w:szCs w:val="21"/>
              </w:rPr>
              <w:t>1</w:t>
            </w:r>
            <w:r w:rsidRPr="00B26EB0">
              <w:rPr>
                <w:b/>
                <w:bCs/>
                <w:i/>
                <w:iCs/>
                <w:sz w:val="21"/>
                <w:szCs w:val="21"/>
              </w:rPr>
              <w:t xml:space="preserve">: </w:t>
            </w:r>
            <w:r>
              <w:rPr>
                <w:bCs/>
                <w:iCs/>
                <w:sz w:val="21"/>
                <w:szCs w:val="21"/>
              </w:rPr>
              <w:t>Informe de aplicación del análisis combinatorio a un problema de conteo económico o financiero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25A69E0" w14:textId="744C2BA8" w:rsidR="00516FC5" w:rsidRPr="00CB5398" w:rsidRDefault="00516FC5" w:rsidP="007F77BA">
            <w:pPr>
              <w:spacing w:before="10" w:after="10"/>
              <w:jc w:val="center"/>
              <w:rPr>
                <w:sz w:val="21"/>
                <w:szCs w:val="21"/>
              </w:rPr>
            </w:pPr>
            <w:r w:rsidRPr="00F0457B">
              <w:t>5%</w:t>
            </w:r>
          </w:p>
        </w:tc>
      </w:tr>
      <w:tr w:rsidR="00516FC5" w:rsidRPr="00F0457B" w14:paraId="2593D746" w14:textId="77777777" w:rsidTr="00267F2F">
        <w:tc>
          <w:tcPr>
            <w:tcW w:w="1656" w:type="dxa"/>
            <w:gridSpan w:val="2"/>
            <w:vMerge w:val="restart"/>
            <w:tcBorders>
              <w:left w:val="single" w:sz="4" w:space="0" w:color="000000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F4BDC3" w14:textId="77777777" w:rsidR="00516FC5" w:rsidRPr="00F0457B" w:rsidRDefault="00516FC5" w:rsidP="00267F2F">
            <w:pPr>
              <w:spacing w:before="10" w:after="10"/>
              <w:ind w:left="360" w:hanging="360"/>
            </w:pPr>
          </w:p>
        </w:tc>
        <w:tc>
          <w:tcPr>
            <w:tcW w:w="2109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1020C1AD" w14:textId="616A8513" w:rsidR="00516FC5" w:rsidRPr="00CB5398" w:rsidRDefault="00516FC5" w:rsidP="00267F2F">
            <w:pPr>
              <w:spacing w:before="10" w:after="10"/>
              <w:ind w:left="360" w:hanging="360"/>
              <w:jc w:val="center"/>
              <w:rPr>
                <w:sz w:val="21"/>
                <w:szCs w:val="21"/>
              </w:rPr>
            </w:pPr>
            <w:r w:rsidRPr="00B26EB0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53B2C989" w14:textId="4E8007A3" w:rsidR="00516FC5" w:rsidRPr="00CB5398" w:rsidRDefault="00516FC5" w:rsidP="00267F2F">
            <w:pPr>
              <w:spacing w:before="10" w:after="10"/>
              <w:ind w:left="53" w:hanging="24"/>
              <w:jc w:val="center"/>
              <w:rPr>
                <w:sz w:val="21"/>
                <w:szCs w:val="21"/>
              </w:rPr>
            </w:pPr>
            <w:r w:rsidRPr="00B26EB0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41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0CEA75BF" w14:textId="20B1DAF9" w:rsidR="00516FC5" w:rsidRPr="00CB5398" w:rsidRDefault="00516FC5" w:rsidP="00267F2F">
            <w:pPr>
              <w:spacing w:before="10" w:after="10"/>
              <w:ind w:left="104"/>
              <w:jc w:val="center"/>
              <w:rPr>
                <w:sz w:val="21"/>
                <w:szCs w:val="21"/>
              </w:rPr>
            </w:pPr>
            <w:r w:rsidRPr="00B26EB0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9B3E639" w14:textId="622A455E" w:rsidR="00516FC5" w:rsidRPr="00CB5398" w:rsidRDefault="00516FC5" w:rsidP="00267F2F">
            <w:pPr>
              <w:spacing w:before="10" w:after="10"/>
              <w:jc w:val="center"/>
              <w:rPr>
                <w:sz w:val="21"/>
                <w:szCs w:val="21"/>
              </w:rPr>
            </w:pPr>
            <w:r w:rsidRPr="00B26EB0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516FC5" w:rsidRPr="00F0457B" w14:paraId="0716A642" w14:textId="77777777" w:rsidTr="00267F2F">
        <w:tc>
          <w:tcPr>
            <w:tcW w:w="1656" w:type="dxa"/>
            <w:gridSpan w:val="2"/>
            <w:vMerge/>
            <w:tcBorders>
              <w:left w:val="single" w:sz="4" w:space="0" w:color="000000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951F91" w14:textId="77777777" w:rsidR="00516FC5" w:rsidRPr="00F0457B" w:rsidRDefault="00516FC5" w:rsidP="00267F2F">
            <w:pPr>
              <w:spacing w:before="10" w:after="10"/>
              <w:ind w:left="360" w:hanging="360"/>
            </w:pPr>
          </w:p>
        </w:tc>
        <w:tc>
          <w:tcPr>
            <w:tcW w:w="2109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7CE8D0C5" w14:textId="4537758B" w:rsidR="00516FC5" w:rsidRPr="00CB5398" w:rsidRDefault="00516FC5" w:rsidP="00267F2F">
            <w:pPr>
              <w:spacing w:before="10" w:after="10"/>
              <w:ind w:left="360" w:hanging="36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Planteamiento del problema y fundamentación económica o financiera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0A9E0045" w14:textId="47BA835D" w:rsidR="00516FC5" w:rsidRPr="00CB5398" w:rsidRDefault="00516FC5" w:rsidP="00267F2F">
            <w:pPr>
              <w:spacing w:before="10" w:after="10"/>
              <w:ind w:left="53" w:hanging="24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 identifica correctamente el problema ni justifica su relevancia económica y financiera</w:t>
            </w:r>
          </w:p>
        </w:tc>
        <w:tc>
          <w:tcPr>
            <w:tcW w:w="2041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6A7CFD5A" w14:textId="03137BE4" w:rsidR="00516FC5" w:rsidRPr="00CB5398" w:rsidRDefault="00516FC5" w:rsidP="00267F2F">
            <w:pPr>
              <w:spacing w:before="10" w:after="10"/>
              <w:ind w:left="104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Define el problema de manera parcial y presenta una justificación básica de su importancia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8105EEE" w14:textId="1B9057D2" w:rsidR="00516FC5" w:rsidRPr="00CB5398" w:rsidRDefault="00516FC5" w:rsidP="00267F2F">
            <w:pPr>
              <w:spacing w:before="10" w:after="1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Plantea claramente el problema y </w:t>
            </w:r>
            <w:del w:id="9029" w:author="Comisión de revisión 4.5" w:date="2026-10-13T00:00:00Z">
              <w:r>
                <w:rPr>
                  <w:sz w:val="21"/>
                  <w:szCs w:val="21"/>
                </w:rPr>
                <w:delText xml:space="preserve">fundamenta adecuadamente sus relevancia</w:delText>
              </w:r>
            </w:del>
            <w:ins w:id="9030" w:author="Comisión de revisión 4.5" w:date="2026-10-13T00:00:00Z">
              <w:r>
                <w:rPr>
                  <w:sz w:val="21"/>
                  <w:szCs w:val="21"/>
                </w:rPr>
                <w:t xml:space="preserve">fundamenta adecuadamente su relevancia</w:t>
              </w:r>
            </w:ins>
            <w:r>
              <w:rPr>
                <w:sz w:val="21"/>
                <w:szCs w:val="21"/>
              </w:rPr>
              <w:t xml:space="preserve"> económica o financiera</w:t>
            </w:r>
          </w:p>
        </w:tc>
      </w:tr>
      <w:tr w:rsidR="00516FC5" w:rsidRPr="00F0457B" w14:paraId="5BC4AA38" w14:textId="77777777" w:rsidTr="00267F2F">
        <w:tc>
          <w:tcPr>
            <w:tcW w:w="1656" w:type="dxa"/>
            <w:gridSpan w:val="2"/>
            <w:vMerge/>
            <w:tcBorders>
              <w:left w:val="single" w:sz="4" w:space="0" w:color="000000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986515" w14:textId="77777777" w:rsidR="00516FC5" w:rsidRPr="00F0457B" w:rsidRDefault="00516FC5" w:rsidP="00267F2F">
            <w:pPr>
              <w:spacing w:before="10" w:after="10"/>
              <w:ind w:left="360" w:hanging="360"/>
            </w:pPr>
          </w:p>
        </w:tc>
        <w:tc>
          <w:tcPr>
            <w:tcW w:w="2109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086A792D" w14:textId="2E98AEE7" w:rsidR="00516FC5" w:rsidRPr="00CB5398" w:rsidRDefault="00516FC5" w:rsidP="00267F2F">
            <w:pPr>
              <w:spacing w:before="10" w:after="10"/>
              <w:ind w:left="360" w:hanging="36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Aplicación del análisis combinatorio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77B75CB4" w14:textId="24EA99DC" w:rsidR="00516FC5" w:rsidRPr="00CB5398" w:rsidRDefault="00516FC5" w:rsidP="00267F2F">
            <w:pPr>
              <w:spacing w:before="10" w:after="10"/>
              <w:ind w:left="53" w:hanging="24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 aplica correctamente las fórmulas o métodos de análisis combinatorio</w:t>
            </w:r>
          </w:p>
        </w:tc>
        <w:tc>
          <w:tcPr>
            <w:tcW w:w="2041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506C6FC8" w14:textId="6D96CE5D" w:rsidR="00516FC5" w:rsidRPr="00CB5398" w:rsidRDefault="00516FC5" w:rsidP="00267F2F">
            <w:pPr>
              <w:spacing w:before="10" w:after="10"/>
              <w:ind w:left="104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Aplica las fórmulas o métodos de forma parcial con </w:t>
            </w:r>
            <w:del w:id="9025" w:author="Comisión de revisión 4.5" w:date="2026-10-13T00:00:00Z">
              <w:r>
                <w:rPr>
                  <w:sz w:val="21"/>
                  <w:szCs w:val="21"/>
                </w:rPr>
                <w:delText xml:space="preserve">algunos errores de calculo</w:delText>
              </w:r>
            </w:del>
            <w:ins w:id="9026" w:author="Comisión de revisión 4.5" w:date="2026-10-13T00:00:00Z">
              <w:r>
                <w:rPr>
                  <w:sz w:val="21"/>
                  <w:szCs w:val="21"/>
                </w:rPr>
                <w:t xml:space="preserve">algunos errores de cálculo</w:t>
              </w:r>
            </w:ins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B093860" w14:textId="36687005" w:rsidR="00516FC5" w:rsidRPr="00CB5398" w:rsidRDefault="00516FC5" w:rsidP="00267F2F">
            <w:pPr>
              <w:spacing w:before="10" w:after="1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Aplica correctamente las técnicas de análisis combinatorio y obtiene resultados esperados</w:t>
            </w:r>
          </w:p>
        </w:tc>
      </w:tr>
      <w:tr w:rsidR="00516FC5" w:rsidRPr="00F0457B" w14:paraId="5D3B11CF" w14:textId="77777777" w:rsidTr="00267F2F">
        <w:tc>
          <w:tcPr>
            <w:tcW w:w="1656" w:type="dxa"/>
            <w:gridSpan w:val="2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FD3041" w14:textId="77777777" w:rsidR="00516FC5" w:rsidRPr="00F0457B" w:rsidRDefault="00516FC5" w:rsidP="00267F2F">
            <w:pPr>
              <w:spacing w:before="10" w:after="10"/>
              <w:ind w:left="360" w:hanging="360"/>
            </w:pPr>
          </w:p>
        </w:tc>
        <w:tc>
          <w:tcPr>
            <w:tcW w:w="2109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523136CE" w14:textId="4F5B5900" w:rsidR="00516FC5" w:rsidRPr="00CB5398" w:rsidRDefault="00516FC5" w:rsidP="00267F2F">
            <w:pPr>
              <w:spacing w:before="10" w:after="10"/>
              <w:ind w:left="360" w:hanging="36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Interpretación y conclusiones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45106D27" w14:textId="571D6077" w:rsidR="00516FC5" w:rsidRPr="00CB5398" w:rsidRDefault="00516FC5" w:rsidP="00267F2F">
            <w:pPr>
              <w:spacing w:before="10" w:after="10"/>
              <w:ind w:left="53" w:hanging="24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No interpreta los resultados ni </w:t>
            </w:r>
            <w:del w:id="9027" w:author="Comisión de revisión 4.5" w:date="2026-10-13T00:00:00Z">
              <w:r>
                <w:rPr>
                  <w:sz w:val="21"/>
                  <w:szCs w:val="21"/>
                </w:rPr>
                <w:delText xml:space="preserve">establece conclusiones validas</w:delText>
              </w:r>
            </w:del>
            <w:ins w:id="9028" w:author="Comisión de revisión 4.5" w:date="2026-10-13T00:00:00Z">
              <w:r>
                <w:rPr>
                  <w:sz w:val="21"/>
                  <w:szCs w:val="21"/>
                </w:rPr>
                <w:t xml:space="preserve">establece conclusiones válidas</w:t>
              </w:r>
            </w:ins>
          </w:p>
        </w:tc>
        <w:tc>
          <w:tcPr>
            <w:tcW w:w="2041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223855B9" w14:textId="0DCB5D7A" w:rsidR="00516FC5" w:rsidRPr="00CB5398" w:rsidRDefault="00516FC5" w:rsidP="00267F2F">
            <w:pPr>
              <w:spacing w:before="10" w:after="10"/>
              <w:ind w:left="104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Interpreta parcialmente los resultados y presenta conclusiones básicas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63D6AE7" w14:textId="2A1ACE61" w:rsidR="00516FC5" w:rsidRPr="00CB5398" w:rsidRDefault="00516FC5" w:rsidP="00267F2F">
            <w:pPr>
              <w:spacing w:before="10" w:after="1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Interpreta adecuadamente los resultados</w:t>
            </w:r>
          </w:p>
        </w:tc>
      </w:tr>
      <w:tr w:rsidR="00516FC5" w:rsidRPr="00F0457B" w14:paraId="5BB51628" w14:textId="77777777" w:rsidTr="007F77BA">
        <w:tc>
          <w:tcPr>
            <w:tcW w:w="1656" w:type="dxa"/>
            <w:gridSpan w:val="2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9867A9" w14:textId="77777777" w:rsidR="00516FC5" w:rsidRPr="00B26EB0" w:rsidRDefault="00516FC5" w:rsidP="00267F2F">
            <w:pPr>
              <w:spacing w:before="10" w:after="10"/>
              <w:ind w:left="360" w:hanging="360"/>
            </w:pPr>
          </w:p>
        </w:tc>
        <w:tc>
          <w:tcPr>
            <w:tcW w:w="6225" w:type="dxa"/>
            <w:gridSpan w:val="1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360D1FEB" w14:textId="312A024A" w:rsidR="00516FC5" w:rsidRPr="00B26EB0" w:rsidRDefault="00516FC5" w:rsidP="00267F2F">
            <w:pPr>
              <w:spacing w:before="10" w:after="10"/>
              <w:ind w:left="360" w:hanging="360"/>
              <w:jc w:val="center"/>
              <w:rPr>
                <w:sz w:val="21"/>
                <w:szCs w:val="21"/>
              </w:rPr>
            </w:pPr>
            <w:r w:rsidRPr="00B26EB0">
              <w:rPr>
                <w:b/>
                <w:bCs/>
                <w:i/>
                <w:iCs/>
                <w:sz w:val="21"/>
                <w:szCs w:val="21"/>
              </w:rPr>
              <w:t xml:space="preserve">Producto 12: </w:t>
            </w:r>
            <w:r w:rsidRPr="00B26EB0">
              <w:rPr>
                <w:sz w:val="21"/>
                <w:szCs w:val="21"/>
              </w:rPr>
              <w:t>Matriz de escenarios de riesgo</w:t>
            </w:r>
            <w:r>
              <w:rPr>
                <w:sz w:val="21"/>
                <w:szCs w:val="21"/>
              </w:rPr>
              <w:t xml:space="preserve"> de un caso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08E3C89" w14:textId="2933B382" w:rsidR="00516FC5" w:rsidRPr="00B26EB0" w:rsidRDefault="00516FC5" w:rsidP="00267F2F">
            <w:pPr>
              <w:spacing w:before="10" w:after="10"/>
              <w:jc w:val="center"/>
              <w:rPr>
                <w:sz w:val="21"/>
                <w:szCs w:val="21"/>
              </w:rPr>
            </w:pPr>
            <w:r w:rsidRPr="00F0457B">
              <w:t>5%</w:t>
            </w:r>
          </w:p>
        </w:tc>
      </w:tr>
      <w:tr w:rsidR="00516FC5" w:rsidRPr="00F0457B" w14:paraId="7C2AD57F" w14:textId="77777777" w:rsidTr="00DB7880">
        <w:tc>
          <w:tcPr>
            <w:tcW w:w="1656" w:type="dxa"/>
            <w:gridSpan w:val="2"/>
            <w:vMerge w:val="restart"/>
            <w:tcBorders>
              <w:left w:val="single" w:sz="4" w:space="0" w:color="000000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404C35" w14:textId="77777777" w:rsidR="00516FC5" w:rsidRPr="00B26EB0" w:rsidRDefault="00516FC5" w:rsidP="00267F2F">
            <w:pPr>
              <w:spacing w:before="10" w:after="10"/>
              <w:ind w:left="360" w:hanging="360"/>
            </w:pPr>
          </w:p>
        </w:tc>
        <w:tc>
          <w:tcPr>
            <w:tcW w:w="2109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4CB88224" w14:textId="6F8E0646" w:rsidR="00516FC5" w:rsidRPr="00B26EB0" w:rsidRDefault="00516FC5" w:rsidP="00267F2F">
            <w:pPr>
              <w:spacing w:before="10" w:after="10"/>
              <w:ind w:left="360" w:hanging="360"/>
              <w:jc w:val="center"/>
              <w:rPr>
                <w:sz w:val="21"/>
                <w:szCs w:val="21"/>
              </w:rPr>
            </w:pPr>
            <w:r w:rsidRPr="00B26EB0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5D6586B4" w14:textId="3693A856" w:rsidR="00516FC5" w:rsidRPr="00B26EB0" w:rsidRDefault="00516FC5" w:rsidP="00267F2F">
            <w:pPr>
              <w:spacing w:before="10" w:after="10"/>
              <w:ind w:left="53" w:hanging="24"/>
              <w:jc w:val="center"/>
              <w:rPr>
                <w:sz w:val="21"/>
                <w:szCs w:val="21"/>
              </w:rPr>
            </w:pPr>
            <w:r w:rsidRPr="00B26EB0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41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1AED8940" w14:textId="59ADBD4A" w:rsidR="00516FC5" w:rsidRPr="00B26EB0" w:rsidRDefault="00516FC5" w:rsidP="00267F2F">
            <w:pPr>
              <w:spacing w:before="10" w:after="10"/>
              <w:ind w:left="104"/>
              <w:jc w:val="center"/>
              <w:rPr>
                <w:sz w:val="21"/>
                <w:szCs w:val="21"/>
              </w:rPr>
            </w:pPr>
            <w:r w:rsidRPr="00B26EB0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5B71845" w14:textId="794395BF" w:rsidR="00516FC5" w:rsidRPr="00B26EB0" w:rsidRDefault="00516FC5" w:rsidP="00267F2F">
            <w:pPr>
              <w:spacing w:before="10" w:after="10"/>
              <w:jc w:val="center"/>
              <w:rPr>
                <w:sz w:val="21"/>
                <w:szCs w:val="21"/>
              </w:rPr>
            </w:pPr>
            <w:r w:rsidRPr="00B26EB0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516FC5" w:rsidRPr="00F0457B" w14:paraId="036AFC30" w14:textId="77777777" w:rsidTr="00DB7880">
        <w:tc>
          <w:tcPr>
            <w:tcW w:w="1656" w:type="dxa"/>
            <w:gridSpan w:val="2"/>
            <w:vMerge/>
            <w:tcBorders>
              <w:left w:val="single" w:sz="4" w:space="0" w:color="000000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6AB645" w14:textId="77777777" w:rsidR="00516FC5" w:rsidRPr="00B26EB0" w:rsidRDefault="00516FC5" w:rsidP="00267F2F">
            <w:pPr>
              <w:spacing w:before="10" w:after="10"/>
              <w:ind w:left="360" w:hanging="360"/>
            </w:pPr>
          </w:p>
        </w:tc>
        <w:tc>
          <w:tcPr>
            <w:tcW w:w="2109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3ADF3043" w14:textId="30D4C6BC" w:rsidR="00516FC5" w:rsidRPr="00B26EB0" w:rsidRDefault="00516FC5" w:rsidP="00267F2F">
            <w:pPr>
              <w:spacing w:before="10" w:after="10"/>
              <w:ind w:left="360" w:hanging="360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Variables del caso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1F4B40DA" w14:textId="6DD8E7FF" w:rsidR="00516FC5" w:rsidRPr="00B26EB0" w:rsidRDefault="00516FC5" w:rsidP="00267F2F">
            <w:pPr>
              <w:spacing w:before="10" w:after="10"/>
              <w:ind w:left="53" w:hanging="24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Omite variables relevantes.</w:t>
            </w:r>
          </w:p>
        </w:tc>
        <w:tc>
          <w:tcPr>
            <w:tcW w:w="2041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25039BC0" w14:textId="35490957" w:rsidR="00516FC5" w:rsidRPr="00B26EB0" w:rsidRDefault="00516FC5" w:rsidP="00267F2F">
            <w:pPr>
              <w:spacing w:before="10" w:after="10"/>
              <w:ind w:left="104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Identifica las variables y sus niveles.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67AE334" w14:textId="4DF81111" w:rsidR="00516FC5" w:rsidRPr="00B26EB0" w:rsidRDefault="00516FC5" w:rsidP="00267F2F">
            <w:pPr>
              <w:spacing w:before="10" w:after="10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Justifica la elección de las variables.</w:t>
            </w:r>
          </w:p>
        </w:tc>
      </w:tr>
      <w:tr w:rsidR="00516FC5" w:rsidRPr="00F0457B" w14:paraId="1FF62616" w14:textId="77777777" w:rsidTr="00DB7880">
        <w:tc>
          <w:tcPr>
            <w:tcW w:w="1656" w:type="dxa"/>
            <w:gridSpan w:val="2"/>
            <w:vMerge/>
            <w:tcBorders>
              <w:left w:val="single" w:sz="4" w:space="0" w:color="000000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D7AC8F" w14:textId="77777777" w:rsidR="00516FC5" w:rsidRPr="00B26EB0" w:rsidRDefault="00516FC5" w:rsidP="00267F2F">
            <w:pPr>
              <w:spacing w:before="10" w:after="10"/>
              <w:ind w:left="360" w:hanging="360"/>
            </w:pPr>
          </w:p>
        </w:tc>
        <w:tc>
          <w:tcPr>
            <w:tcW w:w="2109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0F03A811" w14:textId="40B39770" w:rsidR="00516FC5" w:rsidRPr="00B26EB0" w:rsidRDefault="00516FC5" w:rsidP="00267F2F">
            <w:pPr>
              <w:spacing w:before="10" w:after="10"/>
              <w:ind w:left="360" w:hanging="360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Número de escenarios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1A535DE8" w14:textId="44C56A7F" w:rsidR="00516FC5" w:rsidRPr="00B26EB0" w:rsidRDefault="00516FC5" w:rsidP="00267F2F">
            <w:pPr>
              <w:spacing w:before="10" w:after="10"/>
              <w:ind w:left="53" w:hanging="24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Cuenta mal los escenarios.</w:t>
            </w:r>
          </w:p>
        </w:tc>
        <w:tc>
          <w:tcPr>
            <w:tcW w:w="2041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0B465CEF" w14:textId="64935690" w:rsidR="00516FC5" w:rsidRPr="00B26EB0" w:rsidRDefault="00516FC5" w:rsidP="00267F2F">
            <w:pPr>
              <w:spacing w:before="10" w:after="10"/>
              <w:ind w:left="104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Determina todos los escenarios posibles.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567F386" w14:textId="036CB6A5" w:rsidR="00516FC5" w:rsidRPr="00B26EB0" w:rsidRDefault="00516FC5" w:rsidP="00267F2F">
            <w:pPr>
              <w:spacing w:before="10" w:after="10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Prioriza los escenarios de mayor riesgo.</w:t>
            </w:r>
          </w:p>
        </w:tc>
      </w:tr>
      <w:tr w:rsidR="00516FC5" w:rsidRPr="00F0457B" w14:paraId="5969D5F3" w14:textId="77777777" w:rsidTr="00DB7880">
        <w:tc>
          <w:tcPr>
            <w:tcW w:w="1656" w:type="dxa"/>
            <w:gridSpan w:val="2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4D91A9" w14:textId="77777777" w:rsidR="00516FC5" w:rsidRPr="00B26EB0" w:rsidRDefault="00516FC5" w:rsidP="00267F2F">
            <w:pPr>
              <w:spacing w:before="10" w:after="10"/>
              <w:ind w:left="360" w:hanging="360"/>
            </w:pPr>
          </w:p>
        </w:tc>
        <w:tc>
          <w:tcPr>
            <w:tcW w:w="2109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24D9E2C7" w14:textId="7CA793BB" w:rsidR="00516FC5" w:rsidRPr="00B26EB0" w:rsidRDefault="00516FC5" w:rsidP="00267F2F">
            <w:pPr>
              <w:spacing w:before="10" w:after="10"/>
              <w:ind w:left="360" w:hanging="360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Sustentación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55DDB2CD" w14:textId="43DB6B30" w:rsidR="00516FC5" w:rsidRPr="00B26EB0" w:rsidRDefault="00516FC5" w:rsidP="00267F2F">
            <w:pPr>
              <w:spacing w:before="10" w:after="10"/>
              <w:ind w:left="53" w:hanging="24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La sustentación es confusa.</w:t>
            </w:r>
          </w:p>
        </w:tc>
        <w:tc>
          <w:tcPr>
            <w:tcW w:w="2041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35213964" w14:textId="53ABECD3" w:rsidR="00516FC5" w:rsidRPr="00B26EB0" w:rsidRDefault="00516FC5" w:rsidP="00267F2F">
            <w:pPr>
              <w:spacing w:before="10" w:after="10"/>
              <w:ind w:left="104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Sustenta la matriz con claridad.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6A37FC7" w14:textId="05A93312" w:rsidR="00516FC5" w:rsidRPr="00B26EB0" w:rsidRDefault="00516FC5" w:rsidP="00267F2F">
            <w:pPr>
              <w:spacing w:before="10" w:after="10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Responde con solvencia las preguntas del curso.</w:t>
            </w:r>
          </w:p>
        </w:tc>
      </w:tr>
      <w:tr w:rsidR="00516FC5" w:rsidRPr="00F0457B" w14:paraId="3D99D123" w14:textId="77777777" w:rsidTr="007F77BA">
        <w:tc>
          <w:tcPr>
            <w:tcW w:w="1656" w:type="dxa"/>
            <w:gridSpan w:val="2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7E309F" w14:textId="77777777" w:rsidR="00516FC5" w:rsidRPr="00B26EB0" w:rsidRDefault="00516FC5" w:rsidP="00267F2F">
            <w:pPr>
              <w:spacing w:before="10" w:after="10"/>
              <w:ind w:left="360" w:hanging="360"/>
            </w:pPr>
          </w:p>
        </w:tc>
        <w:tc>
          <w:tcPr>
            <w:tcW w:w="6225" w:type="dxa"/>
            <w:gridSpan w:val="1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3ADC578A" w14:textId="5F1875E5" w:rsidR="00516FC5" w:rsidRPr="00B26EB0" w:rsidRDefault="00516FC5" w:rsidP="00267F2F">
            <w:pPr>
              <w:spacing w:before="10" w:after="10"/>
              <w:ind w:left="360" w:hanging="360"/>
              <w:jc w:val="center"/>
              <w:rPr>
                <w:sz w:val="21"/>
                <w:szCs w:val="21"/>
              </w:rPr>
            </w:pPr>
            <w:r w:rsidRPr="00B26EB0">
              <w:rPr>
                <w:b/>
                <w:bCs/>
                <w:i/>
                <w:iCs/>
                <w:sz w:val="21"/>
                <w:szCs w:val="21"/>
              </w:rPr>
              <w:t xml:space="preserve">Producto 13: </w:t>
            </w:r>
            <w:r w:rsidRPr="00B26EB0">
              <w:rPr>
                <w:sz w:val="21"/>
                <w:szCs w:val="21"/>
              </w:rPr>
              <w:t xml:space="preserve">Práctico </w:t>
            </w:r>
            <w:r>
              <w:rPr>
                <w:sz w:val="21"/>
                <w:szCs w:val="21"/>
              </w:rPr>
              <w:t>de operaciones con conjuntos en</w:t>
            </w:r>
            <w:r w:rsidRPr="00B26EB0">
              <w:rPr>
                <w:sz w:val="21"/>
                <w:szCs w:val="21"/>
              </w:rPr>
              <w:t xml:space="preserve"> diagramas de </w:t>
            </w:r>
            <w:proofErr w:type="spellStart"/>
            <w:r w:rsidRPr="00B26EB0">
              <w:rPr>
                <w:sz w:val="21"/>
                <w:szCs w:val="21"/>
              </w:rPr>
              <w:t>Venn</w:t>
            </w:r>
            <w:proofErr w:type="spellEnd"/>
            <w:r w:rsidRPr="00B26EB0">
              <w:rPr>
                <w:sz w:val="21"/>
                <w:szCs w:val="21"/>
              </w:rPr>
              <w:t xml:space="preserve"> Euler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2172958" w14:textId="3F7A5639" w:rsidR="00516FC5" w:rsidRPr="00B26EB0" w:rsidRDefault="00516FC5" w:rsidP="00267F2F">
            <w:pPr>
              <w:spacing w:before="10" w:after="10"/>
              <w:jc w:val="center"/>
              <w:rPr>
                <w:sz w:val="21"/>
                <w:szCs w:val="21"/>
              </w:rPr>
            </w:pPr>
            <w:r w:rsidRPr="00F0457B">
              <w:t>5%</w:t>
            </w:r>
          </w:p>
        </w:tc>
      </w:tr>
      <w:tr w:rsidR="00516FC5" w:rsidRPr="00F0457B" w14:paraId="13BDBA60" w14:textId="77777777" w:rsidTr="007F77BA">
        <w:tc>
          <w:tcPr>
            <w:tcW w:w="1656" w:type="dxa"/>
            <w:gridSpan w:val="2"/>
            <w:vMerge w:val="restart"/>
            <w:tcBorders>
              <w:left w:val="single" w:sz="4" w:space="0" w:color="000000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554D4B" w14:textId="77777777" w:rsidR="00516FC5" w:rsidRPr="00B26EB0" w:rsidRDefault="00516FC5" w:rsidP="00267F2F">
            <w:pPr>
              <w:spacing w:before="10" w:after="10"/>
              <w:ind w:left="360" w:hanging="360"/>
            </w:pPr>
          </w:p>
        </w:tc>
        <w:tc>
          <w:tcPr>
            <w:tcW w:w="2109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5A8327D6" w14:textId="10ADBE36" w:rsidR="00516FC5" w:rsidRPr="00B26EB0" w:rsidRDefault="00516FC5" w:rsidP="00267F2F">
            <w:pPr>
              <w:spacing w:before="10" w:after="10"/>
              <w:ind w:left="360" w:hanging="360"/>
              <w:jc w:val="center"/>
              <w:rPr>
                <w:sz w:val="21"/>
                <w:szCs w:val="21"/>
              </w:rPr>
            </w:pPr>
            <w:r w:rsidRPr="00B26EB0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749C24AA" w14:textId="7466DF8D" w:rsidR="00516FC5" w:rsidRPr="00B26EB0" w:rsidRDefault="00516FC5" w:rsidP="00267F2F">
            <w:pPr>
              <w:spacing w:before="10" w:after="10"/>
              <w:ind w:left="53" w:hanging="24"/>
              <w:jc w:val="center"/>
              <w:rPr>
                <w:sz w:val="21"/>
                <w:szCs w:val="21"/>
              </w:rPr>
            </w:pPr>
            <w:r w:rsidRPr="00B26EB0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41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25378B7D" w14:textId="299B1E6F" w:rsidR="00516FC5" w:rsidRPr="00B26EB0" w:rsidRDefault="00516FC5" w:rsidP="00267F2F">
            <w:pPr>
              <w:spacing w:before="10" w:after="10"/>
              <w:ind w:left="104"/>
              <w:jc w:val="center"/>
              <w:rPr>
                <w:sz w:val="21"/>
                <w:szCs w:val="21"/>
              </w:rPr>
            </w:pPr>
            <w:r w:rsidRPr="00B26EB0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EEF0C74" w14:textId="3EEB45B1" w:rsidR="00516FC5" w:rsidRPr="00B26EB0" w:rsidRDefault="00516FC5" w:rsidP="00267F2F">
            <w:pPr>
              <w:spacing w:before="10" w:after="10"/>
              <w:jc w:val="center"/>
              <w:rPr>
                <w:sz w:val="21"/>
                <w:szCs w:val="21"/>
              </w:rPr>
            </w:pPr>
            <w:r w:rsidRPr="00B26EB0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516FC5" w:rsidRPr="00F0457B" w14:paraId="0AD98B2A" w14:textId="77777777" w:rsidTr="007F77BA">
        <w:tc>
          <w:tcPr>
            <w:tcW w:w="1656" w:type="dxa"/>
            <w:gridSpan w:val="2"/>
            <w:vMerge/>
            <w:tcBorders>
              <w:left w:val="single" w:sz="4" w:space="0" w:color="000000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6E56BA" w14:textId="77777777" w:rsidR="00516FC5" w:rsidRPr="00B26EB0" w:rsidRDefault="00516FC5" w:rsidP="00267F2F">
            <w:pPr>
              <w:spacing w:before="10" w:after="10"/>
              <w:ind w:left="360" w:hanging="360"/>
            </w:pPr>
          </w:p>
        </w:tc>
        <w:tc>
          <w:tcPr>
            <w:tcW w:w="2109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40020592" w14:textId="62DD6812" w:rsidR="00516FC5" w:rsidRPr="00B26EB0" w:rsidRDefault="00516FC5" w:rsidP="00267F2F">
            <w:pPr>
              <w:spacing w:before="10" w:after="10"/>
              <w:ind w:left="360" w:hanging="360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Operaciones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289C9060" w14:textId="62EE7366" w:rsidR="00516FC5" w:rsidRPr="00B26EB0" w:rsidRDefault="00516FC5" w:rsidP="00267F2F">
            <w:pPr>
              <w:spacing w:before="10" w:after="10"/>
              <w:ind w:left="53" w:hanging="24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Confunde unión, intersección y diferencia.</w:t>
            </w:r>
          </w:p>
        </w:tc>
        <w:tc>
          <w:tcPr>
            <w:tcW w:w="2041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195B80A7" w14:textId="70CDE95E" w:rsidR="00516FC5" w:rsidRPr="00B26EB0" w:rsidRDefault="00516FC5" w:rsidP="00267F2F">
            <w:pPr>
              <w:spacing w:before="10" w:after="10"/>
              <w:ind w:left="104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Realiza correctamente las operaciones.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6634EF9" w14:textId="267EA8C5" w:rsidR="00516FC5" w:rsidRPr="00B26EB0" w:rsidRDefault="00516FC5" w:rsidP="00267F2F">
            <w:pPr>
              <w:spacing w:before="10" w:after="10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Expresa cada resultado por comprensión y por extensión.</w:t>
            </w:r>
          </w:p>
        </w:tc>
      </w:tr>
      <w:tr w:rsidR="00516FC5" w:rsidRPr="00F0457B" w14:paraId="33C29157" w14:textId="77777777" w:rsidTr="007F77BA">
        <w:tc>
          <w:tcPr>
            <w:tcW w:w="1656" w:type="dxa"/>
            <w:gridSpan w:val="2"/>
            <w:vMerge/>
            <w:tcBorders>
              <w:left w:val="single" w:sz="4" w:space="0" w:color="000000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8B2610" w14:textId="77777777" w:rsidR="00516FC5" w:rsidRPr="00B26EB0" w:rsidRDefault="00516FC5" w:rsidP="00267F2F">
            <w:pPr>
              <w:spacing w:before="10" w:after="10"/>
              <w:ind w:left="360" w:hanging="360"/>
            </w:pPr>
          </w:p>
        </w:tc>
        <w:tc>
          <w:tcPr>
            <w:tcW w:w="2109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3240197E" w14:textId="641D5D83" w:rsidR="00516FC5" w:rsidRPr="00B26EB0" w:rsidRDefault="00516FC5" w:rsidP="00267F2F">
            <w:pPr>
              <w:spacing w:before="10" w:after="10"/>
              <w:ind w:left="360" w:hanging="360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Diagrama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601EBCE8" w14:textId="55996386" w:rsidR="00516FC5" w:rsidRPr="00B26EB0" w:rsidRDefault="00516FC5" w:rsidP="00267F2F">
            <w:pPr>
              <w:spacing w:before="10" w:after="10"/>
              <w:ind w:left="53" w:hanging="24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El sombreado no corresponde a la operación.</w:t>
            </w:r>
          </w:p>
        </w:tc>
        <w:tc>
          <w:tcPr>
            <w:tcW w:w="2041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1641EAB9" w14:textId="788BEBF6" w:rsidR="00516FC5" w:rsidRPr="00B26EB0" w:rsidRDefault="00516FC5" w:rsidP="00267F2F">
            <w:pPr>
              <w:spacing w:before="10" w:after="10"/>
              <w:ind w:left="104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Representa correctamente cada operación.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9D677E5" w14:textId="2AE825DE" w:rsidR="00516FC5" w:rsidRPr="00B26EB0" w:rsidRDefault="00516FC5" w:rsidP="00267F2F">
            <w:pPr>
              <w:spacing w:before="10" w:after="10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 xml:space="preserve">Comprueba las leyes de </w:t>
            </w:r>
            <w:proofErr w:type="spellStart"/>
            <w:r w:rsidRPr="00B26EB0">
              <w:rPr>
                <w:sz w:val="21"/>
                <w:szCs w:val="21"/>
              </w:rPr>
              <w:t>De</w:t>
            </w:r>
            <w:proofErr w:type="spellEnd"/>
            <w:r w:rsidRPr="00B26EB0">
              <w:rPr>
                <w:sz w:val="21"/>
                <w:szCs w:val="21"/>
              </w:rPr>
              <w:t xml:space="preserve"> Morgan con el diagrama.</w:t>
            </w:r>
          </w:p>
        </w:tc>
      </w:tr>
      <w:tr w:rsidR="00516FC5" w:rsidRPr="00F0457B" w14:paraId="36CB1CE5" w14:textId="77777777" w:rsidTr="007F77BA">
        <w:tc>
          <w:tcPr>
            <w:tcW w:w="1656" w:type="dxa"/>
            <w:gridSpan w:val="2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1D9B36" w14:textId="77777777" w:rsidR="00516FC5" w:rsidRPr="00B26EB0" w:rsidRDefault="00516FC5" w:rsidP="00267F2F">
            <w:pPr>
              <w:spacing w:before="10" w:after="10"/>
              <w:ind w:left="360" w:hanging="360"/>
            </w:pPr>
          </w:p>
        </w:tc>
        <w:tc>
          <w:tcPr>
            <w:tcW w:w="2109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56D831C5" w14:textId="270185E6" w:rsidR="00516FC5" w:rsidRPr="00B26EB0" w:rsidRDefault="00516FC5" w:rsidP="00267F2F">
            <w:pPr>
              <w:spacing w:before="10" w:after="10"/>
              <w:ind w:left="360" w:hanging="360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Presentación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3EFA3386" w14:textId="007A90A4" w:rsidR="00516FC5" w:rsidRPr="00B26EB0" w:rsidRDefault="00516FC5" w:rsidP="00267F2F">
            <w:pPr>
              <w:spacing w:before="10" w:after="10"/>
              <w:ind w:left="53" w:hanging="24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El práctico es desordenado.</w:t>
            </w:r>
          </w:p>
        </w:tc>
        <w:tc>
          <w:tcPr>
            <w:tcW w:w="2041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1F97772B" w14:textId="790B8D03" w:rsidR="00516FC5" w:rsidRPr="00B26EB0" w:rsidRDefault="00516FC5" w:rsidP="00267F2F">
            <w:pPr>
              <w:spacing w:before="10" w:after="10"/>
              <w:ind w:left="104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El práctico es claro y completo.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0C37E25" w14:textId="4B2D9717" w:rsidR="00516FC5" w:rsidRPr="00B26EB0" w:rsidRDefault="00516FC5" w:rsidP="00267F2F">
            <w:pPr>
              <w:spacing w:before="10" w:after="10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Los diagramas están rotulados con precisión.</w:t>
            </w:r>
          </w:p>
        </w:tc>
      </w:tr>
      <w:tr w:rsidR="00516FC5" w:rsidRPr="00F0457B" w14:paraId="6D4FDF8B" w14:textId="77777777" w:rsidTr="007F77BA">
        <w:tc>
          <w:tcPr>
            <w:tcW w:w="1656" w:type="dxa"/>
            <w:gridSpan w:val="2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ACA4C6" w14:textId="77777777" w:rsidR="00516FC5" w:rsidRPr="00B26EB0" w:rsidRDefault="00516FC5" w:rsidP="00267F2F">
            <w:pPr>
              <w:spacing w:before="10" w:after="10"/>
              <w:ind w:left="360" w:hanging="360"/>
            </w:pPr>
          </w:p>
        </w:tc>
        <w:tc>
          <w:tcPr>
            <w:tcW w:w="6225" w:type="dxa"/>
            <w:gridSpan w:val="1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0CDC7C0A" w14:textId="5BDAADD3" w:rsidR="00516FC5" w:rsidRPr="00B26EB0" w:rsidRDefault="00516FC5" w:rsidP="00267F2F">
            <w:pPr>
              <w:spacing w:before="10" w:after="10"/>
              <w:ind w:left="360" w:hanging="360"/>
              <w:jc w:val="center"/>
              <w:rPr>
                <w:sz w:val="21"/>
                <w:szCs w:val="21"/>
              </w:rPr>
            </w:pPr>
            <w:r w:rsidRPr="00B26EB0">
              <w:rPr>
                <w:b/>
                <w:bCs/>
                <w:i/>
                <w:iCs/>
                <w:sz w:val="21"/>
                <w:szCs w:val="21"/>
              </w:rPr>
              <w:t xml:space="preserve">Producto 14: </w:t>
            </w:r>
            <w:r w:rsidRPr="00B26EB0">
              <w:rPr>
                <w:sz w:val="21"/>
                <w:szCs w:val="21"/>
              </w:rPr>
              <w:t>Cuadro de particiones</w:t>
            </w:r>
            <w:r>
              <w:rPr>
                <w:sz w:val="21"/>
                <w:szCs w:val="21"/>
              </w:rPr>
              <w:t xml:space="preserve"> de un universo de actividades económicas 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18F30CD" w14:textId="534A93EF" w:rsidR="00516FC5" w:rsidRPr="00B26EB0" w:rsidRDefault="00516FC5" w:rsidP="00267F2F">
            <w:pPr>
              <w:spacing w:before="10" w:after="10"/>
              <w:jc w:val="center"/>
              <w:rPr>
                <w:sz w:val="21"/>
                <w:szCs w:val="21"/>
              </w:rPr>
            </w:pPr>
            <w:r w:rsidRPr="00F0457B">
              <w:t>5%</w:t>
            </w:r>
          </w:p>
        </w:tc>
      </w:tr>
      <w:tr w:rsidR="00516FC5" w:rsidRPr="00F0457B" w14:paraId="5B816210" w14:textId="77777777" w:rsidTr="007F77BA">
        <w:tc>
          <w:tcPr>
            <w:tcW w:w="1656" w:type="dxa"/>
            <w:gridSpan w:val="2"/>
            <w:vMerge w:val="restart"/>
            <w:tcBorders>
              <w:left w:val="single" w:sz="4" w:space="0" w:color="000000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398937" w14:textId="77777777" w:rsidR="00516FC5" w:rsidRPr="00B26EB0" w:rsidRDefault="00516FC5" w:rsidP="00267F2F">
            <w:pPr>
              <w:spacing w:before="10" w:after="10"/>
              <w:ind w:left="360" w:hanging="360"/>
            </w:pPr>
          </w:p>
        </w:tc>
        <w:tc>
          <w:tcPr>
            <w:tcW w:w="2109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7B51E150" w14:textId="337C3AD8" w:rsidR="00516FC5" w:rsidRPr="00B26EB0" w:rsidRDefault="00516FC5" w:rsidP="00267F2F">
            <w:pPr>
              <w:spacing w:before="10" w:after="10"/>
              <w:ind w:left="360" w:hanging="360"/>
              <w:jc w:val="center"/>
              <w:rPr>
                <w:sz w:val="21"/>
                <w:szCs w:val="21"/>
              </w:rPr>
            </w:pPr>
            <w:r w:rsidRPr="00B26EB0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0F3DAE34" w14:textId="3FEA4EBB" w:rsidR="00516FC5" w:rsidRPr="00B26EB0" w:rsidRDefault="00516FC5" w:rsidP="00267F2F">
            <w:pPr>
              <w:spacing w:before="10" w:after="10"/>
              <w:ind w:left="53" w:hanging="24"/>
              <w:jc w:val="center"/>
              <w:rPr>
                <w:sz w:val="21"/>
                <w:szCs w:val="21"/>
              </w:rPr>
            </w:pPr>
            <w:r w:rsidRPr="00B26EB0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41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4C50C959" w14:textId="1ADB22BE" w:rsidR="00516FC5" w:rsidRPr="00B26EB0" w:rsidRDefault="00516FC5" w:rsidP="00267F2F">
            <w:pPr>
              <w:spacing w:before="10" w:after="10"/>
              <w:ind w:left="104"/>
              <w:jc w:val="center"/>
              <w:rPr>
                <w:sz w:val="21"/>
                <w:szCs w:val="21"/>
              </w:rPr>
            </w:pPr>
            <w:r w:rsidRPr="00B26EB0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249279C" w14:textId="63D09F73" w:rsidR="00516FC5" w:rsidRPr="00B26EB0" w:rsidRDefault="00516FC5" w:rsidP="00267F2F">
            <w:pPr>
              <w:spacing w:before="10" w:after="10"/>
              <w:jc w:val="center"/>
              <w:rPr>
                <w:sz w:val="21"/>
                <w:szCs w:val="21"/>
              </w:rPr>
            </w:pPr>
            <w:r w:rsidRPr="00B26EB0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516FC5" w:rsidRPr="00F0457B" w14:paraId="066658CC" w14:textId="77777777" w:rsidTr="007F77BA">
        <w:tc>
          <w:tcPr>
            <w:tcW w:w="1656" w:type="dxa"/>
            <w:gridSpan w:val="2"/>
            <w:vMerge/>
            <w:tcBorders>
              <w:left w:val="single" w:sz="4" w:space="0" w:color="000000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47BAE1" w14:textId="77777777" w:rsidR="00516FC5" w:rsidRPr="00B26EB0" w:rsidRDefault="00516FC5" w:rsidP="00267F2F">
            <w:pPr>
              <w:spacing w:before="10" w:after="10"/>
              <w:ind w:left="360" w:hanging="360"/>
            </w:pPr>
          </w:p>
        </w:tc>
        <w:tc>
          <w:tcPr>
            <w:tcW w:w="2109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77D92573" w14:textId="5581E31B" w:rsidR="00516FC5" w:rsidRPr="00B26EB0" w:rsidRDefault="00516FC5" w:rsidP="00267F2F">
            <w:pPr>
              <w:spacing w:before="10" w:after="10"/>
              <w:ind w:left="360" w:hanging="360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Partición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607E9334" w14:textId="72F264F6" w:rsidR="00516FC5" w:rsidRPr="00B26EB0" w:rsidRDefault="00516FC5" w:rsidP="00267F2F">
            <w:pPr>
              <w:spacing w:before="10" w:after="10"/>
              <w:ind w:left="53" w:hanging="24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Las clases se superponen o dejan elementos fuera.</w:t>
            </w:r>
          </w:p>
        </w:tc>
        <w:tc>
          <w:tcPr>
            <w:tcW w:w="2041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72E2176A" w14:textId="58182F9F" w:rsidR="00516FC5" w:rsidRPr="00B26EB0" w:rsidRDefault="00516FC5" w:rsidP="00267F2F">
            <w:pPr>
              <w:spacing w:before="10" w:after="10"/>
              <w:ind w:left="104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Forma una partición válida del universo.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6A9426E" w14:textId="32E7C326" w:rsidR="00516FC5" w:rsidRPr="00B26EB0" w:rsidRDefault="00516FC5" w:rsidP="00267F2F">
            <w:pPr>
              <w:spacing w:before="10" w:after="10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Explica las condiciones de una partición.</w:t>
            </w:r>
          </w:p>
        </w:tc>
      </w:tr>
      <w:tr w:rsidR="00516FC5" w:rsidRPr="00F0457B" w14:paraId="5199E10D" w14:textId="77777777" w:rsidTr="007F77BA">
        <w:tc>
          <w:tcPr>
            <w:tcW w:w="1656" w:type="dxa"/>
            <w:gridSpan w:val="2"/>
            <w:vMerge/>
            <w:tcBorders>
              <w:left w:val="single" w:sz="4" w:space="0" w:color="000000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E275CC" w14:textId="77777777" w:rsidR="00516FC5" w:rsidRPr="00B26EB0" w:rsidRDefault="00516FC5" w:rsidP="00267F2F">
            <w:pPr>
              <w:spacing w:before="10" w:after="10"/>
              <w:ind w:left="360" w:hanging="360"/>
            </w:pPr>
          </w:p>
        </w:tc>
        <w:tc>
          <w:tcPr>
            <w:tcW w:w="2109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5DCE0AFE" w14:textId="00366139" w:rsidR="00516FC5" w:rsidRPr="00B26EB0" w:rsidRDefault="00516FC5" w:rsidP="00267F2F">
            <w:pPr>
              <w:spacing w:before="10" w:after="10"/>
              <w:ind w:left="360" w:hanging="360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Conjunto potencia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4488A417" w14:textId="413C8812" w:rsidR="00516FC5" w:rsidRPr="00B26EB0" w:rsidRDefault="00516FC5" w:rsidP="00267F2F">
            <w:pPr>
              <w:spacing w:before="10" w:after="10"/>
              <w:ind w:left="53" w:hanging="24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Omite subconjuntos.</w:t>
            </w:r>
          </w:p>
        </w:tc>
        <w:tc>
          <w:tcPr>
            <w:tcW w:w="2041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490BDCD3" w14:textId="4A3CF581" w:rsidR="00516FC5" w:rsidRPr="00B26EB0" w:rsidRDefault="00516FC5" w:rsidP="00267F2F">
            <w:pPr>
              <w:spacing w:before="10" w:after="10"/>
              <w:ind w:left="104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Determina el conjunto potencia completo.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72355A7" w14:textId="1FA32B5C" w:rsidR="00516FC5" w:rsidRPr="00B26EB0" w:rsidRDefault="00516FC5" w:rsidP="00267F2F">
            <w:pPr>
              <w:spacing w:before="10" w:after="10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Relaciona su cardinal con el número de elementos.</w:t>
            </w:r>
          </w:p>
        </w:tc>
      </w:tr>
      <w:tr w:rsidR="00516FC5" w:rsidRPr="00F0457B" w14:paraId="397072BF" w14:textId="77777777" w:rsidTr="007F77BA">
        <w:tc>
          <w:tcPr>
            <w:tcW w:w="1656" w:type="dxa"/>
            <w:gridSpan w:val="2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BA8EF8" w14:textId="77777777" w:rsidR="00516FC5" w:rsidRPr="00B26EB0" w:rsidRDefault="00516FC5" w:rsidP="00267F2F">
            <w:pPr>
              <w:spacing w:before="10" w:after="10"/>
              <w:ind w:left="360" w:hanging="360"/>
            </w:pPr>
          </w:p>
        </w:tc>
        <w:tc>
          <w:tcPr>
            <w:tcW w:w="2109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020B8BDA" w14:textId="51C32590" w:rsidR="00516FC5" w:rsidRPr="00B26EB0" w:rsidRDefault="00516FC5" w:rsidP="00267F2F">
            <w:pPr>
              <w:spacing w:before="10" w:after="10"/>
              <w:ind w:left="360" w:hanging="360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Trabajo en equipo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1000CFD0" w14:textId="4684E78B" w:rsidR="00516FC5" w:rsidRPr="00B26EB0" w:rsidRDefault="00516FC5" w:rsidP="00267F2F">
            <w:pPr>
              <w:spacing w:before="10" w:after="10"/>
              <w:ind w:left="53" w:hanging="24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El cuadro está incompleto.</w:t>
            </w:r>
          </w:p>
        </w:tc>
        <w:tc>
          <w:tcPr>
            <w:tcW w:w="2041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0A311916" w14:textId="73B39E5A" w:rsidR="00516FC5" w:rsidRPr="00B26EB0" w:rsidRDefault="00516FC5" w:rsidP="00267F2F">
            <w:pPr>
              <w:spacing w:before="10" w:after="10"/>
              <w:ind w:left="104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El equipo presenta el cuadro completo.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89C2627" w14:textId="4CCEE140" w:rsidR="00516FC5" w:rsidRPr="00B26EB0" w:rsidRDefault="00516FC5" w:rsidP="00267F2F">
            <w:pPr>
              <w:spacing w:before="10" w:after="10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El equipo revisa la coherencia de las clases.</w:t>
            </w:r>
          </w:p>
        </w:tc>
      </w:tr>
      <w:tr w:rsidR="00516FC5" w:rsidRPr="00F0457B" w14:paraId="366FE07C" w14:textId="77777777" w:rsidTr="007F77BA">
        <w:tc>
          <w:tcPr>
            <w:tcW w:w="1656" w:type="dxa"/>
            <w:gridSpan w:val="2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824D1A" w14:textId="77777777" w:rsidR="00516FC5" w:rsidRPr="00B26EB0" w:rsidRDefault="00516FC5" w:rsidP="00267F2F">
            <w:pPr>
              <w:spacing w:before="10" w:after="10"/>
              <w:ind w:left="360" w:hanging="360"/>
            </w:pPr>
          </w:p>
        </w:tc>
        <w:tc>
          <w:tcPr>
            <w:tcW w:w="6225" w:type="dxa"/>
            <w:gridSpan w:val="1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2EABA582" w14:textId="31B9BECE" w:rsidR="00516FC5" w:rsidRPr="00B26EB0" w:rsidRDefault="00516FC5" w:rsidP="00267F2F">
            <w:pPr>
              <w:spacing w:before="10" w:after="10"/>
              <w:ind w:left="360" w:hanging="360"/>
              <w:jc w:val="center"/>
              <w:rPr>
                <w:sz w:val="21"/>
                <w:szCs w:val="21"/>
              </w:rPr>
            </w:pPr>
            <w:r w:rsidRPr="00B26EB0">
              <w:rPr>
                <w:b/>
                <w:bCs/>
                <w:i/>
                <w:iCs/>
                <w:sz w:val="21"/>
                <w:szCs w:val="21"/>
              </w:rPr>
              <w:t xml:space="preserve">Producto 15: </w:t>
            </w:r>
            <w:r w:rsidRPr="00B26EB0">
              <w:rPr>
                <w:sz w:val="21"/>
                <w:szCs w:val="21"/>
              </w:rPr>
              <w:t xml:space="preserve">Problema </w:t>
            </w:r>
            <w:r>
              <w:rPr>
                <w:sz w:val="21"/>
                <w:szCs w:val="21"/>
              </w:rPr>
              <w:t xml:space="preserve">resuelto </w:t>
            </w:r>
            <w:r w:rsidRPr="00B26EB0">
              <w:rPr>
                <w:sz w:val="21"/>
                <w:szCs w:val="21"/>
              </w:rPr>
              <w:t xml:space="preserve">de </w:t>
            </w:r>
            <w:proofErr w:type="spellStart"/>
            <w:r w:rsidRPr="00B26EB0">
              <w:rPr>
                <w:sz w:val="21"/>
                <w:szCs w:val="21"/>
              </w:rPr>
              <w:t>cardinalidad</w:t>
            </w:r>
            <w:proofErr w:type="spellEnd"/>
            <w:r>
              <w:rPr>
                <w:sz w:val="21"/>
                <w:szCs w:val="21"/>
              </w:rPr>
              <w:t xml:space="preserve"> de 3 conjuntos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9F92793" w14:textId="6F1A1FBF" w:rsidR="00516FC5" w:rsidRPr="00B26EB0" w:rsidRDefault="00516FC5" w:rsidP="00267F2F">
            <w:pPr>
              <w:spacing w:before="10" w:after="10"/>
              <w:jc w:val="center"/>
              <w:rPr>
                <w:sz w:val="21"/>
                <w:szCs w:val="21"/>
              </w:rPr>
            </w:pPr>
            <w:r w:rsidRPr="00F0457B">
              <w:t>5%</w:t>
            </w:r>
          </w:p>
        </w:tc>
      </w:tr>
      <w:tr w:rsidR="00516FC5" w:rsidRPr="00F0457B" w14:paraId="6C3CF9CE" w14:textId="77777777" w:rsidTr="007F77BA">
        <w:tc>
          <w:tcPr>
            <w:tcW w:w="1656" w:type="dxa"/>
            <w:gridSpan w:val="2"/>
            <w:vMerge w:val="restart"/>
            <w:tcBorders>
              <w:left w:val="single" w:sz="4" w:space="0" w:color="000000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E29061" w14:textId="77777777" w:rsidR="00516FC5" w:rsidRPr="00B26EB0" w:rsidRDefault="00516FC5" w:rsidP="00267F2F">
            <w:pPr>
              <w:spacing w:before="10" w:after="10"/>
              <w:ind w:left="360" w:hanging="360"/>
            </w:pPr>
          </w:p>
        </w:tc>
        <w:tc>
          <w:tcPr>
            <w:tcW w:w="2109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3CC98CA4" w14:textId="68C4DF85" w:rsidR="00516FC5" w:rsidRPr="00B26EB0" w:rsidRDefault="00516FC5" w:rsidP="00267F2F">
            <w:pPr>
              <w:spacing w:before="10" w:after="10"/>
              <w:ind w:left="360" w:hanging="360"/>
              <w:jc w:val="center"/>
              <w:rPr>
                <w:sz w:val="21"/>
                <w:szCs w:val="21"/>
              </w:rPr>
            </w:pPr>
            <w:r w:rsidRPr="00B26EB0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1B253A49" w14:textId="63BFE48E" w:rsidR="00516FC5" w:rsidRPr="00B26EB0" w:rsidRDefault="00516FC5" w:rsidP="00267F2F">
            <w:pPr>
              <w:spacing w:before="10" w:after="10"/>
              <w:ind w:left="53" w:hanging="24"/>
              <w:jc w:val="center"/>
              <w:rPr>
                <w:sz w:val="21"/>
                <w:szCs w:val="21"/>
              </w:rPr>
            </w:pPr>
            <w:r w:rsidRPr="00B26EB0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41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7E39B9AA" w14:textId="53B0035C" w:rsidR="00516FC5" w:rsidRPr="00B26EB0" w:rsidRDefault="00516FC5" w:rsidP="00267F2F">
            <w:pPr>
              <w:spacing w:before="10" w:after="10"/>
              <w:ind w:left="104"/>
              <w:jc w:val="center"/>
              <w:rPr>
                <w:sz w:val="21"/>
                <w:szCs w:val="21"/>
              </w:rPr>
            </w:pPr>
            <w:r w:rsidRPr="00B26EB0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794A2FA" w14:textId="227DD038" w:rsidR="00516FC5" w:rsidRPr="00B26EB0" w:rsidRDefault="00516FC5" w:rsidP="00267F2F">
            <w:pPr>
              <w:spacing w:before="10" w:after="10"/>
              <w:jc w:val="center"/>
              <w:rPr>
                <w:sz w:val="21"/>
                <w:szCs w:val="21"/>
              </w:rPr>
            </w:pPr>
            <w:r w:rsidRPr="00B26EB0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516FC5" w:rsidRPr="00F0457B" w14:paraId="3A858BB7" w14:textId="77777777" w:rsidTr="007F77BA">
        <w:tc>
          <w:tcPr>
            <w:tcW w:w="1656" w:type="dxa"/>
            <w:gridSpan w:val="2"/>
            <w:vMerge/>
            <w:tcBorders>
              <w:left w:val="single" w:sz="4" w:space="0" w:color="000000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FCDCB9" w14:textId="77777777" w:rsidR="00516FC5" w:rsidRPr="00B26EB0" w:rsidRDefault="00516FC5" w:rsidP="00267F2F">
            <w:pPr>
              <w:spacing w:before="10" w:after="10"/>
              <w:ind w:left="360" w:hanging="360"/>
            </w:pPr>
          </w:p>
        </w:tc>
        <w:tc>
          <w:tcPr>
            <w:tcW w:w="2109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48AC9B85" w14:textId="4FA9A81E" w:rsidR="00516FC5" w:rsidRPr="00B26EB0" w:rsidRDefault="00516FC5" w:rsidP="00267F2F">
            <w:pPr>
              <w:spacing w:before="10" w:after="10"/>
              <w:ind w:left="360" w:hanging="360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Planteamiento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20D70FE4" w14:textId="3AA37472" w:rsidR="00516FC5" w:rsidRPr="00B26EB0" w:rsidRDefault="00516FC5" w:rsidP="00267F2F">
            <w:pPr>
              <w:spacing w:before="10" w:after="10"/>
              <w:ind w:left="53" w:hanging="24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No identifica las regiones del diagrama.</w:t>
            </w:r>
          </w:p>
        </w:tc>
        <w:tc>
          <w:tcPr>
            <w:tcW w:w="2041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758957BF" w14:textId="2BB70252" w:rsidR="00516FC5" w:rsidRPr="00B26EB0" w:rsidRDefault="00516FC5" w:rsidP="00267F2F">
            <w:pPr>
              <w:spacing w:before="10" w:after="10"/>
              <w:ind w:left="104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Ubica los datos en las regiones correctas.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0F823E3" w14:textId="26E0D384" w:rsidR="00516FC5" w:rsidRPr="00B26EB0" w:rsidRDefault="00516FC5" w:rsidP="00267F2F">
            <w:pPr>
              <w:spacing w:before="10" w:after="10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Plantea la fórmula de inclusión y exclusión.</w:t>
            </w:r>
          </w:p>
        </w:tc>
      </w:tr>
      <w:tr w:rsidR="00516FC5" w:rsidRPr="00F0457B" w14:paraId="7A1278A9" w14:textId="77777777" w:rsidTr="007F77BA">
        <w:tc>
          <w:tcPr>
            <w:tcW w:w="1656" w:type="dxa"/>
            <w:gridSpan w:val="2"/>
            <w:vMerge/>
            <w:tcBorders>
              <w:left w:val="single" w:sz="4" w:space="0" w:color="000000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53E93F" w14:textId="77777777" w:rsidR="00516FC5" w:rsidRPr="00B26EB0" w:rsidRDefault="00516FC5" w:rsidP="00267F2F">
            <w:pPr>
              <w:spacing w:before="10" w:after="10"/>
              <w:ind w:left="360" w:hanging="360"/>
            </w:pPr>
          </w:p>
        </w:tc>
        <w:tc>
          <w:tcPr>
            <w:tcW w:w="2109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7D27C863" w14:textId="1A1F2C9F" w:rsidR="00516FC5" w:rsidRPr="00B26EB0" w:rsidRDefault="00516FC5" w:rsidP="00267F2F">
            <w:pPr>
              <w:spacing w:before="10" w:after="10"/>
              <w:ind w:left="360" w:hanging="360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Resultado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7A3F6823" w14:textId="38FF960C" w:rsidR="00516FC5" w:rsidRPr="00B26EB0" w:rsidRDefault="00516FC5" w:rsidP="00267F2F">
            <w:pPr>
              <w:spacing w:before="10" w:after="10"/>
              <w:ind w:left="53" w:hanging="24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El conteo es incorrecto.</w:t>
            </w:r>
          </w:p>
        </w:tc>
        <w:tc>
          <w:tcPr>
            <w:tcW w:w="2041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6D8AEF63" w14:textId="402C0C5F" w:rsidR="00516FC5" w:rsidRPr="00B26EB0" w:rsidRDefault="00516FC5" w:rsidP="00267F2F">
            <w:pPr>
              <w:spacing w:before="10" w:after="10"/>
              <w:ind w:left="104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Determina correctamente cada cardinal pedido.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60E9FBB" w14:textId="74E37352" w:rsidR="00516FC5" w:rsidRPr="00B26EB0" w:rsidRDefault="00516FC5" w:rsidP="00267F2F">
            <w:pPr>
              <w:spacing w:before="10" w:after="10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Comprueba que la suma de regiones da el total.</w:t>
            </w:r>
          </w:p>
        </w:tc>
      </w:tr>
      <w:tr w:rsidR="00516FC5" w:rsidRPr="00F0457B" w14:paraId="0A6C67D2" w14:textId="77777777" w:rsidTr="007F77BA">
        <w:tc>
          <w:tcPr>
            <w:tcW w:w="1656" w:type="dxa"/>
            <w:gridSpan w:val="2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38D6A5" w14:textId="77777777" w:rsidR="00516FC5" w:rsidRPr="00B26EB0" w:rsidRDefault="00516FC5" w:rsidP="00267F2F">
            <w:pPr>
              <w:spacing w:before="10" w:after="10"/>
              <w:ind w:left="360" w:hanging="360"/>
            </w:pPr>
          </w:p>
        </w:tc>
        <w:tc>
          <w:tcPr>
            <w:tcW w:w="2109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5C8F6CC1" w14:textId="54CC16AF" w:rsidR="00516FC5" w:rsidRPr="00B26EB0" w:rsidRDefault="00516FC5" w:rsidP="00267F2F">
            <w:pPr>
              <w:spacing w:before="10" w:after="10"/>
              <w:ind w:left="360" w:hanging="360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Claridad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054C08C6" w14:textId="348F2831" w:rsidR="00516FC5" w:rsidRPr="00B26EB0" w:rsidRDefault="00516FC5" w:rsidP="00267F2F">
            <w:pPr>
              <w:spacing w:before="10" w:after="10"/>
              <w:ind w:left="53" w:hanging="24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El desarrollo es confuso.</w:t>
            </w:r>
          </w:p>
        </w:tc>
        <w:tc>
          <w:tcPr>
            <w:tcW w:w="2041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50F9538B" w14:textId="7305B9DD" w:rsidR="00516FC5" w:rsidRPr="00B26EB0" w:rsidRDefault="00516FC5" w:rsidP="00267F2F">
            <w:pPr>
              <w:spacing w:before="10" w:after="10"/>
              <w:ind w:left="104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El desarrollo es claro y ordenado.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806DD82" w14:textId="3DB839DD" w:rsidR="00516FC5" w:rsidRPr="00B26EB0" w:rsidRDefault="00516FC5" w:rsidP="00267F2F">
            <w:pPr>
              <w:spacing w:before="10" w:after="10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Explica el significado de cada región.</w:t>
            </w:r>
          </w:p>
        </w:tc>
      </w:tr>
      <w:tr w:rsidR="00516FC5" w:rsidRPr="00F0457B" w14:paraId="32FE0DE3" w14:textId="77777777" w:rsidTr="007F77BA">
        <w:tc>
          <w:tcPr>
            <w:tcW w:w="1656" w:type="dxa"/>
            <w:gridSpan w:val="2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4E285C" w14:textId="77777777" w:rsidR="00516FC5" w:rsidRPr="00B26EB0" w:rsidRDefault="00516FC5" w:rsidP="00267F2F">
            <w:pPr>
              <w:spacing w:before="10" w:after="10"/>
              <w:ind w:left="360" w:hanging="360"/>
            </w:pPr>
          </w:p>
        </w:tc>
        <w:tc>
          <w:tcPr>
            <w:tcW w:w="6225" w:type="dxa"/>
            <w:gridSpan w:val="1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783F6322" w14:textId="2D0FC344" w:rsidR="00516FC5" w:rsidRPr="00B26EB0" w:rsidRDefault="00516FC5" w:rsidP="00267F2F">
            <w:pPr>
              <w:spacing w:before="10" w:after="10"/>
              <w:ind w:left="360" w:hanging="360"/>
              <w:jc w:val="center"/>
              <w:rPr>
                <w:sz w:val="21"/>
                <w:szCs w:val="21"/>
              </w:rPr>
            </w:pPr>
            <w:r w:rsidRPr="00B26EB0">
              <w:rPr>
                <w:b/>
                <w:bCs/>
                <w:i/>
                <w:iCs/>
                <w:sz w:val="21"/>
                <w:szCs w:val="21"/>
              </w:rPr>
              <w:t xml:space="preserve">Producto 16: </w:t>
            </w:r>
            <w:r w:rsidRPr="00B26EB0">
              <w:rPr>
                <w:sz w:val="21"/>
                <w:szCs w:val="21"/>
              </w:rPr>
              <w:t>Informe de cruce de registros</w:t>
            </w:r>
            <w:r>
              <w:rPr>
                <w:sz w:val="21"/>
                <w:szCs w:val="21"/>
              </w:rPr>
              <w:t xml:space="preserve"> de base de datos con operaciones de conjuntos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2CB0EA8" w14:textId="5840E01E" w:rsidR="00516FC5" w:rsidRPr="00B26EB0" w:rsidRDefault="00516FC5" w:rsidP="00267F2F">
            <w:pPr>
              <w:spacing w:before="10" w:after="10"/>
              <w:jc w:val="center"/>
              <w:rPr>
                <w:sz w:val="21"/>
                <w:szCs w:val="21"/>
              </w:rPr>
            </w:pPr>
            <w:r w:rsidRPr="00F0457B">
              <w:t>5%</w:t>
            </w:r>
          </w:p>
        </w:tc>
      </w:tr>
      <w:tr w:rsidR="00516FC5" w:rsidRPr="00F0457B" w14:paraId="26C67F2B" w14:textId="77777777" w:rsidTr="00C36F5C">
        <w:tc>
          <w:tcPr>
            <w:tcW w:w="1656" w:type="dxa"/>
            <w:gridSpan w:val="2"/>
            <w:vMerge w:val="restart"/>
            <w:tcBorders>
              <w:left w:val="single" w:sz="4" w:space="0" w:color="000000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BDEB22" w14:textId="77777777" w:rsidR="00516FC5" w:rsidRPr="00B26EB0" w:rsidRDefault="00516FC5" w:rsidP="00267F2F">
            <w:pPr>
              <w:spacing w:before="10" w:after="10"/>
              <w:ind w:left="360" w:hanging="360"/>
            </w:pPr>
          </w:p>
        </w:tc>
        <w:tc>
          <w:tcPr>
            <w:tcW w:w="2109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75F24413" w14:textId="3E5AC996" w:rsidR="00516FC5" w:rsidRPr="00B26EB0" w:rsidRDefault="00516FC5" w:rsidP="00267F2F">
            <w:pPr>
              <w:spacing w:before="10" w:after="10"/>
              <w:ind w:left="360" w:hanging="360"/>
              <w:jc w:val="center"/>
              <w:rPr>
                <w:sz w:val="21"/>
                <w:szCs w:val="21"/>
              </w:rPr>
            </w:pPr>
            <w:r w:rsidRPr="00B26EB0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6A2A8D1A" w14:textId="3BF45AC1" w:rsidR="00516FC5" w:rsidRPr="00B26EB0" w:rsidRDefault="00516FC5" w:rsidP="00267F2F">
            <w:pPr>
              <w:spacing w:before="10" w:after="10"/>
              <w:ind w:left="53" w:hanging="24"/>
              <w:jc w:val="center"/>
              <w:rPr>
                <w:sz w:val="21"/>
                <w:szCs w:val="21"/>
              </w:rPr>
            </w:pPr>
            <w:r w:rsidRPr="00B26EB0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41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7D74168D" w14:textId="284A8118" w:rsidR="00516FC5" w:rsidRPr="00B26EB0" w:rsidRDefault="00516FC5" w:rsidP="00267F2F">
            <w:pPr>
              <w:spacing w:before="10" w:after="10"/>
              <w:ind w:left="104"/>
              <w:jc w:val="center"/>
              <w:rPr>
                <w:sz w:val="21"/>
                <w:szCs w:val="21"/>
              </w:rPr>
            </w:pPr>
            <w:r w:rsidRPr="00B26EB0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99225F1" w14:textId="4D474D89" w:rsidR="00516FC5" w:rsidRPr="00B26EB0" w:rsidRDefault="00516FC5" w:rsidP="00267F2F">
            <w:pPr>
              <w:spacing w:before="10" w:after="10"/>
              <w:jc w:val="center"/>
              <w:rPr>
                <w:sz w:val="21"/>
                <w:szCs w:val="21"/>
              </w:rPr>
            </w:pPr>
            <w:r w:rsidRPr="00B26EB0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516FC5" w:rsidRPr="00F0457B" w14:paraId="2205A641" w14:textId="77777777" w:rsidTr="00C36F5C">
        <w:tc>
          <w:tcPr>
            <w:tcW w:w="1656" w:type="dxa"/>
            <w:gridSpan w:val="2"/>
            <w:vMerge/>
            <w:tcBorders>
              <w:left w:val="single" w:sz="4" w:space="0" w:color="000000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9CA8F7" w14:textId="77777777" w:rsidR="00516FC5" w:rsidRPr="00B26EB0" w:rsidRDefault="00516FC5" w:rsidP="00267F2F">
            <w:pPr>
              <w:spacing w:before="10" w:after="10"/>
              <w:ind w:left="360" w:hanging="360"/>
            </w:pPr>
          </w:p>
        </w:tc>
        <w:tc>
          <w:tcPr>
            <w:tcW w:w="2109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1B0AF23C" w14:textId="4376561D" w:rsidR="00516FC5" w:rsidRPr="00B26EB0" w:rsidRDefault="00516FC5" w:rsidP="00267F2F">
            <w:pPr>
              <w:spacing w:before="10" w:after="10"/>
              <w:ind w:left="360" w:hanging="360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Operación aplicada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0DFBADDC" w14:textId="2DD26C1B" w:rsidR="00516FC5" w:rsidRPr="00B26EB0" w:rsidRDefault="00516FC5" w:rsidP="00267F2F">
            <w:pPr>
              <w:spacing w:before="10" w:after="10"/>
              <w:ind w:left="53" w:hanging="24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Usa una operación que no responde a la consulta.</w:t>
            </w:r>
          </w:p>
        </w:tc>
        <w:tc>
          <w:tcPr>
            <w:tcW w:w="2041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0B497E08" w14:textId="7C8A0BEA" w:rsidR="00516FC5" w:rsidRPr="00B26EB0" w:rsidRDefault="00516FC5" w:rsidP="00267F2F">
            <w:pPr>
              <w:spacing w:before="10" w:after="10"/>
              <w:ind w:left="104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Aplica la operación de conjuntos adecuada.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D74B9B9" w14:textId="56F8147B" w:rsidR="00516FC5" w:rsidRPr="00B26EB0" w:rsidRDefault="00516FC5" w:rsidP="00267F2F">
            <w:pPr>
              <w:spacing w:before="10" w:after="10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Relaciona cada consulta con su operación de conjuntos.</w:t>
            </w:r>
          </w:p>
        </w:tc>
      </w:tr>
      <w:tr w:rsidR="00516FC5" w:rsidRPr="00F0457B" w14:paraId="41A9DEFF" w14:textId="77777777" w:rsidTr="00C36F5C">
        <w:tc>
          <w:tcPr>
            <w:tcW w:w="1656" w:type="dxa"/>
            <w:gridSpan w:val="2"/>
            <w:vMerge/>
            <w:tcBorders>
              <w:left w:val="single" w:sz="4" w:space="0" w:color="000000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9ACBC2" w14:textId="77777777" w:rsidR="00516FC5" w:rsidRPr="00B26EB0" w:rsidRDefault="00516FC5" w:rsidP="00267F2F">
            <w:pPr>
              <w:spacing w:before="10" w:after="10"/>
              <w:ind w:left="360" w:hanging="360"/>
            </w:pPr>
          </w:p>
        </w:tc>
        <w:tc>
          <w:tcPr>
            <w:tcW w:w="2109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2287A613" w14:textId="063691EC" w:rsidR="00516FC5" w:rsidRPr="00B26EB0" w:rsidRDefault="00516FC5" w:rsidP="00267F2F">
            <w:pPr>
              <w:spacing w:before="10" w:after="10"/>
              <w:ind w:left="360" w:hanging="360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Resultado del cruce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48FADD26" w14:textId="7688B909" w:rsidR="00516FC5" w:rsidRPr="00B26EB0" w:rsidRDefault="00516FC5" w:rsidP="00267F2F">
            <w:pPr>
              <w:spacing w:before="10" w:after="10"/>
              <w:ind w:left="53" w:hanging="24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El cruce tiene registros duplicados u omitidos.</w:t>
            </w:r>
          </w:p>
        </w:tc>
        <w:tc>
          <w:tcPr>
            <w:tcW w:w="2041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5B02E820" w14:textId="762F9836" w:rsidR="00516FC5" w:rsidRPr="00B26EB0" w:rsidRDefault="00516FC5" w:rsidP="00267F2F">
            <w:pPr>
              <w:spacing w:before="10" w:after="10"/>
              <w:ind w:left="104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Obtiene el cruce correcto.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98FEDFE" w14:textId="1AEF38E5" w:rsidR="00516FC5" w:rsidRPr="00B26EB0" w:rsidRDefault="00516FC5" w:rsidP="00267F2F">
            <w:pPr>
              <w:spacing w:before="10" w:after="10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Detecta registros inconsistentes entre las bases.</w:t>
            </w:r>
          </w:p>
        </w:tc>
      </w:tr>
      <w:tr w:rsidR="00516FC5" w:rsidRPr="00F0457B" w14:paraId="5A15029E" w14:textId="77777777" w:rsidTr="00C36F5C">
        <w:tc>
          <w:tcPr>
            <w:tcW w:w="1656" w:type="dxa"/>
            <w:gridSpan w:val="2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F41BA1" w14:textId="77777777" w:rsidR="00516FC5" w:rsidRPr="00B26EB0" w:rsidRDefault="00516FC5" w:rsidP="00267F2F">
            <w:pPr>
              <w:spacing w:before="10" w:after="10"/>
              <w:ind w:left="360" w:hanging="360"/>
            </w:pPr>
          </w:p>
        </w:tc>
        <w:tc>
          <w:tcPr>
            <w:tcW w:w="2109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13D4CCDA" w14:textId="6666649C" w:rsidR="00516FC5" w:rsidRPr="00B26EB0" w:rsidRDefault="00516FC5" w:rsidP="00267F2F">
            <w:pPr>
              <w:spacing w:before="10" w:after="10"/>
              <w:ind w:left="360" w:hanging="360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Uso de la hoja de cálculo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65C3871B" w14:textId="012E9017" w:rsidR="00516FC5" w:rsidRPr="00B26EB0" w:rsidRDefault="00516FC5" w:rsidP="00267F2F">
            <w:pPr>
              <w:spacing w:before="10" w:after="10"/>
              <w:ind w:left="53" w:hanging="24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No usa filtros ni fórmulas.</w:t>
            </w:r>
          </w:p>
        </w:tc>
        <w:tc>
          <w:tcPr>
            <w:tcW w:w="2041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192314B1" w14:textId="725A668B" w:rsidR="00516FC5" w:rsidRPr="00B26EB0" w:rsidRDefault="00516FC5" w:rsidP="00267F2F">
            <w:pPr>
              <w:spacing w:before="10" w:after="10"/>
              <w:ind w:left="104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Usa filtros y fórmulas de búsqueda.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1DD83C5" w14:textId="111CD870" w:rsidR="00516FC5" w:rsidRPr="00B26EB0" w:rsidRDefault="00516FC5" w:rsidP="00267F2F">
            <w:pPr>
              <w:spacing w:before="10" w:after="10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Documenta los pasos del cruce.</w:t>
            </w:r>
          </w:p>
        </w:tc>
      </w:tr>
      <w:tr w:rsidR="00516FC5" w:rsidRPr="00F0457B" w14:paraId="452EFE72" w14:textId="77777777" w:rsidTr="007F77BA">
        <w:tc>
          <w:tcPr>
            <w:tcW w:w="1656" w:type="dxa"/>
            <w:gridSpan w:val="2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6F92BC" w14:textId="77777777" w:rsidR="00516FC5" w:rsidRPr="00B26EB0" w:rsidRDefault="00516FC5" w:rsidP="00267F2F">
            <w:pPr>
              <w:spacing w:before="10" w:after="10"/>
              <w:ind w:left="360" w:hanging="360"/>
            </w:pPr>
          </w:p>
        </w:tc>
        <w:tc>
          <w:tcPr>
            <w:tcW w:w="6225" w:type="dxa"/>
            <w:gridSpan w:val="1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651B748F" w14:textId="4FB9E686" w:rsidR="00516FC5" w:rsidRPr="00B26EB0" w:rsidRDefault="00516FC5" w:rsidP="00267F2F">
            <w:pPr>
              <w:spacing w:before="10" w:after="10"/>
              <w:ind w:left="360" w:hanging="360"/>
              <w:jc w:val="center"/>
              <w:rPr>
                <w:sz w:val="21"/>
                <w:szCs w:val="21"/>
              </w:rPr>
            </w:pPr>
            <w:r w:rsidRPr="00B26EB0">
              <w:rPr>
                <w:b/>
                <w:bCs/>
                <w:i/>
                <w:iCs/>
                <w:sz w:val="21"/>
                <w:szCs w:val="21"/>
              </w:rPr>
              <w:t xml:space="preserve">Producto 17: </w:t>
            </w:r>
            <w:r w:rsidRPr="00B26EB0">
              <w:rPr>
                <w:sz w:val="21"/>
                <w:szCs w:val="21"/>
              </w:rPr>
              <w:t>Práctico de</w:t>
            </w:r>
            <w:r>
              <w:rPr>
                <w:sz w:val="21"/>
                <w:szCs w:val="21"/>
              </w:rPr>
              <w:t xml:space="preserve"> simplificación de</w:t>
            </w:r>
            <w:r w:rsidRPr="00B26EB0">
              <w:rPr>
                <w:sz w:val="21"/>
                <w:szCs w:val="21"/>
              </w:rPr>
              <w:t xml:space="preserve"> sumatorias y </w:t>
            </w:r>
            <w:proofErr w:type="spellStart"/>
            <w:r w:rsidRPr="00B26EB0">
              <w:rPr>
                <w:sz w:val="21"/>
                <w:szCs w:val="21"/>
              </w:rPr>
              <w:t>productorias</w:t>
            </w:r>
            <w:proofErr w:type="spellEnd"/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9538C01" w14:textId="4BE2B0F2" w:rsidR="00516FC5" w:rsidRPr="00B26EB0" w:rsidRDefault="00516FC5" w:rsidP="00267F2F">
            <w:pPr>
              <w:spacing w:before="10" w:after="10"/>
              <w:jc w:val="center"/>
              <w:rPr>
                <w:sz w:val="21"/>
                <w:szCs w:val="21"/>
              </w:rPr>
            </w:pPr>
            <w:r w:rsidRPr="00F0457B">
              <w:t>5%</w:t>
            </w:r>
          </w:p>
        </w:tc>
      </w:tr>
      <w:tr w:rsidR="00516FC5" w:rsidRPr="00F0457B" w14:paraId="34C75B99" w14:textId="77777777" w:rsidTr="00C36F5C">
        <w:tc>
          <w:tcPr>
            <w:tcW w:w="1656" w:type="dxa"/>
            <w:gridSpan w:val="2"/>
            <w:vMerge w:val="restart"/>
            <w:tcBorders>
              <w:left w:val="single" w:sz="4" w:space="0" w:color="000000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5FCFEA" w14:textId="77777777" w:rsidR="00516FC5" w:rsidRPr="00B26EB0" w:rsidRDefault="00516FC5" w:rsidP="00267F2F">
            <w:pPr>
              <w:spacing w:before="10" w:after="10"/>
              <w:ind w:left="360" w:hanging="360"/>
            </w:pPr>
          </w:p>
        </w:tc>
        <w:tc>
          <w:tcPr>
            <w:tcW w:w="2109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69B7FBAD" w14:textId="0CE7487C" w:rsidR="00516FC5" w:rsidRPr="00B26EB0" w:rsidRDefault="00516FC5" w:rsidP="00267F2F">
            <w:pPr>
              <w:spacing w:before="10" w:after="10"/>
              <w:ind w:left="360" w:hanging="360"/>
              <w:jc w:val="center"/>
              <w:rPr>
                <w:sz w:val="21"/>
                <w:szCs w:val="21"/>
              </w:rPr>
            </w:pPr>
            <w:r w:rsidRPr="00B26EB0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523F1A7A" w14:textId="1FD46583" w:rsidR="00516FC5" w:rsidRPr="00B26EB0" w:rsidRDefault="00516FC5" w:rsidP="00267F2F">
            <w:pPr>
              <w:spacing w:before="10" w:after="10"/>
              <w:ind w:left="53" w:hanging="24"/>
              <w:jc w:val="center"/>
              <w:rPr>
                <w:sz w:val="21"/>
                <w:szCs w:val="21"/>
              </w:rPr>
            </w:pPr>
            <w:r w:rsidRPr="00B26EB0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41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59E7931C" w14:textId="3247095D" w:rsidR="00516FC5" w:rsidRPr="00B26EB0" w:rsidRDefault="00516FC5" w:rsidP="00267F2F">
            <w:pPr>
              <w:spacing w:before="10" w:after="10"/>
              <w:ind w:left="104"/>
              <w:jc w:val="center"/>
              <w:rPr>
                <w:sz w:val="21"/>
                <w:szCs w:val="21"/>
              </w:rPr>
            </w:pPr>
            <w:r w:rsidRPr="00B26EB0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4037C61" w14:textId="6A3F0628" w:rsidR="00516FC5" w:rsidRPr="00B26EB0" w:rsidRDefault="00516FC5" w:rsidP="00267F2F">
            <w:pPr>
              <w:spacing w:before="10" w:after="10"/>
              <w:jc w:val="center"/>
              <w:rPr>
                <w:sz w:val="21"/>
                <w:szCs w:val="21"/>
              </w:rPr>
            </w:pPr>
            <w:r w:rsidRPr="00B26EB0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516FC5" w:rsidRPr="00F0457B" w14:paraId="17EC8330" w14:textId="77777777" w:rsidTr="00C36F5C">
        <w:tc>
          <w:tcPr>
            <w:tcW w:w="1656" w:type="dxa"/>
            <w:gridSpan w:val="2"/>
            <w:vMerge/>
            <w:tcBorders>
              <w:left w:val="single" w:sz="4" w:space="0" w:color="000000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DDF90B" w14:textId="77777777" w:rsidR="00516FC5" w:rsidRPr="00B26EB0" w:rsidRDefault="00516FC5" w:rsidP="00267F2F">
            <w:pPr>
              <w:spacing w:before="10" w:after="10"/>
              <w:ind w:left="360" w:hanging="360"/>
            </w:pPr>
          </w:p>
        </w:tc>
        <w:tc>
          <w:tcPr>
            <w:tcW w:w="2109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3BA7D60A" w14:textId="0EDC106A" w:rsidR="00516FC5" w:rsidRPr="00B26EB0" w:rsidRDefault="00516FC5" w:rsidP="00267F2F">
            <w:pPr>
              <w:spacing w:before="10" w:after="10"/>
              <w:ind w:left="360" w:hanging="360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Propiedades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30CB1C92" w14:textId="2B6E6ADB" w:rsidR="00516FC5" w:rsidRPr="00B26EB0" w:rsidRDefault="00516FC5" w:rsidP="00267F2F">
            <w:pPr>
              <w:spacing w:before="10" w:after="10"/>
              <w:ind w:left="53" w:hanging="24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Aplica propiedades que no corresponden.</w:t>
            </w:r>
          </w:p>
        </w:tc>
        <w:tc>
          <w:tcPr>
            <w:tcW w:w="2041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7B13DCD6" w14:textId="46061DD0" w:rsidR="00516FC5" w:rsidRPr="00B26EB0" w:rsidRDefault="00516FC5" w:rsidP="00267F2F">
            <w:pPr>
              <w:spacing w:before="10" w:after="10"/>
              <w:ind w:left="104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Aplica correctamente las propiedades.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40BE8BD" w14:textId="73B28EA0" w:rsidR="00516FC5" w:rsidRPr="00B26EB0" w:rsidRDefault="00516FC5" w:rsidP="00267F2F">
            <w:pPr>
              <w:spacing w:before="10" w:after="10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Explica cada propiedad que aplica.</w:t>
            </w:r>
          </w:p>
        </w:tc>
      </w:tr>
      <w:tr w:rsidR="00516FC5" w:rsidRPr="00F0457B" w14:paraId="56D05334" w14:textId="77777777" w:rsidTr="00C36F5C">
        <w:tc>
          <w:tcPr>
            <w:tcW w:w="1656" w:type="dxa"/>
            <w:gridSpan w:val="2"/>
            <w:vMerge/>
            <w:tcBorders>
              <w:left w:val="single" w:sz="4" w:space="0" w:color="000000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F58704" w14:textId="77777777" w:rsidR="00516FC5" w:rsidRPr="00B26EB0" w:rsidRDefault="00516FC5" w:rsidP="00267F2F">
            <w:pPr>
              <w:spacing w:before="10" w:after="10"/>
              <w:ind w:left="360" w:hanging="360"/>
            </w:pPr>
          </w:p>
        </w:tc>
        <w:tc>
          <w:tcPr>
            <w:tcW w:w="2109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0049A0D7" w14:textId="241676B4" w:rsidR="00516FC5" w:rsidRPr="00B26EB0" w:rsidRDefault="00516FC5" w:rsidP="00267F2F">
            <w:pPr>
              <w:spacing w:before="10" w:after="10"/>
              <w:ind w:left="360" w:hanging="360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Límites de la suma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23ABF94D" w14:textId="0CD4A47F" w:rsidR="00516FC5" w:rsidRPr="00B26EB0" w:rsidRDefault="00516FC5" w:rsidP="00267F2F">
            <w:pPr>
              <w:spacing w:before="10" w:after="10"/>
              <w:ind w:left="53" w:hanging="24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Altera mal los índices.</w:t>
            </w:r>
          </w:p>
        </w:tc>
        <w:tc>
          <w:tcPr>
            <w:tcW w:w="2041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1787C45C" w14:textId="54B74C17" w:rsidR="00516FC5" w:rsidRPr="00B26EB0" w:rsidRDefault="00516FC5" w:rsidP="00267F2F">
            <w:pPr>
              <w:spacing w:before="10" w:after="10"/>
              <w:ind w:left="104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Maneja correctamente los índices y los límites.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E84C6ED" w14:textId="16EEF1CA" w:rsidR="00516FC5" w:rsidRPr="00B26EB0" w:rsidRDefault="00516FC5" w:rsidP="00267F2F">
            <w:pPr>
              <w:spacing w:before="10" w:after="10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Cambia de índice cuando simplifica la expresión.</w:t>
            </w:r>
          </w:p>
        </w:tc>
      </w:tr>
      <w:tr w:rsidR="00516FC5" w:rsidRPr="00F0457B" w14:paraId="19508CC3" w14:textId="77777777" w:rsidTr="00C36F5C">
        <w:tc>
          <w:tcPr>
            <w:tcW w:w="1656" w:type="dxa"/>
            <w:gridSpan w:val="2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6A41AB" w14:textId="77777777" w:rsidR="00516FC5" w:rsidRPr="00B26EB0" w:rsidRDefault="00516FC5" w:rsidP="00267F2F">
            <w:pPr>
              <w:spacing w:before="10" w:after="10"/>
              <w:ind w:left="360" w:hanging="360"/>
            </w:pPr>
          </w:p>
        </w:tc>
        <w:tc>
          <w:tcPr>
            <w:tcW w:w="2109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1965FDA3" w14:textId="67BE8748" w:rsidR="00516FC5" w:rsidRPr="00B26EB0" w:rsidRDefault="00516FC5" w:rsidP="00267F2F">
            <w:pPr>
              <w:spacing w:before="10" w:after="10"/>
              <w:ind w:left="360" w:hanging="360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Exactitud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78C018BF" w14:textId="1358B824" w:rsidR="00516FC5" w:rsidRPr="00B26EB0" w:rsidRDefault="00516FC5" w:rsidP="00267F2F">
            <w:pPr>
              <w:spacing w:before="10" w:after="10"/>
              <w:ind w:left="53" w:hanging="24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Presenta errores de cálculo.</w:t>
            </w:r>
          </w:p>
        </w:tc>
        <w:tc>
          <w:tcPr>
            <w:tcW w:w="2041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7C8262FA" w14:textId="4D9CEE88" w:rsidR="00516FC5" w:rsidRPr="00B26EB0" w:rsidRDefault="00516FC5" w:rsidP="00267F2F">
            <w:pPr>
              <w:spacing w:before="10" w:after="10"/>
              <w:ind w:left="104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Los resultados son correctos.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11BF9F2" w14:textId="1877ACC1" w:rsidR="00516FC5" w:rsidRPr="00B26EB0" w:rsidRDefault="00516FC5" w:rsidP="00267F2F">
            <w:pPr>
              <w:spacing w:before="10" w:after="10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Comprueba el resultado desarrollando los términos.</w:t>
            </w:r>
          </w:p>
        </w:tc>
      </w:tr>
      <w:tr w:rsidR="00516FC5" w:rsidRPr="00F0457B" w14:paraId="159968AE" w14:textId="77777777" w:rsidTr="007F77BA">
        <w:tc>
          <w:tcPr>
            <w:tcW w:w="1656" w:type="dxa"/>
            <w:gridSpan w:val="2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B720E3" w14:textId="77777777" w:rsidR="00516FC5" w:rsidRPr="00B26EB0" w:rsidRDefault="00516FC5" w:rsidP="00267F2F">
            <w:pPr>
              <w:spacing w:before="10" w:after="10"/>
              <w:ind w:left="360" w:hanging="360"/>
            </w:pPr>
          </w:p>
        </w:tc>
        <w:tc>
          <w:tcPr>
            <w:tcW w:w="6225" w:type="dxa"/>
            <w:gridSpan w:val="1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0B8C4F4A" w14:textId="6CE01B18" w:rsidR="00516FC5" w:rsidRPr="00B26EB0" w:rsidRDefault="00516FC5" w:rsidP="00267F2F">
            <w:pPr>
              <w:spacing w:before="10" w:after="10"/>
              <w:ind w:left="360" w:hanging="360"/>
              <w:jc w:val="center"/>
              <w:rPr>
                <w:sz w:val="21"/>
                <w:szCs w:val="21"/>
              </w:rPr>
            </w:pPr>
            <w:r w:rsidRPr="00B26EB0">
              <w:rPr>
                <w:b/>
                <w:bCs/>
                <w:i/>
                <w:iCs/>
                <w:sz w:val="21"/>
                <w:szCs w:val="21"/>
              </w:rPr>
              <w:t xml:space="preserve">Producto 18: </w:t>
            </w:r>
            <w:r w:rsidRPr="00B26EB0">
              <w:rPr>
                <w:sz w:val="21"/>
                <w:szCs w:val="21"/>
              </w:rPr>
              <w:t xml:space="preserve">Problema </w:t>
            </w:r>
            <w:r>
              <w:rPr>
                <w:sz w:val="21"/>
                <w:szCs w:val="21"/>
              </w:rPr>
              <w:t xml:space="preserve">resuelto </w:t>
            </w:r>
            <w:r w:rsidRPr="00B26EB0">
              <w:rPr>
                <w:sz w:val="21"/>
                <w:szCs w:val="21"/>
              </w:rPr>
              <w:t>de depreciación acumulada</w:t>
            </w:r>
            <w:r>
              <w:rPr>
                <w:sz w:val="21"/>
                <w:szCs w:val="21"/>
              </w:rPr>
              <w:t xml:space="preserve"> con sumatoria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0CA8D3F" w14:textId="52AB09C8" w:rsidR="00516FC5" w:rsidRPr="00B26EB0" w:rsidRDefault="00516FC5" w:rsidP="00267F2F">
            <w:pPr>
              <w:spacing w:before="10" w:after="10"/>
              <w:jc w:val="center"/>
              <w:rPr>
                <w:sz w:val="21"/>
                <w:szCs w:val="21"/>
              </w:rPr>
            </w:pPr>
            <w:r w:rsidRPr="00F0457B">
              <w:t>5%</w:t>
            </w:r>
          </w:p>
        </w:tc>
      </w:tr>
      <w:tr w:rsidR="00516FC5" w:rsidRPr="00F0457B" w14:paraId="72842258" w14:textId="77777777" w:rsidTr="00C36F5C">
        <w:tc>
          <w:tcPr>
            <w:tcW w:w="1656" w:type="dxa"/>
            <w:gridSpan w:val="2"/>
            <w:vMerge w:val="restart"/>
            <w:tcBorders>
              <w:left w:val="single" w:sz="4" w:space="0" w:color="000000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370DBA" w14:textId="77777777" w:rsidR="00516FC5" w:rsidRPr="00B26EB0" w:rsidRDefault="00516FC5" w:rsidP="00267F2F">
            <w:pPr>
              <w:spacing w:before="10" w:after="10"/>
              <w:ind w:left="360" w:hanging="360"/>
            </w:pPr>
          </w:p>
        </w:tc>
        <w:tc>
          <w:tcPr>
            <w:tcW w:w="2109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4D16684B" w14:textId="18071DAB" w:rsidR="00516FC5" w:rsidRPr="00B26EB0" w:rsidRDefault="00516FC5" w:rsidP="00267F2F">
            <w:pPr>
              <w:spacing w:before="10" w:after="10"/>
              <w:ind w:left="360" w:hanging="360"/>
              <w:jc w:val="center"/>
              <w:rPr>
                <w:sz w:val="21"/>
                <w:szCs w:val="21"/>
              </w:rPr>
            </w:pPr>
            <w:r w:rsidRPr="00B26EB0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6FABE946" w14:textId="6409E1FD" w:rsidR="00516FC5" w:rsidRPr="00B26EB0" w:rsidRDefault="00516FC5" w:rsidP="00267F2F">
            <w:pPr>
              <w:spacing w:before="10" w:after="10"/>
              <w:ind w:left="53" w:hanging="24"/>
              <w:jc w:val="center"/>
              <w:rPr>
                <w:sz w:val="21"/>
                <w:szCs w:val="21"/>
              </w:rPr>
            </w:pPr>
            <w:r w:rsidRPr="00B26EB0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41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31210F14" w14:textId="6A2FA1F1" w:rsidR="00516FC5" w:rsidRPr="00B26EB0" w:rsidRDefault="00516FC5" w:rsidP="00267F2F">
            <w:pPr>
              <w:spacing w:before="10" w:after="10"/>
              <w:ind w:left="104"/>
              <w:jc w:val="center"/>
              <w:rPr>
                <w:sz w:val="21"/>
                <w:szCs w:val="21"/>
              </w:rPr>
            </w:pPr>
            <w:r w:rsidRPr="00B26EB0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C4C346D" w14:textId="40647E21" w:rsidR="00516FC5" w:rsidRPr="00B26EB0" w:rsidRDefault="00516FC5" w:rsidP="00267F2F">
            <w:pPr>
              <w:spacing w:before="10" w:after="10"/>
              <w:jc w:val="center"/>
              <w:rPr>
                <w:sz w:val="21"/>
                <w:szCs w:val="21"/>
              </w:rPr>
            </w:pPr>
            <w:r w:rsidRPr="00B26EB0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516FC5" w:rsidRPr="00F0457B" w14:paraId="21903AF7" w14:textId="77777777" w:rsidTr="00C36F5C">
        <w:tc>
          <w:tcPr>
            <w:tcW w:w="1656" w:type="dxa"/>
            <w:gridSpan w:val="2"/>
            <w:vMerge/>
            <w:tcBorders>
              <w:left w:val="single" w:sz="4" w:space="0" w:color="000000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762471" w14:textId="77777777" w:rsidR="00516FC5" w:rsidRPr="00B26EB0" w:rsidRDefault="00516FC5" w:rsidP="00267F2F">
            <w:pPr>
              <w:spacing w:before="10" w:after="10"/>
              <w:ind w:left="360" w:hanging="360"/>
            </w:pPr>
          </w:p>
        </w:tc>
        <w:tc>
          <w:tcPr>
            <w:tcW w:w="2109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4A60C3F0" w14:textId="6A47A12F" w:rsidR="00516FC5" w:rsidRPr="00B26EB0" w:rsidRDefault="00516FC5" w:rsidP="00267F2F">
            <w:pPr>
              <w:spacing w:before="10" w:after="10"/>
              <w:ind w:left="360" w:hanging="360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Expresión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7D49B390" w14:textId="58FF892D" w:rsidR="00516FC5" w:rsidRPr="00B26EB0" w:rsidRDefault="00516FC5" w:rsidP="00267F2F">
            <w:pPr>
              <w:spacing w:before="10" w:after="10"/>
              <w:ind w:left="53" w:hanging="24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No expresa la depreciación con sumatoria.</w:t>
            </w:r>
          </w:p>
        </w:tc>
        <w:tc>
          <w:tcPr>
            <w:tcW w:w="2041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0F7A924D" w14:textId="5E3E5BE9" w:rsidR="00516FC5" w:rsidRPr="00B26EB0" w:rsidRDefault="00516FC5" w:rsidP="00267F2F">
            <w:pPr>
              <w:spacing w:before="10" w:after="10"/>
              <w:ind w:left="104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 xml:space="preserve">Expresa la depreciación </w:t>
            </w:r>
            <w:r w:rsidRPr="00B26EB0">
              <w:rPr>
                <w:sz w:val="21"/>
                <w:szCs w:val="21"/>
              </w:rPr>
              <w:lastRenderedPageBreak/>
              <w:t>acumulada con sumatoria.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C4B5888" w14:textId="1958EE50" w:rsidR="00516FC5" w:rsidRPr="00B26EB0" w:rsidRDefault="00516FC5" w:rsidP="00267F2F">
            <w:pPr>
              <w:spacing w:before="10" w:after="10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lastRenderedPageBreak/>
              <w:t>Generaliza la expresión para cualquier año.</w:t>
            </w:r>
          </w:p>
        </w:tc>
      </w:tr>
      <w:tr w:rsidR="00516FC5" w:rsidRPr="00F0457B" w14:paraId="3134D95E" w14:textId="77777777" w:rsidTr="00C36F5C">
        <w:tc>
          <w:tcPr>
            <w:tcW w:w="1656" w:type="dxa"/>
            <w:gridSpan w:val="2"/>
            <w:vMerge/>
            <w:tcBorders>
              <w:left w:val="single" w:sz="4" w:space="0" w:color="000000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B27902" w14:textId="77777777" w:rsidR="00516FC5" w:rsidRPr="00B26EB0" w:rsidRDefault="00516FC5" w:rsidP="00267F2F">
            <w:pPr>
              <w:spacing w:before="10" w:after="10"/>
              <w:ind w:left="360" w:hanging="360"/>
            </w:pPr>
          </w:p>
        </w:tc>
        <w:tc>
          <w:tcPr>
            <w:tcW w:w="2109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7DD93629" w14:textId="03BB1F6D" w:rsidR="00516FC5" w:rsidRPr="00B26EB0" w:rsidRDefault="00516FC5" w:rsidP="00267F2F">
            <w:pPr>
              <w:spacing w:before="10" w:after="10"/>
              <w:ind w:left="360" w:hanging="360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Cálculo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10FFCD97" w14:textId="3CB13A17" w:rsidR="00516FC5" w:rsidRPr="00B26EB0" w:rsidRDefault="00516FC5" w:rsidP="00267F2F">
            <w:pPr>
              <w:spacing w:before="10" w:after="10"/>
              <w:ind w:left="53" w:hanging="24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El valor acumulado es incorrecto.</w:t>
            </w:r>
          </w:p>
        </w:tc>
        <w:tc>
          <w:tcPr>
            <w:tcW w:w="2041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407ED5B9" w14:textId="760E659C" w:rsidR="00516FC5" w:rsidRPr="00B26EB0" w:rsidRDefault="00516FC5" w:rsidP="00267F2F">
            <w:pPr>
              <w:spacing w:before="10" w:after="10"/>
              <w:ind w:left="104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Calcula correctamente la depreciación acumulada.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CD9F911" w14:textId="215D0909" w:rsidR="00516FC5" w:rsidRPr="00B26EB0" w:rsidRDefault="00516FC5" w:rsidP="00267F2F">
            <w:pPr>
              <w:spacing w:before="10" w:after="10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Verifica el resultado en hoja de cálculo.</w:t>
            </w:r>
          </w:p>
        </w:tc>
      </w:tr>
      <w:tr w:rsidR="00516FC5" w:rsidRPr="00F0457B" w14:paraId="65BB73DA" w14:textId="77777777" w:rsidTr="00C36F5C">
        <w:tc>
          <w:tcPr>
            <w:tcW w:w="1656" w:type="dxa"/>
            <w:gridSpan w:val="2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C81306" w14:textId="77777777" w:rsidR="00516FC5" w:rsidRPr="00B26EB0" w:rsidRDefault="00516FC5" w:rsidP="00267F2F">
            <w:pPr>
              <w:spacing w:before="10" w:after="10"/>
              <w:ind w:left="360" w:hanging="360"/>
            </w:pPr>
          </w:p>
        </w:tc>
        <w:tc>
          <w:tcPr>
            <w:tcW w:w="2109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6F8E9D20" w14:textId="09305F63" w:rsidR="00516FC5" w:rsidRPr="00B26EB0" w:rsidRDefault="00516FC5" w:rsidP="00267F2F">
            <w:pPr>
              <w:spacing w:before="10" w:after="10"/>
              <w:ind w:left="360" w:hanging="360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Trabajo en equipo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4D2ECD8F" w14:textId="1FC80686" w:rsidR="00516FC5" w:rsidRPr="00B26EB0" w:rsidRDefault="00516FC5" w:rsidP="00267F2F">
            <w:pPr>
              <w:spacing w:before="10" w:after="10"/>
              <w:ind w:left="53" w:hanging="24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Pocos integrantes participan.</w:t>
            </w:r>
          </w:p>
        </w:tc>
        <w:tc>
          <w:tcPr>
            <w:tcW w:w="2041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1790C762" w14:textId="57AF06F0" w:rsidR="00516FC5" w:rsidRPr="00B26EB0" w:rsidRDefault="00516FC5" w:rsidP="00267F2F">
            <w:pPr>
              <w:spacing w:before="10" w:after="10"/>
              <w:ind w:left="104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Todos los integrantes aportan a la solución.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83DCBAD" w14:textId="70AA113B" w:rsidR="00516FC5" w:rsidRPr="00B26EB0" w:rsidRDefault="00516FC5" w:rsidP="00267F2F">
            <w:pPr>
              <w:spacing w:before="10" w:after="10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El equipo explica el resultado con claridad.</w:t>
            </w:r>
          </w:p>
        </w:tc>
      </w:tr>
      <w:tr w:rsidR="00516FC5" w:rsidRPr="00F0457B" w14:paraId="1D250B4E" w14:textId="77777777" w:rsidTr="007F77BA">
        <w:tc>
          <w:tcPr>
            <w:tcW w:w="1656" w:type="dxa"/>
            <w:gridSpan w:val="2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E771AC" w14:textId="77777777" w:rsidR="00516FC5" w:rsidRPr="00B26EB0" w:rsidRDefault="00516FC5" w:rsidP="00267F2F">
            <w:pPr>
              <w:spacing w:before="10" w:after="10"/>
              <w:ind w:left="360" w:hanging="360"/>
            </w:pPr>
          </w:p>
        </w:tc>
        <w:tc>
          <w:tcPr>
            <w:tcW w:w="6225" w:type="dxa"/>
            <w:gridSpan w:val="1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0FFECEAF" w14:textId="2326C247" w:rsidR="00516FC5" w:rsidRPr="00B26EB0" w:rsidRDefault="00516FC5" w:rsidP="00267F2F">
            <w:pPr>
              <w:spacing w:before="10" w:after="10"/>
              <w:ind w:left="360" w:hanging="360"/>
              <w:jc w:val="center"/>
              <w:rPr>
                <w:sz w:val="21"/>
                <w:szCs w:val="21"/>
              </w:rPr>
            </w:pPr>
            <w:r w:rsidRPr="00B26EB0">
              <w:rPr>
                <w:b/>
                <w:bCs/>
                <w:i/>
                <w:iCs/>
                <w:sz w:val="21"/>
                <w:szCs w:val="21"/>
              </w:rPr>
              <w:t xml:space="preserve">Producto 19: </w:t>
            </w:r>
            <w:r w:rsidRPr="00B26EB0">
              <w:rPr>
                <w:sz w:val="21"/>
                <w:szCs w:val="21"/>
              </w:rPr>
              <w:t>Hoja de valor presente</w:t>
            </w:r>
            <w:r>
              <w:rPr>
                <w:sz w:val="21"/>
                <w:szCs w:val="21"/>
              </w:rPr>
              <w:t xml:space="preserve"> de un flujo de efectivo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D4BB9D6" w14:textId="06A31DA5" w:rsidR="00516FC5" w:rsidRPr="00B26EB0" w:rsidRDefault="00516FC5" w:rsidP="00267F2F">
            <w:pPr>
              <w:spacing w:before="10" w:after="10"/>
              <w:jc w:val="center"/>
              <w:rPr>
                <w:sz w:val="21"/>
                <w:szCs w:val="21"/>
              </w:rPr>
            </w:pPr>
            <w:r w:rsidRPr="00F0457B">
              <w:t>5%</w:t>
            </w:r>
          </w:p>
        </w:tc>
      </w:tr>
      <w:tr w:rsidR="00516FC5" w:rsidRPr="00F0457B" w14:paraId="3EE98133" w14:textId="77777777" w:rsidTr="00C36F5C">
        <w:tc>
          <w:tcPr>
            <w:tcW w:w="1656" w:type="dxa"/>
            <w:gridSpan w:val="2"/>
            <w:vMerge w:val="restart"/>
            <w:tcBorders>
              <w:left w:val="single" w:sz="4" w:space="0" w:color="000000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C2933A" w14:textId="77777777" w:rsidR="00516FC5" w:rsidRPr="00B26EB0" w:rsidRDefault="00516FC5" w:rsidP="00267F2F">
            <w:pPr>
              <w:spacing w:before="10" w:after="10"/>
              <w:ind w:left="360" w:hanging="360"/>
            </w:pPr>
          </w:p>
        </w:tc>
        <w:tc>
          <w:tcPr>
            <w:tcW w:w="2109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5396FAE6" w14:textId="00F4AFE2" w:rsidR="00516FC5" w:rsidRPr="00B26EB0" w:rsidRDefault="00516FC5" w:rsidP="00267F2F">
            <w:pPr>
              <w:spacing w:before="10" w:after="10"/>
              <w:ind w:left="360" w:hanging="360"/>
              <w:jc w:val="center"/>
              <w:rPr>
                <w:sz w:val="21"/>
                <w:szCs w:val="21"/>
              </w:rPr>
            </w:pPr>
            <w:r w:rsidRPr="00B26EB0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622439CC" w14:textId="460C2CF8" w:rsidR="00516FC5" w:rsidRPr="00B26EB0" w:rsidRDefault="00516FC5" w:rsidP="00267F2F">
            <w:pPr>
              <w:spacing w:before="10" w:after="10"/>
              <w:ind w:left="53" w:hanging="24"/>
              <w:jc w:val="center"/>
              <w:rPr>
                <w:sz w:val="21"/>
                <w:szCs w:val="21"/>
              </w:rPr>
            </w:pPr>
            <w:r w:rsidRPr="00B26EB0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41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22CA24B2" w14:textId="5C2604F4" w:rsidR="00516FC5" w:rsidRPr="00B26EB0" w:rsidRDefault="00516FC5" w:rsidP="00267F2F">
            <w:pPr>
              <w:spacing w:before="10" w:after="10"/>
              <w:ind w:left="104"/>
              <w:jc w:val="center"/>
              <w:rPr>
                <w:sz w:val="21"/>
                <w:szCs w:val="21"/>
              </w:rPr>
            </w:pPr>
            <w:r w:rsidRPr="00B26EB0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FEE957C" w14:textId="3998E84C" w:rsidR="00516FC5" w:rsidRPr="00B26EB0" w:rsidRDefault="00516FC5" w:rsidP="00267F2F">
            <w:pPr>
              <w:spacing w:before="10" w:after="10"/>
              <w:jc w:val="center"/>
              <w:rPr>
                <w:sz w:val="21"/>
                <w:szCs w:val="21"/>
              </w:rPr>
            </w:pPr>
            <w:r w:rsidRPr="00B26EB0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516FC5" w:rsidRPr="00F0457B" w14:paraId="26684FBD" w14:textId="77777777" w:rsidTr="00C36F5C">
        <w:tc>
          <w:tcPr>
            <w:tcW w:w="1656" w:type="dxa"/>
            <w:gridSpan w:val="2"/>
            <w:vMerge/>
            <w:tcBorders>
              <w:left w:val="single" w:sz="4" w:space="0" w:color="000000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966723" w14:textId="77777777" w:rsidR="00516FC5" w:rsidRPr="00B26EB0" w:rsidRDefault="00516FC5" w:rsidP="00267F2F">
            <w:pPr>
              <w:spacing w:before="10" w:after="10"/>
              <w:ind w:left="360" w:hanging="360"/>
            </w:pPr>
          </w:p>
        </w:tc>
        <w:tc>
          <w:tcPr>
            <w:tcW w:w="2109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6AFFA319" w14:textId="3A14756A" w:rsidR="00516FC5" w:rsidRPr="00B26EB0" w:rsidRDefault="00516FC5" w:rsidP="00267F2F">
            <w:pPr>
              <w:spacing w:before="10" w:after="10"/>
              <w:ind w:left="360" w:hanging="360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Expresión con sumatoria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6C20D9CF" w14:textId="3DE93A20" w:rsidR="00516FC5" w:rsidRPr="00B26EB0" w:rsidRDefault="00516FC5" w:rsidP="00267F2F">
            <w:pPr>
              <w:spacing w:before="10" w:after="10"/>
              <w:ind w:left="53" w:hanging="24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La expresión no descuenta los flujos.</w:t>
            </w:r>
          </w:p>
        </w:tc>
        <w:tc>
          <w:tcPr>
            <w:tcW w:w="2041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4350D169" w14:textId="3767B691" w:rsidR="00516FC5" w:rsidRPr="00B26EB0" w:rsidRDefault="00516FC5" w:rsidP="00267F2F">
            <w:pPr>
              <w:spacing w:before="10" w:after="10"/>
              <w:ind w:left="104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Expresa el valor presente con sumatoria.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E7E82B0" w14:textId="20D3A375" w:rsidR="00516FC5" w:rsidRPr="00B26EB0" w:rsidRDefault="00516FC5" w:rsidP="00267F2F">
            <w:pPr>
              <w:spacing w:before="10" w:after="10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Explica el papel del índice y de la tasa.</w:t>
            </w:r>
          </w:p>
        </w:tc>
      </w:tr>
      <w:tr w:rsidR="00516FC5" w:rsidRPr="00F0457B" w14:paraId="708BAE49" w14:textId="77777777" w:rsidTr="00C36F5C">
        <w:tc>
          <w:tcPr>
            <w:tcW w:w="1656" w:type="dxa"/>
            <w:gridSpan w:val="2"/>
            <w:vMerge/>
            <w:tcBorders>
              <w:left w:val="single" w:sz="4" w:space="0" w:color="000000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7DFC63" w14:textId="77777777" w:rsidR="00516FC5" w:rsidRPr="00B26EB0" w:rsidRDefault="00516FC5" w:rsidP="00267F2F">
            <w:pPr>
              <w:spacing w:before="10" w:after="10"/>
              <w:ind w:left="360" w:hanging="360"/>
            </w:pPr>
          </w:p>
        </w:tc>
        <w:tc>
          <w:tcPr>
            <w:tcW w:w="2109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76482DB7" w14:textId="72327D9E" w:rsidR="00516FC5" w:rsidRPr="00B26EB0" w:rsidRDefault="00516FC5" w:rsidP="00267F2F">
            <w:pPr>
              <w:spacing w:before="10" w:after="10"/>
              <w:ind w:left="360" w:hanging="360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Cálculo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4A0EB7D2" w14:textId="160A067E" w:rsidR="00516FC5" w:rsidRPr="00B26EB0" w:rsidRDefault="00516FC5" w:rsidP="00267F2F">
            <w:pPr>
              <w:spacing w:before="10" w:after="10"/>
              <w:ind w:left="53" w:hanging="24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El resultado es incorrecto.</w:t>
            </w:r>
          </w:p>
        </w:tc>
        <w:tc>
          <w:tcPr>
            <w:tcW w:w="2041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31AED453" w14:textId="19A7DF6D" w:rsidR="00516FC5" w:rsidRPr="00B26EB0" w:rsidRDefault="00516FC5" w:rsidP="00267F2F">
            <w:pPr>
              <w:spacing w:before="10" w:after="10"/>
              <w:ind w:left="104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Calcula correctamente el valor presente.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B14303F" w14:textId="58330F4B" w:rsidR="00516FC5" w:rsidRPr="00B26EB0" w:rsidRDefault="00516FC5" w:rsidP="00267F2F">
            <w:pPr>
              <w:spacing w:before="10" w:after="10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Lo contrasta con la función financiera de la hoja.</w:t>
            </w:r>
          </w:p>
        </w:tc>
      </w:tr>
      <w:tr w:rsidR="00516FC5" w:rsidRPr="00F0457B" w14:paraId="2084C392" w14:textId="77777777" w:rsidTr="00C36F5C">
        <w:tc>
          <w:tcPr>
            <w:tcW w:w="1656" w:type="dxa"/>
            <w:gridSpan w:val="2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5CCAC6" w14:textId="77777777" w:rsidR="00516FC5" w:rsidRPr="00B26EB0" w:rsidRDefault="00516FC5" w:rsidP="00267F2F">
            <w:pPr>
              <w:spacing w:before="10" w:after="10"/>
              <w:ind w:left="360" w:hanging="360"/>
            </w:pPr>
          </w:p>
        </w:tc>
        <w:tc>
          <w:tcPr>
            <w:tcW w:w="2109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2EDBC36E" w14:textId="39DEA104" w:rsidR="00516FC5" w:rsidRPr="00B26EB0" w:rsidRDefault="00516FC5" w:rsidP="00267F2F">
            <w:pPr>
              <w:spacing w:before="10" w:after="10"/>
              <w:ind w:left="360" w:hanging="360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Presentación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3FE520F6" w14:textId="2CD3D818" w:rsidR="00516FC5" w:rsidRPr="00B26EB0" w:rsidRDefault="00516FC5" w:rsidP="00267F2F">
            <w:pPr>
              <w:spacing w:before="10" w:after="10"/>
              <w:ind w:left="53" w:hanging="24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La hoja es desordenada.</w:t>
            </w:r>
          </w:p>
        </w:tc>
        <w:tc>
          <w:tcPr>
            <w:tcW w:w="2041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542E5A94" w14:textId="5615C8B0" w:rsidR="00516FC5" w:rsidRPr="00B26EB0" w:rsidRDefault="00516FC5" w:rsidP="00267F2F">
            <w:pPr>
              <w:spacing w:before="10" w:after="10"/>
              <w:ind w:left="104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La hoja es clara y rotulada.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155B81C" w14:textId="1CC0FC14" w:rsidR="00516FC5" w:rsidRPr="00B26EB0" w:rsidRDefault="00516FC5" w:rsidP="00267F2F">
            <w:pPr>
              <w:spacing w:before="10" w:after="10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Permite cambiar la tasa y los flujos.</w:t>
            </w:r>
          </w:p>
        </w:tc>
      </w:tr>
      <w:tr w:rsidR="00516FC5" w:rsidRPr="00F0457B" w14:paraId="6E011659" w14:textId="77777777" w:rsidTr="007F77BA">
        <w:tc>
          <w:tcPr>
            <w:tcW w:w="1656" w:type="dxa"/>
            <w:gridSpan w:val="2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85B9A8" w14:textId="77777777" w:rsidR="00516FC5" w:rsidRPr="00B26EB0" w:rsidRDefault="00516FC5" w:rsidP="00267F2F">
            <w:pPr>
              <w:spacing w:before="10" w:after="10"/>
              <w:ind w:left="360" w:hanging="360"/>
            </w:pPr>
          </w:p>
        </w:tc>
        <w:tc>
          <w:tcPr>
            <w:tcW w:w="6225" w:type="dxa"/>
            <w:gridSpan w:val="1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49027829" w14:textId="0D88393D" w:rsidR="00516FC5" w:rsidRPr="00B26EB0" w:rsidRDefault="00516FC5" w:rsidP="00267F2F">
            <w:pPr>
              <w:spacing w:before="10" w:after="10"/>
              <w:ind w:left="360" w:hanging="360"/>
              <w:jc w:val="center"/>
              <w:rPr>
                <w:sz w:val="21"/>
                <w:szCs w:val="21"/>
              </w:rPr>
            </w:pPr>
            <w:r w:rsidRPr="00B26EB0">
              <w:rPr>
                <w:b/>
                <w:bCs/>
                <w:i/>
                <w:iCs/>
                <w:sz w:val="21"/>
                <w:szCs w:val="21"/>
              </w:rPr>
              <w:t xml:space="preserve">Producto 20: </w:t>
            </w:r>
            <w:r w:rsidRPr="00B26EB0">
              <w:rPr>
                <w:sz w:val="21"/>
                <w:szCs w:val="21"/>
              </w:rPr>
              <w:t>Cuadro de factores de acumulación</w:t>
            </w:r>
            <w:r>
              <w:rPr>
                <w:sz w:val="21"/>
                <w:szCs w:val="21"/>
              </w:rPr>
              <w:t xml:space="preserve"> de la Unidad de Fomento de Vivienda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EC88772" w14:textId="3AB4EA34" w:rsidR="00516FC5" w:rsidRPr="00B26EB0" w:rsidRDefault="00516FC5" w:rsidP="00267F2F">
            <w:pPr>
              <w:spacing w:before="10" w:after="10"/>
              <w:jc w:val="center"/>
              <w:rPr>
                <w:sz w:val="21"/>
                <w:szCs w:val="21"/>
              </w:rPr>
            </w:pPr>
            <w:r w:rsidRPr="00F0457B">
              <w:t>5%</w:t>
            </w:r>
          </w:p>
        </w:tc>
      </w:tr>
      <w:tr w:rsidR="00516FC5" w:rsidRPr="00F0457B" w14:paraId="5FC747B4" w14:textId="77777777" w:rsidTr="00C36F5C">
        <w:tc>
          <w:tcPr>
            <w:tcW w:w="1656" w:type="dxa"/>
            <w:gridSpan w:val="2"/>
            <w:vMerge w:val="restart"/>
            <w:tcBorders>
              <w:left w:val="single" w:sz="4" w:space="0" w:color="000000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64F3A1" w14:textId="77777777" w:rsidR="00516FC5" w:rsidRPr="00B26EB0" w:rsidRDefault="00516FC5" w:rsidP="00267F2F">
            <w:pPr>
              <w:spacing w:before="10" w:after="10"/>
              <w:ind w:left="360" w:hanging="360"/>
            </w:pPr>
          </w:p>
        </w:tc>
        <w:tc>
          <w:tcPr>
            <w:tcW w:w="2109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6FE33543" w14:textId="06FC13A9" w:rsidR="00516FC5" w:rsidRPr="00B26EB0" w:rsidRDefault="00516FC5" w:rsidP="00267F2F">
            <w:pPr>
              <w:spacing w:before="10" w:after="10"/>
              <w:ind w:left="360" w:hanging="360"/>
              <w:jc w:val="center"/>
              <w:rPr>
                <w:sz w:val="21"/>
                <w:szCs w:val="21"/>
              </w:rPr>
            </w:pPr>
            <w:r w:rsidRPr="00B26EB0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7A7F3A01" w14:textId="0F8AFDAF" w:rsidR="00516FC5" w:rsidRPr="00B26EB0" w:rsidRDefault="00516FC5" w:rsidP="00267F2F">
            <w:pPr>
              <w:spacing w:before="10" w:after="10"/>
              <w:ind w:left="53" w:hanging="24"/>
              <w:jc w:val="center"/>
              <w:rPr>
                <w:sz w:val="21"/>
                <w:szCs w:val="21"/>
              </w:rPr>
            </w:pPr>
            <w:r w:rsidRPr="00B26EB0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41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7DE14380" w14:textId="6232DA65" w:rsidR="00516FC5" w:rsidRPr="00B26EB0" w:rsidRDefault="00516FC5" w:rsidP="00267F2F">
            <w:pPr>
              <w:spacing w:before="10" w:after="10"/>
              <w:ind w:left="104"/>
              <w:jc w:val="center"/>
              <w:rPr>
                <w:sz w:val="21"/>
                <w:szCs w:val="21"/>
              </w:rPr>
            </w:pPr>
            <w:r w:rsidRPr="00B26EB0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5E7918A" w14:textId="53F13AE5" w:rsidR="00516FC5" w:rsidRPr="00B26EB0" w:rsidRDefault="00516FC5" w:rsidP="00267F2F">
            <w:pPr>
              <w:spacing w:before="10" w:after="10"/>
              <w:jc w:val="center"/>
              <w:rPr>
                <w:sz w:val="21"/>
                <w:szCs w:val="21"/>
              </w:rPr>
            </w:pPr>
            <w:r w:rsidRPr="00B26EB0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516FC5" w:rsidRPr="00F0457B" w14:paraId="00C33575" w14:textId="77777777" w:rsidTr="00C36F5C">
        <w:tc>
          <w:tcPr>
            <w:tcW w:w="1656" w:type="dxa"/>
            <w:gridSpan w:val="2"/>
            <w:vMerge/>
            <w:tcBorders>
              <w:left w:val="single" w:sz="4" w:space="0" w:color="000000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3E7B62" w14:textId="77777777" w:rsidR="00516FC5" w:rsidRPr="00B26EB0" w:rsidRDefault="00516FC5" w:rsidP="00267F2F">
            <w:pPr>
              <w:spacing w:before="10" w:after="10"/>
              <w:ind w:left="360" w:hanging="360"/>
            </w:pPr>
          </w:p>
        </w:tc>
        <w:tc>
          <w:tcPr>
            <w:tcW w:w="2109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601012FA" w14:textId="686D33BD" w:rsidR="00516FC5" w:rsidRPr="00B26EB0" w:rsidRDefault="00516FC5" w:rsidP="00267F2F">
            <w:pPr>
              <w:spacing w:before="10" w:after="10"/>
              <w:ind w:left="360" w:hanging="360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Factores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63B4D962" w14:textId="4066BD9D" w:rsidR="00516FC5" w:rsidRPr="00B26EB0" w:rsidRDefault="00516FC5" w:rsidP="00267F2F">
            <w:pPr>
              <w:spacing w:before="10" w:after="10"/>
              <w:ind w:left="53" w:hanging="24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Suma variaciones en lugar de multiplicarlas.</w:t>
            </w:r>
          </w:p>
        </w:tc>
        <w:tc>
          <w:tcPr>
            <w:tcW w:w="2041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2C047944" w14:textId="408515B7" w:rsidR="00516FC5" w:rsidRPr="00B26EB0" w:rsidRDefault="00516FC5" w:rsidP="00267F2F">
            <w:pPr>
              <w:spacing w:before="10" w:after="10"/>
              <w:ind w:left="104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 xml:space="preserve">Expresa la acumulación como </w:t>
            </w:r>
            <w:proofErr w:type="spellStart"/>
            <w:r w:rsidRPr="00B26EB0">
              <w:rPr>
                <w:sz w:val="21"/>
                <w:szCs w:val="21"/>
              </w:rPr>
              <w:t>productoria</w:t>
            </w:r>
            <w:proofErr w:type="spellEnd"/>
            <w:r w:rsidRPr="00B26EB0">
              <w:rPr>
                <w:sz w:val="21"/>
                <w:szCs w:val="21"/>
              </w:rPr>
              <w:t xml:space="preserve"> de factores.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2ACF86D" w14:textId="4C9ED39D" w:rsidR="00516FC5" w:rsidRPr="00B26EB0" w:rsidRDefault="00516FC5" w:rsidP="00267F2F">
            <w:pPr>
              <w:spacing w:before="10" w:after="10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Explica por qué la acumulación es multiplicativa.</w:t>
            </w:r>
          </w:p>
        </w:tc>
      </w:tr>
      <w:tr w:rsidR="00516FC5" w:rsidRPr="00F0457B" w14:paraId="1819F5E1" w14:textId="77777777" w:rsidTr="00C36F5C">
        <w:tc>
          <w:tcPr>
            <w:tcW w:w="1656" w:type="dxa"/>
            <w:gridSpan w:val="2"/>
            <w:vMerge/>
            <w:tcBorders>
              <w:left w:val="single" w:sz="4" w:space="0" w:color="000000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47CC23" w14:textId="77777777" w:rsidR="00516FC5" w:rsidRPr="00B26EB0" w:rsidRDefault="00516FC5" w:rsidP="00267F2F">
            <w:pPr>
              <w:spacing w:before="10" w:after="10"/>
              <w:ind w:left="360" w:hanging="360"/>
            </w:pPr>
          </w:p>
        </w:tc>
        <w:tc>
          <w:tcPr>
            <w:tcW w:w="2109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6C6F3381" w14:textId="0429087A" w:rsidR="00516FC5" w:rsidRPr="00B26EB0" w:rsidRDefault="00516FC5" w:rsidP="00267F2F">
            <w:pPr>
              <w:spacing w:before="10" w:after="10"/>
              <w:ind w:left="360" w:hanging="360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Resultado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0117CA89" w14:textId="3536ED03" w:rsidR="00516FC5" w:rsidRPr="00B26EB0" w:rsidRDefault="00516FC5" w:rsidP="00267F2F">
            <w:pPr>
              <w:spacing w:before="10" w:after="10"/>
              <w:ind w:left="53" w:hanging="24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El factor acumulado es incorrecto.</w:t>
            </w:r>
          </w:p>
        </w:tc>
        <w:tc>
          <w:tcPr>
            <w:tcW w:w="2041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08C1A830" w14:textId="172F6AE0" w:rsidR="00516FC5" w:rsidRPr="00B26EB0" w:rsidRDefault="00516FC5" w:rsidP="00267F2F">
            <w:pPr>
              <w:spacing w:before="10" w:after="10"/>
              <w:ind w:left="104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Calcula correctamente el factor acumulado.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85DF8AF" w14:textId="1123E49A" w:rsidR="00516FC5" w:rsidRPr="00B26EB0" w:rsidRDefault="00516FC5" w:rsidP="00267F2F">
            <w:pPr>
              <w:spacing w:before="10" w:after="10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Lo verifica con los valores oficiales de inicio y fin.</w:t>
            </w:r>
          </w:p>
        </w:tc>
      </w:tr>
      <w:tr w:rsidR="00516FC5" w:rsidRPr="00F0457B" w14:paraId="57E28CC0" w14:textId="77777777" w:rsidTr="00C36F5C">
        <w:tc>
          <w:tcPr>
            <w:tcW w:w="1656" w:type="dxa"/>
            <w:gridSpan w:val="2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F53F58" w14:textId="77777777" w:rsidR="00516FC5" w:rsidRPr="00B26EB0" w:rsidRDefault="00516FC5" w:rsidP="00267F2F">
            <w:pPr>
              <w:spacing w:before="10" w:after="10"/>
              <w:ind w:left="360" w:hanging="360"/>
            </w:pPr>
          </w:p>
        </w:tc>
        <w:tc>
          <w:tcPr>
            <w:tcW w:w="2109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5A8BBD4D" w14:textId="29059787" w:rsidR="00516FC5" w:rsidRPr="00B26EB0" w:rsidRDefault="00516FC5" w:rsidP="00267F2F">
            <w:pPr>
              <w:spacing w:before="10" w:after="10"/>
              <w:ind w:left="360" w:hanging="360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Exposición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3DEA24DD" w14:textId="5692D6A1" w:rsidR="00516FC5" w:rsidRPr="00B26EB0" w:rsidRDefault="00516FC5" w:rsidP="00267F2F">
            <w:pPr>
              <w:spacing w:before="10" w:after="10"/>
              <w:ind w:left="53" w:hanging="24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La exposición es confusa.</w:t>
            </w:r>
          </w:p>
        </w:tc>
        <w:tc>
          <w:tcPr>
            <w:tcW w:w="2041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5A950FB8" w14:textId="5A40CE5B" w:rsidR="00516FC5" w:rsidRPr="00B26EB0" w:rsidRDefault="00516FC5" w:rsidP="00267F2F">
            <w:pPr>
              <w:spacing w:before="10" w:after="10"/>
              <w:ind w:left="104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Explica el procedimiento con claridad.</w:t>
            </w:r>
          </w:p>
        </w:tc>
        <w:tc>
          <w:tcPr>
            <w:tcW w:w="2320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388F317" w14:textId="03395A2B" w:rsidR="00516FC5" w:rsidRPr="00B26EB0" w:rsidRDefault="00516FC5" w:rsidP="00267F2F">
            <w:pPr>
              <w:spacing w:before="10" w:after="10"/>
              <w:jc w:val="center"/>
              <w:rPr>
                <w:sz w:val="21"/>
                <w:szCs w:val="21"/>
              </w:rPr>
            </w:pPr>
            <w:r w:rsidRPr="00B26EB0">
              <w:rPr>
                <w:sz w:val="21"/>
                <w:szCs w:val="21"/>
              </w:rPr>
              <w:t>Responde con solvencia las preguntas del curso.</w:t>
            </w:r>
          </w:p>
        </w:tc>
      </w:tr>
      <w:tr w:rsidR="00516FC5" w:rsidRPr="00F0457B" w14:paraId="6F1232FD" w14:textId="77777777" w:rsidTr="00E705DB">
        <w:tc>
          <w:tcPr>
            <w:tcW w:w="10201" w:type="dxa"/>
            <w:gridSpan w:val="21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4BDF9C" w14:textId="77777777" w:rsidR="00516FC5" w:rsidRDefault="00516FC5" w:rsidP="00267F2F">
            <w:pPr>
              <w:spacing w:before="20" w:after="20"/>
            </w:pPr>
            <w:r>
              <w:rPr>
                <w:b/>
                <w:bCs/>
                <w:i/>
                <w:iCs/>
                <w:sz w:val="21"/>
                <w:szCs w:val="21"/>
              </w:rPr>
              <w:t>Bibliografía básica:</w:t>
            </w:r>
          </w:p>
          <w:p w14:paraId="67CE387D" w14:textId="566274D1" w:rsidR="00516FC5" w:rsidRDefault="00516FC5" w:rsidP="00267F2F">
            <w:pPr>
              <w:spacing w:before="10" w:after="10"/>
              <w:ind w:left="360" w:hanging="3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Antón, H. (2009). </w:t>
            </w:r>
            <w:r>
              <w:rPr>
                <w:i/>
                <w:iCs/>
                <w:sz w:val="21"/>
                <w:szCs w:val="21"/>
              </w:rPr>
              <w:t>Introducción al Álgebra Lineal</w:t>
            </w:r>
            <w:r>
              <w:rPr>
                <w:sz w:val="21"/>
                <w:szCs w:val="21"/>
              </w:rPr>
              <w:t xml:space="preserve">. 5ta edición. México: Editorial </w:t>
            </w:r>
            <w:proofErr w:type="spellStart"/>
            <w:r>
              <w:rPr>
                <w:sz w:val="21"/>
                <w:szCs w:val="21"/>
              </w:rPr>
              <w:t>Limusa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1A284FC4" w14:textId="799AE1C3" w:rsidR="00516FC5" w:rsidRDefault="00516FC5" w:rsidP="00267F2F">
            <w:pPr>
              <w:spacing w:before="10" w:after="10"/>
              <w:ind w:left="360" w:hanging="360"/>
            </w:pPr>
            <w:r w:rsidRPr="00F0457B">
              <w:rPr>
                <w:sz w:val="21"/>
                <w:szCs w:val="21"/>
                <w:lang w:val="en-US"/>
              </w:rPr>
              <w:t xml:space="preserve">Grossman, S. I. (2008). </w:t>
            </w:r>
            <w:proofErr w:type="spellStart"/>
            <w:r w:rsidRPr="00F0457B">
              <w:rPr>
                <w:i/>
                <w:iCs/>
                <w:sz w:val="21"/>
                <w:szCs w:val="21"/>
                <w:lang w:val="en-US"/>
              </w:rPr>
              <w:t>Álgebra</w:t>
            </w:r>
            <w:proofErr w:type="spellEnd"/>
            <w:r w:rsidRPr="00F0457B">
              <w:rPr>
                <w:i/>
                <w:iCs/>
                <w:sz w:val="21"/>
                <w:szCs w:val="21"/>
                <w:lang w:val="en-US"/>
              </w:rPr>
              <w:t xml:space="preserve"> Lineal</w:t>
            </w:r>
            <w:r w:rsidRPr="00F0457B">
              <w:rPr>
                <w:sz w:val="21"/>
                <w:szCs w:val="21"/>
                <w:lang w:val="en-US"/>
              </w:rPr>
              <w:t xml:space="preserve">. </w:t>
            </w:r>
            <w:r w:rsidRPr="00F0457B">
              <w:rPr>
                <w:sz w:val="21"/>
                <w:szCs w:val="21"/>
              </w:rPr>
              <w:t>6ta edición. México, D.F.: McGraw-Hill/Interamericana.</w:t>
            </w:r>
          </w:p>
          <w:p w14:paraId="5E9757DA" w14:textId="3044134E" w:rsidR="00516FC5" w:rsidRPr="0010093D" w:rsidRDefault="00516FC5" w:rsidP="00267F2F">
            <w:pPr>
              <w:spacing w:before="10" w:after="10"/>
              <w:ind w:left="360" w:hanging="360"/>
            </w:pPr>
            <w:r>
              <w:rPr>
                <w:sz w:val="21"/>
                <w:szCs w:val="21"/>
              </w:rPr>
              <w:t xml:space="preserve">Pérez Centellas, D. J. (s.f.). </w:t>
            </w:r>
            <w:r>
              <w:rPr>
                <w:i/>
                <w:iCs/>
                <w:sz w:val="21"/>
                <w:szCs w:val="21"/>
              </w:rPr>
              <w:t xml:space="preserve">Apuntes de Álgebra Lineal y Teoría Matricial, Inecuaciones </w:t>
            </w:r>
            <w:proofErr w:type="spellStart"/>
            <w:r>
              <w:rPr>
                <w:i/>
                <w:iCs/>
                <w:sz w:val="21"/>
                <w:szCs w:val="21"/>
              </w:rPr>
              <w:t>Bivariantes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y Teoría Combinatoria</w:t>
            </w:r>
            <w:r>
              <w:rPr>
                <w:sz w:val="21"/>
                <w:szCs w:val="21"/>
              </w:rPr>
              <w:t>.</w:t>
            </w:r>
          </w:p>
        </w:tc>
      </w:tr>
      <w:tr w:rsidR="00516FC5" w:rsidRPr="00F0457B" w14:paraId="3FAB8129" w14:textId="77777777" w:rsidTr="00E705DB">
        <w:tc>
          <w:tcPr>
            <w:tcW w:w="10201" w:type="dxa"/>
            <w:gridSpan w:val="21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8FB9BE" w14:textId="77777777" w:rsidR="00516FC5" w:rsidRPr="00F0457B" w:rsidRDefault="00516FC5" w:rsidP="00267F2F">
            <w:pPr>
              <w:spacing w:before="20" w:after="20"/>
            </w:pPr>
            <w:r w:rsidRPr="00F0457B">
              <w:rPr>
                <w:b/>
                <w:bCs/>
                <w:i/>
                <w:iCs/>
                <w:sz w:val="21"/>
                <w:szCs w:val="21"/>
              </w:rPr>
              <w:t>Bibliografía complementaria:</w:t>
            </w:r>
          </w:p>
          <w:p w14:paraId="67D56A30" w14:textId="77777777" w:rsidR="00516FC5" w:rsidRPr="00F0457B" w:rsidRDefault="00516FC5" w:rsidP="00267F2F">
            <w:pPr>
              <w:spacing w:before="10" w:after="10"/>
              <w:ind w:left="360" w:hanging="360"/>
            </w:pPr>
            <w:r w:rsidRPr="00F0457B">
              <w:rPr>
                <w:sz w:val="21"/>
                <w:szCs w:val="21"/>
              </w:rPr>
              <w:t xml:space="preserve">Arce, C., Castillo, W. y González, J. (2003). </w:t>
            </w:r>
            <w:r w:rsidRPr="00F0457B">
              <w:rPr>
                <w:i/>
                <w:iCs/>
                <w:sz w:val="21"/>
                <w:szCs w:val="21"/>
              </w:rPr>
              <w:t>Álgebra Lineal</w:t>
            </w:r>
            <w:r w:rsidRPr="00F0457B">
              <w:rPr>
                <w:sz w:val="21"/>
                <w:szCs w:val="21"/>
              </w:rPr>
              <w:t>. 3ra edición.</w:t>
            </w:r>
          </w:p>
          <w:p w14:paraId="0157AE2D" w14:textId="77777777" w:rsidR="00516FC5" w:rsidRPr="00F0457B" w:rsidRDefault="00516FC5" w:rsidP="00267F2F">
            <w:pPr>
              <w:spacing w:before="10" w:after="10"/>
              <w:ind w:left="360" w:hanging="360"/>
            </w:pPr>
            <w:r w:rsidRPr="00F0457B">
              <w:rPr>
                <w:sz w:val="21"/>
                <w:szCs w:val="21"/>
              </w:rPr>
              <w:t xml:space="preserve">Barrera Mora, F. (2009). </w:t>
            </w:r>
            <w:r w:rsidRPr="00F0457B">
              <w:rPr>
                <w:i/>
                <w:iCs/>
                <w:sz w:val="21"/>
                <w:szCs w:val="21"/>
              </w:rPr>
              <w:t>Álgebra Lineal</w:t>
            </w:r>
            <w:r w:rsidRPr="00F0457B">
              <w:rPr>
                <w:sz w:val="21"/>
                <w:szCs w:val="21"/>
              </w:rPr>
              <w:t>. 1ra edición. Grupo Editorial Patria.</w:t>
            </w:r>
          </w:p>
          <w:p w14:paraId="6C987A9F" w14:textId="77777777" w:rsidR="00516FC5" w:rsidRPr="00F0457B" w:rsidRDefault="00516FC5" w:rsidP="00267F2F">
            <w:pPr>
              <w:spacing w:before="10" w:after="10"/>
              <w:ind w:left="360" w:hanging="360"/>
            </w:pPr>
            <w:proofErr w:type="spellStart"/>
            <w:r w:rsidRPr="00F0457B">
              <w:rPr>
                <w:sz w:val="21"/>
                <w:szCs w:val="21"/>
                <w:lang w:val="en-US"/>
              </w:rPr>
              <w:t>Kolman</w:t>
            </w:r>
            <w:proofErr w:type="spellEnd"/>
            <w:r w:rsidRPr="00F0457B">
              <w:rPr>
                <w:sz w:val="21"/>
                <w:szCs w:val="21"/>
                <w:lang w:val="en-US"/>
              </w:rPr>
              <w:t xml:space="preserve">, B. y Hill, D. R. (2006). </w:t>
            </w:r>
            <w:r w:rsidRPr="00F0457B">
              <w:rPr>
                <w:i/>
                <w:iCs/>
                <w:sz w:val="21"/>
                <w:szCs w:val="21"/>
              </w:rPr>
              <w:t>Álgebra Lineal</w:t>
            </w:r>
            <w:r w:rsidRPr="00F0457B">
              <w:rPr>
                <w:sz w:val="21"/>
                <w:szCs w:val="21"/>
              </w:rPr>
              <w:t>. 8va edición. México: Pearson Educación.</w:t>
            </w:r>
          </w:p>
          <w:p w14:paraId="30A50A81" w14:textId="77777777" w:rsidR="00516FC5" w:rsidRPr="00F0457B" w:rsidRDefault="00516FC5" w:rsidP="00267F2F">
            <w:pPr>
              <w:spacing w:before="10" w:after="10"/>
              <w:ind w:left="360" w:hanging="360"/>
            </w:pPr>
            <w:proofErr w:type="spellStart"/>
            <w:r w:rsidRPr="00F0457B">
              <w:rPr>
                <w:sz w:val="21"/>
                <w:szCs w:val="21"/>
                <w:lang w:val="en-US"/>
              </w:rPr>
              <w:t>Kolman</w:t>
            </w:r>
            <w:proofErr w:type="spellEnd"/>
            <w:r w:rsidRPr="00F0457B">
              <w:rPr>
                <w:sz w:val="21"/>
                <w:szCs w:val="21"/>
                <w:lang w:val="en-US"/>
              </w:rPr>
              <w:t>, B. y Hill, D. R. (</w:t>
            </w:r>
            <w:proofErr w:type="spellStart"/>
            <w:r w:rsidRPr="00F0457B">
              <w:rPr>
                <w:sz w:val="21"/>
                <w:szCs w:val="21"/>
                <w:lang w:val="en-US"/>
              </w:rPr>
              <w:t>s.f.</w:t>
            </w:r>
            <w:proofErr w:type="spellEnd"/>
            <w:r w:rsidRPr="00F0457B">
              <w:rPr>
                <w:sz w:val="21"/>
                <w:szCs w:val="21"/>
                <w:lang w:val="en-US"/>
              </w:rPr>
              <w:t xml:space="preserve">). </w:t>
            </w:r>
            <w:r w:rsidRPr="00F0457B">
              <w:rPr>
                <w:i/>
                <w:iCs/>
                <w:sz w:val="21"/>
                <w:szCs w:val="21"/>
              </w:rPr>
              <w:t>Solucionario de Álgebra Lineal</w:t>
            </w:r>
            <w:r w:rsidRPr="00F0457B">
              <w:rPr>
                <w:sz w:val="21"/>
                <w:szCs w:val="21"/>
              </w:rPr>
              <w:t>.</w:t>
            </w:r>
          </w:p>
          <w:p w14:paraId="4690C5EA" w14:textId="77777777" w:rsidR="00516FC5" w:rsidRPr="00F0457B" w:rsidRDefault="00516FC5" w:rsidP="00267F2F">
            <w:pPr>
              <w:spacing w:before="10" w:after="10"/>
              <w:ind w:left="360" w:hanging="360"/>
            </w:pPr>
            <w:r w:rsidRPr="00F0457B">
              <w:rPr>
                <w:sz w:val="21"/>
                <w:szCs w:val="21"/>
              </w:rPr>
              <w:t xml:space="preserve">Taha, H. A. (2012). </w:t>
            </w:r>
            <w:r w:rsidRPr="00F0457B">
              <w:rPr>
                <w:i/>
                <w:iCs/>
                <w:sz w:val="21"/>
                <w:szCs w:val="21"/>
              </w:rPr>
              <w:t>Investigación de operaciones</w:t>
            </w:r>
            <w:r w:rsidRPr="00F0457B">
              <w:rPr>
                <w:sz w:val="21"/>
                <w:szCs w:val="21"/>
              </w:rPr>
              <w:t>. 9na edición. México: Pearson Educación.</w:t>
            </w:r>
          </w:p>
          <w:p w14:paraId="3B056DB0" w14:textId="77777777" w:rsidR="00516FC5" w:rsidRPr="00F0457B" w:rsidRDefault="00516FC5" w:rsidP="00267F2F">
            <w:pPr>
              <w:spacing w:before="10" w:after="10"/>
              <w:ind w:left="360" w:hanging="360"/>
            </w:pPr>
            <w:r w:rsidRPr="003C78B9">
              <w:rPr>
                <w:sz w:val="21"/>
                <w:szCs w:val="21"/>
                <w:lang w:val="pt-BR"/>
              </w:rPr>
              <w:t xml:space="preserve">Leontief, W. (1986). </w:t>
            </w:r>
            <w:r w:rsidRPr="003C78B9">
              <w:rPr>
                <w:i/>
                <w:iCs/>
                <w:sz w:val="21"/>
                <w:szCs w:val="21"/>
                <w:lang w:val="pt-BR"/>
              </w:rPr>
              <w:t>Input-Output Economics</w:t>
            </w:r>
            <w:r w:rsidRPr="003C78B9">
              <w:rPr>
                <w:sz w:val="21"/>
                <w:szCs w:val="21"/>
                <w:lang w:val="pt-BR"/>
              </w:rPr>
              <w:t xml:space="preserve">. </w:t>
            </w:r>
            <w:r w:rsidRPr="00F0457B">
              <w:rPr>
                <w:sz w:val="21"/>
                <w:szCs w:val="21"/>
              </w:rPr>
              <w:t xml:space="preserve">2da edición. Nueva York: Oxford </w:t>
            </w:r>
            <w:proofErr w:type="spellStart"/>
            <w:r w:rsidRPr="00F0457B">
              <w:rPr>
                <w:sz w:val="21"/>
                <w:szCs w:val="21"/>
              </w:rPr>
              <w:t>University</w:t>
            </w:r>
            <w:proofErr w:type="spellEnd"/>
            <w:r w:rsidRPr="00F0457B">
              <w:rPr>
                <w:sz w:val="21"/>
                <w:szCs w:val="21"/>
              </w:rPr>
              <w:t xml:space="preserve"> </w:t>
            </w:r>
            <w:proofErr w:type="spellStart"/>
            <w:r w:rsidRPr="00F0457B">
              <w:rPr>
                <w:sz w:val="21"/>
                <w:szCs w:val="21"/>
              </w:rPr>
              <w:t>Press</w:t>
            </w:r>
            <w:proofErr w:type="spellEnd"/>
            <w:r w:rsidRPr="00F0457B">
              <w:rPr>
                <w:sz w:val="21"/>
                <w:szCs w:val="21"/>
              </w:rPr>
              <w:t>.</w:t>
            </w:r>
          </w:p>
          <w:p w14:paraId="5A4DBDF2" w14:textId="77777777" w:rsidR="00516FC5" w:rsidRPr="00F0457B" w:rsidRDefault="00516FC5" w:rsidP="00267F2F">
            <w:pPr>
              <w:spacing w:before="10" w:after="10"/>
              <w:ind w:left="360" w:hanging="360"/>
            </w:pPr>
            <w:r w:rsidRPr="00F0457B">
              <w:rPr>
                <w:sz w:val="21"/>
                <w:szCs w:val="21"/>
              </w:rPr>
              <w:t>Código de Comercio, Decreto Ley N° 14379, de 25 de febrero de 1977.</w:t>
            </w:r>
          </w:p>
          <w:p w14:paraId="737CD1EA" w14:textId="77777777" w:rsidR="00516FC5" w:rsidRPr="00F0457B" w:rsidRDefault="00516FC5" w:rsidP="00267F2F">
            <w:pPr>
              <w:spacing w:before="10" w:after="10"/>
              <w:ind w:left="360" w:hanging="360"/>
            </w:pPr>
            <w:r w:rsidRPr="00F0457B">
              <w:rPr>
                <w:sz w:val="21"/>
                <w:szCs w:val="21"/>
              </w:rPr>
              <w:t>Decreto Supremo N° 24051, Reglamento del Impuesto sobre las Utilidades de las Empresas, de 29 de junio de 1995.</w:t>
            </w:r>
          </w:p>
          <w:p w14:paraId="168DF885" w14:textId="77777777" w:rsidR="00516FC5" w:rsidRPr="00F0457B" w:rsidRDefault="00516FC5" w:rsidP="00267F2F">
            <w:pPr>
              <w:spacing w:before="10" w:after="10"/>
              <w:ind w:left="360" w:hanging="360"/>
            </w:pPr>
            <w:r w:rsidRPr="00F0457B">
              <w:rPr>
                <w:sz w:val="21"/>
                <w:szCs w:val="21"/>
              </w:rPr>
              <w:t>Decreto Supremo N° 5516, de 13 de enero de 2026, que fija el salario mínimo nacional.</w:t>
            </w:r>
          </w:p>
          <w:p w14:paraId="5F83B931" w14:textId="77777777" w:rsidR="00516FC5" w:rsidRPr="00F0457B" w:rsidRDefault="00516FC5" w:rsidP="00267F2F">
            <w:pPr>
              <w:spacing w:before="10" w:after="10"/>
              <w:ind w:left="360" w:hanging="360"/>
            </w:pPr>
            <w:r w:rsidRPr="00F0457B">
              <w:rPr>
                <w:sz w:val="21"/>
                <w:szCs w:val="21"/>
              </w:rPr>
              <w:t>Decreto Supremo N° 5646, de 29 de junio de 2026, de reducción del Gravamen Arancelario.</w:t>
            </w:r>
          </w:p>
          <w:p w14:paraId="5B647374" w14:textId="77777777" w:rsidR="00516FC5" w:rsidRPr="00F0457B" w:rsidRDefault="00516FC5" w:rsidP="00267F2F">
            <w:pPr>
              <w:spacing w:before="10" w:after="10"/>
              <w:ind w:left="360" w:hanging="360"/>
            </w:pPr>
            <w:r w:rsidRPr="00F0457B">
              <w:rPr>
                <w:sz w:val="21"/>
                <w:szCs w:val="21"/>
              </w:rPr>
              <w:t>Servicio de Impuestos Nacionales. Resolución Normativa de Directorio N° 102500000018, de 22 de abril de 2025, del Clasificador de Actividades Económicas CAEB-2022.</w:t>
            </w:r>
          </w:p>
          <w:p w14:paraId="37ADFD23" w14:textId="77777777" w:rsidR="00516FC5" w:rsidRPr="00F0457B" w:rsidRDefault="00516FC5" w:rsidP="00267F2F">
            <w:pPr>
              <w:spacing w:before="10" w:after="10"/>
              <w:ind w:left="360" w:hanging="360"/>
            </w:pPr>
            <w:r w:rsidRPr="00F0457B">
              <w:rPr>
                <w:sz w:val="21"/>
                <w:szCs w:val="21"/>
              </w:rPr>
              <w:t>Consejo Técnico Nacional de Auditoría y Contabilidad. Resolución 01/2015, de adopción de las Normas Internacionales de Auditoría.</w:t>
            </w:r>
          </w:p>
          <w:p w14:paraId="28D4F2F2" w14:textId="77777777" w:rsidR="00516FC5" w:rsidRPr="00F0457B" w:rsidRDefault="00516FC5" w:rsidP="00267F2F">
            <w:pPr>
              <w:spacing w:before="10" w:after="10"/>
              <w:ind w:left="360" w:hanging="360"/>
            </w:pPr>
            <w:r w:rsidRPr="00F0457B">
              <w:rPr>
                <w:sz w:val="21"/>
                <w:szCs w:val="21"/>
              </w:rPr>
              <w:t>Consejo de Normas Internacionales de Auditoría y Aseguramiento (IAASB). NIA 530 Muestreo de auditoría.</w:t>
            </w:r>
          </w:p>
          <w:p w14:paraId="0C78EF7B" w14:textId="77777777" w:rsidR="00516FC5" w:rsidRPr="00F0457B" w:rsidRDefault="00516FC5" w:rsidP="00267F2F">
            <w:pPr>
              <w:spacing w:before="10" w:after="10"/>
              <w:ind w:left="360" w:hanging="360"/>
            </w:pPr>
            <w:r w:rsidRPr="00F0457B">
              <w:rPr>
                <w:sz w:val="21"/>
                <w:szCs w:val="21"/>
              </w:rPr>
              <w:lastRenderedPageBreak/>
              <w:t>Instituto Nacional de Estadística. Matrices de insumo producto de Bolivia, 1988-2014.</w:t>
            </w:r>
          </w:p>
          <w:p w14:paraId="6616A8AC" w14:textId="15DE33FA" w:rsidR="00516FC5" w:rsidRPr="00F0457B" w:rsidRDefault="00516FC5" w:rsidP="00267F2F">
            <w:pPr>
              <w:spacing w:before="10" w:after="10"/>
              <w:ind w:left="360" w:hanging="360"/>
            </w:pPr>
            <w:r w:rsidRPr="00F0457B">
              <w:rPr>
                <w:sz w:val="21"/>
                <w:szCs w:val="21"/>
              </w:rPr>
              <w:t>Sitios web oficiales: www.ine.gob.bo, www.bcb.gob.bo y www.impuestos.gob.bo.</w:t>
            </w:r>
          </w:p>
          <w:p w14:paraId="1689CDDE" w14:textId="77777777" w:rsidR="00516FC5" w:rsidRPr="00F0457B" w:rsidRDefault="00516FC5" w:rsidP="00267F2F">
            <w:pPr>
              <w:spacing w:before="10" w:after="10"/>
              <w:rPr>
                <w:sz w:val="21"/>
                <w:szCs w:val="21"/>
              </w:rPr>
            </w:pPr>
          </w:p>
        </w:tc>
      </w:tr>
    </w:tbl>
    <w:p w14:paraId="1AC3C395" w14:textId="6C62A639" w:rsidR="009C25BE" w:rsidRPr="00F0457B" w:rsidRDefault="009C25BE" w:rsidP="008F65CE">
      <w:pPr>
        <w:spacing w:before="20" w:after="2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40"/>
        <w:gridCol w:w="2410"/>
        <w:gridCol w:w="1984"/>
      </w:tblGrid>
      <w:tr w:rsidR="00537450" w:rsidRPr="00864236" w14:paraId="7240D1A3" w14:textId="77777777" w:rsidTr="00191AA7">
        <w:tc>
          <w:tcPr>
            <w:tcW w:w="5240" w:type="dxa"/>
            <w:hideMark/>
          </w:tcPr>
          <w:p w14:paraId="30524FD9" w14:textId="77777777" w:rsidR="00537450" w:rsidRPr="00864236" w:rsidRDefault="00537450" w:rsidP="00191AA7">
            <w:pPr>
              <w:spacing w:line="375" w:lineRule="atLeast"/>
              <w:jc w:val="center"/>
              <w:rPr>
                <w:b/>
                <w:sz w:val="23"/>
                <w:szCs w:val="23"/>
              </w:rPr>
            </w:pPr>
            <w:r w:rsidRPr="00864236">
              <w:rPr>
                <w:b/>
                <w:sz w:val="23"/>
                <w:szCs w:val="23"/>
              </w:rPr>
              <w:t>Nombre Completo</w:t>
            </w:r>
          </w:p>
        </w:tc>
        <w:tc>
          <w:tcPr>
            <w:tcW w:w="2410" w:type="dxa"/>
            <w:hideMark/>
          </w:tcPr>
          <w:p w14:paraId="60CE13EB" w14:textId="77777777" w:rsidR="00537450" w:rsidRPr="00864236" w:rsidRDefault="00537450" w:rsidP="00191AA7">
            <w:pPr>
              <w:spacing w:line="375" w:lineRule="atLeast"/>
              <w:jc w:val="center"/>
              <w:rPr>
                <w:b/>
                <w:sz w:val="23"/>
                <w:szCs w:val="23"/>
              </w:rPr>
            </w:pPr>
            <w:r w:rsidRPr="00864236">
              <w:rPr>
                <w:b/>
                <w:sz w:val="23"/>
                <w:szCs w:val="23"/>
              </w:rPr>
              <w:t>Condición</w:t>
            </w:r>
          </w:p>
        </w:tc>
        <w:tc>
          <w:tcPr>
            <w:tcW w:w="1984" w:type="dxa"/>
            <w:hideMark/>
          </w:tcPr>
          <w:p w14:paraId="5CDF0146" w14:textId="77777777" w:rsidR="00537450" w:rsidRPr="00864236" w:rsidRDefault="00537450" w:rsidP="00191AA7">
            <w:pPr>
              <w:spacing w:line="375" w:lineRule="atLeast"/>
              <w:jc w:val="center"/>
              <w:rPr>
                <w:b/>
                <w:sz w:val="23"/>
                <w:szCs w:val="23"/>
              </w:rPr>
            </w:pPr>
            <w:r w:rsidRPr="00864236">
              <w:rPr>
                <w:b/>
                <w:sz w:val="23"/>
                <w:szCs w:val="23"/>
              </w:rPr>
              <w:t>Firma</w:t>
            </w:r>
          </w:p>
        </w:tc>
      </w:tr>
      <w:tr w:rsidR="00537450" w:rsidRPr="00864236" w14:paraId="15A5DA76" w14:textId="77777777" w:rsidTr="00191AA7">
        <w:trPr>
          <w:trHeight w:val="661"/>
        </w:trPr>
        <w:tc>
          <w:tcPr>
            <w:tcW w:w="5240" w:type="dxa"/>
            <w:hideMark/>
          </w:tcPr>
          <w:p w14:paraId="3BB75A0B" w14:textId="0E3D31A8" w:rsidR="00537450" w:rsidRPr="00864236" w:rsidRDefault="00537450" w:rsidP="00537450">
            <w:pPr>
              <w:spacing w:line="375" w:lineRule="atLeast"/>
              <w:rPr>
                <w:sz w:val="23"/>
                <w:szCs w:val="23"/>
              </w:rPr>
            </w:pPr>
            <w:r w:rsidRPr="00B73415">
              <w:rPr>
                <w:color w:val="000000"/>
              </w:rPr>
              <w:t xml:space="preserve">Julio </w:t>
            </w:r>
            <w:proofErr w:type="spellStart"/>
            <w:r w:rsidRPr="00B73415">
              <w:rPr>
                <w:color w:val="000000"/>
              </w:rPr>
              <w:t>Perez</w:t>
            </w:r>
            <w:proofErr w:type="spellEnd"/>
            <w:r w:rsidRPr="00B73415">
              <w:rPr>
                <w:color w:val="000000"/>
              </w:rPr>
              <w:t xml:space="preserve"> Centellas</w:t>
            </w:r>
          </w:p>
        </w:tc>
        <w:tc>
          <w:tcPr>
            <w:tcW w:w="2410" w:type="dxa"/>
            <w:hideMark/>
          </w:tcPr>
          <w:p w14:paraId="04062D58" w14:textId="77777777" w:rsidR="00537450" w:rsidRPr="00864236" w:rsidRDefault="00537450" w:rsidP="00537450">
            <w:pPr>
              <w:spacing w:line="375" w:lineRule="atLeast"/>
              <w:jc w:val="center"/>
              <w:rPr>
                <w:sz w:val="23"/>
                <w:szCs w:val="23"/>
              </w:rPr>
            </w:pPr>
            <w:r w:rsidRPr="00864236">
              <w:rPr>
                <w:sz w:val="23"/>
                <w:szCs w:val="23"/>
              </w:rPr>
              <w:t>Docente</w:t>
            </w:r>
          </w:p>
        </w:tc>
        <w:tc>
          <w:tcPr>
            <w:tcW w:w="1984" w:type="dxa"/>
            <w:hideMark/>
          </w:tcPr>
          <w:p w14:paraId="7C06382C" w14:textId="77777777" w:rsidR="00537450" w:rsidRPr="00864236" w:rsidRDefault="00537450" w:rsidP="00537450">
            <w:pPr>
              <w:spacing w:line="375" w:lineRule="atLeast"/>
              <w:jc w:val="center"/>
              <w:rPr>
                <w:sz w:val="23"/>
                <w:szCs w:val="23"/>
              </w:rPr>
            </w:pPr>
          </w:p>
        </w:tc>
      </w:tr>
      <w:tr w:rsidR="00537450" w:rsidRPr="00864236" w14:paraId="2F890D15" w14:textId="77777777" w:rsidTr="00191AA7">
        <w:trPr>
          <w:trHeight w:val="699"/>
        </w:trPr>
        <w:tc>
          <w:tcPr>
            <w:tcW w:w="5240" w:type="dxa"/>
            <w:hideMark/>
          </w:tcPr>
          <w:p w14:paraId="16BA98B1" w14:textId="087806A8" w:rsidR="00537450" w:rsidRPr="00537450" w:rsidRDefault="00537450" w:rsidP="00537450">
            <w:pPr>
              <w:spacing w:line="375" w:lineRule="atLeast"/>
              <w:rPr>
                <w:sz w:val="23"/>
                <w:szCs w:val="23"/>
                <w:lang w:val="en-US"/>
              </w:rPr>
            </w:pPr>
            <w:r w:rsidRPr="00537450">
              <w:rPr>
                <w:color w:val="000000"/>
                <w:lang w:val="en-US"/>
              </w:rPr>
              <w:t xml:space="preserve">Jorge Willy </w:t>
            </w:r>
            <w:proofErr w:type="spellStart"/>
            <w:r w:rsidRPr="00537450">
              <w:rPr>
                <w:color w:val="000000"/>
                <w:lang w:val="en-US"/>
              </w:rPr>
              <w:t>Ordoñez</w:t>
            </w:r>
            <w:proofErr w:type="spellEnd"/>
            <w:r w:rsidRPr="00537450">
              <w:rPr>
                <w:color w:val="000000"/>
                <w:lang w:val="en-US"/>
              </w:rPr>
              <w:t xml:space="preserve"> Oporto</w:t>
            </w:r>
          </w:p>
        </w:tc>
        <w:tc>
          <w:tcPr>
            <w:tcW w:w="2410" w:type="dxa"/>
            <w:hideMark/>
          </w:tcPr>
          <w:p w14:paraId="0F807E25" w14:textId="77777777" w:rsidR="00537450" w:rsidRPr="00864236" w:rsidRDefault="00537450" w:rsidP="00537450">
            <w:pPr>
              <w:spacing w:line="375" w:lineRule="atLeast"/>
              <w:jc w:val="center"/>
              <w:rPr>
                <w:sz w:val="23"/>
                <w:szCs w:val="23"/>
              </w:rPr>
            </w:pPr>
            <w:r w:rsidRPr="00864236">
              <w:rPr>
                <w:sz w:val="23"/>
                <w:szCs w:val="23"/>
              </w:rPr>
              <w:t>Docente</w:t>
            </w:r>
          </w:p>
        </w:tc>
        <w:tc>
          <w:tcPr>
            <w:tcW w:w="1984" w:type="dxa"/>
            <w:hideMark/>
          </w:tcPr>
          <w:p w14:paraId="4F73FBA0" w14:textId="77777777" w:rsidR="00537450" w:rsidRPr="00864236" w:rsidRDefault="00537450" w:rsidP="00537450">
            <w:pPr>
              <w:spacing w:line="375" w:lineRule="atLeast"/>
              <w:jc w:val="center"/>
              <w:rPr>
                <w:sz w:val="23"/>
                <w:szCs w:val="23"/>
              </w:rPr>
            </w:pPr>
          </w:p>
        </w:tc>
      </w:tr>
      <w:tr w:rsidR="00537450" w:rsidRPr="00864236" w14:paraId="1092AE2B" w14:textId="77777777" w:rsidTr="00191AA7">
        <w:trPr>
          <w:trHeight w:val="695"/>
        </w:trPr>
        <w:tc>
          <w:tcPr>
            <w:tcW w:w="5240" w:type="dxa"/>
            <w:hideMark/>
          </w:tcPr>
          <w:p w14:paraId="37C79DF2" w14:textId="54BFC478" w:rsidR="00537450" w:rsidRPr="00864236" w:rsidRDefault="00537450" w:rsidP="00537450">
            <w:pPr>
              <w:spacing w:line="375" w:lineRule="atLeast"/>
              <w:rPr>
                <w:sz w:val="23"/>
                <w:szCs w:val="23"/>
              </w:rPr>
            </w:pPr>
            <w:bookmarkStart w:id="0" w:name="_GoBack"/>
            <w:bookmarkEnd w:id="0"/>
            <w:r w:rsidRPr="00B73415">
              <w:rPr>
                <w:color w:val="000000"/>
              </w:rPr>
              <w:t xml:space="preserve">Hernán Roger Chávez </w:t>
            </w:r>
            <w:proofErr w:type="spellStart"/>
            <w:r w:rsidRPr="00B73415">
              <w:rPr>
                <w:color w:val="000000"/>
              </w:rPr>
              <w:t>Torrico</w:t>
            </w:r>
            <w:proofErr w:type="spellEnd"/>
          </w:p>
        </w:tc>
        <w:tc>
          <w:tcPr>
            <w:tcW w:w="2410" w:type="dxa"/>
            <w:hideMark/>
          </w:tcPr>
          <w:p w14:paraId="0003130D" w14:textId="77777777" w:rsidR="00537450" w:rsidRPr="00864236" w:rsidRDefault="00537450" w:rsidP="00537450">
            <w:pPr>
              <w:spacing w:line="375" w:lineRule="atLeast"/>
              <w:jc w:val="center"/>
              <w:rPr>
                <w:sz w:val="23"/>
                <w:szCs w:val="23"/>
              </w:rPr>
            </w:pPr>
            <w:r w:rsidRPr="00864236">
              <w:rPr>
                <w:sz w:val="23"/>
                <w:szCs w:val="23"/>
              </w:rPr>
              <w:t>Docente</w:t>
            </w:r>
          </w:p>
        </w:tc>
        <w:tc>
          <w:tcPr>
            <w:tcW w:w="1984" w:type="dxa"/>
            <w:hideMark/>
          </w:tcPr>
          <w:p w14:paraId="10FE8DCD" w14:textId="77777777" w:rsidR="00537450" w:rsidRPr="00864236" w:rsidRDefault="00537450" w:rsidP="00537450">
            <w:pPr>
              <w:spacing w:line="375" w:lineRule="atLeast"/>
              <w:jc w:val="center"/>
              <w:rPr>
                <w:sz w:val="23"/>
                <w:szCs w:val="23"/>
              </w:rPr>
            </w:pPr>
          </w:p>
        </w:tc>
      </w:tr>
      <w:tr w:rsidR="00537450" w:rsidRPr="00864236" w14:paraId="0C911405" w14:textId="77777777" w:rsidTr="00191AA7">
        <w:trPr>
          <w:trHeight w:val="715"/>
        </w:trPr>
        <w:tc>
          <w:tcPr>
            <w:tcW w:w="5240" w:type="dxa"/>
            <w:hideMark/>
          </w:tcPr>
          <w:p w14:paraId="7D9BAFFC" w14:textId="7FCF1D72" w:rsidR="00537450" w:rsidRPr="00864236" w:rsidRDefault="00537450" w:rsidP="00537450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8F3C7E">
              <w:rPr>
                <w:color w:val="000000"/>
              </w:rPr>
              <w:t>Mayumi</w:t>
            </w:r>
            <w:proofErr w:type="spellEnd"/>
            <w:r w:rsidRPr="008F3C7E">
              <w:rPr>
                <w:color w:val="000000"/>
              </w:rPr>
              <w:t xml:space="preserve"> Evelin Quispe Mamani </w:t>
            </w:r>
          </w:p>
        </w:tc>
        <w:tc>
          <w:tcPr>
            <w:tcW w:w="2410" w:type="dxa"/>
            <w:hideMark/>
          </w:tcPr>
          <w:p w14:paraId="58BB4750" w14:textId="77777777" w:rsidR="00537450" w:rsidRPr="00864236" w:rsidRDefault="00537450" w:rsidP="00537450">
            <w:pPr>
              <w:spacing w:line="375" w:lineRule="atLeast"/>
              <w:jc w:val="center"/>
              <w:rPr>
                <w:sz w:val="23"/>
                <w:szCs w:val="23"/>
              </w:rPr>
            </w:pPr>
            <w:r w:rsidRPr="00864236">
              <w:rPr>
                <w:sz w:val="23"/>
                <w:szCs w:val="23"/>
              </w:rPr>
              <w:t>Estudiante</w:t>
            </w:r>
          </w:p>
        </w:tc>
        <w:tc>
          <w:tcPr>
            <w:tcW w:w="1984" w:type="dxa"/>
            <w:hideMark/>
          </w:tcPr>
          <w:p w14:paraId="23ABB024" w14:textId="77777777" w:rsidR="00537450" w:rsidRPr="00864236" w:rsidRDefault="00537450" w:rsidP="00537450">
            <w:pPr>
              <w:spacing w:line="375" w:lineRule="atLeast"/>
              <w:jc w:val="center"/>
              <w:rPr>
                <w:sz w:val="23"/>
                <w:szCs w:val="23"/>
              </w:rPr>
            </w:pPr>
          </w:p>
        </w:tc>
      </w:tr>
      <w:tr w:rsidR="00537450" w:rsidRPr="00864236" w14:paraId="5C0E2415" w14:textId="77777777" w:rsidTr="00191AA7">
        <w:trPr>
          <w:trHeight w:val="693"/>
        </w:trPr>
        <w:tc>
          <w:tcPr>
            <w:tcW w:w="5240" w:type="dxa"/>
            <w:hideMark/>
          </w:tcPr>
          <w:p w14:paraId="34B9CD79" w14:textId="52E611BF" w:rsidR="00537450" w:rsidRPr="00864236" w:rsidRDefault="00537450" w:rsidP="00537450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8F3C7E">
              <w:rPr>
                <w:color w:val="000000"/>
              </w:rPr>
              <w:t>Ruddy</w:t>
            </w:r>
            <w:proofErr w:type="spellEnd"/>
            <w:r w:rsidRPr="008F3C7E">
              <w:rPr>
                <w:color w:val="000000"/>
              </w:rPr>
              <w:t xml:space="preserve"> </w:t>
            </w:r>
            <w:proofErr w:type="spellStart"/>
            <w:r w:rsidRPr="008F3C7E">
              <w:rPr>
                <w:color w:val="000000"/>
              </w:rPr>
              <w:t>Brayan</w:t>
            </w:r>
            <w:proofErr w:type="spellEnd"/>
            <w:r w:rsidRPr="008F3C7E">
              <w:rPr>
                <w:color w:val="000000"/>
              </w:rPr>
              <w:t xml:space="preserve"> Flores </w:t>
            </w:r>
            <w:proofErr w:type="spellStart"/>
            <w:r w:rsidRPr="008F3C7E">
              <w:rPr>
                <w:color w:val="000000"/>
              </w:rPr>
              <w:t>Rios</w:t>
            </w:r>
            <w:proofErr w:type="spellEnd"/>
            <w:r w:rsidRPr="008F3C7E">
              <w:rPr>
                <w:color w:val="000000"/>
              </w:rPr>
              <w:t xml:space="preserve"> </w:t>
            </w:r>
          </w:p>
        </w:tc>
        <w:tc>
          <w:tcPr>
            <w:tcW w:w="2410" w:type="dxa"/>
            <w:hideMark/>
          </w:tcPr>
          <w:p w14:paraId="570C63A3" w14:textId="77777777" w:rsidR="00537450" w:rsidRPr="00864236" w:rsidRDefault="00537450" w:rsidP="00537450">
            <w:pPr>
              <w:spacing w:line="375" w:lineRule="atLeast"/>
              <w:jc w:val="center"/>
              <w:rPr>
                <w:sz w:val="23"/>
                <w:szCs w:val="23"/>
              </w:rPr>
            </w:pPr>
            <w:r w:rsidRPr="00864236">
              <w:rPr>
                <w:sz w:val="23"/>
                <w:szCs w:val="23"/>
              </w:rPr>
              <w:t>Estudiante</w:t>
            </w:r>
          </w:p>
        </w:tc>
        <w:tc>
          <w:tcPr>
            <w:tcW w:w="1984" w:type="dxa"/>
            <w:hideMark/>
          </w:tcPr>
          <w:p w14:paraId="11574566" w14:textId="77777777" w:rsidR="00537450" w:rsidRPr="00864236" w:rsidRDefault="00537450" w:rsidP="00537450">
            <w:pPr>
              <w:jc w:val="center"/>
              <w:rPr>
                <w:sz w:val="20"/>
                <w:szCs w:val="20"/>
              </w:rPr>
            </w:pPr>
          </w:p>
        </w:tc>
      </w:tr>
    </w:tbl>
    <w:p w14:paraId="1FCA6AB3" w14:textId="5E9B412C" w:rsidR="002E2048" w:rsidRDefault="002E2048" w:rsidP="008F65CE">
      <w:pPr>
        <w:spacing w:before="20" w:after="20"/>
      </w:pPr>
    </w:p>
    <w:p w14:paraId="53CE202E" w14:textId="77777777" w:rsidR="002E2048" w:rsidRDefault="002E2048" w:rsidP="008F65CE">
      <w:pPr>
        <w:spacing w:before="20" w:after="20"/>
      </w:pPr>
    </w:p>
    <w:p w14:paraId="3A57F4A1" w14:textId="77777777" w:rsidR="002E2048" w:rsidRDefault="002E2048" w:rsidP="008F65CE">
      <w:pPr>
        <w:spacing w:before="20" w:after="20"/>
      </w:pPr>
    </w:p>
    <w:p w14:paraId="3BA3930C" w14:textId="77777777" w:rsidR="002E2048" w:rsidRDefault="002E2048" w:rsidP="008F65CE">
      <w:pPr>
        <w:spacing w:before="20" w:after="20"/>
      </w:pPr>
    </w:p>
    <w:p w14:paraId="5DB8A973" w14:textId="77777777" w:rsidR="002E2048" w:rsidRDefault="002E2048" w:rsidP="008F65CE">
      <w:pPr>
        <w:spacing w:before="20" w:after="20"/>
      </w:pPr>
    </w:p>
    <w:p w14:paraId="7283BC6F" w14:textId="77777777" w:rsidR="002E2048" w:rsidRDefault="002E2048" w:rsidP="008F65CE">
      <w:pPr>
        <w:spacing w:before="20" w:after="20"/>
      </w:pPr>
    </w:p>
    <w:p w14:paraId="681AE558" w14:textId="77777777" w:rsidR="006437E1" w:rsidRDefault="006437E1" w:rsidP="008F65CE">
      <w:pPr>
        <w:spacing w:before="20" w:after="20"/>
      </w:pPr>
    </w:p>
    <w:p w14:paraId="75BABADF" w14:textId="77777777" w:rsidR="006437E1" w:rsidRDefault="006437E1" w:rsidP="008F65CE">
      <w:pPr>
        <w:spacing w:before="20" w:after="20"/>
      </w:pPr>
    </w:p>
    <w:sectPr w:rsidR="006437E1" w:rsidSect="00E705DB">
      <w:footerReference w:type="default" r:id="rId8"/>
      <w:pgSz w:w="12240" w:h="15840"/>
      <w:pgMar w:top="851" w:right="1140" w:bottom="851" w:left="114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4CA50C" w14:textId="77777777" w:rsidR="005B41CA" w:rsidRDefault="005B41CA">
      <w:r>
        <w:separator/>
      </w:r>
    </w:p>
  </w:endnote>
  <w:endnote w:type="continuationSeparator" w:id="0">
    <w:p w14:paraId="6C695D80" w14:textId="77777777" w:rsidR="005B41CA" w:rsidRDefault="005B41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5A6186" w14:textId="7427C3EB" w:rsidR="00030D7C" w:rsidRDefault="00030D7C">
    <w:pPr>
      <w:jc w:val="right"/>
    </w:pPr>
    <w:r>
      <w:rPr>
        <w:b/>
        <w:bCs/>
        <w:i/>
        <w:iCs/>
        <w:sz w:val="20"/>
        <w:szCs w:val="20"/>
      </w:rPr>
      <w:fldChar w:fldCharType="begin"/>
    </w:r>
    <w:r>
      <w:rPr>
        <w:b/>
        <w:bCs/>
        <w:i/>
        <w:iCs/>
        <w:sz w:val="20"/>
        <w:szCs w:val="20"/>
      </w:rPr>
      <w:instrText>PAGE</w:instrText>
    </w:r>
    <w:r>
      <w:rPr>
        <w:b/>
        <w:bCs/>
        <w:i/>
        <w:iCs/>
        <w:sz w:val="20"/>
        <w:szCs w:val="20"/>
      </w:rPr>
      <w:fldChar w:fldCharType="separate"/>
    </w:r>
    <w:r w:rsidR="00B11748">
      <w:rPr>
        <w:b/>
        <w:bCs/>
        <w:i/>
        <w:iCs/>
        <w:noProof/>
        <w:sz w:val="20"/>
        <w:szCs w:val="20"/>
      </w:rPr>
      <w:t>11</w:t>
    </w:r>
    <w:r>
      <w:rPr>
        <w:b/>
        <w:bCs/>
        <w:i/>
        <w:i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989050" w14:textId="77777777" w:rsidR="005B41CA" w:rsidRDefault="005B41CA">
      <w:r>
        <w:separator/>
      </w:r>
    </w:p>
  </w:footnote>
  <w:footnote w:type="continuationSeparator" w:id="0">
    <w:p w14:paraId="4A5A9CE3" w14:textId="77777777" w:rsidR="005B41CA" w:rsidRDefault="005B41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34620"/>
    <w:multiLevelType w:val="hybridMultilevel"/>
    <w:tmpl w:val="E4401D42"/>
    <w:lvl w:ilvl="0" w:tplc="C36E03C6">
      <w:start w:val="1"/>
      <w:numFmt w:val="decimal"/>
      <w:lvlText w:val="%1."/>
      <w:lvlJc w:val="left"/>
      <w:pPr>
        <w:ind w:left="400" w:hanging="380"/>
      </w:pPr>
    </w:lvl>
    <w:lvl w:ilvl="1" w:tplc="4630126E">
      <w:numFmt w:val="decimal"/>
      <w:lvlText w:val=""/>
      <w:lvlJc w:val="left"/>
    </w:lvl>
    <w:lvl w:ilvl="2" w:tplc="67467A72">
      <w:numFmt w:val="decimal"/>
      <w:lvlText w:val=""/>
      <w:lvlJc w:val="left"/>
    </w:lvl>
    <w:lvl w:ilvl="3" w:tplc="D2742276">
      <w:numFmt w:val="decimal"/>
      <w:lvlText w:val=""/>
      <w:lvlJc w:val="left"/>
    </w:lvl>
    <w:lvl w:ilvl="4" w:tplc="4E3A90A4">
      <w:numFmt w:val="decimal"/>
      <w:lvlText w:val=""/>
      <w:lvlJc w:val="left"/>
    </w:lvl>
    <w:lvl w:ilvl="5" w:tplc="65BAF616">
      <w:numFmt w:val="decimal"/>
      <w:lvlText w:val=""/>
      <w:lvlJc w:val="left"/>
    </w:lvl>
    <w:lvl w:ilvl="6" w:tplc="598491A2">
      <w:numFmt w:val="decimal"/>
      <w:lvlText w:val=""/>
      <w:lvlJc w:val="left"/>
    </w:lvl>
    <w:lvl w:ilvl="7" w:tplc="963AD4C2">
      <w:numFmt w:val="decimal"/>
      <w:lvlText w:val=""/>
      <w:lvlJc w:val="left"/>
    </w:lvl>
    <w:lvl w:ilvl="8" w:tplc="CBCE4F6C">
      <w:numFmt w:val="decimal"/>
      <w:lvlText w:val=""/>
      <w:lvlJc w:val="left"/>
    </w:lvl>
  </w:abstractNum>
  <w:abstractNum w:abstractNumId="1" w15:restartNumberingAfterBreak="0">
    <w:nsid w:val="059566E2"/>
    <w:multiLevelType w:val="multilevel"/>
    <w:tmpl w:val="8E945EC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0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520" w:hanging="1440"/>
      </w:pPr>
      <w:rPr>
        <w:rFonts w:hint="default"/>
      </w:rPr>
    </w:lvl>
  </w:abstractNum>
  <w:abstractNum w:abstractNumId="2" w15:restartNumberingAfterBreak="0">
    <w:nsid w:val="06E12337"/>
    <w:multiLevelType w:val="multilevel"/>
    <w:tmpl w:val="28443230"/>
    <w:lvl w:ilvl="0">
      <w:start w:val="1"/>
      <w:numFmt w:val="decimal"/>
      <w:lvlText w:val="%1."/>
      <w:lvlJc w:val="left"/>
      <w:pPr>
        <w:ind w:left="6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9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9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700" w:hanging="1440"/>
      </w:pPr>
      <w:rPr>
        <w:rFonts w:hint="default"/>
      </w:rPr>
    </w:lvl>
  </w:abstractNum>
  <w:abstractNum w:abstractNumId="3" w15:restartNumberingAfterBreak="0">
    <w:nsid w:val="0CAD0621"/>
    <w:multiLevelType w:val="hybridMultilevel"/>
    <w:tmpl w:val="D7DC9D94"/>
    <w:lvl w:ilvl="0" w:tplc="B98CE7A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AB425E6"/>
    <w:multiLevelType w:val="hybridMultilevel"/>
    <w:tmpl w:val="E4401D42"/>
    <w:lvl w:ilvl="0" w:tplc="FFFFFFFF">
      <w:start w:val="1"/>
      <w:numFmt w:val="decimal"/>
      <w:lvlText w:val="%1."/>
      <w:lvlJc w:val="left"/>
      <w:pPr>
        <w:ind w:left="400" w:hanging="38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222175DE"/>
    <w:multiLevelType w:val="multilevel"/>
    <w:tmpl w:val="3DC07F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2D0B477E"/>
    <w:multiLevelType w:val="multilevel"/>
    <w:tmpl w:val="C9B820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32FC3E34"/>
    <w:multiLevelType w:val="multilevel"/>
    <w:tmpl w:val="3AECBCBC"/>
    <w:lvl w:ilvl="0">
      <w:start w:val="1"/>
      <w:numFmt w:val="decimal"/>
      <w:lvlText w:val="%1."/>
      <w:lvlJc w:val="left"/>
      <w:pPr>
        <w:ind w:left="620" w:hanging="360"/>
      </w:pPr>
      <w:rPr>
        <w:rFonts w:hint="default"/>
        <w:sz w:val="21"/>
      </w:rPr>
    </w:lvl>
    <w:lvl w:ilvl="1">
      <w:start w:val="1"/>
      <w:numFmt w:val="decimal"/>
      <w:isLgl/>
      <w:lvlText w:val="%1.%2"/>
      <w:lvlJc w:val="left"/>
      <w:pPr>
        <w:ind w:left="6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9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9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3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700" w:hanging="1440"/>
      </w:pPr>
      <w:rPr>
        <w:rFonts w:hint="default"/>
      </w:rPr>
    </w:lvl>
  </w:abstractNum>
  <w:abstractNum w:abstractNumId="8" w15:restartNumberingAfterBreak="0">
    <w:nsid w:val="38EB4055"/>
    <w:multiLevelType w:val="hybridMultilevel"/>
    <w:tmpl w:val="B6963E3C"/>
    <w:lvl w:ilvl="0" w:tplc="4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7D10A8"/>
    <w:multiLevelType w:val="multilevel"/>
    <w:tmpl w:val="83E8DE5A"/>
    <w:lvl w:ilvl="0">
      <w:start w:val="1"/>
      <w:numFmt w:val="decimal"/>
      <w:lvlText w:val="%1."/>
      <w:lvlJc w:val="left"/>
      <w:pPr>
        <w:ind w:left="9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9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60" w:hanging="1440"/>
      </w:pPr>
      <w:rPr>
        <w:rFonts w:hint="default"/>
      </w:rPr>
    </w:lvl>
  </w:abstractNum>
  <w:abstractNum w:abstractNumId="10" w15:restartNumberingAfterBreak="0">
    <w:nsid w:val="48675A79"/>
    <w:multiLevelType w:val="hybridMultilevel"/>
    <w:tmpl w:val="7668DF84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FA509A"/>
    <w:multiLevelType w:val="multilevel"/>
    <w:tmpl w:val="54FE0F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2" w15:restartNumberingAfterBreak="0">
    <w:nsid w:val="4D3C290E"/>
    <w:multiLevelType w:val="hybridMultilevel"/>
    <w:tmpl w:val="4DAAF19A"/>
    <w:lvl w:ilvl="0" w:tplc="67CC58BE">
      <w:start w:val="1"/>
      <w:numFmt w:val="bullet"/>
      <w:lvlText w:val="●"/>
      <w:lvlJc w:val="left"/>
      <w:pPr>
        <w:ind w:left="720" w:hanging="360"/>
      </w:pPr>
    </w:lvl>
    <w:lvl w:ilvl="1" w:tplc="CF98A4FE">
      <w:start w:val="1"/>
      <w:numFmt w:val="bullet"/>
      <w:lvlText w:val="○"/>
      <w:lvlJc w:val="left"/>
      <w:pPr>
        <w:ind w:left="1440" w:hanging="360"/>
      </w:pPr>
    </w:lvl>
    <w:lvl w:ilvl="2" w:tplc="4A306320">
      <w:start w:val="1"/>
      <w:numFmt w:val="bullet"/>
      <w:lvlText w:val="■"/>
      <w:lvlJc w:val="left"/>
      <w:pPr>
        <w:ind w:left="2160" w:hanging="360"/>
      </w:pPr>
    </w:lvl>
    <w:lvl w:ilvl="3" w:tplc="1C949D08">
      <w:start w:val="1"/>
      <w:numFmt w:val="bullet"/>
      <w:lvlText w:val="●"/>
      <w:lvlJc w:val="left"/>
      <w:pPr>
        <w:ind w:left="2880" w:hanging="360"/>
      </w:pPr>
    </w:lvl>
    <w:lvl w:ilvl="4" w:tplc="D980BE82">
      <w:start w:val="1"/>
      <w:numFmt w:val="bullet"/>
      <w:lvlText w:val="○"/>
      <w:lvlJc w:val="left"/>
      <w:pPr>
        <w:ind w:left="3600" w:hanging="360"/>
      </w:pPr>
    </w:lvl>
    <w:lvl w:ilvl="5" w:tplc="3CAAA0C8">
      <w:start w:val="1"/>
      <w:numFmt w:val="bullet"/>
      <w:lvlText w:val="■"/>
      <w:lvlJc w:val="left"/>
      <w:pPr>
        <w:ind w:left="4320" w:hanging="360"/>
      </w:pPr>
    </w:lvl>
    <w:lvl w:ilvl="6" w:tplc="AC5CCE3E">
      <w:start w:val="1"/>
      <w:numFmt w:val="bullet"/>
      <w:lvlText w:val="●"/>
      <w:lvlJc w:val="left"/>
      <w:pPr>
        <w:ind w:left="5040" w:hanging="360"/>
      </w:pPr>
    </w:lvl>
    <w:lvl w:ilvl="7" w:tplc="BE5AF764">
      <w:start w:val="1"/>
      <w:numFmt w:val="bullet"/>
      <w:lvlText w:val="●"/>
      <w:lvlJc w:val="left"/>
      <w:pPr>
        <w:ind w:left="5760" w:hanging="360"/>
      </w:pPr>
    </w:lvl>
    <w:lvl w:ilvl="8" w:tplc="6D26DC36">
      <w:start w:val="1"/>
      <w:numFmt w:val="bullet"/>
      <w:lvlText w:val="●"/>
      <w:lvlJc w:val="left"/>
      <w:pPr>
        <w:ind w:left="6480" w:hanging="360"/>
      </w:pPr>
    </w:lvl>
  </w:abstractNum>
  <w:abstractNum w:abstractNumId="13" w15:restartNumberingAfterBreak="0">
    <w:nsid w:val="4F1803E2"/>
    <w:multiLevelType w:val="multilevel"/>
    <w:tmpl w:val="42EE39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580E5DC0"/>
    <w:multiLevelType w:val="hybridMultilevel"/>
    <w:tmpl w:val="28C6A222"/>
    <w:lvl w:ilvl="0" w:tplc="C46E4C56">
      <w:start w:val="1"/>
      <w:numFmt w:val="bullet"/>
      <w:lvlText w:val="•"/>
      <w:lvlJc w:val="left"/>
      <w:pPr>
        <w:ind w:left="260" w:hanging="220"/>
      </w:pPr>
    </w:lvl>
    <w:lvl w:ilvl="1" w:tplc="EDF0A31C">
      <w:numFmt w:val="decimal"/>
      <w:lvlText w:val=""/>
      <w:lvlJc w:val="left"/>
    </w:lvl>
    <w:lvl w:ilvl="2" w:tplc="0BCE26D0">
      <w:numFmt w:val="decimal"/>
      <w:lvlText w:val=""/>
      <w:lvlJc w:val="left"/>
    </w:lvl>
    <w:lvl w:ilvl="3" w:tplc="4F366268">
      <w:numFmt w:val="decimal"/>
      <w:lvlText w:val=""/>
      <w:lvlJc w:val="left"/>
    </w:lvl>
    <w:lvl w:ilvl="4" w:tplc="CD26D94C">
      <w:numFmt w:val="decimal"/>
      <w:lvlText w:val=""/>
      <w:lvlJc w:val="left"/>
    </w:lvl>
    <w:lvl w:ilvl="5" w:tplc="B7780D9C">
      <w:numFmt w:val="decimal"/>
      <w:lvlText w:val=""/>
      <w:lvlJc w:val="left"/>
    </w:lvl>
    <w:lvl w:ilvl="6" w:tplc="6214074E">
      <w:numFmt w:val="decimal"/>
      <w:lvlText w:val=""/>
      <w:lvlJc w:val="left"/>
    </w:lvl>
    <w:lvl w:ilvl="7" w:tplc="95AEB0F8">
      <w:numFmt w:val="decimal"/>
      <w:lvlText w:val=""/>
      <w:lvlJc w:val="left"/>
    </w:lvl>
    <w:lvl w:ilvl="8" w:tplc="9D60ECC4">
      <w:numFmt w:val="decimal"/>
      <w:lvlText w:val=""/>
      <w:lvlJc w:val="left"/>
    </w:lvl>
  </w:abstractNum>
  <w:abstractNum w:abstractNumId="15" w15:restartNumberingAfterBreak="0">
    <w:nsid w:val="63CF35A4"/>
    <w:multiLevelType w:val="multilevel"/>
    <w:tmpl w:val="569ACC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6" w15:restartNumberingAfterBreak="0">
    <w:nsid w:val="68F42CE2"/>
    <w:multiLevelType w:val="hybridMultilevel"/>
    <w:tmpl w:val="240ADE30"/>
    <w:lvl w:ilvl="0" w:tplc="544C39BE">
      <w:start w:val="1"/>
      <w:numFmt w:val="bullet"/>
      <w:lvlText w:val="•"/>
      <w:lvlJc w:val="left"/>
      <w:pPr>
        <w:ind w:left="260" w:hanging="220"/>
      </w:pPr>
    </w:lvl>
    <w:lvl w:ilvl="1" w:tplc="78B4033C">
      <w:numFmt w:val="decimal"/>
      <w:lvlText w:val=""/>
      <w:lvlJc w:val="left"/>
    </w:lvl>
    <w:lvl w:ilvl="2" w:tplc="5446819E">
      <w:numFmt w:val="decimal"/>
      <w:lvlText w:val=""/>
      <w:lvlJc w:val="left"/>
    </w:lvl>
    <w:lvl w:ilvl="3" w:tplc="F0962A6E">
      <w:numFmt w:val="decimal"/>
      <w:lvlText w:val=""/>
      <w:lvlJc w:val="left"/>
    </w:lvl>
    <w:lvl w:ilvl="4" w:tplc="11D46FF6">
      <w:numFmt w:val="decimal"/>
      <w:lvlText w:val=""/>
      <w:lvlJc w:val="left"/>
    </w:lvl>
    <w:lvl w:ilvl="5" w:tplc="89561416">
      <w:numFmt w:val="decimal"/>
      <w:lvlText w:val=""/>
      <w:lvlJc w:val="left"/>
    </w:lvl>
    <w:lvl w:ilvl="6" w:tplc="EF44A842">
      <w:numFmt w:val="decimal"/>
      <w:lvlText w:val=""/>
      <w:lvlJc w:val="left"/>
    </w:lvl>
    <w:lvl w:ilvl="7" w:tplc="78FA9E0C">
      <w:numFmt w:val="decimal"/>
      <w:lvlText w:val=""/>
      <w:lvlJc w:val="left"/>
    </w:lvl>
    <w:lvl w:ilvl="8" w:tplc="AA96C6A6">
      <w:numFmt w:val="decimal"/>
      <w:lvlText w:val=""/>
      <w:lvlJc w:val="left"/>
    </w:lvl>
  </w:abstractNum>
  <w:abstractNum w:abstractNumId="17" w15:restartNumberingAfterBreak="0">
    <w:nsid w:val="6DF2335D"/>
    <w:multiLevelType w:val="multilevel"/>
    <w:tmpl w:val="8554485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6EE17CFA"/>
    <w:multiLevelType w:val="hybridMultilevel"/>
    <w:tmpl w:val="61AEB4E2"/>
    <w:lvl w:ilvl="0" w:tplc="08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709E1BD2"/>
    <w:multiLevelType w:val="hybridMultilevel"/>
    <w:tmpl w:val="2750ADC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1F525D0"/>
    <w:multiLevelType w:val="multilevel"/>
    <w:tmpl w:val="A3A8DD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12"/>
    <w:lvlOverride w:ilvl="0">
      <w:startOverride w:val="1"/>
    </w:lvlOverride>
  </w:num>
  <w:num w:numId="2">
    <w:abstractNumId w:val="16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8"/>
  </w:num>
  <w:num w:numId="12">
    <w:abstractNumId w:val="18"/>
  </w:num>
  <w:num w:numId="13">
    <w:abstractNumId w:val="0"/>
  </w:num>
  <w:num w:numId="14">
    <w:abstractNumId w:val="4"/>
  </w:num>
  <w:num w:numId="15">
    <w:abstractNumId w:val="2"/>
  </w:num>
  <w:num w:numId="16">
    <w:abstractNumId w:val="1"/>
  </w:num>
  <w:num w:numId="17">
    <w:abstractNumId w:val="16"/>
  </w:num>
  <w:num w:numId="18">
    <w:abstractNumId w:val="10"/>
  </w:num>
  <w:num w:numId="19">
    <w:abstractNumId w:val="15"/>
  </w:num>
  <w:num w:numId="20">
    <w:abstractNumId w:val="6"/>
  </w:num>
  <w:num w:numId="21">
    <w:abstractNumId w:val="7"/>
  </w:num>
  <w:num w:numId="22">
    <w:abstractNumId w:val="20"/>
  </w:num>
  <w:num w:numId="23">
    <w:abstractNumId w:val="17"/>
  </w:num>
  <w:num w:numId="24">
    <w:abstractNumId w:val="9"/>
  </w:num>
  <w:num w:numId="25">
    <w:abstractNumId w:val="5"/>
  </w:num>
  <w:num w:numId="26">
    <w:abstractNumId w:val="11"/>
  </w:num>
  <w:num w:numId="27">
    <w:abstractNumId w:val="13"/>
  </w:num>
  <w:num w:numId="28">
    <w:abstractNumId w:val="19"/>
  </w:num>
  <w:num w:numId="29">
    <w:abstractNumId w:val="14"/>
  </w:num>
  <w:num w:numId="30">
    <w:abstractNumId w:val="14"/>
  </w:num>
  <w:num w:numId="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C49"/>
    <w:rsid w:val="00030D7C"/>
    <w:rsid w:val="00045CFA"/>
    <w:rsid w:val="00065130"/>
    <w:rsid w:val="000D26FD"/>
    <w:rsid w:val="000E18CD"/>
    <w:rsid w:val="000F4210"/>
    <w:rsid w:val="0010093D"/>
    <w:rsid w:val="001079F0"/>
    <w:rsid w:val="001669B6"/>
    <w:rsid w:val="00170621"/>
    <w:rsid w:val="001818FB"/>
    <w:rsid w:val="002100EE"/>
    <w:rsid w:val="002437AB"/>
    <w:rsid w:val="00250399"/>
    <w:rsid w:val="00267D2E"/>
    <w:rsid w:val="00267F2F"/>
    <w:rsid w:val="00293CA9"/>
    <w:rsid w:val="00296367"/>
    <w:rsid w:val="002C5870"/>
    <w:rsid w:val="002E2048"/>
    <w:rsid w:val="002F6DF1"/>
    <w:rsid w:val="00313F84"/>
    <w:rsid w:val="0035480B"/>
    <w:rsid w:val="00367F0D"/>
    <w:rsid w:val="003770F2"/>
    <w:rsid w:val="00383F10"/>
    <w:rsid w:val="00393AAD"/>
    <w:rsid w:val="003B5437"/>
    <w:rsid w:val="003C75D1"/>
    <w:rsid w:val="003C78B9"/>
    <w:rsid w:val="003E7897"/>
    <w:rsid w:val="00412E38"/>
    <w:rsid w:val="00425AE0"/>
    <w:rsid w:val="00467C76"/>
    <w:rsid w:val="00477CA7"/>
    <w:rsid w:val="00480F20"/>
    <w:rsid w:val="0049361C"/>
    <w:rsid w:val="004B7B9A"/>
    <w:rsid w:val="004C7FC2"/>
    <w:rsid w:val="004D3F7E"/>
    <w:rsid w:val="00506193"/>
    <w:rsid w:val="00516FC5"/>
    <w:rsid w:val="00537450"/>
    <w:rsid w:val="00570616"/>
    <w:rsid w:val="005B0F53"/>
    <w:rsid w:val="005B41CA"/>
    <w:rsid w:val="005C2A84"/>
    <w:rsid w:val="005F2BD6"/>
    <w:rsid w:val="006437E1"/>
    <w:rsid w:val="00671211"/>
    <w:rsid w:val="00675167"/>
    <w:rsid w:val="006E4204"/>
    <w:rsid w:val="00730935"/>
    <w:rsid w:val="007412AD"/>
    <w:rsid w:val="0076474C"/>
    <w:rsid w:val="007704B0"/>
    <w:rsid w:val="00787745"/>
    <w:rsid w:val="00795576"/>
    <w:rsid w:val="007A24C8"/>
    <w:rsid w:val="007D4A3C"/>
    <w:rsid w:val="007F2CC8"/>
    <w:rsid w:val="007F77BA"/>
    <w:rsid w:val="00802A93"/>
    <w:rsid w:val="0083695F"/>
    <w:rsid w:val="00843B71"/>
    <w:rsid w:val="00853FD2"/>
    <w:rsid w:val="008B1CEF"/>
    <w:rsid w:val="008C03F7"/>
    <w:rsid w:val="008D74AB"/>
    <w:rsid w:val="008F65CE"/>
    <w:rsid w:val="00905963"/>
    <w:rsid w:val="009139E7"/>
    <w:rsid w:val="00915825"/>
    <w:rsid w:val="00915D37"/>
    <w:rsid w:val="00943E4A"/>
    <w:rsid w:val="009808A7"/>
    <w:rsid w:val="00993A38"/>
    <w:rsid w:val="009B4EC4"/>
    <w:rsid w:val="009C25BE"/>
    <w:rsid w:val="009C2A8D"/>
    <w:rsid w:val="009C5607"/>
    <w:rsid w:val="009C7975"/>
    <w:rsid w:val="009E5323"/>
    <w:rsid w:val="009F736D"/>
    <w:rsid w:val="00A10424"/>
    <w:rsid w:val="00AE68F2"/>
    <w:rsid w:val="00AE7D05"/>
    <w:rsid w:val="00AF30C9"/>
    <w:rsid w:val="00B041EE"/>
    <w:rsid w:val="00B11748"/>
    <w:rsid w:val="00B26EB0"/>
    <w:rsid w:val="00B42D73"/>
    <w:rsid w:val="00B64CE0"/>
    <w:rsid w:val="00B839F5"/>
    <w:rsid w:val="00B96E73"/>
    <w:rsid w:val="00BC3632"/>
    <w:rsid w:val="00C25678"/>
    <w:rsid w:val="00C36F5C"/>
    <w:rsid w:val="00C41760"/>
    <w:rsid w:val="00C41BE0"/>
    <w:rsid w:val="00C75C17"/>
    <w:rsid w:val="00C777AF"/>
    <w:rsid w:val="00C80F27"/>
    <w:rsid w:val="00C94144"/>
    <w:rsid w:val="00C97531"/>
    <w:rsid w:val="00CB5398"/>
    <w:rsid w:val="00CD1C49"/>
    <w:rsid w:val="00CF6E82"/>
    <w:rsid w:val="00D03D46"/>
    <w:rsid w:val="00D230E9"/>
    <w:rsid w:val="00D23236"/>
    <w:rsid w:val="00D340AF"/>
    <w:rsid w:val="00DA2D05"/>
    <w:rsid w:val="00DB153D"/>
    <w:rsid w:val="00DB7188"/>
    <w:rsid w:val="00DB7880"/>
    <w:rsid w:val="00E0029B"/>
    <w:rsid w:val="00E172AD"/>
    <w:rsid w:val="00E3179D"/>
    <w:rsid w:val="00E3677B"/>
    <w:rsid w:val="00E64237"/>
    <w:rsid w:val="00E705DB"/>
    <w:rsid w:val="00EC412B"/>
    <w:rsid w:val="00EE57AD"/>
    <w:rsid w:val="00EE6CDF"/>
    <w:rsid w:val="00F0457B"/>
    <w:rsid w:val="00F1194A"/>
    <w:rsid w:val="00F17AC8"/>
    <w:rsid w:val="00F535A5"/>
    <w:rsid w:val="00F84F31"/>
    <w:rsid w:val="00F874B7"/>
    <w:rsid w:val="00FB3304"/>
    <w:rsid w:val="00FC7DA3"/>
    <w:rsid w:val="00FD4C69"/>
    <w:rsid w:val="00FE0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DEDCF"/>
  <w15:docId w15:val="{31603B51-77B8-4011-ABD7-FEB29D1B6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es-BO" w:eastAsia="es-B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7D4A3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D4A3C"/>
  </w:style>
  <w:style w:type="paragraph" w:styleId="Piedepgina">
    <w:name w:val="footer"/>
    <w:basedOn w:val="Normal"/>
    <w:link w:val="PiedepginaCar"/>
    <w:uiPriority w:val="99"/>
    <w:unhideWhenUsed/>
    <w:rsid w:val="007D4A3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D4A3C"/>
  </w:style>
  <w:style w:type="table" w:styleId="Tablaconcuadrcula">
    <w:name w:val="Table Grid"/>
    <w:basedOn w:val="Tablanormal"/>
    <w:uiPriority w:val="39"/>
    <w:rsid w:val="005374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37450"/>
    <w:pPr>
      <w:spacing w:before="100" w:beforeAutospacing="1" w:after="100" w:afterAutospacing="1"/>
    </w:pPr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6F9BF2-803C-4A47-9C28-2D50BB24A1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4353</Words>
  <Characters>24816</Characters>
  <Application>Microsoft Office Word</Application>
  <DocSecurity>0</DocSecurity>
  <Lines>206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4</cp:revision>
  <dcterms:created xsi:type="dcterms:W3CDTF">2026-10-09T19:25:00Z</dcterms:created>
  <dcterms:modified xsi:type="dcterms:W3CDTF">2026-10-12T02:07:00Z</dcterms:modified>
</cp:coreProperties>
</file>
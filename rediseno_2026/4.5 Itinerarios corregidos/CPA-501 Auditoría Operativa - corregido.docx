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D062B" w14:textId="77777777" w:rsidR="00906DE1" w:rsidRDefault="00000000">
      <w:pPr>
        <w:spacing w:after="60"/>
      </w:pPr>
      <w:r>
        <w:rPr>
          <w:i/>
          <w:iCs/>
        </w:rPr>
        <w:t>Nivel: Licenciatura en Contaduría Pública</w:t>
      </w:r>
    </w:p>
    <w:p w14:paraId="5032630E" w14:textId="77777777" w:rsidR="00906DE1" w:rsidRDefault="00000000">
      <w:pPr>
        <w:spacing w:after="60"/>
        <w:jc w:val="center"/>
      </w:pPr>
      <w:r>
        <w:rPr>
          <w:b/>
          <w:bCs/>
        </w:rPr>
        <w:t>QUINTO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906DE1" w14:paraId="220CEA39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EFC35" w14:textId="77777777" w:rsidR="00906DE1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E5B37" w14:textId="77777777" w:rsidR="00906DE1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E1E48" w14:textId="77777777" w:rsidR="00906DE1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C66B5" w14:textId="77777777" w:rsidR="00906DE1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906DE1" w14:paraId="59B9296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25696" w14:textId="77777777" w:rsidR="00906DE1" w:rsidRPr="0009438C" w:rsidRDefault="00000000">
            <w:pPr>
              <w:spacing w:before="20" w:after="20"/>
              <w:jc w:val="center"/>
            </w:pPr>
            <w:r w:rsidRPr="0009438C">
              <w:rPr>
                <w:b/>
                <w:bCs/>
                <w:i/>
                <w:iCs/>
                <w:sz w:val="21"/>
                <w:szCs w:val="21"/>
              </w:rPr>
              <w:t>Auditoría Operativa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09613" w14:textId="77777777" w:rsidR="00906DE1" w:rsidRPr="0009438C" w:rsidRDefault="00000000">
            <w:pPr>
              <w:spacing w:before="20" w:after="20"/>
              <w:jc w:val="center"/>
            </w:pPr>
            <w:r w:rsidRPr="0009438C">
              <w:rPr>
                <w:b/>
                <w:bCs/>
                <w:i/>
                <w:iCs/>
                <w:sz w:val="21"/>
                <w:szCs w:val="21"/>
              </w:rPr>
              <w:t>CPA-501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A5217" w14:textId="77777777" w:rsidR="00906DE1" w:rsidRPr="0009438C" w:rsidRDefault="00000000">
            <w:pPr>
              <w:spacing w:before="20" w:after="20"/>
              <w:jc w:val="center"/>
            </w:pPr>
            <w:r w:rsidRPr="0009438C">
              <w:rPr>
                <w:b/>
                <w:bCs/>
                <w:i/>
                <w:iCs/>
                <w:sz w:val="21"/>
                <w:szCs w:val="21"/>
              </w:rPr>
              <w:t>Aseguramiento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BE126" w14:textId="77777777" w:rsidR="00906DE1" w:rsidRPr="0009438C" w:rsidRDefault="00000000">
            <w:pPr>
              <w:spacing w:before="20" w:after="20"/>
              <w:jc w:val="center"/>
            </w:pPr>
            <w:r w:rsidRPr="0009438C">
              <w:rPr>
                <w:b/>
                <w:bCs/>
                <w:i/>
                <w:iCs/>
                <w:sz w:val="21"/>
                <w:szCs w:val="21"/>
              </w:rPr>
              <w:t>CPA-401 a CPA-408</w:t>
            </w:r>
          </w:p>
        </w:tc>
      </w:tr>
      <w:tr w:rsidR="00906DE1" w14:paraId="143CEA46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6098B" w14:textId="77777777" w:rsidR="00906DE1" w:rsidRPr="0009438C" w:rsidRDefault="00000000">
            <w:pPr>
              <w:spacing w:before="20" w:after="20"/>
              <w:jc w:val="center"/>
            </w:pPr>
            <w:r w:rsidRPr="0009438C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8EB04" w14:textId="77777777" w:rsidR="00906DE1" w:rsidRPr="0009438C" w:rsidRDefault="00000000">
            <w:pPr>
              <w:spacing w:before="20" w:after="20"/>
              <w:jc w:val="center"/>
            </w:pPr>
            <w:r w:rsidRPr="0009438C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906DE1" w14:paraId="6752CFE0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42F88" w14:textId="77777777" w:rsidR="00906DE1" w:rsidRPr="0009438C" w:rsidRDefault="00000000">
            <w:pPr>
              <w:spacing w:before="20" w:after="20"/>
              <w:jc w:val="center"/>
            </w:pPr>
            <w:r w:rsidRPr="0009438C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065C6" w14:textId="77777777" w:rsidR="00906DE1" w:rsidRPr="0009438C" w:rsidRDefault="00000000">
            <w:pPr>
              <w:spacing w:before="20" w:after="20"/>
              <w:jc w:val="center"/>
            </w:pPr>
            <w:r w:rsidRPr="0009438C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D3007" w14:textId="77777777" w:rsidR="00906DE1" w:rsidRPr="0009438C" w:rsidRDefault="00000000">
            <w:pPr>
              <w:spacing w:before="20" w:after="20"/>
              <w:jc w:val="center"/>
            </w:pPr>
            <w:r w:rsidRPr="0009438C"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840E0" w14:textId="77777777" w:rsidR="00906DE1" w:rsidRPr="0009438C" w:rsidRDefault="00000000">
            <w:pPr>
              <w:spacing w:before="20" w:after="20"/>
              <w:jc w:val="center"/>
            </w:pPr>
            <w:r w:rsidRPr="0009438C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DC464" w14:textId="77777777" w:rsidR="00906DE1" w:rsidRPr="0009438C" w:rsidRDefault="00000000">
            <w:pPr>
              <w:spacing w:before="20" w:after="20"/>
              <w:jc w:val="center"/>
            </w:pPr>
            <w:r w:rsidRPr="0009438C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40332" w14:textId="77777777" w:rsidR="00906DE1" w:rsidRPr="0009438C" w:rsidRDefault="00000000">
            <w:pPr>
              <w:spacing w:before="20" w:after="20"/>
              <w:jc w:val="center"/>
            </w:pPr>
            <w:r w:rsidRPr="0009438C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B9152" w14:textId="77777777" w:rsidR="00906DE1" w:rsidRPr="0009438C" w:rsidRDefault="00906DE1">
            <w:pPr>
              <w:spacing w:before="20" w:after="20"/>
              <w:jc w:val="center"/>
            </w:pPr>
          </w:p>
        </w:tc>
      </w:tr>
      <w:tr w:rsidR="00906DE1" w14:paraId="2B7EBB17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DC373" w14:textId="77777777" w:rsidR="00906DE1" w:rsidRPr="0009438C" w:rsidRDefault="00000000">
            <w:pPr>
              <w:spacing w:before="20" w:after="20"/>
              <w:jc w:val="center"/>
            </w:pPr>
            <w:r w:rsidRPr="0009438C">
              <w:rPr>
                <w:sz w:val="21"/>
                <w:szCs w:val="21"/>
              </w:rPr>
              <w:t>160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01561" w14:textId="3E6B71B5" w:rsidR="00906DE1" w:rsidRPr="0009438C" w:rsidRDefault="001D27DB">
            <w:pPr>
              <w:spacing w:before="20" w:after="20"/>
              <w:jc w:val="center"/>
            </w:pPr>
            <w:r>
              <w:t>40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0F4CA" w14:textId="098A9C5D" w:rsidR="00906DE1" w:rsidRPr="0009438C" w:rsidRDefault="001D27DB">
            <w:pPr>
              <w:spacing w:before="20" w:after="20"/>
              <w:jc w:val="center"/>
            </w:pPr>
            <w:r>
              <w:t>10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BDF53" w14:textId="1DEE1AE9" w:rsidR="00906DE1" w:rsidRPr="0009438C" w:rsidRDefault="001D27DB">
            <w:pPr>
              <w:spacing w:before="20" w:after="20"/>
              <w:jc w:val="center"/>
            </w:pPr>
            <w:r>
              <w:t>10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32309" w14:textId="40F84D41" w:rsidR="00906DE1" w:rsidRPr="0009438C" w:rsidRDefault="001D27DB">
            <w:pPr>
              <w:spacing w:before="20" w:after="20"/>
              <w:jc w:val="center"/>
            </w:pPr>
            <w:r>
              <w:t>40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3C65D" w14:textId="748390FE" w:rsidR="00906DE1" w:rsidRPr="0009438C" w:rsidRDefault="00000000">
            <w:pPr>
              <w:spacing w:before="20" w:after="20"/>
              <w:jc w:val="center"/>
            </w:pPr>
            <w:r w:rsidRPr="0009438C">
              <w:rPr>
                <w:sz w:val="21"/>
                <w:szCs w:val="21"/>
              </w:rPr>
              <w:t>2</w:t>
            </w:r>
            <w:r w:rsidR="001D27DB">
              <w:rPr>
                <w:sz w:val="21"/>
                <w:szCs w:val="21"/>
              </w:rPr>
              <w:t>6</w:t>
            </w:r>
            <w:r w:rsidRPr="0009438C">
              <w:rPr>
                <w:sz w:val="21"/>
                <w:szCs w:val="21"/>
              </w:rPr>
              <w:t>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DE388" w14:textId="77777777" w:rsidR="00906DE1" w:rsidRPr="0009438C" w:rsidRDefault="00906DE1"/>
        </w:tc>
      </w:tr>
      <w:tr w:rsidR="00906DE1" w14:paraId="125FB250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C1D60" w14:textId="77777777" w:rsidR="00906DE1" w:rsidRPr="0009438C" w:rsidRDefault="00000000">
            <w:pPr>
              <w:spacing w:before="20" w:after="20"/>
              <w:jc w:val="center"/>
            </w:pPr>
            <w:r w:rsidRPr="0009438C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906DE1" w14:paraId="7D4AC2DF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850A5" w14:textId="33484A0D" w:rsidR="00906DE1" w:rsidRPr="0009438C" w:rsidRDefault="001D27DB">
            <w:pPr>
              <w:spacing w:before="20" w:after="20"/>
              <w:jc w:val="center"/>
            </w:pPr>
            <w:r>
              <w:rPr>
                <w:sz w:val="21"/>
                <w:szCs w:val="21"/>
              </w:rPr>
              <w:t>Planifica, ejecuta y concluye</w:t>
            </w:r>
            <w:r w:rsidRPr="0009438C">
              <w:rPr>
                <w:sz w:val="21"/>
                <w:szCs w:val="21"/>
              </w:rPr>
              <w:t xml:space="preserve"> auditoría</w:t>
            </w:r>
            <w:r w:rsidR="007E6D7E">
              <w:rPr>
                <w:sz w:val="21"/>
                <w:szCs w:val="21"/>
              </w:rPr>
              <w:t>s</w:t>
            </w:r>
            <w:r w:rsidRPr="0009438C">
              <w:rPr>
                <w:sz w:val="21"/>
                <w:szCs w:val="21"/>
              </w:rPr>
              <w:t xml:space="preserve"> operativa</w:t>
            </w:r>
            <w:r w:rsidR="007E6D7E">
              <w:rPr>
                <w:sz w:val="21"/>
                <w:szCs w:val="21"/>
              </w:rPr>
              <w:t>s</w:t>
            </w:r>
            <w:r w:rsidRPr="0009438C">
              <w:rPr>
                <w:sz w:val="21"/>
                <w:szCs w:val="21"/>
              </w:rPr>
              <w:t xml:space="preserve"> de sistemas, procesos y operaciones </w:t>
            </w:r>
            <w:r w:rsidR="007E6D7E">
              <w:rPr>
                <w:sz w:val="21"/>
                <w:szCs w:val="21"/>
              </w:rPr>
              <w:t>en</w:t>
            </w:r>
            <w:r w:rsidRPr="0009438C">
              <w:rPr>
                <w:sz w:val="21"/>
                <w:szCs w:val="21"/>
              </w:rPr>
              <w:t xml:space="preserve"> entidad</w:t>
            </w:r>
            <w:r w:rsidR="007E6D7E">
              <w:rPr>
                <w:sz w:val="21"/>
                <w:szCs w:val="21"/>
              </w:rPr>
              <w:t>es</w:t>
            </w:r>
            <w:r w:rsidRPr="0009438C">
              <w:rPr>
                <w:sz w:val="21"/>
                <w:szCs w:val="21"/>
              </w:rPr>
              <w:t xml:space="preserve"> pública</w:t>
            </w:r>
            <w:r w:rsidR="007E6D7E">
              <w:rPr>
                <w:sz w:val="21"/>
                <w:szCs w:val="21"/>
              </w:rPr>
              <w:t>s</w:t>
            </w:r>
            <w:r w:rsidRPr="0009438C">
              <w:rPr>
                <w:sz w:val="21"/>
                <w:szCs w:val="21"/>
              </w:rPr>
              <w:t xml:space="preserve"> o privada</w:t>
            </w:r>
            <w:r w:rsidR="007E6D7E">
              <w:rPr>
                <w:sz w:val="21"/>
                <w:szCs w:val="21"/>
              </w:rPr>
              <w:t>s</w:t>
            </w:r>
            <w:r w:rsidRPr="0009438C">
              <w:rPr>
                <w:sz w:val="21"/>
                <w:szCs w:val="21"/>
              </w:rPr>
              <w:t xml:space="preserve"> </w:t>
            </w:r>
            <w:r w:rsidR="007E6D7E">
              <w:rPr>
                <w:sz w:val="21"/>
                <w:szCs w:val="21"/>
              </w:rPr>
              <w:t>de acuerdo con</w:t>
            </w:r>
            <w:r w:rsidRPr="0009438C">
              <w:rPr>
                <w:sz w:val="21"/>
                <w:szCs w:val="21"/>
              </w:rPr>
              <w:t xml:space="preserve"> la Norma Internacional de Encargos de Aseguramiento 3000 y a las Normas de Auditoría Operativa Gubernamental</w:t>
            </w:r>
            <w:r w:rsidR="007E6D7E">
              <w:rPr>
                <w:sz w:val="21"/>
                <w:szCs w:val="21"/>
              </w:rPr>
              <w:t xml:space="preserve"> de la CGE</w:t>
            </w:r>
            <w:r w:rsidRPr="0009438C">
              <w:rPr>
                <w:sz w:val="21"/>
                <w:szCs w:val="21"/>
              </w:rPr>
              <w:t xml:space="preserve">, </w:t>
            </w:r>
            <w:r w:rsidR="007E6D7E" w:rsidRPr="007E6D7E">
              <w:rPr>
                <w:sz w:val="21"/>
                <w:szCs w:val="21"/>
              </w:rPr>
              <w:t>evaluando los niveles de eficacia, eficiencia</w:t>
            </w:r>
            <w:r w:rsidR="00E854C7">
              <w:rPr>
                <w:sz w:val="21"/>
                <w:szCs w:val="21"/>
              </w:rPr>
              <w:t>, economía y efectividad</w:t>
            </w:r>
            <w:r w:rsidR="007E6D7E" w:rsidRPr="007E6D7E">
              <w:rPr>
                <w:sz w:val="21"/>
                <w:szCs w:val="21"/>
              </w:rPr>
              <w:t xml:space="preserve"> de los sistemas y procesos institucionales </w:t>
            </w:r>
            <w:r w:rsidR="00657680">
              <w:rPr>
                <w:sz w:val="21"/>
                <w:szCs w:val="21"/>
              </w:rPr>
              <w:t>utilizando</w:t>
            </w:r>
            <w:r w:rsidR="007E6D7E" w:rsidRPr="007E6D7E">
              <w:rPr>
                <w:sz w:val="21"/>
                <w:szCs w:val="21"/>
              </w:rPr>
              <w:t xml:space="preserve"> herramientas de an</w:t>
            </w:r>
            <w:r w:rsidR="007E6D7E">
              <w:rPr>
                <w:sz w:val="21"/>
                <w:szCs w:val="21"/>
              </w:rPr>
              <w:t>álisis</w:t>
            </w:r>
            <w:r>
              <w:rPr>
                <w:sz w:val="21"/>
                <w:szCs w:val="21"/>
              </w:rPr>
              <w:t xml:space="preserve"> de datos para estructurar hallazgos, emitir el informe de auditoría y formular recomendaciones que impulsen la mejora continua, la gobernanza y el valor agregado, bajo principios de ética e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independencia profesional.</w:delText>
              </w:r>
              <w:r>
                <w:rPr>
                  <w:sz w:val="21"/>
                  <w:szCs w:val="21"/>
                </w:rPr>
                <w:delText xml:space="preserve">.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independencia profesional.</w:t>
              </w:r>
            </w:ins>
          </w:p>
        </w:tc>
      </w:tr>
      <w:tr w:rsidR="00906DE1" w14:paraId="2EBD3559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2EBCF" w14:textId="77777777" w:rsidR="00906DE1" w:rsidRPr="0009438C" w:rsidRDefault="00000000">
            <w:pPr>
              <w:spacing w:before="20" w:after="20"/>
              <w:jc w:val="both"/>
            </w:pPr>
            <w:r w:rsidRPr="0009438C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Pr="0009438C">
              <w:rPr>
                <w:sz w:val="21"/>
                <w:szCs w:val="21"/>
              </w:rPr>
              <w:t>Analiza las características de las organizaciones, su entorno y sus indicadores de gestión, relacionando el modelo conceptual de la organización con el enfoque de la auditoría operativa basada en riesgo.</w:t>
            </w:r>
          </w:p>
        </w:tc>
      </w:tr>
      <w:tr w:rsidR="00906DE1" w14:paraId="2228640F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4664F" w14:textId="77777777" w:rsidR="00906DE1" w:rsidRPr="0009438C" w:rsidRDefault="00000000">
            <w:pPr>
              <w:spacing w:before="20" w:after="20"/>
              <w:jc w:val="center"/>
            </w:pPr>
            <w:r w:rsidRPr="0009438C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5A969" w14:textId="77777777" w:rsidR="00906DE1" w:rsidRPr="0009438C" w:rsidRDefault="00000000">
            <w:pPr>
              <w:spacing w:before="20" w:after="20"/>
              <w:jc w:val="center"/>
            </w:pPr>
            <w:r w:rsidRPr="0009438C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0EA47" w14:textId="77777777" w:rsidR="00906DE1" w:rsidRPr="0009438C" w:rsidRDefault="00000000">
            <w:pPr>
              <w:spacing w:before="20" w:after="20"/>
              <w:jc w:val="center"/>
            </w:pPr>
            <w:r w:rsidRPr="0009438C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906DE1" w14:paraId="3CC92F3E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36B1F" w14:textId="77777777" w:rsidR="00906DE1" w:rsidRPr="0009438C" w:rsidRDefault="00000000">
            <w:pPr>
              <w:spacing w:before="20" w:after="20"/>
            </w:pPr>
            <w:r w:rsidRPr="0009438C">
              <w:rPr>
                <w:sz w:val="21"/>
                <w:szCs w:val="21"/>
              </w:rPr>
              <w:t>1. Analiza el modelo conceptual, el entorno y la estrategia de una organización con las técnicas de análisis del entorno.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1254D" w14:textId="426E8588" w:rsidR="00906DE1" w:rsidRPr="0009438C" w:rsidRDefault="00000000">
            <w:pPr>
              <w:spacing w:before="20" w:after="20"/>
            </w:pPr>
            <w:r w:rsidRPr="0009438C">
              <w:rPr>
                <w:sz w:val="21"/>
                <w:szCs w:val="21"/>
              </w:rPr>
              <w:t>1.1 Aplica el análisis PESTLA</w:t>
            </w:r>
            <w:r w:rsidR="001233AB" w:rsidRPr="0009438C">
              <w:rPr>
                <w:sz w:val="21"/>
                <w:szCs w:val="21"/>
              </w:rPr>
              <w:t>,</w:t>
            </w:r>
            <w:r w:rsidRPr="0009438C">
              <w:rPr>
                <w:sz w:val="21"/>
                <w:szCs w:val="21"/>
              </w:rPr>
              <w:t xml:space="preserve"> FODA</w:t>
            </w:r>
            <w:r w:rsidR="001233AB" w:rsidRPr="0009438C">
              <w:rPr>
                <w:sz w:val="21"/>
                <w:szCs w:val="21"/>
              </w:rPr>
              <w:t xml:space="preserve"> y Cinco Fuerzas de Porter</w:t>
            </w:r>
            <w:r w:rsidRPr="0009438C">
              <w:rPr>
                <w:sz w:val="21"/>
                <w:szCs w:val="21"/>
              </w:rPr>
              <w:t xml:space="preserve"> a una </w:t>
            </w:r>
            <w:r w:rsidR="001233AB" w:rsidRPr="0009438C">
              <w:rPr>
                <w:sz w:val="21"/>
                <w:szCs w:val="21"/>
              </w:rPr>
              <w:t>organización</w:t>
            </w:r>
            <w:r w:rsidRPr="0009438C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0FF26" w14:textId="5F02F280" w:rsidR="00906DE1" w:rsidRPr="0009438C" w:rsidRDefault="00000000">
            <w:pPr>
              <w:spacing w:before="20" w:after="20"/>
            </w:pPr>
            <w:r w:rsidRPr="0009438C">
              <w:rPr>
                <w:b/>
                <w:bCs/>
                <w:sz w:val="21"/>
                <w:szCs w:val="21"/>
              </w:rPr>
              <w:t xml:space="preserve">Producto 1: </w:t>
            </w:r>
            <w:r w:rsidRPr="0009438C">
              <w:rPr>
                <w:sz w:val="21"/>
                <w:szCs w:val="21"/>
              </w:rPr>
              <w:t>Matriz PESTLA</w:t>
            </w:r>
            <w:r w:rsidR="001233AB" w:rsidRPr="0009438C">
              <w:rPr>
                <w:sz w:val="21"/>
                <w:szCs w:val="21"/>
              </w:rPr>
              <w:t>,</w:t>
            </w:r>
            <w:r w:rsidRPr="0009438C">
              <w:rPr>
                <w:sz w:val="21"/>
                <w:szCs w:val="21"/>
              </w:rPr>
              <w:t xml:space="preserve"> FODA </w:t>
            </w:r>
            <w:r w:rsidR="001233AB" w:rsidRPr="0009438C">
              <w:rPr>
                <w:sz w:val="21"/>
                <w:szCs w:val="21"/>
              </w:rPr>
              <w:t xml:space="preserve">y Cinco Fuerzas de Porter </w:t>
            </w:r>
            <w:r w:rsidRPr="0009438C">
              <w:rPr>
                <w:sz w:val="21"/>
                <w:szCs w:val="21"/>
              </w:rPr>
              <w:t>de la entidad.</w:t>
            </w:r>
          </w:p>
        </w:tc>
      </w:tr>
      <w:tr w:rsidR="00906DE1" w14:paraId="067E815C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64095" w14:textId="77777777" w:rsidR="00906DE1" w:rsidRPr="0009438C" w:rsidRDefault="00906DE1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84C8E" w14:textId="77777777" w:rsidR="00906DE1" w:rsidRPr="0009438C" w:rsidRDefault="00000000">
            <w:pPr>
              <w:spacing w:before="20" w:after="20"/>
            </w:pPr>
            <w:r w:rsidRPr="0009438C">
              <w:rPr>
                <w:sz w:val="21"/>
                <w:szCs w:val="21"/>
              </w:rPr>
              <w:t>1.2 Representa en aula la cadena de valor y el modelo conceptual de la organización.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D8E71" w14:textId="77777777" w:rsidR="00906DE1" w:rsidRPr="0009438C" w:rsidRDefault="00000000">
            <w:pPr>
              <w:spacing w:before="20" w:after="20"/>
            </w:pPr>
            <w:r w:rsidRPr="0009438C">
              <w:rPr>
                <w:b/>
                <w:bCs/>
                <w:sz w:val="21"/>
                <w:szCs w:val="21"/>
              </w:rPr>
              <w:t xml:space="preserve">Producto 2: </w:t>
            </w:r>
            <w:r w:rsidRPr="0009438C">
              <w:rPr>
                <w:sz w:val="21"/>
                <w:szCs w:val="21"/>
              </w:rPr>
              <w:t>Esquema de la cadena de valor y del modelo conceptual de la entidad.</w:t>
            </w:r>
          </w:p>
        </w:tc>
      </w:tr>
      <w:tr w:rsidR="00906DE1" w14:paraId="607CD0C7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56716" w14:textId="77777777" w:rsidR="00906DE1" w:rsidRPr="0009438C" w:rsidRDefault="00000000">
            <w:pPr>
              <w:spacing w:before="20" w:after="20"/>
            </w:pPr>
            <w:r w:rsidRPr="0009438C">
              <w:rPr>
                <w:sz w:val="21"/>
                <w:szCs w:val="21"/>
              </w:rPr>
              <w:t>2. Construye indicadores de gestión que miden la economía, la eficiencia, la eficacia y la efectividad de una entidad.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08778" w14:textId="60A7705D" w:rsidR="00906DE1" w:rsidRPr="0009438C" w:rsidRDefault="00000000">
            <w:pPr>
              <w:spacing w:before="20" w:after="20"/>
            </w:pPr>
            <w:r w:rsidRPr="0009438C">
              <w:rPr>
                <w:sz w:val="21"/>
                <w:szCs w:val="21"/>
              </w:rPr>
              <w:t xml:space="preserve">2.1 Formula </w:t>
            </w:r>
            <w:r w:rsidR="001233AB" w:rsidRPr="0009438C">
              <w:rPr>
                <w:sz w:val="21"/>
                <w:szCs w:val="21"/>
              </w:rPr>
              <w:t>los</w:t>
            </w:r>
            <w:r w:rsidRPr="0009438C">
              <w:rPr>
                <w:sz w:val="21"/>
                <w:szCs w:val="21"/>
              </w:rPr>
              <w:t xml:space="preserve"> indicadores de gestión con su ficha técnica.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9BD37" w14:textId="77777777" w:rsidR="00906DE1" w:rsidRPr="0009438C" w:rsidRDefault="00000000">
            <w:pPr>
              <w:spacing w:before="20" w:after="20"/>
            </w:pPr>
            <w:r w:rsidRPr="0009438C">
              <w:rPr>
                <w:b/>
                <w:bCs/>
                <w:sz w:val="21"/>
                <w:szCs w:val="21"/>
              </w:rPr>
              <w:t xml:space="preserve">Producto 3: </w:t>
            </w:r>
            <w:r w:rsidRPr="0009438C">
              <w:rPr>
                <w:sz w:val="21"/>
                <w:szCs w:val="21"/>
              </w:rPr>
              <w:t>Fichas de indicadores de gestión de la entidad.</w:t>
            </w:r>
          </w:p>
        </w:tc>
      </w:tr>
      <w:tr w:rsidR="00906DE1" w14:paraId="4ED569B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24E6A" w14:textId="77777777" w:rsidR="00906DE1" w:rsidRPr="0009438C" w:rsidRDefault="00906DE1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71677" w14:textId="19724EBB" w:rsidR="00906DE1" w:rsidRPr="0009438C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2.2 Interpreta en aula los resultados de los indicadores en un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cuadro de mando integral</w:delText>
              </w:r>
              <w:r>
                <w:rPr>
                  <w:sz w:val="21"/>
                  <w:szCs w:val="21"/>
                </w:rPr>
                <w:delText xml:space="preserve"> Interactivo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cuadro de mando integral interactivo</w:t>
              </w:r>
            </w:ins>
            <w:r w:rsidRPr="0009438C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5CAE4" w14:textId="6FBE28B4" w:rsidR="00906DE1" w:rsidRPr="0009438C" w:rsidRDefault="00000000">
            <w:pPr>
              <w:spacing w:before="20" w:after="20"/>
            </w:pPr>
            <w:r w:rsidRPr="0009438C">
              <w:rPr>
                <w:b/>
                <w:bCs/>
                <w:sz w:val="21"/>
                <w:szCs w:val="21"/>
              </w:rPr>
              <w:t xml:space="preserve">Producto 4: </w:t>
            </w:r>
            <w:r w:rsidRPr="0009438C">
              <w:rPr>
                <w:sz w:val="21"/>
                <w:szCs w:val="21"/>
              </w:rPr>
              <w:t>Cuadro de mando integral con el análisis de sus resultados</w:t>
            </w:r>
            <w:r w:rsidR="001233AB" w:rsidRPr="0009438C">
              <w:rPr>
                <w:sz w:val="21"/>
                <w:szCs w:val="21"/>
              </w:rPr>
              <w:t xml:space="preserve"> </w:t>
            </w:r>
            <w:r w:rsidR="00657680">
              <w:rPr>
                <w:sz w:val="21"/>
                <w:szCs w:val="21"/>
              </w:rPr>
              <w:t xml:space="preserve">con </w:t>
            </w:r>
            <w:r>
              <w:rPr>
                <w:sz w:val="21"/>
                <w:szCs w:val="21"/>
              </w:rPr>
              <w:t xml:space="preserve">el uso de un </w:t>
            </w: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trabajo interactivo en Tecnologías Emergentes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trabajo interactivo en tecnologías emergentes</w:t>
              </w:r>
            </w:ins>
          </w:p>
        </w:tc>
      </w:tr>
      <w:tr w:rsidR="00906DE1" w14:paraId="620A5DA7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65A7D" w14:textId="77777777" w:rsidR="00906DE1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906DE1" w14:paraId="7764BF04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7AD67" w14:textId="77777777" w:rsidR="00906DE1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42B2D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8792042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765B0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906DE1" w14:paraId="600A9E8D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0F17D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1: Definición y conceptos</w:t>
            </w:r>
          </w:p>
          <w:p w14:paraId="123D3E20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2: Características y modelo conceptual de la organización</w:t>
            </w:r>
          </w:p>
          <w:p w14:paraId="528512E3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3: Entorno y planificación estratégica</w:t>
            </w:r>
          </w:p>
          <w:p w14:paraId="56327052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4: Construcción de indicadores de gestión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EC0C8" w14:textId="2B8445AE" w:rsidR="00B90666" w:rsidRPr="008D2009" w:rsidRDefault="00B90666" w:rsidP="00B90666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Fundamentos y alcance de la </w:t>
            </w:r>
            <w:del w:id="9007" w:author="Comisión de revisión 4.5" w:date="2026-10-13T00:00:00Z">
              <w:r>
                <w:rPr>
                  <w:sz w:val="21"/>
                  <w:szCs w:val="21"/>
                </w:rPr>
                <w:delText xml:space="preserve">auditoría operativa: Definición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</w:rPr>
                <w:t xml:space="preserve">auditoría operativa: definición</w:t>
              </w:r>
            </w:ins>
            <w:r>
              <w:rPr>
                <w:sz w:val="21"/>
                <w:szCs w:val="21"/>
              </w:rPr>
              <w:t xml:space="preserve">, objetivos, propósitos, alcance, beneficios y objeto de auditoría; tipos de enfoque y la auditoría operacional basada en riesgos; relación entre auditoría interna y operacional.</w:t>
            </w:r>
            <w:r w:rsidR="00706FB5">
              <w:rPr>
                <w:sz w:val="21"/>
                <w:szCs w:val="21"/>
              </w:rPr>
              <w:t xml:space="preserve"> (C)</w:t>
            </w:r>
          </w:p>
          <w:p w14:paraId="59467439" w14:textId="17863058" w:rsidR="00B90666" w:rsidRPr="008D2009" w:rsidRDefault="00B90666" w:rsidP="00B90666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8D2009">
              <w:rPr>
                <w:sz w:val="21"/>
                <w:szCs w:val="21"/>
              </w:rPr>
              <w:t xml:space="preserve">Teorías y modelos organizacionales: Paradigmas teóricos clásicos y emergentes de la organización; gobierno corporativo y entorno competitivo; el modelo de las tres y cuatro líneas de defensa y el modelo actualizado del IIA (2020); modelo conceptual </w:t>
            </w:r>
            <w:r w:rsidRPr="008D2009">
              <w:rPr>
                <w:sz w:val="21"/>
                <w:szCs w:val="21"/>
              </w:rPr>
              <w:lastRenderedPageBreak/>
              <w:t>institucional (</w:t>
            </w:r>
            <w:proofErr w:type="gramStart"/>
            <w:r w:rsidRPr="008D2009">
              <w:rPr>
                <w:sz w:val="21"/>
                <w:szCs w:val="21"/>
              </w:rPr>
              <w:t>niveles estratégico</w:t>
            </w:r>
            <w:proofErr w:type="gramEnd"/>
            <w:r w:rsidRPr="008D2009">
              <w:rPr>
                <w:sz w:val="21"/>
                <w:szCs w:val="21"/>
              </w:rPr>
              <w:t>, organizativo y de recursos) y la Cadena de Valor de Porter (actividades primarias, de soporte y estratégicas).</w:t>
            </w:r>
            <w:r w:rsidR="00706FB5">
              <w:rPr>
                <w:sz w:val="21"/>
                <w:szCs w:val="21"/>
              </w:rPr>
              <w:t xml:space="preserve"> (C)</w:t>
            </w:r>
          </w:p>
          <w:p w14:paraId="7EE5980D" w14:textId="272AF542" w:rsidR="00B90666" w:rsidRPr="008D2009" w:rsidRDefault="00B90666" w:rsidP="00B90666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8D2009">
              <w:rPr>
                <w:sz w:val="21"/>
                <w:szCs w:val="21"/>
              </w:rPr>
              <w:t xml:space="preserve">Gestión estratégica y modelos de desempeño: Plan estratégico y cultura organizacional; dinámica competitiva, análisis </w:t>
            </w:r>
            <w:proofErr w:type="spellStart"/>
            <w:r w:rsidRPr="008D2009">
              <w:rPr>
                <w:sz w:val="21"/>
                <w:szCs w:val="21"/>
              </w:rPr>
              <w:t>Canvas</w:t>
            </w:r>
            <w:proofErr w:type="spellEnd"/>
            <w:r w:rsidRPr="008D2009">
              <w:rPr>
                <w:sz w:val="21"/>
                <w:szCs w:val="21"/>
              </w:rPr>
              <w:t xml:space="preserve"> y factores PESTLA/FODA; modelos de gestión (KPI, OKR, Administración por Objetivos - APO) y consideraciones para micro, pequeñas y medianas entidades.</w:t>
            </w:r>
            <w:r w:rsidR="00706FB5">
              <w:rPr>
                <w:sz w:val="21"/>
                <w:szCs w:val="21"/>
              </w:rPr>
              <w:t xml:space="preserve"> (C)</w:t>
            </w:r>
          </w:p>
          <w:p w14:paraId="490739C3" w14:textId="116F13C3" w:rsidR="00B90666" w:rsidRPr="008D2009" w:rsidRDefault="00B90666" w:rsidP="00B90666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8D2009">
              <w:rPr>
                <w:sz w:val="21"/>
                <w:szCs w:val="21"/>
              </w:rPr>
              <w:t xml:space="preserve">Medición de gestión y criterios de las "4 Es": Objetivos, características y tipos de indicadores (cualitativos, cuantitativos, ambientales, sociales y de gobernanza - ASG); Cuadro de Mando Integral; y los criterios de economía, eficiencia, eficacia y efectividad conforme a las Normas de Auditoría Gubernamental, incluyendo la terminología técnica internacional en inglés (performance </w:t>
            </w:r>
            <w:proofErr w:type="spellStart"/>
            <w:r w:rsidRPr="008D2009">
              <w:rPr>
                <w:sz w:val="21"/>
                <w:szCs w:val="21"/>
              </w:rPr>
              <w:t>audit</w:t>
            </w:r>
            <w:proofErr w:type="spellEnd"/>
            <w:r w:rsidRPr="008D2009">
              <w:rPr>
                <w:sz w:val="21"/>
                <w:szCs w:val="21"/>
              </w:rPr>
              <w:t xml:space="preserve">, </w:t>
            </w:r>
            <w:proofErr w:type="spellStart"/>
            <w:r w:rsidRPr="008D2009">
              <w:rPr>
                <w:sz w:val="21"/>
                <w:szCs w:val="21"/>
              </w:rPr>
              <w:t>efficiency</w:t>
            </w:r>
            <w:proofErr w:type="spellEnd"/>
            <w:r w:rsidRPr="008D2009">
              <w:rPr>
                <w:sz w:val="21"/>
                <w:szCs w:val="21"/>
              </w:rPr>
              <w:t xml:space="preserve">, </w:t>
            </w:r>
            <w:proofErr w:type="spellStart"/>
            <w:r w:rsidRPr="008D2009">
              <w:rPr>
                <w:sz w:val="21"/>
                <w:szCs w:val="21"/>
              </w:rPr>
              <w:t>effectiveness</w:t>
            </w:r>
            <w:proofErr w:type="spellEnd"/>
            <w:r w:rsidRPr="008D2009">
              <w:rPr>
                <w:sz w:val="21"/>
                <w:szCs w:val="21"/>
              </w:rPr>
              <w:t xml:space="preserve">, </w:t>
            </w:r>
            <w:proofErr w:type="spellStart"/>
            <w:r w:rsidRPr="008D2009">
              <w:rPr>
                <w:sz w:val="21"/>
                <w:szCs w:val="21"/>
              </w:rPr>
              <w:t>economy</w:t>
            </w:r>
            <w:proofErr w:type="spellEnd"/>
            <w:r w:rsidRPr="008D2009">
              <w:rPr>
                <w:sz w:val="21"/>
                <w:szCs w:val="21"/>
              </w:rPr>
              <w:t xml:space="preserve">, </w:t>
            </w:r>
            <w:proofErr w:type="spellStart"/>
            <w:r w:rsidRPr="008D2009">
              <w:rPr>
                <w:sz w:val="21"/>
                <w:szCs w:val="21"/>
              </w:rPr>
              <w:t>benchmark</w:t>
            </w:r>
            <w:proofErr w:type="spellEnd"/>
            <w:r w:rsidRPr="008D2009">
              <w:rPr>
                <w:sz w:val="21"/>
                <w:szCs w:val="21"/>
              </w:rPr>
              <w:t>, KPI).</w:t>
            </w:r>
            <w:r w:rsidR="00706FB5">
              <w:rPr>
                <w:sz w:val="21"/>
                <w:szCs w:val="21"/>
              </w:rPr>
              <w:t xml:space="preserve"> (C)</w:t>
            </w:r>
          </w:p>
          <w:p w14:paraId="557DAC44" w14:textId="0AEBA4BD" w:rsidR="00B90666" w:rsidRPr="008D2009" w:rsidRDefault="00B90666" w:rsidP="00B90666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8D2009">
              <w:rPr>
                <w:sz w:val="21"/>
                <w:szCs w:val="21"/>
              </w:rPr>
              <w:t>Análisis del entorno y diagnóstico estratégico: Aplicación práctica de técnicas de análisis del entorno (factores PESTLA y FODA) y determinación de objetivos estratégicos y de gestión en entidades.</w:t>
            </w:r>
            <w:r w:rsidR="00706FB5">
              <w:rPr>
                <w:sz w:val="21"/>
                <w:szCs w:val="21"/>
              </w:rPr>
              <w:t xml:space="preserve"> (P)</w:t>
            </w:r>
          </w:p>
          <w:p w14:paraId="1C535543" w14:textId="670246D3" w:rsidR="00B90666" w:rsidRPr="008D2009" w:rsidRDefault="00B90666" w:rsidP="00B90666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8D2009">
              <w:rPr>
                <w:sz w:val="21"/>
                <w:szCs w:val="21"/>
              </w:rPr>
              <w:t>Formulación y cálculo de indicadores: Metodología para la formulación de indicadores de gestión, diseño de fichas técnicas y estructuración de cuadros de mando integral para la evaluación del uso de recursos y cumplimiento de metas institucionales.</w:t>
            </w:r>
            <w:r w:rsidR="00706FB5">
              <w:rPr>
                <w:sz w:val="21"/>
                <w:szCs w:val="21"/>
              </w:rPr>
              <w:t xml:space="preserve"> (P)</w:t>
            </w:r>
          </w:p>
          <w:p w14:paraId="2A13245F" w14:textId="565757D2" w:rsidR="00B90666" w:rsidRPr="008D2009" w:rsidRDefault="00B90666" w:rsidP="00B90666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8D2009">
              <w:rPr>
                <w:sz w:val="21"/>
                <w:szCs w:val="21"/>
              </w:rPr>
              <w:t>Ética y criterio profesional: Demostración de rigor analítico, objetividad, escepticismo profesional y responsabilidad en la evaluación de las estructuras organizacionales y del desempeño institucional.</w:t>
            </w:r>
            <w:r w:rsidR="00706FB5">
              <w:rPr>
                <w:sz w:val="21"/>
                <w:szCs w:val="21"/>
              </w:rPr>
              <w:t xml:space="preserve"> </w:t>
            </w:r>
            <w:r w:rsidR="00706FB5" w:rsidRPr="00706FB5">
              <w:rPr>
                <w:sz w:val="21"/>
                <w:szCs w:val="21"/>
              </w:rPr>
              <w:t>(A)</w:t>
            </w:r>
          </w:p>
          <w:p w14:paraId="7B9D97BC" w14:textId="45D02548" w:rsidR="00B90666" w:rsidRPr="008D2009" w:rsidRDefault="00B90666" w:rsidP="00B90666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8D2009">
              <w:rPr>
                <w:sz w:val="21"/>
                <w:szCs w:val="21"/>
              </w:rPr>
              <w:t>Colaboración y visión crítica: Valoración del trabajo en equipo y de la importancia del gobierno corporativo y la sostenibilidad como pilares de la transparencia en la gestión pública y privada.</w:t>
            </w:r>
            <w:r w:rsidR="00706FB5">
              <w:rPr>
                <w:sz w:val="21"/>
                <w:szCs w:val="21"/>
              </w:rPr>
              <w:t xml:space="preserve"> </w:t>
            </w:r>
            <w:r w:rsidR="00706FB5" w:rsidRPr="00706FB5">
              <w:rPr>
                <w:sz w:val="21"/>
                <w:szCs w:val="21"/>
              </w:rPr>
              <w:t>(A)</w:t>
            </w:r>
          </w:p>
          <w:p w14:paraId="4F676229" w14:textId="5D500FBC" w:rsidR="00B90666" w:rsidRPr="008D2009" w:rsidRDefault="00B90666" w:rsidP="00B90666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8D2009">
              <w:rPr>
                <w:sz w:val="21"/>
                <w:szCs w:val="21"/>
              </w:rPr>
              <w:t>Herramientas digitales y tableros de control: Construcción, automatización y seguimiento de indicadores de gestión utilizando hojas de cálculo avanzadas y tableros de control interactivos (</w:t>
            </w:r>
            <w:proofErr w:type="spellStart"/>
            <w:r w:rsidRPr="008D2009">
              <w:rPr>
                <w:sz w:val="21"/>
                <w:szCs w:val="21"/>
              </w:rPr>
              <w:t>dashboards</w:t>
            </w:r>
            <w:proofErr w:type="spellEnd"/>
            <w:r w:rsidRPr="008D2009">
              <w:rPr>
                <w:sz w:val="21"/>
                <w:szCs w:val="21"/>
              </w:rPr>
              <w:t>).</w:t>
            </w:r>
            <w:r w:rsidR="00706FB5">
              <w:rPr>
                <w:sz w:val="21"/>
                <w:szCs w:val="21"/>
              </w:rPr>
              <w:t xml:space="preserve"> (T)</w:t>
            </w:r>
          </w:p>
          <w:p w14:paraId="6A234377" w14:textId="709A2908" w:rsidR="00906DE1" w:rsidRPr="001D27DB" w:rsidRDefault="00B90666" w:rsidP="001D27DB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8D2009">
              <w:rPr>
                <w:sz w:val="21"/>
                <w:szCs w:val="21"/>
              </w:rPr>
              <w:t>Uso de IA y análisis digital: Exploración y uso de herramientas tecnológicas asistidas para simular análisis de datos y procesamiento de variables en el diseño de indicadores de gestión organizacional.</w:t>
            </w:r>
            <w:r w:rsidR="00706FB5">
              <w:rPr>
                <w:sz w:val="21"/>
                <w:szCs w:val="21"/>
              </w:rPr>
              <w:t xml:space="preserve"> (T)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01175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lastRenderedPageBreak/>
              <w:t>Nociones de la organización y el régimen de las empresas públicas bolivianas.</w:t>
            </w:r>
          </w:p>
        </w:tc>
      </w:tr>
      <w:tr w:rsidR="00906DE1" w14:paraId="267108C6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17A64" w14:textId="158E7C89" w:rsidR="00906DE1" w:rsidRPr="008D2009" w:rsidRDefault="00000000">
            <w:pPr>
              <w:spacing w:before="20" w:after="20"/>
              <w:jc w:val="both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2: </w:t>
            </w:r>
            <w:r w:rsidR="00657680" w:rsidRPr="00657680">
              <w:rPr>
                <w:sz w:val="21"/>
                <w:szCs w:val="21"/>
              </w:rPr>
              <w:t>Examina la función de aseguramiento y el rol estratégico de la auditoría interna bajo el marco del MIPPA (IIA), aplicando tecnologías de la información (analítica de datos, software de auditoría y monitoreo continuo) para evaluar los procesos institucionales, gestionar riesgos y optimizar la eficacia, eficiencia</w:t>
            </w:r>
            <w:r w:rsidR="00657680">
              <w:rPr>
                <w:sz w:val="21"/>
                <w:szCs w:val="21"/>
              </w:rPr>
              <w:t>, efectividad</w:t>
            </w:r>
            <w:r w:rsidR="00657680" w:rsidRPr="00657680">
              <w:rPr>
                <w:sz w:val="21"/>
                <w:szCs w:val="21"/>
              </w:rPr>
              <w:t xml:space="preserve"> y economía organizacional.</w:t>
            </w:r>
          </w:p>
        </w:tc>
      </w:tr>
      <w:tr w:rsidR="00906DE1" w14:paraId="537EE731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A617B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A8572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E577B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906DE1" w14:paraId="6100322D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83704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1. Describe la función de aseguramiento y la clasificación de los encargos de aseguramiento en relación con la auditoría operativa.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363BB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1.1 Expone en equipo la clasificación de los encargos de aseguramiento.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5B728" w14:textId="77777777" w:rsidR="00906DE1" w:rsidRPr="008D2009" w:rsidRDefault="00000000">
            <w:pPr>
              <w:spacing w:before="20" w:after="20"/>
            </w:pPr>
            <w:r w:rsidRPr="008D2009">
              <w:rPr>
                <w:b/>
                <w:bCs/>
                <w:sz w:val="21"/>
                <w:szCs w:val="21"/>
              </w:rPr>
              <w:t xml:space="preserve">Producto 5: </w:t>
            </w:r>
            <w:r w:rsidRPr="008D2009">
              <w:rPr>
                <w:sz w:val="21"/>
                <w:szCs w:val="21"/>
              </w:rPr>
              <w:t>Esquema de la clasificación de los encargos de aseguramiento.</w:t>
            </w:r>
          </w:p>
        </w:tc>
      </w:tr>
      <w:tr w:rsidR="00906DE1" w14:paraId="7E2EE7D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1CE79" w14:textId="77777777" w:rsidR="00906DE1" w:rsidRPr="008D2009" w:rsidRDefault="00906DE1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AE7E6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1.2 Explica en aula el rol del contador público frente a los desafíos de las organizaciones.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F4AA1" w14:textId="77777777" w:rsidR="00906DE1" w:rsidRPr="008D2009" w:rsidRDefault="00000000">
            <w:pPr>
              <w:spacing w:before="20" w:after="20"/>
            </w:pPr>
            <w:r w:rsidRPr="008D2009">
              <w:rPr>
                <w:b/>
                <w:bCs/>
                <w:sz w:val="21"/>
                <w:szCs w:val="21"/>
              </w:rPr>
              <w:t xml:space="preserve">Producto 6: </w:t>
            </w:r>
            <w:r w:rsidRPr="008D2009">
              <w:rPr>
                <w:sz w:val="21"/>
                <w:szCs w:val="21"/>
              </w:rPr>
              <w:t>Ensayo sobre el rol del contador público en la evaluación de la gestión.</w:t>
            </w:r>
          </w:p>
        </w:tc>
      </w:tr>
      <w:tr w:rsidR="00906DE1" w14:paraId="02104433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20058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2. Relaciona las normas de auditoría interna con el desarrollo de la auditoría operativa.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421EF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2.1 Compara en equipo las Normas Globales de Auditoría Interna con las normas que reemplazan.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6B23A" w14:textId="77777777" w:rsidR="00906DE1" w:rsidRPr="008D2009" w:rsidRDefault="00000000">
            <w:pPr>
              <w:spacing w:before="20" w:after="20"/>
            </w:pPr>
            <w:r w:rsidRPr="008D2009">
              <w:rPr>
                <w:b/>
                <w:bCs/>
                <w:sz w:val="21"/>
                <w:szCs w:val="21"/>
              </w:rPr>
              <w:t xml:space="preserve">Producto 7: </w:t>
            </w:r>
            <w:r w:rsidRPr="008D2009">
              <w:rPr>
                <w:sz w:val="21"/>
                <w:szCs w:val="21"/>
              </w:rPr>
              <w:t>Cuadro comparativo de las normas de auditoría interna.</w:t>
            </w:r>
          </w:p>
        </w:tc>
      </w:tr>
      <w:tr w:rsidR="00906DE1" w14:paraId="0A17577F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505EF" w14:textId="77777777" w:rsidR="00906DE1" w:rsidRDefault="00906DE1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17E83" w14:textId="4B88B27F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2.2 Analiza en aula la independencia y la objetividad del auditor intern</w:t>
            </w:r>
            <w:r w:rsidR="00AC1B0C">
              <w:rPr>
                <w:sz w:val="21"/>
                <w:szCs w:val="21"/>
              </w:rPr>
              <w:t>o</w:t>
            </w:r>
            <w:r w:rsidRPr="008D2009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F4C85" w14:textId="77777777" w:rsidR="00906DE1" w:rsidRPr="008D2009" w:rsidRDefault="00000000">
            <w:pPr>
              <w:spacing w:before="20" w:after="20"/>
            </w:pPr>
            <w:r w:rsidRPr="008D2009">
              <w:rPr>
                <w:b/>
                <w:bCs/>
                <w:sz w:val="21"/>
                <w:szCs w:val="21"/>
              </w:rPr>
              <w:t xml:space="preserve">Producto 8: </w:t>
            </w:r>
            <w:r w:rsidRPr="008D2009">
              <w:rPr>
                <w:sz w:val="21"/>
                <w:szCs w:val="21"/>
              </w:rPr>
              <w:t>Informe del caso de independencia y objetividad del auditor interno.</w:t>
            </w:r>
          </w:p>
        </w:tc>
      </w:tr>
      <w:tr w:rsidR="00906DE1" w14:paraId="3C7FD0C2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45A0F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906DE1" w14:paraId="546A94A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87E1E" w14:textId="77777777" w:rsidR="00906DE1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AFDFF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523EE2D9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1760C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906DE1" w:rsidRPr="008D2009" w14:paraId="14FBFB64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6CDC0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5: Papel del auditor en la economía y las finanzas</w:t>
            </w:r>
          </w:p>
          <w:p w14:paraId="269FFFDD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6: La auditoría interna y la auditoría operacional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1BB05" w14:textId="474714AC" w:rsidR="00686F66" w:rsidRPr="00686F66" w:rsidRDefault="00686F66" w:rsidP="00686F66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sz w:val="21"/>
                <w:szCs w:val="21"/>
              </w:rPr>
            </w:pPr>
            <w:r w:rsidRPr="00686F66">
              <w:rPr>
                <w:sz w:val="21"/>
                <w:szCs w:val="21"/>
              </w:rPr>
              <w:t>La función de aseguramiento y el desarrollo histórico de la auditoría; la profesión de la contaduría pública y la clasificación técnica de los encargos de aseguramiento; nociones de consultoría de gestión y servicios de asesoramiento a la dirección.</w:t>
            </w:r>
            <w:r w:rsidR="00706FB5">
              <w:rPr>
                <w:sz w:val="21"/>
                <w:szCs w:val="21"/>
              </w:rPr>
              <w:t xml:space="preserve"> (C)</w:t>
            </w:r>
          </w:p>
          <w:p w14:paraId="5AC0B9A8" w14:textId="7AF8C925" w:rsidR="00686F66" w:rsidRPr="00686F66" w:rsidRDefault="00686F66" w:rsidP="00686F66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sz w:val="21"/>
                <w:szCs w:val="21"/>
              </w:rPr>
            </w:pPr>
            <w:r w:rsidRPr="00686F66">
              <w:rPr>
                <w:sz w:val="21"/>
                <w:szCs w:val="21"/>
              </w:rPr>
              <w:t>Definición, objetivos y evolución de la auditoría interna; el Marco Internacional para la Práctica Profesional de la Auditoría Interna (IPPF) y sus normas sobre atributos y desempeño.</w:t>
            </w:r>
            <w:r w:rsidR="00706FB5">
              <w:rPr>
                <w:sz w:val="21"/>
                <w:szCs w:val="21"/>
              </w:rPr>
              <w:t xml:space="preserve"> (C)</w:t>
            </w:r>
          </w:p>
          <w:p w14:paraId="2E9F5233" w14:textId="2655C180" w:rsidR="00686F66" w:rsidRPr="00686F66" w:rsidRDefault="00686F66" w:rsidP="00686F66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sz w:val="21"/>
                <w:szCs w:val="21"/>
              </w:rPr>
            </w:pPr>
            <w:r w:rsidRPr="00686F66">
              <w:rPr>
                <w:sz w:val="21"/>
                <w:szCs w:val="21"/>
              </w:rPr>
              <w:t>Análisis detallado de las Normas Globales emitidas por el Instituto de Auditores Internos (IIA), comprendiendo sus cinco dominios y quince principios.</w:t>
            </w:r>
            <w:r w:rsidR="00706FB5">
              <w:rPr>
                <w:sz w:val="21"/>
                <w:szCs w:val="21"/>
              </w:rPr>
              <w:t xml:space="preserve"> (C)</w:t>
            </w:r>
          </w:p>
          <w:p w14:paraId="31214525" w14:textId="634A2F96" w:rsidR="00686F66" w:rsidRDefault="00686F66" w:rsidP="00686F66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sz w:val="21"/>
                <w:szCs w:val="21"/>
              </w:rPr>
            </w:pPr>
            <w:r w:rsidRPr="00686F66">
              <w:rPr>
                <w:sz w:val="21"/>
                <w:szCs w:val="21"/>
              </w:rPr>
              <w:t>Rol del auditor interno en el desarrollo y soporte de la auditoría operativa; diferenciación conceptual entre la independencia organizacional y la objetividad individual del auditor interno frente a la independencia del auditor externo.</w:t>
            </w:r>
            <w:r w:rsidR="00706FB5">
              <w:rPr>
                <w:sz w:val="21"/>
                <w:szCs w:val="21"/>
              </w:rPr>
              <w:t xml:space="preserve"> (C)</w:t>
            </w:r>
          </w:p>
          <w:p w14:paraId="4C059CB7" w14:textId="18A92E0A" w:rsidR="00686F66" w:rsidRPr="00686F66" w:rsidRDefault="00686F66" w:rsidP="00686F66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sz w:val="21"/>
                <w:szCs w:val="21"/>
              </w:rPr>
            </w:pPr>
            <w:r w:rsidRPr="00686F66">
              <w:rPr>
                <w:sz w:val="21"/>
                <w:szCs w:val="21"/>
              </w:rPr>
              <w:t>Análisis metodológico de situaciones prácticas orientadas a identificar amenazas, salvaguardas y dilemas éticos vinculados a la actuación del auditor interno en las organizaciones.</w:t>
            </w:r>
            <w:r w:rsidR="00706FB5">
              <w:rPr>
                <w:sz w:val="21"/>
                <w:szCs w:val="21"/>
              </w:rPr>
              <w:t xml:space="preserve"> (P)</w:t>
            </w:r>
          </w:p>
          <w:p w14:paraId="0E5A0894" w14:textId="5EAAF1E7" w:rsidR="00686F66" w:rsidRDefault="00686F66" w:rsidP="00686F66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sz w:val="21"/>
                <w:szCs w:val="21"/>
              </w:rPr>
            </w:pPr>
            <w:r w:rsidRPr="00686F66">
              <w:rPr>
                <w:sz w:val="21"/>
                <w:szCs w:val="21"/>
              </w:rPr>
              <w:t>Redacción de análisis críticos sobre el rol del contador público y estructuración de informes derivados de casos de estudio sobre gobernanza y auditoría.</w:t>
            </w:r>
            <w:r w:rsidR="00706FB5">
              <w:rPr>
                <w:sz w:val="21"/>
                <w:szCs w:val="21"/>
              </w:rPr>
              <w:t xml:space="preserve"> (P)</w:t>
            </w:r>
          </w:p>
          <w:p w14:paraId="573932C8" w14:textId="285BC644" w:rsidR="00686F66" w:rsidRPr="00686F66" w:rsidRDefault="00686F66" w:rsidP="00686F66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sz w:val="21"/>
                <w:szCs w:val="21"/>
              </w:rPr>
            </w:pPr>
            <w:r w:rsidRPr="00686F66">
              <w:rPr>
                <w:sz w:val="21"/>
                <w:szCs w:val="21"/>
              </w:rPr>
              <w:lastRenderedPageBreak/>
              <w:t>Asunción de una postura ética y responsable frente a los desafíos actuales de las organizaciones públicas y privadas.</w:t>
            </w:r>
            <w:r w:rsidR="00706FB5">
              <w:rPr>
                <w:sz w:val="21"/>
                <w:szCs w:val="21"/>
              </w:rPr>
              <w:t xml:space="preserve"> (A)</w:t>
            </w:r>
          </w:p>
          <w:p w14:paraId="485E136C" w14:textId="6AE339C1" w:rsidR="00686F66" w:rsidRDefault="00686F66" w:rsidP="00686F66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sz w:val="21"/>
                <w:szCs w:val="21"/>
              </w:rPr>
            </w:pPr>
            <w:r w:rsidRPr="00686F66">
              <w:rPr>
                <w:sz w:val="21"/>
                <w:szCs w:val="21"/>
              </w:rPr>
              <w:t>Consciencia crítica sobre la importancia de la integridad, la independencia organizacional y la objetividad individual en el ejercicio de la auditoría operativa.</w:t>
            </w:r>
            <w:r w:rsidR="00706FB5">
              <w:rPr>
                <w:sz w:val="21"/>
                <w:szCs w:val="21"/>
              </w:rPr>
              <w:t xml:space="preserve"> (A)</w:t>
            </w:r>
          </w:p>
          <w:p w14:paraId="38F52222" w14:textId="73003176" w:rsidR="00686F66" w:rsidRPr="00686F66" w:rsidRDefault="00686F66" w:rsidP="00686F66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sz w:val="21"/>
                <w:szCs w:val="21"/>
              </w:rPr>
            </w:pPr>
            <w:r w:rsidRPr="00686F66">
              <w:rPr>
                <w:sz w:val="21"/>
                <w:szCs w:val="21"/>
              </w:rPr>
              <w:t>Utilización eficiente de plataformas y repositorios digitales especializados (como los portales normativos del IIA y reguladores profesionales) para la consulta de estándares internacionales.</w:t>
            </w:r>
            <w:r w:rsidR="00706FB5">
              <w:rPr>
                <w:sz w:val="21"/>
                <w:szCs w:val="21"/>
              </w:rPr>
              <w:t xml:space="preserve"> (T)</w:t>
            </w:r>
          </w:p>
          <w:p w14:paraId="746F00D8" w14:textId="6BC05283" w:rsidR="00906DE1" w:rsidRPr="001D27DB" w:rsidRDefault="00686F66" w:rsidP="001D27DB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sz w:val="21"/>
                <w:szCs w:val="21"/>
              </w:rPr>
            </w:pPr>
            <w:r w:rsidRPr="00944427">
              <w:rPr>
                <w:sz w:val="21"/>
                <w:szCs w:val="21"/>
              </w:rPr>
              <w:t>Emplear entornos digitales y recursos tecnológicos colaborativos para el procesamiento de casos de estudio normativos, la esquematización de marcos y la presentación de reportes analíticos.</w:t>
            </w:r>
            <w:r w:rsidR="00706FB5">
              <w:rPr>
                <w:sz w:val="21"/>
                <w:szCs w:val="21"/>
              </w:rPr>
              <w:t xml:space="preserve"> (T)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06051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lastRenderedPageBreak/>
              <w:t>Nociones de consultoría de gestión y de los servicios de asesoramiento a la dirección.</w:t>
            </w:r>
          </w:p>
        </w:tc>
      </w:tr>
      <w:tr w:rsidR="00906DE1" w14:paraId="563EC34F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7D763" w14:textId="77777777" w:rsidR="00906DE1" w:rsidRPr="008D2009" w:rsidRDefault="00000000">
            <w:pPr>
              <w:spacing w:before="20" w:after="20"/>
              <w:jc w:val="both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3: </w:t>
            </w:r>
            <w:r w:rsidRPr="008D2009">
              <w:rPr>
                <w:sz w:val="21"/>
                <w:szCs w:val="21"/>
              </w:rPr>
              <w:t>Evalúa el control interno y el riesgo organizacional conforme a los pronunciamientos profesionales de auditoría operativa, aplicando el Modelo COSO y considerando los principios del gobierno corporativo.</w:t>
            </w:r>
          </w:p>
        </w:tc>
      </w:tr>
      <w:tr w:rsidR="00906DE1" w14:paraId="471CA1FA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79F71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C818D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2CD59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906DE1" w14:paraId="15FA5C33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EDB13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1. Aplica los pronunciamientos profesionales y la metodología de la auditoría operativa en la obtención de la evidencia.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726EC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1.1 Clasifica en equipo las normas aplicables a una auditoría operativa en el sector público y en el privado.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CD5FE" w14:textId="77777777" w:rsidR="00906DE1" w:rsidRPr="008D2009" w:rsidRDefault="00000000">
            <w:pPr>
              <w:spacing w:before="20" w:after="20"/>
            </w:pPr>
            <w:r w:rsidRPr="008D2009">
              <w:rPr>
                <w:b/>
                <w:bCs/>
                <w:sz w:val="21"/>
                <w:szCs w:val="21"/>
              </w:rPr>
              <w:t xml:space="preserve">Producto 9: </w:t>
            </w:r>
            <w:r w:rsidRPr="008D2009">
              <w:rPr>
                <w:sz w:val="21"/>
                <w:szCs w:val="21"/>
              </w:rPr>
              <w:t>Cuadro de pronunciamientos profesionales aplicables a la auditoría operativa.</w:t>
            </w:r>
          </w:p>
        </w:tc>
      </w:tr>
      <w:tr w:rsidR="00906DE1" w14:paraId="57441C81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CBB9" w14:textId="77777777" w:rsidR="00906DE1" w:rsidRPr="008D2009" w:rsidRDefault="00906DE1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73EB7" w14:textId="0E2D0074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1.2 Selecciona en aula los métodos y las técnicas para obtener evidencia.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DC967" w14:textId="77777777" w:rsidR="00906DE1" w:rsidRPr="008D2009" w:rsidRDefault="00000000">
            <w:pPr>
              <w:spacing w:before="20" w:after="20"/>
            </w:pPr>
            <w:r w:rsidRPr="008D2009">
              <w:rPr>
                <w:b/>
                <w:bCs/>
                <w:sz w:val="21"/>
                <w:szCs w:val="21"/>
              </w:rPr>
              <w:t xml:space="preserve">Producto 10: </w:t>
            </w:r>
            <w:r w:rsidRPr="008D2009">
              <w:rPr>
                <w:sz w:val="21"/>
                <w:szCs w:val="21"/>
              </w:rPr>
              <w:t>Matriz de técnicas de obtención de evidencia del caso.</w:t>
            </w:r>
          </w:p>
        </w:tc>
      </w:tr>
      <w:tr w:rsidR="00906DE1" w14:paraId="42A90383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66185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2. Evalúa el control interno con el Modelo COSO y la gestión de riesgos de la organización.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8114B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2.1 Evalúa en equipo los componentes y principios del Modelo COSO en una entidad.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C4C53" w14:textId="77777777" w:rsidR="00906DE1" w:rsidRPr="008D2009" w:rsidRDefault="00000000">
            <w:pPr>
              <w:spacing w:before="20" w:after="20"/>
            </w:pPr>
            <w:r w:rsidRPr="008D2009">
              <w:rPr>
                <w:b/>
                <w:bCs/>
                <w:sz w:val="21"/>
                <w:szCs w:val="21"/>
              </w:rPr>
              <w:t xml:space="preserve">Producto 11: </w:t>
            </w:r>
            <w:r w:rsidRPr="008D2009">
              <w:rPr>
                <w:sz w:val="21"/>
                <w:szCs w:val="21"/>
              </w:rPr>
              <w:t>Cuestionario y evaluación del control interno con el Modelo COSO.</w:t>
            </w:r>
          </w:p>
        </w:tc>
      </w:tr>
      <w:tr w:rsidR="00906DE1" w14:paraId="46590CA7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A010" w14:textId="77777777" w:rsidR="00906DE1" w:rsidRPr="008D2009" w:rsidRDefault="00906DE1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18019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2.2 Elabora en aula el mapa de riesgos de un proceso con su probabilidad e impacto.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C0358" w14:textId="77777777" w:rsidR="00906DE1" w:rsidRPr="008D2009" w:rsidRDefault="00000000">
            <w:pPr>
              <w:spacing w:before="20" w:after="20"/>
            </w:pPr>
            <w:r w:rsidRPr="008D2009">
              <w:rPr>
                <w:b/>
                <w:bCs/>
                <w:sz w:val="21"/>
                <w:szCs w:val="21"/>
              </w:rPr>
              <w:t xml:space="preserve">Producto 12: </w:t>
            </w:r>
            <w:r w:rsidRPr="008D2009">
              <w:rPr>
                <w:sz w:val="21"/>
                <w:szCs w:val="21"/>
              </w:rPr>
              <w:t>Mapa de riesgos del proceso conforme a la ISO 31000.</w:t>
            </w:r>
          </w:p>
        </w:tc>
      </w:tr>
      <w:tr w:rsidR="00906DE1" w14:paraId="047BDDD1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739A8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906DE1" w14:paraId="4F670B1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9511A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9126F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A350ACF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C82EA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906DE1" w14:paraId="45DFC515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096FE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7: Normas profesionales para la realización de la auditoría operativa</w:t>
            </w:r>
          </w:p>
          <w:p w14:paraId="604D65DD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8: Fundamentos de auditoría operativa</w:t>
            </w:r>
          </w:p>
          <w:p w14:paraId="1449B617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9: La realización de actividades en la auditoría operacional</w:t>
            </w:r>
          </w:p>
          <w:p w14:paraId="6ADB4BEC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10: Gobierno corporativo</w:t>
            </w:r>
          </w:p>
          <w:p w14:paraId="79FC8615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11: Marco integrado de control interno</w:t>
            </w:r>
          </w:p>
          <w:p w14:paraId="67B0BC74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lastRenderedPageBreak/>
              <w:t>Tema 12: Gestión de riesgo organizacional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0CCAC" w14:textId="78138C6F" w:rsidR="00E07CEB" w:rsidRPr="00E07CEB" w:rsidRDefault="00F47E8F" w:rsidP="00E07CEB">
            <w:pPr>
              <w:pStyle w:val="Prrafodelista"/>
              <w:numPr>
                <w:ilvl w:val="0"/>
                <w:numId w:val="5"/>
              </w:numPr>
              <w:spacing w:before="10" w:after="10"/>
              <w:rPr>
                <w:sz w:val="21"/>
                <w:szCs w:val="21"/>
              </w:rPr>
            </w:pPr>
            <w:r w:rsidRPr="00E07CEB">
              <w:rPr>
                <w:sz w:val="21"/>
                <w:szCs w:val="21"/>
              </w:rPr>
              <w:lastRenderedPageBreak/>
              <w:t xml:space="preserve">Organismos emisores locales e internacionales, Código de Ética del Auditor Gubernamental, Normas de Auditoría Gubernamental y de Auditoría Operativa Gubernamental. Principios de Auditoría del Desempeño (ISSAI 300 y 3000) y Manual de Implementación de la INTOSAI. Estructura de pronunciamientos de aseguramiento, Código Internacional de Ética para Profesionales de la Contabilidad, Normas Internacionales de Gestión de la Calidad (NIGC 1 y 2), Marco de Referencia y Norma Internacional de Encargos de Aseguramiento (NIEA 3000), además de la NIEA 5000 sobre sostenibilidad. </w:t>
            </w:r>
            <w:r w:rsidR="00706FB5" w:rsidRPr="00706FB5">
              <w:rPr>
                <w:sz w:val="21"/>
                <w:szCs w:val="21"/>
              </w:rPr>
              <w:t>(C)</w:t>
            </w:r>
          </w:p>
          <w:p w14:paraId="6315C38A" w14:textId="501A7988" w:rsidR="00F47E8F" w:rsidRPr="00F47E8F" w:rsidRDefault="00F47E8F" w:rsidP="00F47E8F">
            <w:pPr>
              <w:pStyle w:val="Prrafodelista"/>
              <w:numPr>
                <w:ilvl w:val="0"/>
                <w:numId w:val="5"/>
              </w:numPr>
              <w:spacing w:before="10" w:after="10"/>
              <w:rPr>
                <w:sz w:val="21"/>
                <w:szCs w:val="21"/>
              </w:rPr>
            </w:pPr>
            <w:r w:rsidRPr="00F47E8F">
              <w:rPr>
                <w:sz w:val="21"/>
                <w:szCs w:val="21"/>
              </w:rPr>
              <w:lastRenderedPageBreak/>
              <w:t>Entorno organizacional, objetivos generales, propósito, beneficios, alcance, filosofía, proceso metodológico (diagnóstico preliminar, examen de áreas críticas, comunicación de resultados y seguimiento) y normas sobre planificación. Naturaleza, calidad y características de la evidencia de auditoría</w:t>
            </w:r>
            <w:r w:rsidR="00706FB5">
              <w:rPr>
                <w:sz w:val="21"/>
                <w:szCs w:val="21"/>
              </w:rPr>
              <w:t xml:space="preserve">, </w:t>
            </w:r>
            <w:r w:rsidRPr="00F47E8F">
              <w:rPr>
                <w:sz w:val="21"/>
                <w:szCs w:val="21"/>
              </w:rPr>
              <w:t>sus normas y métodos de obtención.</w:t>
            </w:r>
            <w:r w:rsidR="00706FB5" w:rsidRPr="00706FB5">
              <w:rPr>
                <w:sz w:val="21"/>
                <w:szCs w:val="21"/>
              </w:rPr>
              <w:t xml:space="preserve"> (C)</w:t>
            </w:r>
            <w:r w:rsidRPr="00F47E8F">
              <w:rPr>
                <w:sz w:val="21"/>
                <w:szCs w:val="21"/>
              </w:rPr>
              <w:t xml:space="preserve"> </w:t>
            </w:r>
          </w:p>
          <w:p w14:paraId="54FB7EBE" w14:textId="0255AD6F" w:rsidR="00F47E8F" w:rsidRPr="00F47E8F" w:rsidRDefault="00F47E8F" w:rsidP="00F47E8F">
            <w:pPr>
              <w:pStyle w:val="Prrafodelista"/>
              <w:numPr>
                <w:ilvl w:val="0"/>
                <w:numId w:val="5"/>
              </w:numPr>
              <w:spacing w:before="10" w:after="10"/>
              <w:rPr>
                <w:sz w:val="21"/>
                <w:szCs w:val="21"/>
              </w:rPr>
            </w:pPr>
            <w:r w:rsidRPr="00F47E8F">
              <w:rPr>
                <w:sz w:val="21"/>
                <w:szCs w:val="21"/>
              </w:rPr>
              <w:t xml:space="preserve">Normas y principios de gobierno corporativo, entorno legal, factor de gobernanza, responsabilidad social organizacional, gobierno de los datos y de la tecnología, y seguimiento de riesgos tecnológicos por la alta dirección. Modelos de control interno, conceptos, beneficios y limitaciones del Modelo COSO (revisión 2013), detallando sus cinco componentes y diecisiete principios. </w:t>
            </w:r>
            <w:r w:rsidR="00706FB5" w:rsidRPr="00706FB5">
              <w:rPr>
                <w:sz w:val="21"/>
                <w:szCs w:val="21"/>
              </w:rPr>
              <w:t>(C)</w:t>
            </w:r>
          </w:p>
          <w:p w14:paraId="4F3A114B" w14:textId="2BEB3A44" w:rsidR="00F47E8F" w:rsidRDefault="00F47E8F" w:rsidP="00F47E8F">
            <w:pPr>
              <w:pStyle w:val="Prrafodelista"/>
              <w:numPr>
                <w:ilvl w:val="0"/>
                <w:numId w:val="5"/>
              </w:numPr>
              <w:spacing w:before="10" w:after="10"/>
              <w:rPr>
                <w:sz w:val="21"/>
                <w:szCs w:val="21"/>
              </w:rPr>
            </w:pPr>
            <w:r w:rsidRPr="00F47E8F">
              <w:rPr>
                <w:sz w:val="21"/>
                <w:szCs w:val="21"/>
              </w:rPr>
              <w:t xml:space="preserve">Definición de riesgo, criterios de importancia relativa, componentes y principios de gestión de riesgos, riesgo residual, apetito y tolerancia al riesgo. Principios, marco de referencia y proceso de la norma ISO 31000:2018, así como la estructuración de mapas de riesgos por probabilidad e impacto. </w:t>
            </w:r>
            <w:r w:rsidR="00706FB5" w:rsidRPr="00706FB5">
              <w:rPr>
                <w:sz w:val="21"/>
                <w:szCs w:val="21"/>
              </w:rPr>
              <w:t>(C)</w:t>
            </w:r>
          </w:p>
          <w:p w14:paraId="4AE87470" w14:textId="4B8C5D84" w:rsidR="00F47E8F" w:rsidRPr="00F47E8F" w:rsidRDefault="00F47E8F" w:rsidP="00F47E8F">
            <w:pPr>
              <w:pStyle w:val="Prrafodelista"/>
              <w:numPr>
                <w:ilvl w:val="0"/>
                <w:numId w:val="5"/>
              </w:numPr>
              <w:spacing w:before="10" w:after="10"/>
              <w:rPr>
                <w:sz w:val="21"/>
                <w:szCs w:val="21"/>
              </w:rPr>
            </w:pPr>
            <w:r w:rsidRPr="00F47E8F">
              <w:rPr>
                <w:sz w:val="21"/>
                <w:szCs w:val="21"/>
              </w:rPr>
              <w:t xml:space="preserve">Clasificación comparativa y aplicación práctica de las normas de auditoría operativa tanto en el sector público como el privado. </w:t>
            </w:r>
            <w:r w:rsidR="00706FB5">
              <w:rPr>
                <w:sz w:val="21"/>
                <w:szCs w:val="21"/>
              </w:rPr>
              <w:t>(P)</w:t>
            </w:r>
          </w:p>
          <w:p w14:paraId="52C7BB70" w14:textId="1446DDC1" w:rsidR="00F47E8F" w:rsidRPr="00F47E8F" w:rsidRDefault="00F47E8F" w:rsidP="00F47E8F">
            <w:pPr>
              <w:pStyle w:val="Prrafodelista"/>
              <w:numPr>
                <w:ilvl w:val="0"/>
                <w:numId w:val="5"/>
              </w:numPr>
              <w:spacing w:before="10" w:after="10"/>
              <w:rPr>
                <w:sz w:val="21"/>
                <w:szCs w:val="21"/>
              </w:rPr>
            </w:pPr>
            <w:r w:rsidRPr="00F47E8F">
              <w:rPr>
                <w:sz w:val="21"/>
                <w:szCs w:val="21"/>
              </w:rPr>
              <w:t xml:space="preserve">Selección, diseño y aplicación de métodos, procedimientos y técnicas orientadas a la recopilación de evidencia suficiente y </w:t>
            </w:r>
            <w:r w:rsidR="00706FB5">
              <w:rPr>
                <w:sz w:val="21"/>
                <w:szCs w:val="21"/>
              </w:rPr>
              <w:t>adecuada</w:t>
            </w:r>
            <w:r w:rsidRPr="00F47E8F">
              <w:rPr>
                <w:sz w:val="21"/>
                <w:szCs w:val="21"/>
              </w:rPr>
              <w:t>, estructuración de papeles de trabajo</w:t>
            </w:r>
            <w:r w:rsidR="00706FB5">
              <w:rPr>
                <w:sz w:val="21"/>
                <w:szCs w:val="21"/>
              </w:rPr>
              <w:t>,</w:t>
            </w:r>
            <w:r w:rsidRPr="00F47E8F">
              <w:rPr>
                <w:sz w:val="21"/>
                <w:szCs w:val="21"/>
              </w:rPr>
              <w:t xml:space="preserve"> realización de evaluaciones y conclusiones. </w:t>
            </w:r>
            <w:r w:rsidR="00706FB5">
              <w:rPr>
                <w:sz w:val="21"/>
                <w:szCs w:val="21"/>
              </w:rPr>
              <w:t>(P)</w:t>
            </w:r>
          </w:p>
          <w:p w14:paraId="536EA4DB" w14:textId="78CDB41A" w:rsidR="00F47E8F" w:rsidRDefault="00F47E8F" w:rsidP="00F47E8F">
            <w:pPr>
              <w:pStyle w:val="Prrafodelista"/>
              <w:numPr>
                <w:ilvl w:val="0"/>
                <w:numId w:val="5"/>
              </w:numPr>
              <w:spacing w:before="10" w:after="10"/>
              <w:rPr>
                <w:sz w:val="21"/>
                <w:szCs w:val="21"/>
              </w:rPr>
            </w:pPr>
            <w:r w:rsidRPr="00F47E8F">
              <w:rPr>
                <w:sz w:val="21"/>
                <w:szCs w:val="21"/>
              </w:rPr>
              <w:t xml:space="preserve">Aplicación práctica de cuestionarios y evaluación sistemática de los cinco componentes y diecisiete principios del Modelo COSO en entidades. Elaboración de mapas de riesgos de procesos considerando la probabilidad, el impacto y los controles generales y de aplicación en tecnología de la información. </w:t>
            </w:r>
            <w:r w:rsidR="00706FB5">
              <w:rPr>
                <w:sz w:val="21"/>
                <w:szCs w:val="21"/>
              </w:rPr>
              <w:t>(P)</w:t>
            </w:r>
          </w:p>
          <w:p w14:paraId="52C532A9" w14:textId="626586B7" w:rsidR="00F47E8F" w:rsidRPr="00F47E8F" w:rsidRDefault="00F47E8F" w:rsidP="00F47E8F">
            <w:pPr>
              <w:pStyle w:val="Prrafodelista"/>
              <w:numPr>
                <w:ilvl w:val="0"/>
                <w:numId w:val="5"/>
              </w:numPr>
              <w:spacing w:before="10" w:after="10"/>
              <w:rPr>
                <w:sz w:val="21"/>
                <w:szCs w:val="21"/>
              </w:rPr>
            </w:pPr>
            <w:r w:rsidRPr="00F47E8F">
              <w:rPr>
                <w:sz w:val="21"/>
                <w:szCs w:val="21"/>
              </w:rPr>
              <w:t xml:space="preserve">Demostración de integridad, compromiso ético y apego a las disposiciones sobre el Código de Ética, gestión de la calidad e independencia en el ejercicio profesional. </w:t>
            </w:r>
            <w:r w:rsidR="00706FB5">
              <w:rPr>
                <w:sz w:val="21"/>
                <w:szCs w:val="21"/>
              </w:rPr>
              <w:t>(A)</w:t>
            </w:r>
          </w:p>
          <w:p w14:paraId="72355F8C" w14:textId="78EAF4B7" w:rsidR="00F47E8F" w:rsidRDefault="00F47E8F" w:rsidP="00F47E8F">
            <w:pPr>
              <w:pStyle w:val="Prrafodelista"/>
              <w:numPr>
                <w:ilvl w:val="0"/>
                <w:numId w:val="5"/>
              </w:numPr>
              <w:spacing w:before="10" w:after="10"/>
              <w:rPr>
                <w:sz w:val="21"/>
                <w:szCs w:val="21"/>
              </w:rPr>
            </w:pPr>
            <w:r w:rsidRPr="00F47E8F">
              <w:rPr>
                <w:sz w:val="21"/>
                <w:szCs w:val="21"/>
              </w:rPr>
              <w:t xml:space="preserve">Valoración crítica de la responsabilidad social, el gobierno corporativo y la gobernanza de datos como elementos esenciales para la transparencia institucional. </w:t>
            </w:r>
            <w:r w:rsidR="00706FB5">
              <w:rPr>
                <w:sz w:val="21"/>
                <w:szCs w:val="21"/>
              </w:rPr>
              <w:t>(A)</w:t>
            </w:r>
          </w:p>
          <w:p w14:paraId="756940EB" w14:textId="00895105" w:rsidR="00F47E8F" w:rsidRPr="00F47E8F" w:rsidRDefault="00F47E8F" w:rsidP="00F47E8F">
            <w:pPr>
              <w:pStyle w:val="Prrafodelista"/>
              <w:numPr>
                <w:ilvl w:val="0"/>
                <w:numId w:val="5"/>
              </w:numPr>
              <w:spacing w:before="10" w:after="10"/>
              <w:rPr>
                <w:sz w:val="21"/>
                <w:szCs w:val="21"/>
              </w:rPr>
            </w:pPr>
            <w:r w:rsidRPr="00F47E8F">
              <w:rPr>
                <w:sz w:val="21"/>
                <w:szCs w:val="21"/>
              </w:rPr>
              <w:t xml:space="preserve">Análisis y revisión de controles generales y de aplicación en tecnologías de la información relevantes para los procesos examinados. </w:t>
            </w:r>
            <w:r w:rsidR="00706FB5">
              <w:rPr>
                <w:sz w:val="21"/>
                <w:szCs w:val="21"/>
              </w:rPr>
              <w:t>(T)</w:t>
            </w:r>
          </w:p>
          <w:p w14:paraId="127FD680" w14:textId="0C529E90" w:rsidR="00906DE1" w:rsidRPr="001D27DB" w:rsidRDefault="00F47E8F" w:rsidP="001D27DB">
            <w:pPr>
              <w:pStyle w:val="Prrafodelista"/>
              <w:numPr>
                <w:ilvl w:val="0"/>
                <w:numId w:val="5"/>
              </w:numPr>
              <w:spacing w:before="10" w:after="10"/>
              <w:rPr>
                <w:sz w:val="21"/>
                <w:szCs w:val="21"/>
              </w:rPr>
            </w:pPr>
            <w:r w:rsidRPr="00F47E8F">
              <w:rPr>
                <w:sz w:val="21"/>
                <w:szCs w:val="21"/>
              </w:rPr>
              <w:t xml:space="preserve">Uso de software y herramientas ofimáticas o especializadas para la elaboración y actualización de matrices de evaluación de </w:t>
            </w:r>
            <w:r w:rsidRPr="00F47E8F">
              <w:rPr>
                <w:sz w:val="21"/>
                <w:szCs w:val="21"/>
              </w:rPr>
              <w:lastRenderedPageBreak/>
              <w:t>control interno (COSO) y mapas de riesgos automatizados (ISO 31000).</w:t>
            </w:r>
            <w:r w:rsidR="00706FB5">
              <w:rPr>
                <w:sz w:val="21"/>
                <w:szCs w:val="21"/>
              </w:rPr>
              <w:t xml:space="preserve"> (T)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4B63B" w14:textId="77777777" w:rsidR="00906DE1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lastRenderedPageBreak/>
              <w:t>Nociones de sistemas de gestión antisoborno y de cumplimiento normativo en las organizaciones.</w:t>
            </w:r>
          </w:p>
        </w:tc>
      </w:tr>
      <w:tr w:rsidR="00906DE1" w14:paraId="5C66B7B4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893B1" w14:textId="77777777" w:rsidR="00906DE1" w:rsidRPr="008D2009" w:rsidRDefault="00000000">
            <w:pPr>
              <w:spacing w:before="20" w:after="20"/>
              <w:jc w:val="both"/>
            </w:pPr>
            <w:bookmarkStart w:id="0" w:name="OLE_LINK1"/>
            <w:r w:rsidRPr="008D2009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4: </w:t>
            </w:r>
            <w:r w:rsidRPr="008D2009">
              <w:rPr>
                <w:sz w:val="21"/>
                <w:szCs w:val="21"/>
              </w:rPr>
              <w:t>Elabora el informe de una auditoría operativa, planificando el examen de las áreas críticas y desarrollando los hallazgos con sus atributos y recomendaciones.</w:t>
            </w:r>
          </w:p>
        </w:tc>
      </w:tr>
      <w:tr w:rsidR="00906DE1" w14:paraId="6B71F0F2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25C64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F46AA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6B59C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906DE1" w14:paraId="76242482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55480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1. Planifica la auditoría operativa y examina las áreas críticas con programas y papeles de trabajo.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76B38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1.1 Elabora en equipo el memorando de planificación y el diagnóstico preliminar.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93071" w14:textId="77777777" w:rsidR="00906DE1" w:rsidRPr="008D2009" w:rsidRDefault="00000000">
            <w:pPr>
              <w:spacing w:before="20" w:after="20"/>
            </w:pPr>
            <w:r w:rsidRPr="008D2009">
              <w:rPr>
                <w:b/>
                <w:bCs/>
                <w:sz w:val="21"/>
                <w:szCs w:val="21"/>
              </w:rPr>
              <w:t xml:space="preserve">Producto 13: </w:t>
            </w:r>
            <w:r w:rsidRPr="008D2009">
              <w:rPr>
                <w:sz w:val="21"/>
                <w:szCs w:val="21"/>
              </w:rPr>
              <w:t>Memorando de planificación con el diagnóstico preliminar.</w:t>
            </w:r>
          </w:p>
        </w:tc>
      </w:tr>
      <w:tr w:rsidR="00906DE1" w14:paraId="66F27C40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977AD" w14:textId="77777777" w:rsidR="00906DE1" w:rsidRPr="008D2009" w:rsidRDefault="00906DE1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109C8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1.2 Ejecuta en aula el programa de auditoría de un área crítica.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100A5" w14:textId="77777777" w:rsidR="00906DE1" w:rsidRPr="008D2009" w:rsidRDefault="00000000">
            <w:pPr>
              <w:spacing w:before="20" w:after="20"/>
            </w:pPr>
            <w:r w:rsidRPr="008D2009">
              <w:rPr>
                <w:b/>
                <w:bCs/>
                <w:sz w:val="21"/>
                <w:szCs w:val="21"/>
              </w:rPr>
              <w:t xml:space="preserve">Producto 14: </w:t>
            </w:r>
            <w:r w:rsidRPr="008D2009">
              <w:rPr>
                <w:sz w:val="21"/>
                <w:szCs w:val="21"/>
              </w:rPr>
              <w:t>Programa de auditoría y papeles de trabajo del área crítica.</w:t>
            </w:r>
          </w:p>
        </w:tc>
      </w:tr>
      <w:tr w:rsidR="00906DE1" w14:paraId="418F22FC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599EF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2. Desarrolla los hallazgos con sus atributos y elabora el informe y el seguimiento de las recomendaciones.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F5B3D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2.1 Desarrolla en equipo un hallazgo con su condición, criterio, causa y efecto.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BFEE9" w14:textId="77777777" w:rsidR="00906DE1" w:rsidRPr="008D2009" w:rsidRDefault="00000000">
            <w:pPr>
              <w:spacing w:before="20" w:after="20"/>
            </w:pPr>
            <w:r w:rsidRPr="008D2009">
              <w:rPr>
                <w:b/>
                <w:bCs/>
                <w:sz w:val="21"/>
                <w:szCs w:val="21"/>
              </w:rPr>
              <w:t xml:space="preserve">Producto 15: </w:t>
            </w:r>
            <w:r w:rsidRPr="008D2009">
              <w:rPr>
                <w:sz w:val="21"/>
                <w:szCs w:val="21"/>
              </w:rPr>
              <w:t>Planilla de desarrollo de hallazgos.</w:t>
            </w:r>
          </w:p>
        </w:tc>
      </w:tr>
      <w:tr w:rsidR="00906DE1" w14:paraId="5EDF7BFF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DFE95" w14:textId="77777777" w:rsidR="00906DE1" w:rsidRDefault="00906DE1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C563A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2.2 Redacta en aula el informe de auditoría operativa y su plan de seguimiento.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4961B" w14:textId="77777777" w:rsidR="00906DE1" w:rsidRPr="008D2009" w:rsidRDefault="00000000">
            <w:pPr>
              <w:spacing w:before="20" w:after="20"/>
            </w:pPr>
            <w:r w:rsidRPr="008D2009">
              <w:rPr>
                <w:b/>
                <w:bCs/>
                <w:sz w:val="21"/>
                <w:szCs w:val="21"/>
              </w:rPr>
              <w:t xml:space="preserve">Producto 16: </w:t>
            </w:r>
            <w:r w:rsidRPr="008D2009">
              <w:rPr>
                <w:sz w:val="21"/>
                <w:szCs w:val="21"/>
              </w:rPr>
              <w:t>Informe de auditoría operativa con su cronograma de seguimiento.</w:t>
            </w:r>
          </w:p>
        </w:tc>
      </w:tr>
      <w:tr w:rsidR="00906DE1" w14:paraId="5609C6AD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4DEF2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906DE1" w14:paraId="45EA1C08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7AFBE" w14:textId="77777777" w:rsidR="00906DE1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DDE25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0A000E48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095A8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906DE1" w14:paraId="302E37D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23C1E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13: La planificación en la auditoría operativa</w:t>
            </w:r>
          </w:p>
          <w:p w14:paraId="2509233E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14: El riesgo de auditoría e importancia relativa</w:t>
            </w:r>
          </w:p>
          <w:p w14:paraId="6A99BAEB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15: Alcance y contenido del diagnóstico preliminar</w:t>
            </w:r>
          </w:p>
          <w:p w14:paraId="26A4A875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16: Metodología para la preparación de programas de auditoría operativa</w:t>
            </w:r>
          </w:p>
          <w:p w14:paraId="15DF573D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17: Papeles de trabajo en la auditoría operativa</w:t>
            </w:r>
          </w:p>
          <w:p w14:paraId="3422849F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18: Examen profundo de áreas críticas</w:t>
            </w:r>
          </w:p>
          <w:p w14:paraId="2B4689DA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19: Desarrollo de hallazgos de auditoría operativa</w:t>
            </w:r>
          </w:p>
          <w:p w14:paraId="4C232B9D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20: El informe de auditoría operacional</w:t>
            </w:r>
          </w:p>
          <w:p w14:paraId="7C4D0172" w14:textId="77777777" w:rsidR="00906DE1" w:rsidRDefault="00000000">
            <w:pPr>
              <w:spacing w:before="20" w:after="20"/>
            </w:pPr>
            <w:r>
              <w:rPr>
                <w:sz w:val="21"/>
                <w:szCs w:val="21"/>
              </w:rPr>
              <w:t>Tema 21: Actividades de seguimiento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AA33D" w14:textId="6ADB89AB" w:rsidR="00B624F5" w:rsidRPr="00B624F5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B624F5">
              <w:rPr>
                <w:sz w:val="21"/>
                <w:szCs w:val="21"/>
              </w:rPr>
              <w:t>Planificación estratégica y táctica de la auditoría operacional, selección de temas, preparación del memorando de planificación, conocimiento de la entidad y riesgo del cliente. Determinación de criterios de auditoría, cronograma, recursos y estrategia. Definición y componentes del riesgo de auditoría (inherente, control y detección), criterios de importancia relativa y consideraciones normativas (NIEA 3000, ISSAI 300, ISSAI 3000 y Manual de la INTOSAI).</w:t>
            </w:r>
            <w:r w:rsidR="00706FB5">
              <w:rPr>
                <w:sz w:val="21"/>
                <w:szCs w:val="21"/>
              </w:rPr>
              <w:t xml:space="preserve"> </w:t>
            </w:r>
            <w:r w:rsidR="00706FB5" w:rsidRPr="00706FB5">
              <w:rPr>
                <w:sz w:val="21"/>
                <w:szCs w:val="21"/>
              </w:rPr>
              <w:t>(C)</w:t>
            </w:r>
          </w:p>
          <w:p w14:paraId="2830A2FC" w14:textId="51AB4F30" w:rsidR="00B624F5" w:rsidRPr="00B624F5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B624F5">
              <w:rPr>
                <w:sz w:val="21"/>
                <w:szCs w:val="21"/>
              </w:rPr>
              <w:t>Alcance y profundidad del estudio preliminar, propósito del examen y normas aplicables. Características, clases y técnicas para la preparación de programas de auditoría operativa. Propósito, contenido y normas generales de los papeles de trabajo, incluyendo características, supervisión, referenciación, marcas, indización, tipos de archivo y salvaguardia. Objetivos y enfoque del examen en profundidad de áreas críticas.</w:t>
            </w:r>
            <w:r w:rsidR="00706FB5">
              <w:rPr>
                <w:sz w:val="21"/>
                <w:szCs w:val="21"/>
              </w:rPr>
              <w:t xml:space="preserve"> </w:t>
            </w:r>
            <w:r w:rsidR="00706FB5" w:rsidRPr="00706FB5">
              <w:rPr>
                <w:sz w:val="21"/>
                <w:szCs w:val="21"/>
              </w:rPr>
              <w:t>(C)</w:t>
            </w:r>
          </w:p>
          <w:p w14:paraId="552A39A1" w14:textId="7CB3DBB1" w:rsidR="00B624F5" w:rsidRPr="00B624F5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B624F5">
              <w:rPr>
                <w:sz w:val="21"/>
                <w:szCs w:val="21"/>
              </w:rPr>
              <w:t xml:space="preserve">Génesis del hallazgo, atributos principales (condición, criterio, efecto y causa) y atributos complementarios (conclusiones, recomendaciones y comentarios de los responsables). Características del informe de auditoría operacional, importancia de su contenido, normas de preparación, utilidad, oportunidad, formato de la síntesis y responsabilidades en su redacción y revisión. </w:t>
            </w:r>
            <w:r w:rsidRPr="00B624F5">
              <w:rPr>
                <w:sz w:val="21"/>
                <w:szCs w:val="21"/>
              </w:rPr>
              <w:lastRenderedPageBreak/>
              <w:t xml:space="preserve">Objetivos, criterios, plazos, procedimiento y estructura de los informes de seguimiento de recomendaciones, así como la gestión </w:t>
            </w:r>
            <w:r w:rsidR="007F0597">
              <w:rPr>
                <w:sz w:val="21"/>
                <w:szCs w:val="21"/>
              </w:rPr>
              <w:t>para</w:t>
            </w:r>
            <w:r w:rsidRPr="00B624F5">
              <w:rPr>
                <w:sz w:val="21"/>
                <w:szCs w:val="21"/>
              </w:rPr>
              <w:t xml:space="preserve"> la aceptación del riesgo </w:t>
            </w:r>
            <w:r w:rsidR="007F0597">
              <w:rPr>
                <w:sz w:val="21"/>
                <w:szCs w:val="21"/>
              </w:rPr>
              <w:t>de</w:t>
            </w:r>
            <w:r w:rsidRPr="00B624F5">
              <w:rPr>
                <w:sz w:val="21"/>
                <w:szCs w:val="21"/>
              </w:rPr>
              <w:t xml:space="preserve"> la administración.</w:t>
            </w:r>
            <w:r w:rsidR="00706FB5" w:rsidRPr="00706FB5">
              <w:rPr>
                <w:sz w:val="21"/>
                <w:szCs w:val="21"/>
              </w:rPr>
              <w:t xml:space="preserve"> (C)</w:t>
            </w:r>
          </w:p>
          <w:p w14:paraId="1EB2ECC3" w14:textId="76F216F7" w:rsidR="00B624F5" w:rsidRPr="00B624F5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B624F5">
              <w:rPr>
                <w:sz w:val="21"/>
                <w:szCs w:val="21"/>
              </w:rPr>
              <w:t>Preparación del memorando de planificación con su diagnóstico preliminar, determinación del enfoque y diseño de programas de auditoría operativa aplicados a áreas críticas.</w:t>
            </w:r>
            <w:r w:rsidR="00706FB5">
              <w:rPr>
                <w:sz w:val="21"/>
                <w:szCs w:val="21"/>
              </w:rPr>
              <w:t xml:space="preserve"> (P)</w:t>
            </w:r>
          </w:p>
          <w:p w14:paraId="7000F49E" w14:textId="4FC4B9DE" w:rsidR="00B624F5" w:rsidRPr="00B624F5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B624F5">
              <w:rPr>
                <w:sz w:val="21"/>
                <w:szCs w:val="21"/>
              </w:rPr>
              <w:t>Elaboración, referenciación y control de papeles de trabajo físicos y electrónicos. Aplicación de técnicas de análisis de datos sobre poblaciones completas, verificación de integridad y detección de excepciones en el examen de áreas críticas.</w:t>
            </w:r>
            <w:r w:rsidR="00706FB5">
              <w:rPr>
                <w:sz w:val="21"/>
                <w:szCs w:val="21"/>
              </w:rPr>
              <w:t xml:space="preserve"> (P)</w:t>
            </w:r>
          </w:p>
          <w:p w14:paraId="700A972A" w14:textId="36704A54" w:rsidR="00B624F5" w:rsidRPr="00B624F5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B624F5">
              <w:rPr>
                <w:sz w:val="21"/>
                <w:szCs w:val="21"/>
              </w:rPr>
              <w:t>Desarrollo riguroso de planillas de hallazgos estructuradas con sus atributos (condición, criterio, causa y efecto), comunicación oportuna a los responsables, redacción del informe de auditoría operativa y establecimiento de cronogramas y planes de seguimiento.</w:t>
            </w:r>
            <w:r w:rsidR="00706FB5">
              <w:rPr>
                <w:sz w:val="21"/>
                <w:szCs w:val="21"/>
              </w:rPr>
              <w:t xml:space="preserve"> (P)</w:t>
            </w:r>
          </w:p>
          <w:p w14:paraId="73F6A4C6" w14:textId="2314A5A0" w:rsidR="00B624F5" w:rsidRPr="00B624F5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B624F5">
              <w:rPr>
                <w:sz w:val="21"/>
                <w:szCs w:val="21"/>
              </w:rPr>
              <w:t>Demostración de rigor crítico en el análisis de datos masivos, la evaluación de evidencias y la formulación de hallazgos de auditoría.</w:t>
            </w:r>
            <w:r w:rsidR="00706FB5">
              <w:rPr>
                <w:sz w:val="21"/>
                <w:szCs w:val="21"/>
              </w:rPr>
              <w:t xml:space="preserve"> (A)</w:t>
            </w:r>
          </w:p>
          <w:p w14:paraId="5CADBDCC" w14:textId="631CB340" w:rsidR="00B624F5" w:rsidRPr="00B624F5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B624F5">
              <w:rPr>
                <w:sz w:val="21"/>
                <w:szCs w:val="21"/>
              </w:rPr>
              <w:t>Asunción de responsabilidad y ética profesional en la síntesis de informes, la comunicación de resultados a la máxima autoridad y el respeto por los plazos en las actividades de seguimiento.</w:t>
            </w:r>
            <w:r w:rsidR="00706FB5">
              <w:rPr>
                <w:sz w:val="21"/>
                <w:szCs w:val="21"/>
              </w:rPr>
              <w:t xml:space="preserve"> (A)</w:t>
            </w:r>
          </w:p>
          <w:p w14:paraId="63B5A5F4" w14:textId="32F50DBF" w:rsidR="00B624F5" w:rsidRPr="00B624F5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B624F5">
              <w:rPr>
                <w:sz w:val="21"/>
                <w:szCs w:val="21"/>
              </w:rPr>
              <w:t>Uso de herramientas ofimáticas avanzadas, hojas de cálculo y software especializado para garantizar la trazabilidad, el control de accesos, la firma digital y la conservación segura del archivo del encargo en soporte digital.</w:t>
            </w:r>
            <w:r w:rsidR="00706FB5">
              <w:rPr>
                <w:sz w:val="21"/>
                <w:szCs w:val="21"/>
              </w:rPr>
              <w:t xml:space="preserve"> (T)</w:t>
            </w:r>
          </w:p>
          <w:p w14:paraId="322FABE7" w14:textId="011EBB20" w:rsidR="00906DE1" w:rsidRDefault="00B624F5" w:rsidP="00B624F5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B624F5">
              <w:rPr>
                <w:sz w:val="21"/>
                <w:szCs w:val="21"/>
              </w:rPr>
              <w:t>Integración de herramientas de análisis de datos y recursos digitales (como registros audiovisuales y georreferenciación) para respaldar técnicamente el examen de áreas críticas y la gestión de evidencias.</w:t>
            </w:r>
            <w:r w:rsidR="00706FB5">
              <w:rPr>
                <w:sz w:val="21"/>
                <w:szCs w:val="21"/>
              </w:rPr>
              <w:t xml:space="preserve"> (T)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294F5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lastRenderedPageBreak/>
              <w:t>Nociones de evaluación de programas y de análisis de costo-efectividad.</w:t>
            </w:r>
          </w:p>
          <w:p w14:paraId="34796541" w14:textId="77777777" w:rsidR="00906DE1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Nociones de fotografía, georreferenciación y registro audiovisual como medio de prueba.</w:t>
            </w:r>
          </w:p>
        </w:tc>
      </w:tr>
      <w:bookmarkEnd w:id="0"/>
      <w:tr w:rsidR="00906DE1" w14:paraId="0725403B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03885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906DE1" w14:paraId="1AB99B0F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DB8ED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C3D5A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A9D0E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B-</w:t>
            </w:r>
            <w:proofErr w:type="spellStart"/>
            <w:r w:rsidRPr="008D2009">
              <w:rPr>
                <w:b/>
                <w:bCs/>
                <w:i/>
                <w:iCs/>
                <w:sz w:val="21"/>
                <w:szCs w:val="21"/>
              </w:rPr>
              <w:t>Learning</w:t>
            </w:r>
            <w:proofErr w:type="spellEnd"/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80990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3AD3B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906DE1" w14:paraId="1FCCB546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F17AE" w14:textId="77777777" w:rsidR="00C4399F" w:rsidRPr="00C4399F" w:rsidRDefault="00C4399F" w:rsidP="00C4399F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C4399F">
              <w:rPr>
                <w:sz w:val="21"/>
                <w:szCs w:val="21"/>
              </w:rPr>
              <w:t>Exposición dialogada de las fases de la auditoría operativa y de sus pronunciamientos profesionales.</w:t>
            </w:r>
          </w:p>
          <w:p w14:paraId="7B5C2FC5" w14:textId="77777777" w:rsidR="00C4399F" w:rsidRPr="00C4399F" w:rsidRDefault="00C4399F" w:rsidP="00C4399F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C4399F">
              <w:rPr>
                <w:sz w:val="21"/>
                <w:szCs w:val="21"/>
              </w:rPr>
              <w:t xml:space="preserve">Resolución guiada de la construcción de indicadores de </w:t>
            </w:r>
            <w:r w:rsidRPr="00C4399F">
              <w:rPr>
                <w:sz w:val="21"/>
                <w:szCs w:val="21"/>
              </w:rPr>
              <w:lastRenderedPageBreak/>
              <w:t>economía, eficiencia, eficacia y efectividad.</w:t>
            </w:r>
          </w:p>
          <w:p w14:paraId="1AA1964C" w14:textId="77777777" w:rsidR="00C4399F" w:rsidRPr="00C4399F" w:rsidRDefault="00C4399F" w:rsidP="00C4399F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C4399F">
              <w:rPr>
                <w:sz w:val="21"/>
                <w:szCs w:val="21"/>
              </w:rPr>
              <w:t>Análisis de casos de informes de auditoría operativa de entidades públicas y privadas.</w:t>
            </w:r>
          </w:p>
          <w:p w14:paraId="440FB3A8" w14:textId="77777777" w:rsidR="00C4399F" w:rsidRPr="00C4399F" w:rsidRDefault="00C4399F" w:rsidP="00C4399F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C4399F">
              <w:rPr>
                <w:sz w:val="21"/>
                <w:szCs w:val="21"/>
              </w:rPr>
              <w:t>Ejercicio dirigido de redacción de hallazgos con condición, criterio, causa y efecto.</w:t>
            </w:r>
          </w:p>
          <w:p w14:paraId="77BAEAED" w14:textId="296C09E7" w:rsidR="00906DE1" w:rsidRPr="008D2009" w:rsidRDefault="00C4399F" w:rsidP="00C4399F">
            <w:pPr>
              <w:spacing w:before="20" w:after="20"/>
              <w:jc w:val="center"/>
            </w:pPr>
            <w:r w:rsidRPr="00C4399F">
              <w:rPr>
                <w:sz w:val="21"/>
                <w:szCs w:val="21"/>
              </w:rPr>
              <w:t>Preguntas de comprensión sobre la evaluación del control interno con el Modelo COSO.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36B8D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sz w:val="21"/>
                <w:szCs w:val="21"/>
              </w:rPr>
              <w:lastRenderedPageBreak/>
              <w:t>Lectura de las Normas Internacionales de Encargos de Aseguramiento y de las Normas de Auditoría Operativa Gubernamental.</w:t>
            </w:r>
          </w:p>
          <w:p w14:paraId="41D1D7F7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sz w:val="21"/>
                <w:szCs w:val="21"/>
              </w:rPr>
              <w:t xml:space="preserve">Resolución de guías de análisis del entorno </w:t>
            </w:r>
            <w:r w:rsidRPr="008D2009">
              <w:rPr>
                <w:sz w:val="21"/>
                <w:szCs w:val="21"/>
              </w:rPr>
              <w:lastRenderedPageBreak/>
              <w:t>y de indicadores de gestión al cierre de cada tema.</w:t>
            </w:r>
          </w:p>
          <w:p w14:paraId="2A56ED1B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sz w:val="21"/>
                <w:szCs w:val="21"/>
              </w:rPr>
              <w:t>Desarrollo progresivo del caso práctico integral de auditoría operativa.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A51A0" w14:textId="4E4152C6" w:rsidR="00C4399F" w:rsidRPr="00C4399F" w:rsidRDefault="00C4399F" w:rsidP="00C4399F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Cuestionarios interactivos de comprensión sobre normativa y Modelos de </w:t>
            </w:r>
            <w:del w:id="9009" w:author="Comisión de revisión 4.5" w:date="2026-10-13T00:00:00Z">
              <w:r>
                <w:rPr>
                  <w:sz w:val="21"/>
                  <w:szCs w:val="21"/>
                </w:rPr>
                <w:delText xml:space="preserve">Defensa en la    plataforma</w:delText>
              </w:r>
            </w:del>
            <w:ins w:id="9010" w:author="Comisión de revisión 4.5" w:date="2026-10-13T00:00:00Z">
              <w:r>
                <w:rPr>
                  <w:sz w:val="21"/>
                  <w:szCs w:val="21"/>
                </w:rPr>
                <w:t xml:space="preserve">Defensa en la plataforma</w:t>
              </w:r>
            </w:ins>
            <w:r>
              <w:rPr>
                <w:sz w:val="21"/>
                <w:szCs w:val="21"/>
              </w:rPr>
              <w:t xml:space="preserve"> </w:t>
            </w:r>
            <w:r w:rsidR="00F538CB">
              <w:rPr>
                <w:sz w:val="21"/>
                <w:szCs w:val="21"/>
              </w:rPr>
              <w:t>digital</w:t>
            </w:r>
            <w:r w:rsidRPr="00C4399F">
              <w:rPr>
                <w:sz w:val="21"/>
                <w:szCs w:val="21"/>
              </w:rPr>
              <w:t>.</w:t>
            </w:r>
          </w:p>
          <w:p w14:paraId="534A3CD8" w14:textId="77777777" w:rsidR="00C4399F" w:rsidRPr="00C4399F" w:rsidRDefault="00C4399F" w:rsidP="00C4399F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C4399F">
              <w:rPr>
                <w:sz w:val="21"/>
                <w:szCs w:val="21"/>
              </w:rPr>
              <w:t xml:space="preserve">Foros de consulta sobre el </w:t>
            </w:r>
            <w:r w:rsidRPr="00C4399F">
              <w:rPr>
                <w:sz w:val="21"/>
                <w:szCs w:val="21"/>
              </w:rPr>
              <w:lastRenderedPageBreak/>
              <w:t>desarrollo de hallazgos y la elaboración del informe.</w:t>
            </w:r>
          </w:p>
          <w:p w14:paraId="620CFC83" w14:textId="77777777" w:rsidR="00C4399F" w:rsidRPr="00C4399F" w:rsidRDefault="00C4399F" w:rsidP="00C4399F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C4399F">
              <w:rPr>
                <w:sz w:val="21"/>
                <w:szCs w:val="21"/>
              </w:rPr>
              <w:t>Videotutoriales sobre la preparación de programas y papeles de trabajo de auditoría operativa.</w:t>
            </w:r>
          </w:p>
          <w:p w14:paraId="44774470" w14:textId="274029D3" w:rsidR="00906DE1" w:rsidRPr="008D2009" w:rsidRDefault="00C4399F" w:rsidP="00C4399F">
            <w:pPr>
              <w:spacing w:before="20" w:after="20"/>
              <w:jc w:val="center"/>
            </w:pPr>
            <w:r w:rsidRPr="00C4399F">
              <w:rPr>
                <w:sz w:val="21"/>
                <w:szCs w:val="21"/>
              </w:rPr>
              <w:t>Taller de redacción técnica de hallazgos, priorizando la cuantificación financiera de los atributos de causa y efecto..</w:t>
            </w:r>
            <w:r w:rsidRPr="008D2009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94F7C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sz w:val="21"/>
                <w:szCs w:val="21"/>
              </w:rPr>
              <w:lastRenderedPageBreak/>
              <w:t>Resolución colaborativa del diagnóstico preliminar y la selección de áreas críticas.</w:t>
            </w:r>
          </w:p>
          <w:p w14:paraId="64BB16DF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sz w:val="21"/>
                <w:szCs w:val="21"/>
              </w:rPr>
              <w:t xml:space="preserve">Elaboración guiada del memorando de planificación y del </w:t>
            </w:r>
            <w:r w:rsidRPr="008D2009">
              <w:rPr>
                <w:sz w:val="21"/>
                <w:szCs w:val="21"/>
              </w:rPr>
              <w:lastRenderedPageBreak/>
              <w:t>programa de auditoría.</w:t>
            </w:r>
          </w:p>
          <w:p w14:paraId="78694625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sz w:val="21"/>
                <w:szCs w:val="21"/>
              </w:rPr>
              <w:t>Revisión cruzada de hallazgos e informes de auditoría operativa entre equipos.</w:t>
            </w:r>
          </w:p>
          <w:p w14:paraId="79B4F12C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sz w:val="21"/>
                <w:szCs w:val="21"/>
              </w:rPr>
              <w:t>Construcción de la ficha de indicadores y de la matriz de criterios de un área crítica de un caso práctico.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52F61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sz w:val="21"/>
                <w:szCs w:val="21"/>
              </w:rPr>
              <w:lastRenderedPageBreak/>
              <w:t>Análisis de informes de auditoría operativa o de desempeño publicados por la Contraloría General del Estado.</w:t>
            </w:r>
          </w:p>
          <w:p w14:paraId="4F476298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sz w:val="21"/>
                <w:szCs w:val="21"/>
              </w:rPr>
              <w:t>Revisión del gobierno corporativo y del control interno de una entidad boliviana.</w:t>
            </w:r>
          </w:p>
          <w:p w14:paraId="009E5091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sz w:val="21"/>
                <w:szCs w:val="21"/>
              </w:rPr>
              <w:lastRenderedPageBreak/>
              <w:t>Comparación de programas de auditoría operativa aplicados a distintos sectores.</w:t>
            </w:r>
          </w:p>
          <w:p w14:paraId="54857B01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sz w:val="21"/>
                <w:szCs w:val="21"/>
              </w:rPr>
              <w:t>Comparación de las Normas de Auditoría Operativa Gubernamental con la ISSAI 3000 y la NIEA 3000.</w:t>
            </w:r>
          </w:p>
        </w:tc>
      </w:tr>
      <w:tr w:rsidR="00906DE1" w14:paraId="2763CAA5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3108E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lastRenderedPageBreak/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ECE10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Aprendizaje basado en problemas con casos de entidades bolivianas.</w:t>
            </w:r>
          </w:p>
          <w:p w14:paraId="2923F150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Estudio de casos de auditorías operativas o de desempeño reales.</w:t>
            </w:r>
          </w:p>
          <w:p w14:paraId="62ED5810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Caso práctico integral que recorre las fases de planificación, examen, hallazgos e informe.</w:t>
            </w:r>
          </w:p>
          <w:p w14:paraId="46583B06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Trabajo colaborativo en equipos de análisis y evaluación de áreas críticas.</w:t>
            </w:r>
          </w:p>
          <w:p w14:paraId="41DD2D85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Clase invertida para los contenidos normativos y conceptuales.</w:t>
            </w:r>
          </w:p>
          <w:p w14:paraId="5D282713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Exposición y defensa de resultados ante el curso.</w:t>
            </w:r>
          </w:p>
          <w:p w14:paraId="686FE2FC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Análisis crítico de la evidencia y de los criterios aplicados antes de formular un hallazgo de auditoría operativa.</w:t>
            </w:r>
          </w:p>
        </w:tc>
      </w:tr>
      <w:tr w:rsidR="00906DE1" w14:paraId="18273E67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1E167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0EE81" w14:textId="016F78B5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 xml:space="preserve">Plataforma </w:t>
            </w:r>
            <w:r w:rsidR="00F54F8F">
              <w:rPr>
                <w:sz w:val="21"/>
                <w:szCs w:val="21"/>
              </w:rPr>
              <w:t>digital</w:t>
            </w:r>
            <w:r w:rsidRPr="008D2009">
              <w:rPr>
                <w:sz w:val="21"/>
                <w:szCs w:val="21"/>
              </w:rPr>
              <w:t>.</w:t>
            </w:r>
          </w:p>
          <w:p w14:paraId="1C9AACA6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Compendio de Normas de Contabilidad y Auditoría del CAUB y Manual de Pronunciamientos Internacionales del IAASB.</w:t>
            </w:r>
          </w:p>
          <w:p w14:paraId="74DE115A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Normas Generales de Auditoría Gubernamental y Normas de Auditoría Operativa Gubernamental de la Contraloría General del Estado.</w:t>
            </w:r>
          </w:p>
          <w:p w14:paraId="064C9A9E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Guías de análisis del entorno, de indicadores de gestión y de casos elaboradas por la cátedra.</w:t>
            </w:r>
          </w:p>
          <w:p w14:paraId="43D448AF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Formularios de memorando de planificación, programas de auditoría y papeles de trabajo.</w:t>
            </w:r>
          </w:p>
          <w:p w14:paraId="41F53EA3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Normas de Auditoría Operativa Gubernamental, ISSAI de la INTOSAI y NIEA 3000 en sus versiones vigentes.</w:t>
            </w:r>
          </w:p>
          <w:p w14:paraId="7870BD9E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Hoja de cálculo y herramientas de análisis de datos para los indicadores y las pruebas del examen.</w:t>
            </w:r>
          </w:p>
        </w:tc>
      </w:tr>
      <w:tr w:rsidR="00906DE1" w14:paraId="3B05CEC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1AD64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5A31A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Evaluación diagnóstica: prueba inicial sobre los conocimientos previos de auditoría financiera y de auditoría interna, control interno y gestión de riesgos.</w:t>
            </w:r>
          </w:p>
          <w:p w14:paraId="7A3F0B1C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5F9A3C3D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906DE1" w14:paraId="5AB3CC2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B2B65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C9FE0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Nota mínima de aprobación: 51/100.</w:t>
            </w:r>
          </w:p>
          <w:p w14:paraId="542E3A94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lastRenderedPageBreak/>
              <w:t>Evaluación periódica al finalizar cada tema, basada en evidencias de conocimiento, desempeño y producto.</w:t>
            </w:r>
          </w:p>
          <w:p w14:paraId="0C8A1051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27A0B105" w14:textId="77777777" w:rsidR="00906DE1" w:rsidRPr="008D200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2009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</w:tc>
      </w:tr>
      <w:tr w:rsidR="00906DE1" w14:paraId="4D97653B" w14:textId="77777777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AFA7C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lastRenderedPageBreak/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8417C" w14:textId="4E47B32F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8D2009">
              <w:rPr>
                <w:sz w:val="21"/>
                <w:szCs w:val="21"/>
              </w:rPr>
              <w:t>Matriz PESTLA</w:t>
            </w:r>
            <w:r w:rsidR="00657680">
              <w:rPr>
                <w:sz w:val="21"/>
                <w:szCs w:val="21"/>
              </w:rPr>
              <w:t>,</w:t>
            </w:r>
            <w:r w:rsidRPr="008D2009">
              <w:rPr>
                <w:sz w:val="21"/>
                <w:szCs w:val="21"/>
              </w:rPr>
              <w:t xml:space="preserve"> FODA</w:t>
            </w:r>
            <w:r w:rsidR="00657680">
              <w:rPr>
                <w:sz w:val="21"/>
                <w:szCs w:val="21"/>
              </w:rPr>
              <w:t>, PORTER y otras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5151B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906DE1" w14:paraId="2B1D499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359A8" w14:textId="77777777" w:rsidR="00906DE1" w:rsidRPr="008D2009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357FA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2D269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ECFA7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0F46A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06DE1" w14:paraId="0474D84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C2F53" w14:textId="77777777" w:rsidR="00906DE1" w:rsidRPr="008D2009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03FFF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Factores del entorno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3DFFE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Omite factores.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5029F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Identifica los factores políticos, económicos, sociales, tecnológicos, legales y ambientales.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23E17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Valora el efecto de cada factor en la entidad.</w:t>
            </w:r>
          </w:p>
        </w:tc>
      </w:tr>
      <w:tr w:rsidR="00906DE1" w14:paraId="038EFBB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96F5D" w14:textId="77777777" w:rsidR="00906DE1" w:rsidRPr="008D2009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20146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Análisis FODA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7C700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Confunde factores internos y externos.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A2C68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Clasifica fortalezas, oportunidades, debilidades y amenazas.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670B7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Deriva estrategias del cruce de factores.</w:t>
            </w:r>
          </w:p>
        </w:tc>
      </w:tr>
      <w:tr w:rsidR="00906DE1" w14:paraId="1B5BC16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7027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A4563" w14:textId="64C3EDF3" w:rsidR="00906DE1" w:rsidRPr="008D2009" w:rsidRDefault="00657680">
            <w:pPr>
              <w:spacing w:before="20" w:after="20"/>
            </w:pPr>
            <w:r>
              <w:rPr>
                <w:sz w:val="21"/>
                <w:szCs w:val="21"/>
              </w:rPr>
              <w:t>Análisis PORTER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4A9CD" w14:textId="53A6503F" w:rsidR="00906DE1" w:rsidRPr="008D2009" w:rsidRDefault="00657680">
            <w:pPr>
              <w:spacing w:before="20" w:after="20"/>
            </w:pPr>
            <w:r>
              <w:rPr>
                <w:sz w:val="21"/>
                <w:szCs w:val="21"/>
              </w:rPr>
              <w:t>Omite factores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2F837" w14:textId="30F5B6A0" w:rsidR="00906DE1" w:rsidRPr="008D2009" w:rsidRDefault="00657680">
            <w:pPr>
              <w:spacing w:before="20" w:after="20"/>
            </w:pPr>
            <w:r>
              <w:rPr>
                <w:sz w:val="21"/>
                <w:szCs w:val="21"/>
              </w:rPr>
              <w:t>Identifica los factores de cada fuerza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9082F" w14:textId="15EAA5D4" w:rsidR="00906DE1" w:rsidRPr="008D2009" w:rsidRDefault="00657680">
            <w:pPr>
              <w:spacing w:before="20" w:after="20"/>
            </w:pPr>
            <w:r>
              <w:rPr>
                <w:sz w:val="21"/>
                <w:szCs w:val="21"/>
              </w:rPr>
              <w:t>Valora cada aspecto y define la incidencia sobre la rentabilidad</w:t>
            </w:r>
          </w:p>
        </w:tc>
      </w:tr>
      <w:tr w:rsidR="00906DE1" w14:paraId="6B3730E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65299" w14:textId="77777777" w:rsidR="00906DE1" w:rsidRDefault="00906DE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B7F70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8D2009">
              <w:rPr>
                <w:sz w:val="21"/>
                <w:szCs w:val="21"/>
              </w:rPr>
              <w:t>Esquema de la cadena de valor y del modelo conceptual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4CCF1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906DE1" w14:paraId="63E0044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C421F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17341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F7635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690D0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E794B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06DE1" w14:paraId="4588E63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1871E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94385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Cadena de valor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012F0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Omite actividades.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38849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Representa las actividades primarias y de soporte.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01F2D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Identifica las actividades que generan valor.</w:t>
            </w:r>
          </w:p>
        </w:tc>
      </w:tr>
      <w:tr w:rsidR="00906DE1" w14:paraId="7521C6A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41F1A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9E37D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Modelo conceptual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91158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distingue los niveles.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B3C21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 xml:space="preserve">Distingue los </w:t>
            </w:r>
            <w:proofErr w:type="gramStart"/>
            <w:r w:rsidRPr="008D2009">
              <w:rPr>
                <w:sz w:val="21"/>
                <w:szCs w:val="21"/>
              </w:rPr>
              <w:t>niveles estratégico</w:t>
            </w:r>
            <w:proofErr w:type="gramEnd"/>
            <w:r w:rsidRPr="008D2009">
              <w:rPr>
                <w:sz w:val="21"/>
                <w:szCs w:val="21"/>
              </w:rPr>
              <w:t>, organizativo y de recursos.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E8BB0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Relaciona los niveles con los riesgos de la entidad.</w:t>
            </w:r>
          </w:p>
        </w:tc>
      </w:tr>
      <w:tr w:rsidR="00906DE1" w14:paraId="0E45577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E440B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511F8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F24DE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esquema es confuso.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64752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esquema es claro.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AD335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esquema sintetiza la organización con precisión.</w:t>
            </w:r>
          </w:p>
        </w:tc>
      </w:tr>
      <w:tr w:rsidR="00906DE1" w14:paraId="15E3746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A624E" w14:textId="77777777" w:rsidR="00906DE1" w:rsidRDefault="00906DE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A0287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8D2009">
              <w:rPr>
                <w:sz w:val="21"/>
                <w:szCs w:val="21"/>
              </w:rPr>
              <w:t>Fichas de indicadores de gestión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FFE15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906DE1" w14:paraId="6FF2748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44D62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97F85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DDFC4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E42DC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7D7E6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06DE1" w14:paraId="4F39228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8244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84F56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Formulación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8478B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Los indicadores no miden el objetivo.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D8D45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Formula indicadores con fórmula, meta y frecuencia.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152FB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Cubre las cuatro dimensiones de economía, eficiencia, eficacia y efectividad.</w:t>
            </w:r>
          </w:p>
        </w:tc>
      </w:tr>
      <w:tr w:rsidR="00906DE1" w14:paraId="4F5FC2F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E697C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1AF16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Ficha técnica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6AE31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La ficha es incompleta.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5676B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Completa la ficha técnica de cada indicador.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D30A3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Identifica la fuente y la calidad de los datos.</w:t>
            </w:r>
          </w:p>
        </w:tc>
      </w:tr>
      <w:tr w:rsidR="00906DE1" w14:paraId="2A2E9DD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77CA9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62DB2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Pertinencia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3D863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Los indicadores son irrelevantes.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115D2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Los indicadores son pertinentes para la entidad.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EFA8D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Incluye indicadores de sostenibilidad cuando corresponde.</w:t>
            </w:r>
          </w:p>
        </w:tc>
      </w:tr>
      <w:tr w:rsidR="00906DE1" w14:paraId="3F39267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AC1F5" w14:textId="77777777" w:rsidR="00906DE1" w:rsidRDefault="00906DE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FC751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8D2009">
              <w:rPr>
                <w:sz w:val="21"/>
                <w:szCs w:val="21"/>
              </w:rPr>
              <w:t>Cuadro de mando integral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E5D2B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906DE1" w14:paraId="45C80CD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4A581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CE0149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40292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36598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D47CC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06DE1" w14:paraId="25B6FF2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162A2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1A21E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Perspectivas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51465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Omite perspectivas.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C22B6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Organiza los indicadores en las cuatro perspectivas.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C668D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Relaciona las perspectivas con la estrategia.</w:t>
            </w:r>
          </w:p>
        </w:tc>
      </w:tr>
      <w:tr w:rsidR="00906DE1" w14:paraId="13F926A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80D8D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CE0DE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Interpretación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B8E3A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interpreta los resultados.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BF7EC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Interpreta los resultados frente a las metas.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30310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Propone acciones correctivas.</w:t>
            </w:r>
          </w:p>
        </w:tc>
      </w:tr>
      <w:tr w:rsidR="00906DE1" w14:paraId="1F62228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B893D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CBD14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Herramienta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E92E5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usa una herramienta digital.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5FA82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Construye el cuadro en hoja de cálculo.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84A95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Presenta el cuadro en un tablero de control.</w:t>
            </w:r>
          </w:p>
        </w:tc>
      </w:tr>
      <w:tr w:rsidR="00906DE1" w14:paraId="5DED13F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44EC5" w14:textId="77777777" w:rsidR="00906DE1" w:rsidRDefault="00906DE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EA358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8D2009">
              <w:rPr>
                <w:sz w:val="21"/>
                <w:szCs w:val="21"/>
              </w:rPr>
              <w:t>Esquema de la clasificación de los encargos de aseguramiento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D679E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906DE1" w14:paraId="755948B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365B5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1CA70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003EE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381BF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576BF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06DE1" w14:paraId="7F205F2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676D4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99CA1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Clasificación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A787A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Confunde los encargos.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C8556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Clasifica los encargos de aseguramiento.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403BE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Ubica la auditoría operativa en la clasificación.</w:t>
            </w:r>
          </w:p>
        </w:tc>
      </w:tr>
      <w:tr w:rsidR="00906DE1" w14:paraId="4DDB701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F0774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DAE1A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Nivel de seguridad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D07CA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lo distingue.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0C340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Distingue la seguridad razonable de la limitada.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F332E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Ejemplifica cada nivel.</w:t>
            </w:r>
          </w:p>
        </w:tc>
      </w:tr>
      <w:tr w:rsidR="00906DE1" w14:paraId="52099E0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8BA82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8135A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B1C91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expone el esquema.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3BB58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Expone el esquema en equipo.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7028D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Responde con fundamento las preguntas.</w:t>
            </w:r>
          </w:p>
        </w:tc>
      </w:tr>
      <w:tr w:rsidR="00906DE1" w14:paraId="39384A7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18030" w14:textId="77777777" w:rsidR="00906DE1" w:rsidRDefault="00906DE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F8A01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Pr="008D2009">
              <w:rPr>
                <w:sz w:val="21"/>
                <w:szCs w:val="21"/>
              </w:rPr>
              <w:t>Ensayo sobre el rol del contador público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E16AB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906DE1" w14:paraId="2869018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E188A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04764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F9854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38F8D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7078A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06DE1" w14:paraId="3EFA4E9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BEA43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6E6DA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Argumentación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32339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fundamenta sus ideas.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AF603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Fundamenta sus ideas con fuentes.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C7C53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Contrasta posiciones con pensamiento crítico.</w:t>
            </w:r>
          </w:p>
        </w:tc>
      </w:tr>
      <w:tr w:rsidR="00906DE1" w14:paraId="34137EC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52FC0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5A422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Pertinencia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6557D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Se aleja del tema.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A6B89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Relaciona el rol con la evaluación de la gestión.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C396A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Considera el contexto de las organizaciones bolivianas.</w:t>
            </w:r>
          </w:p>
        </w:tc>
      </w:tr>
      <w:tr w:rsidR="00906DE1" w14:paraId="723C55B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2BE01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00AEB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Redacción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FE290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La redacción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39EA1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La redacción es clara.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96B0C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La redacción es técnica y cita las fuentes.</w:t>
            </w:r>
          </w:p>
        </w:tc>
      </w:tr>
      <w:tr w:rsidR="00906DE1" w14:paraId="5ADF328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05932" w14:textId="77777777" w:rsidR="00906DE1" w:rsidRDefault="00906DE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A8A3C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8D2009">
              <w:rPr>
                <w:sz w:val="21"/>
                <w:szCs w:val="21"/>
              </w:rPr>
              <w:t>Cuadro comparativo de las normas de auditoría interna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60D0A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906DE1" w14:paraId="162C682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2C647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D6C14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836BF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9246B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6C6FC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06DE1" w14:paraId="5DC34C5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5236C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CABFF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Estructura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F0D3D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identifica la estructura de las normas.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B8818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Presenta los dominios y principios de las normas vigentes.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0DDA2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Explica los cambios respecto de las normas anteriores.</w:t>
            </w:r>
          </w:p>
        </w:tc>
      </w:tr>
      <w:tr w:rsidR="00906DE1" w14:paraId="16F6EDF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3AFAC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710B5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Aplicación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8C493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relaciona las normas con la auditoría operativa.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A068E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Relaciona las normas con la auditoría operativa.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A568C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Ejemplifica la aplicación de cada dominio.</w:t>
            </w:r>
          </w:p>
        </w:tc>
      </w:tr>
      <w:tr w:rsidR="00906DE1" w14:paraId="6E6C800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4AE12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6B3FE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3EDBD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cuadro es confuso.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45D08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cuadro es claro.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1A891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cuadro es completo y ordenado.</w:t>
            </w:r>
          </w:p>
        </w:tc>
      </w:tr>
      <w:tr w:rsidR="00906DE1" w14:paraId="3246560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8F6C5" w14:textId="77777777" w:rsidR="00906DE1" w:rsidRDefault="00906DE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FB636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8D2009">
              <w:rPr>
                <w:sz w:val="21"/>
                <w:szCs w:val="21"/>
              </w:rPr>
              <w:t>Informe del caso de independencia y objetividad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E1CDF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906DE1" w14:paraId="0AA5561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1B2A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A2052F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D9744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0F893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CF664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06DE1" w14:paraId="1A67166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54CB6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CA21C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Amenazas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3C44A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identifica amenazas.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E4CF6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Identifica las amenazas a la independencia y la objetividad.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B396F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Distingue la independencia organizacional de la objetividad individual.</w:t>
            </w:r>
          </w:p>
        </w:tc>
      </w:tr>
      <w:tr w:rsidR="00906DE1" w14:paraId="6501681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3B818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A7DE1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Salvaguardas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C2908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propone salvaguardas.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F0155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Propone salvaguardas para cada amenaza.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2E329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Evalúa la eficacia de las salvaguardas.</w:t>
            </w:r>
          </w:p>
        </w:tc>
      </w:tr>
      <w:tr w:rsidR="00906DE1" w14:paraId="70FCA7E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5683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A8162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Conclusión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2635E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concluye.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B0B08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Concluye sobre el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2EB60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Fundamenta la conclusión en las normas vigentes.</w:t>
            </w:r>
          </w:p>
        </w:tc>
      </w:tr>
      <w:tr w:rsidR="00906DE1" w14:paraId="22459B2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31813" w14:textId="77777777" w:rsidR="00906DE1" w:rsidRDefault="00906DE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F56D1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8D2009">
              <w:rPr>
                <w:sz w:val="21"/>
                <w:szCs w:val="21"/>
              </w:rPr>
              <w:t>Cuadro de pronunciamientos aplicables a la auditoría operativa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22F18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8%</w:t>
            </w:r>
          </w:p>
        </w:tc>
      </w:tr>
      <w:tr w:rsidR="00906DE1" w14:paraId="2266ABF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8260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F95F6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8C63A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959F6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D29BB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06DE1" w14:paraId="66C6AC7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03C68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A5086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Normas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01059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Omite normas.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02736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Identifica las normas nacionales e internacionales aplicables.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D0648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Indica la vigencia de cada norma.</w:t>
            </w:r>
          </w:p>
        </w:tc>
      </w:tr>
      <w:tr w:rsidR="00906DE1" w14:paraId="2DBBACC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2D619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C75DE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Sector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297FF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distingue el sector.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DDD04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Distingue las normas del sector público y del privado.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4B1F4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Explica la relación entre ellas.</w:t>
            </w:r>
          </w:p>
        </w:tc>
      </w:tr>
      <w:tr w:rsidR="00906DE1" w14:paraId="3E8B8D3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FADDA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D4516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01C03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cuadro es desordenado.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F4959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cuadro es claro.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DC642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cuadro es completo y referenciado.</w:t>
            </w:r>
          </w:p>
        </w:tc>
      </w:tr>
      <w:tr w:rsidR="00906DE1" w14:paraId="4CC56CC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6775E" w14:textId="77777777" w:rsidR="00906DE1" w:rsidRDefault="00906DE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DFD95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8D2009">
              <w:rPr>
                <w:sz w:val="21"/>
                <w:szCs w:val="21"/>
              </w:rPr>
              <w:t>Matriz de técnicas de obtención de evidencia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60BF4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8%</w:t>
            </w:r>
          </w:p>
        </w:tc>
      </w:tr>
      <w:tr w:rsidR="00906DE1" w14:paraId="09464C0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ADFAA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360A3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EF2BEC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4ED5A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26FC2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06DE1" w14:paraId="53FDA16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0821C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C61E3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Técnicas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402A8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Selecciona técnicas inadecuadas.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69B8F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Selecciona técnicas pertinentes para cada objetivo.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A7D17" w14:textId="77777777" w:rsidR="00906DE1" w:rsidRPr="008D2009" w:rsidRDefault="00000000">
            <w:pPr>
              <w:spacing w:before="20" w:after="20"/>
            </w:pPr>
            <w:proofErr w:type="gramStart"/>
            <w:r w:rsidRPr="008D2009">
              <w:rPr>
                <w:sz w:val="21"/>
                <w:szCs w:val="21"/>
              </w:rPr>
              <w:t>Combina técnicas</w:t>
            </w:r>
            <w:proofErr w:type="gramEnd"/>
            <w:r w:rsidRPr="008D2009">
              <w:rPr>
                <w:sz w:val="21"/>
                <w:szCs w:val="21"/>
              </w:rPr>
              <w:t xml:space="preserve"> para obtener evidencia suficiente.</w:t>
            </w:r>
          </w:p>
        </w:tc>
      </w:tr>
      <w:tr w:rsidR="00906DE1" w14:paraId="1069113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632FA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E8800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Calidad de la evidencia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4200B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evalúa la evidencia.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E411A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Evalúa la suficiencia y la pertinencia de la evidencia.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46D12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Considera la fiabilidad de la fuente.</w:t>
            </w:r>
          </w:p>
        </w:tc>
      </w:tr>
      <w:tr w:rsidR="00906DE1" w14:paraId="170D952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68EB3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D3E72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177F4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La matriz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38BA1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La matriz es clara.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07DF9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La matriz relaciona objetivos, técnicas y evidencia.</w:t>
            </w:r>
          </w:p>
        </w:tc>
      </w:tr>
      <w:tr w:rsidR="00906DE1" w14:paraId="3DE7EBB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0790B" w14:textId="77777777" w:rsidR="00906DE1" w:rsidRDefault="00906DE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0A6D1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Pr="008D2009">
              <w:rPr>
                <w:sz w:val="21"/>
                <w:szCs w:val="21"/>
              </w:rPr>
              <w:t>Evaluación del control interno con el Modelo COSO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C514E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906DE1" w14:paraId="6748E40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A7ECF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F8EF0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B4875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77DFB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8D8FB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06DE1" w14:paraId="53F3899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FFDDC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AD8A8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Componentes y principios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68910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Omite componentes.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4F118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Evalúa los cinco componentes y sus principios.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20E18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Identifica los principios no cumplidos.</w:t>
            </w:r>
          </w:p>
        </w:tc>
      </w:tr>
      <w:tr w:rsidR="00906DE1" w14:paraId="5EFD105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2E5D0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67229F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Cuestionario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8013C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cuestionario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41B9C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Aplica el cuestionario de control interno.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40E16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Corrobora las respuestas con evidencia.</w:t>
            </w:r>
          </w:p>
        </w:tc>
      </w:tr>
      <w:tr w:rsidR="00906DE1" w14:paraId="29D0967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F710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7DF87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Conclusión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71928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concluye.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CE893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Concluye sobre el control interno.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32F75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Relaciona las deficiencias con las áreas críticas.</w:t>
            </w:r>
          </w:p>
        </w:tc>
      </w:tr>
      <w:tr w:rsidR="00906DE1" w14:paraId="2EBAACD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9098E" w14:textId="77777777" w:rsidR="00906DE1" w:rsidRDefault="00906DE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05A83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8D2009">
              <w:rPr>
                <w:sz w:val="21"/>
                <w:szCs w:val="21"/>
              </w:rPr>
              <w:t>Mapa de riesgos del proceso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D29D4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906DE1" w14:paraId="5BCDBF2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593A4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DC4C3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21992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BE0BC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98AC7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06DE1" w14:paraId="6527FAE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AD9E3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5C570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Identificación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429C9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Omite riesgos relevantes.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3E487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Identifica los riesgos del proceso.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2E716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Clasifica los riesgos por su origen.</w:t>
            </w:r>
          </w:p>
        </w:tc>
      </w:tr>
      <w:tr w:rsidR="00906DE1" w14:paraId="3652CFC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052F1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AD326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Valoración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32C5A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valora probabilidad e impacto.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9407A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Valora la probabilidad y el impacto.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B629D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Determina el riesgo residual frente al apetito de riesgo.</w:t>
            </w:r>
          </w:p>
        </w:tc>
      </w:tr>
      <w:tr w:rsidR="00906DE1" w14:paraId="4887EF4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A5F69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B0F9F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2FD63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mapa es confuso.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F8266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mapa es claro.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A6F2D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mapa prioriza los riesgos para la auditoría.</w:t>
            </w:r>
          </w:p>
        </w:tc>
      </w:tr>
      <w:tr w:rsidR="00906DE1" w14:paraId="7179E62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47B00" w14:textId="77777777" w:rsidR="00906DE1" w:rsidRDefault="00906DE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F658C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8D2009">
              <w:rPr>
                <w:sz w:val="21"/>
                <w:szCs w:val="21"/>
              </w:rPr>
              <w:t>Memorando de planificación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78EB1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10%</w:t>
            </w:r>
          </w:p>
        </w:tc>
      </w:tr>
      <w:tr w:rsidR="00906DE1" w14:paraId="0B16988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504B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54882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B4F10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4D640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C535B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06DE1" w14:paraId="03AC227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93E1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72B15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Conocimiento de la entidad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C8059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conocimiento es superficial.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4A741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Describe la entidad y sus riesgos.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1490B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Relaciona el conocimiento con los temas seleccionados.</w:t>
            </w:r>
          </w:p>
        </w:tc>
      </w:tr>
      <w:tr w:rsidR="00906DE1" w14:paraId="5725045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1C47A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B7974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Criterios y enfoque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F17CE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define criterios.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10A4F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Define los criterios y el enfoque de la auditoría.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555AF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Justifica la idoneidad de los criterios.</w:t>
            </w:r>
          </w:p>
        </w:tc>
      </w:tr>
      <w:tr w:rsidR="00906DE1" w14:paraId="105AE78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59CA2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6D0D0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Diagnóstico preliminar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58CDD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identifica áreas críticas.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9B0D5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Identifica las áreas a examinar.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1BE35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Prioriza las áreas según el riesgo.</w:t>
            </w:r>
          </w:p>
        </w:tc>
      </w:tr>
      <w:tr w:rsidR="00906DE1" w14:paraId="380DD71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FD0E0" w14:textId="77777777" w:rsidR="00906DE1" w:rsidRDefault="00906DE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CDDC4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 w:rsidRPr="008D2009">
              <w:rPr>
                <w:sz w:val="21"/>
                <w:szCs w:val="21"/>
              </w:rPr>
              <w:t>Programa y papeles de trabajo del área crítica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4917A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10%</w:t>
            </w:r>
          </w:p>
        </w:tc>
      </w:tr>
      <w:tr w:rsidR="00906DE1" w14:paraId="206223A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DBDD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C517B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E84E5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D1B4A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C8E0C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06DE1" w14:paraId="1F25CCE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839E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F4413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Programa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37A86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programa no responde a los objetivos.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036A0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programa responde a los objetivos del examen.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C9110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Incluye procedimientos de análisis de datos.</w:t>
            </w:r>
          </w:p>
        </w:tc>
      </w:tr>
      <w:tr w:rsidR="00906DE1" w14:paraId="333672F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1CB2D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C455A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Papeles de trabajo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D7CE3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Los papeles no están referenciados.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CFF95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Los papeles están referenciados e indizados.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5DF5A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Incluyen evidencia audiovisual cuando corresponde.</w:t>
            </w:r>
          </w:p>
        </w:tc>
      </w:tr>
      <w:tr w:rsidR="00906DE1" w14:paraId="01888AF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42299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03760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Supervisión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93803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hay evidencia de revisión.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6B8A2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Los papeles muestran la revisión.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60E1F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Los papeles cumplen las normas de documentación.</w:t>
            </w:r>
          </w:p>
        </w:tc>
      </w:tr>
      <w:tr w:rsidR="00906DE1" w14:paraId="77FC984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8C993" w14:textId="77777777" w:rsidR="00906DE1" w:rsidRDefault="00906DE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9F90C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Pr="008D2009">
              <w:rPr>
                <w:sz w:val="21"/>
                <w:szCs w:val="21"/>
              </w:rPr>
              <w:t>Planilla de desarrollo de hallazgos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43545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10%</w:t>
            </w:r>
          </w:p>
        </w:tc>
      </w:tr>
      <w:tr w:rsidR="00906DE1" w14:paraId="62A2E50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A60D1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0EBFE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A66B6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31C46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08031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06DE1" w14:paraId="1240CE2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9999C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6BB82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Atributos principales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428CB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Omite atributos.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DC0EC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Desarrolla la condición, el criterio, la causa y el efecto.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EFB06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Cuantifica el efecto del hallazgo.</w:t>
            </w:r>
          </w:p>
        </w:tc>
      </w:tr>
      <w:tr w:rsidR="00906DE1" w14:paraId="3DA8615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07D43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252CC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Atributos complementarios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F45B0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Omite la recomendación.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121DE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Formula conclusiones y recomendaciones.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D0C95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Incorpora los comentarios de los responsables.</w:t>
            </w:r>
          </w:p>
        </w:tc>
      </w:tr>
      <w:tr w:rsidR="00906DE1" w14:paraId="1F09027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A56EC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592DF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Evidencia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047A8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hallazgo no tiene respaldo.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9DF47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hallazgo está respaldado.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7B289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La evidencia es suficiente y pertinente.</w:t>
            </w:r>
          </w:p>
        </w:tc>
      </w:tr>
      <w:tr w:rsidR="00906DE1" w14:paraId="533BEA0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0811F" w14:textId="77777777" w:rsidR="00906DE1" w:rsidRDefault="00906DE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65FB3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 w:rsidRPr="008D2009">
              <w:rPr>
                <w:sz w:val="21"/>
                <w:szCs w:val="21"/>
              </w:rPr>
              <w:t>Informe de auditoría operativa y seguimiento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21CE9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10%</w:t>
            </w:r>
          </w:p>
        </w:tc>
      </w:tr>
      <w:tr w:rsidR="00906DE1" w14:paraId="6785B71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61D7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C57A3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ADC96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D2E32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22DDA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906DE1" w14:paraId="10D3B6C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1432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C6FCC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Estructura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9B057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informe omite secciones.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EBB2B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El informe tiene la estructura requerida.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F37FD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Incluye la síntesis del informe.</w:t>
            </w:r>
          </w:p>
        </w:tc>
      </w:tr>
      <w:tr w:rsidR="00906DE1" w14:paraId="7EA7F87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8EB22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13937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Conclusiones y recomendaciones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CBFDB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Son vagas.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91C57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Son claras y se derivan de los hallazgos.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0D8BF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Son viables y priorizadas.</w:t>
            </w:r>
          </w:p>
        </w:tc>
      </w:tr>
      <w:tr w:rsidR="00906DE1" w14:paraId="32D85D4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4E333" w14:textId="77777777" w:rsidR="00906DE1" w:rsidRDefault="00906DE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CE4E2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Seguimiento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58545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No establece seguimiento.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699BC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Establece el cronograma de seguimiento.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489D5" w14:textId="77777777" w:rsidR="00906DE1" w:rsidRPr="008D2009" w:rsidRDefault="00000000">
            <w:pPr>
              <w:spacing w:before="20" w:after="20"/>
            </w:pPr>
            <w:r w:rsidRPr="008D2009">
              <w:rPr>
                <w:sz w:val="21"/>
                <w:szCs w:val="21"/>
              </w:rPr>
              <w:t>Define responsables y plazos medibles.</w:t>
            </w:r>
          </w:p>
        </w:tc>
      </w:tr>
      <w:tr w:rsidR="00906DE1" w14:paraId="5CC0E905" w14:textId="77777777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EA59D" w14:textId="77777777" w:rsidR="00906DE1" w:rsidRDefault="00906DE1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43C71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FB509" w14:textId="77777777" w:rsidR="00906DE1" w:rsidRPr="008D2009" w:rsidRDefault="00000000">
            <w:pPr>
              <w:spacing w:before="20" w:after="20"/>
              <w:jc w:val="center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906DE1" w14:paraId="1A36081E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83AFB" w14:textId="77777777" w:rsidR="00906DE1" w:rsidRPr="008D2009" w:rsidRDefault="00000000">
            <w:pPr>
              <w:spacing w:before="20" w:after="20"/>
            </w:pPr>
            <w:r w:rsidRPr="008D2009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09BBAB0B" w14:textId="77777777" w:rsidR="00906DE1" w:rsidRPr="008D2009" w:rsidRDefault="00000000">
            <w:pPr>
              <w:spacing w:before="10" w:after="10"/>
              <w:ind w:left="360" w:hanging="360"/>
            </w:pPr>
            <w:r w:rsidRPr="008D2009">
              <w:rPr>
                <w:sz w:val="21"/>
                <w:szCs w:val="21"/>
              </w:rPr>
              <w:t xml:space="preserve">Código de Comercio, Decreto Ley </w:t>
            </w:r>
            <w:proofErr w:type="spellStart"/>
            <w:r w:rsidRPr="008D2009">
              <w:rPr>
                <w:sz w:val="21"/>
                <w:szCs w:val="21"/>
              </w:rPr>
              <w:t>N°</w:t>
            </w:r>
            <w:proofErr w:type="spellEnd"/>
            <w:r w:rsidRPr="008D2009">
              <w:rPr>
                <w:sz w:val="21"/>
                <w:szCs w:val="21"/>
              </w:rPr>
              <w:t xml:space="preserve"> 14379, de 25 de febrero de 1977.</w:t>
            </w:r>
          </w:p>
          <w:p w14:paraId="7F9D8235" w14:textId="77777777" w:rsidR="00906DE1" w:rsidRPr="008D2009" w:rsidRDefault="00000000">
            <w:pPr>
              <w:spacing w:before="10" w:after="10"/>
              <w:ind w:left="360" w:hanging="360"/>
            </w:pPr>
            <w:r w:rsidRPr="008D2009">
              <w:rPr>
                <w:sz w:val="21"/>
                <w:szCs w:val="21"/>
              </w:rPr>
              <w:t xml:space="preserve">Código Tributario Boliviano, Ley </w:t>
            </w:r>
            <w:proofErr w:type="spellStart"/>
            <w:r w:rsidRPr="008D2009">
              <w:rPr>
                <w:sz w:val="21"/>
                <w:szCs w:val="21"/>
              </w:rPr>
              <w:t>N°</w:t>
            </w:r>
            <w:proofErr w:type="spellEnd"/>
            <w:r w:rsidRPr="008D2009">
              <w:rPr>
                <w:sz w:val="21"/>
                <w:szCs w:val="21"/>
              </w:rPr>
              <w:t xml:space="preserve"> 2492, de 2 de agosto de 2003.</w:t>
            </w:r>
          </w:p>
          <w:p w14:paraId="58993AD1" w14:textId="77777777" w:rsidR="00906DE1" w:rsidRPr="008D2009" w:rsidRDefault="00000000">
            <w:pPr>
              <w:spacing w:before="10" w:after="10"/>
              <w:ind w:left="360" w:hanging="360"/>
            </w:pPr>
            <w:r w:rsidRPr="008D2009">
              <w:rPr>
                <w:sz w:val="21"/>
                <w:szCs w:val="21"/>
              </w:rPr>
              <w:t xml:space="preserve">Colegio de Auditores o Contadores Públicos de Bolivia, CAUB – Consejo Técnico Nacional de Auditoría y Contabilidad, CTNAC (2025). </w:t>
            </w:r>
            <w:r w:rsidRPr="008D2009">
              <w:rPr>
                <w:i/>
                <w:iCs/>
                <w:sz w:val="21"/>
                <w:szCs w:val="21"/>
              </w:rPr>
              <w:t>Compendio de Normas de Contabilidad y Auditoría</w:t>
            </w:r>
            <w:r w:rsidRPr="008D2009">
              <w:rPr>
                <w:sz w:val="21"/>
                <w:szCs w:val="21"/>
              </w:rPr>
              <w:t>. Bolivia.</w:t>
            </w:r>
          </w:p>
          <w:p w14:paraId="09723EAB" w14:textId="77777777" w:rsidR="00906DE1" w:rsidRPr="008D2009" w:rsidRDefault="00000000">
            <w:pPr>
              <w:spacing w:before="10" w:after="10"/>
              <w:ind w:left="360" w:hanging="360"/>
            </w:pPr>
            <w:r w:rsidRPr="008D2009">
              <w:rPr>
                <w:sz w:val="21"/>
                <w:szCs w:val="21"/>
              </w:rPr>
              <w:t xml:space="preserve">Contraloría General del Estado (2012). </w:t>
            </w:r>
            <w:r w:rsidRPr="008D2009">
              <w:rPr>
                <w:i/>
                <w:iCs/>
                <w:sz w:val="21"/>
                <w:szCs w:val="21"/>
              </w:rPr>
              <w:t>Normas Generales de Auditoría Gubernamental</w:t>
            </w:r>
            <w:r w:rsidRPr="008D2009">
              <w:rPr>
                <w:sz w:val="21"/>
                <w:szCs w:val="21"/>
              </w:rPr>
              <w:t>. Bolivia.</w:t>
            </w:r>
          </w:p>
          <w:p w14:paraId="7EDAD852" w14:textId="77777777" w:rsidR="00906DE1" w:rsidRPr="008D2009" w:rsidRDefault="00000000">
            <w:pPr>
              <w:spacing w:before="10" w:after="10"/>
              <w:ind w:left="360" w:hanging="360"/>
            </w:pPr>
            <w:r w:rsidRPr="008D2009">
              <w:rPr>
                <w:sz w:val="21"/>
                <w:szCs w:val="21"/>
              </w:rPr>
              <w:t xml:space="preserve">Contraloría General del Estado (2022). </w:t>
            </w:r>
            <w:r w:rsidRPr="008D2009">
              <w:rPr>
                <w:i/>
                <w:iCs/>
                <w:sz w:val="21"/>
                <w:szCs w:val="21"/>
              </w:rPr>
              <w:t>Normas de Auditoría Operativa Gubernamental</w:t>
            </w:r>
            <w:r w:rsidRPr="008D2009">
              <w:rPr>
                <w:sz w:val="21"/>
                <w:szCs w:val="21"/>
              </w:rPr>
              <w:t>. Bolivia.</w:t>
            </w:r>
          </w:p>
          <w:p w14:paraId="2CA9B674" w14:textId="77777777" w:rsidR="00906DE1" w:rsidRPr="008D2009" w:rsidRDefault="00000000">
            <w:pPr>
              <w:spacing w:before="10" w:after="10"/>
              <w:ind w:left="360" w:hanging="360"/>
              <w:rPr>
                <w:lang w:val="en-US"/>
              </w:rPr>
            </w:pPr>
            <w:r w:rsidRPr="008D2009">
              <w:rPr>
                <w:sz w:val="21"/>
                <w:szCs w:val="21"/>
              </w:rPr>
              <w:t xml:space="preserve">Instituto de Auditores Internos, IIA (2024). Normas Globales de Auditoría Interna, obligatorias desde enero de 2025, e IIA (2020), Modelo de las Tres Líneas. </w:t>
            </w:r>
            <w:r w:rsidRPr="008D2009">
              <w:rPr>
                <w:sz w:val="21"/>
                <w:szCs w:val="21"/>
                <w:lang w:val="en-US"/>
              </w:rPr>
              <w:t xml:space="preserve">Lake Mary – </w:t>
            </w:r>
            <w:proofErr w:type="spellStart"/>
            <w:r w:rsidRPr="008D2009">
              <w:rPr>
                <w:sz w:val="21"/>
                <w:szCs w:val="21"/>
                <w:lang w:val="en-US"/>
              </w:rPr>
              <w:t>Estados</w:t>
            </w:r>
            <w:proofErr w:type="spellEnd"/>
            <w:r w:rsidRPr="008D2009">
              <w:rPr>
                <w:sz w:val="21"/>
                <w:szCs w:val="21"/>
                <w:lang w:val="en-US"/>
              </w:rPr>
              <w:t xml:space="preserve"> Unidos.</w:t>
            </w:r>
          </w:p>
          <w:p w14:paraId="05C952F1" w14:textId="4F2DEEBE" w:rsidR="00906DE1" w:rsidRPr="008D2009" w:rsidRDefault="00000000">
            <w:pPr>
              <w:spacing w:before="10" w:after="10"/>
              <w:ind w:left="360" w:hanging="360"/>
              <w:rPr>
                <w:lang w:val="en-US"/>
              </w:rPr>
            </w:pPr>
            <w:r w:rsidRPr="008D2009">
              <w:rPr>
                <w:sz w:val="21"/>
                <w:szCs w:val="21"/>
                <w:lang w:val="en-US"/>
              </w:rPr>
              <w:t>International Auditing and Assurance Standards Board, IAASB (202</w:t>
            </w:r>
            <w:r w:rsidR="00F54F8F">
              <w:rPr>
                <w:sz w:val="21"/>
                <w:szCs w:val="21"/>
                <w:lang w:val="en-US"/>
              </w:rPr>
              <w:t>5</w:t>
            </w:r>
            <w:r w:rsidRPr="008D2009">
              <w:rPr>
                <w:sz w:val="21"/>
                <w:szCs w:val="21"/>
                <w:lang w:val="en-US"/>
              </w:rPr>
              <w:t xml:space="preserve">). </w:t>
            </w:r>
            <w:r w:rsidRPr="008D2009">
              <w:rPr>
                <w:i/>
                <w:iCs/>
                <w:sz w:val="21"/>
                <w:szCs w:val="21"/>
              </w:rPr>
              <w:t>Manual de Pronunciamientos Internacionales de Control de Calidad, Auditoría, Revisión, Otros Encargos de Aseguramiento y Servicios Relacionados</w:t>
            </w:r>
            <w:r w:rsidRPr="008D2009">
              <w:rPr>
                <w:sz w:val="21"/>
                <w:szCs w:val="21"/>
              </w:rPr>
              <w:t xml:space="preserve">. </w:t>
            </w:r>
            <w:proofErr w:type="spellStart"/>
            <w:r w:rsidRPr="008D2009">
              <w:rPr>
                <w:sz w:val="21"/>
                <w:szCs w:val="21"/>
                <w:lang w:val="en-US"/>
              </w:rPr>
              <w:t>Edición</w:t>
            </w:r>
            <w:proofErr w:type="spellEnd"/>
            <w:r w:rsidRPr="008D2009">
              <w:rPr>
                <w:sz w:val="21"/>
                <w:szCs w:val="21"/>
                <w:lang w:val="en-US"/>
              </w:rPr>
              <w:t xml:space="preserve"> 202</w:t>
            </w:r>
            <w:r w:rsidR="00F54F8F">
              <w:rPr>
                <w:sz w:val="21"/>
                <w:szCs w:val="21"/>
                <w:lang w:val="en-US"/>
              </w:rPr>
              <w:t>3-2024</w:t>
            </w:r>
            <w:r w:rsidRPr="008D2009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8D2009">
              <w:rPr>
                <w:sz w:val="21"/>
                <w:szCs w:val="21"/>
                <w:lang w:val="en-US"/>
              </w:rPr>
              <w:t>Volumen</w:t>
            </w:r>
            <w:proofErr w:type="spellEnd"/>
            <w:r w:rsidRPr="008D2009">
              <w:rPr>
                <w:sz w:val="21"/>
                <w:szCs w:val="21"/>
                <w:lang w:val="en-US"/>
              </w:rPr>
              <w:t xml:space="preserve"> I, II</w:t>
            </w:r>
            <w:r w:rsidR="00F54F8F">
              <w:rPr>
                <w:sz w:val="21"/>
                <w:szCs w:val="21"/>
                <w:lang w:val="en-US"/>
              </w:rPr>
              <w:t>,</w:t>
            </w:r>
            <w:r w:rsidRPr="008D2009">
              <w:rPr>
                <w:sz w:val="21"/>
                <w:szCs w:val="21"/>
                <w:lang w:val="en-US"/>
              </w:rPr>
              <w:t xml:space="preserve"> III</w:t>
            </w:r>
            <w:r w:rsidR="00F54F8F">
              <w:rPr>
                <w:sz w:val="21"/>
                <w:szCs w:val="21"/>
                <w:lang w:val="en-US"/>
              </w:rPr>
              <w:t xml:space="preserve"> y IV</w:t>
            </w:r>
            <w:r w:rsidRPr="008D2009">
              <w:rPr>
                <w:sz w:val="21"/>
                <w:szCs w:val="21"/>
                <w:lang w:val="en-US"/>
              </w:rPr>
              <w:t>.</w:t>
            </w:r>
          </w:p>
          <w:p w14:paraId="177F9004" w14:textId="2204C643" w:rsidR="00906DE1" w:rsidRPr="008D2009" w:rsidRDefault="00000000">
            <w:pPr>
              <w:spacing w:before="10" w:after="10"/>
              <w:ind w:left="360" w:hanging="360"/>
              <w:rPr>
                <w:lang w:val="en-US"/>
              </w:rPr>
            </w:pPr>
            <w:r w:rsidRPr="008D2009">
              <w:rPr>
                <w:sz w:val="21"/>
                <w:szCs w:val="21"/>
                <w:lang w:val="en-US"/>
              </w:rPr>
              <w:t>International Auditing and Assurance Standards Board, IAASB (202</w:t>
            </w:r>
            <w:r w:rsidR="00F54F8F">
              <w:rPr>
                <w:sz w:val="21"/>
                <w:szCs w:val="21"/>
                <w:lang w:val="en-US"/>
              </w:rPr>
              <w:t>6</w:t>
            </w:r>
            <w:r w:rsidRPr="008D2009">
              <w:rPr>
                <w:sz w:val="21"/>
                <w:szCs w:val="21"/>
                <w:lang w:val="en-US"/>
              </w:rPr>
              <w:t xml:space="preserve">). </w:t>
            </w:r>
            <w:r w:rsidRPr="008D2009">
              <w:rPr>
                <w:i/>
                <w:iCs/>
                <w:sz w:val="21"/>
                <w:szCs w:val="21"/>
                <w:lang w:val="en-US"/>
              </w:rPr>
              <w:t>Handbook of International Quality Control, Auditing, Review, Other Assurance, and Related Services Pronouncements</w:t>
            </w:r>
            <w:r w:rsidRPr="008D2009">
              <w:rPr>
                <w:sz w:val="21"/>
                <w:szCs w:val="21"/>
                <w:lang w:val="en-US"/>
              </w:rPr>
              <w:t>. 202</w:t>
            </w:r>
            <w:r w:rsidR="00F54F8F">
              <w:rPr>
                <w:sz w:val="21"/>
                <w:szCs w:val="21"/>
                <w:lang w:val="en-US"/>
              </w:rPr>
              <w:t>6</w:t>
            </w:r>
            <w:r w:rsidRPr="008D2009">
              <w:rPr>
                <w:sz w:val="21"/>
                <w:szCs w:val="21"/>
                <w:lang w:val="en-US"/>
              </w:rPr>
              <w:t xml:space="preserve"> Edition, Volume I, II, III, IV and V.</w:t>
            </w:r>
          </w:p>
          <w:p w14:paraId="13C4A03B" w14:textId="77777777" w:rsidR="00906DE1" w:rsidRPr="008D2009" w:rsidRDefault="00000000">
            <w:pPr>
              <w:spacing w:before="10" w:after="10"/>
              <w:ind w:left="360" w:hanging="360"/>
            </w:pPr>
            <w:r w:rsidRPr="008D2009">
              <w:rPr>
                <w:sz w:val="21"/>
                <w:szCs w:val="21"/>
                <w:lang w:val="en-US"/>
              </w:rPr>
              <w:t xml:space="preserve">International Auditing and Assurance Standards Board, IAASB (2024). </w:t>
            </w:r>
            <w:r w:rsidRPr="008D2009">
              <w:rPr>
                <w:sz w:val="21"/>
                <w:szCs w:val="21"/>
              </w:rPr>
              <w:t>Norma Internacional sobre Encargos de Aseguramiento de Sostenibilidad 5000. Nueva York.</w:t>
            </w:r>
          </w:p>
          <w:p w14:paraId="7943A270" w14:textId="0781E1EE" w:rsidR="00906DE1" w:rsidRPr="008D2009" w:rsidRDefault="00000000">
            <w:pPr>
              <w:spacing w:before="10" w:after="10"/>
              <w:ind w:left="360" w:hanging="360"/>
            </w:pPr>
            <w:r w:rsidRPr="008D2009">
              <w:rPr>
                <w:sz w:val="21"/>
                <w:szCs w:val="21"/>
                <w:lang w:val="en-US"/>
              </w:rPr>
              <w:t>International Ethics Standards Board for Accountants, IESBA (202</w:t>
            </w:r>
            <w:r w:rsidR="00F54F8F">
              <w:rPr>
                <w:sz w:val="21"/>
                <w:szCs w:val="21"/>
                <w:lang w:val="en-US"/>
              </w:rPr>
              <w:t>5</w:t>
            </w:r>
            <w:r w:rsidRPr="008D2009">
              <w:rPr>
                <w:sz w:val="21"/>
                <w:szCs w:val="21"/>
                <w:lang w:val="en-US"/>
              </w:rPr>
              <w:t xml:space="preserve">). </w:t>
            </w:r>
            <w:r w:rsidRPr="008D2009">
              <w:rPr>
                <w:i/>
                <w:iCs/>
                <w:sz w:val="21"/>
                <w:szCs w:val="21"/>
              </w:rPr>
              <w:t>Manual del Código de Ética para Contadores Profesionales</w:t>
            </w:r>
            <w:r w:rsidRPr="008D2009">
              <w:rPr>
                <w:sz w:val="21"/>
                <w:szCs w:val="21"/>
              </w:rPr>
              <w:t>. Edición 202</w:t>
            </w:r>
            <w:r w:rsidR="00F54F8F">
              <w:rPr>
                <w:sz w:val="21"/>
                <w:szCs w:val="21"/>
              </w:rPr>
              <w:t>5</w:t>
            </w:r>
            <w:r w:rsidRPr="008D2009">
              <w:rPr>
                <w:sz w:val="21"/>
                <w:szCs w:val="21"/>
              </w:rPr>
              <w:t>.</w:t>
            </w:r>
          </w:p>
          <w:p w14:paraId="32BBACEE" w14:textId="5198AFFF" w:rsidR="00906DE1" w:rsidRPr="008D2009" w:rsidRDefault="00000000">
            <w:pPr>
              <w:spacing w:before="10" w:after="10"/>
              <w:ind w:left="360" w:hanging="360"/>
            </w:pPr>
            <w:r w:rsidRPr="008D2009">
              <w:rPr>
                <w:sz w:val="21"/>
                <w:szCs w:val="21"/>
              </w:rPr>
              <w:t xml:space="preserve">International </w:t>
            </w:r>
            <w:proofErr w:type="spellStart"/>
            <w:r w:rsidRPr="008D2009">
              <w:rPr>
                <w:sz w:val="21"/>
                <w:szCs w:val="21"/>
              </w:rPr>
              <w:t>Ethics</w:t>
            </w:r>
            <w:proofErr w:type="spellEnd"/>
            <w:r w:rsidRPr="008D2009">
              <w:rPr>
                <w:sz w:val="21"/>
                <w:szCs w:val="21"/>
              </w:rPr>
              <w:t xml:space="preserve"> </w:t>
            </w:r>
            <w:proofErr w:type="spellStart"/>
            <w:r w:rsidRPr="008D2009">
              <w:rPr>
                <w:sz w:val="21"/>
                <w:szCs w:val="21"/>
              </w:rPr>
              <w:t>Standards</w:t>
            </w:r>
            <w:proofErr w:type="spellEnd"/>
            <w:r w:rsidRPr="008D2009">
              <w:rPr>
                <w:sz w:val="21"/>
                <w:szCs w:val="21"/>
              </w:rPr>
              <w:t xml:space="preserve"> </w:t>
            </w:r>
            <w:proofErr w:type="spellStart"/>
            <w:r w:rsidRPr="008D2009">
              <w:rPr>
                <w:sz w:val="21"/>
                <w:szCs w:val="21"/>
              </w:rPr>
              <w:t>Board</w:t>
            </w:r>
            <w:proofErr w:type="spellEnd"/>
            <w:r w:rsidRPr="008D2009">
              <w:rPr>
                <w:sz w:val="21"/>
                <w:szCs w:val="21"/>
              </w:rPr>
              <w:t xml:space="preserve"> </w:t>
            </w:r>
            <w:proofErr w:type="spellStart"/>
            <w:r w:rsidRPr="008D2009">
              <w:rPr>
                <w:sz w:val="21"/>
                <w:szCs w:val="21"/>
              </w:rPr>
              <w:t>for</w:t>
            </w:r>
            <w:proofErr w:type="spellEnd"/>
            <w:r w:rsidRPr="008D2009">
              <w:rPr>
                <w:sz w:val="21"/>
                <w:szCs w:val="21"/>
              </w:rPr>
              <w:t xml:space="preserve"> </w:t>
            </w:r>
            <w:proofErr w:type="spellStart"/>
            <w:r w:rsidRPr="008D2009">
              <w:rPr>
                <w:sz w:val="21"/>
                <w:szCs w:val="21"/>
              </w:rPr>
              <w:t>Accountants</w:t>
            </w:r>
            <w:proofErr w:type="spellEnd"/>
            <w:r w:rsidRPr="008D2009">
              <w:rPr>
                <w:sz w:val="21"/>
                <w:szCs w:val="21"/>
              </w:rPr>
              <w:t xml:space="preserve">, IESBA (2025). </w:t>
            </w:r>
            <w:r w:rsidRPr="008D2009">
              <w:rPr>
                <w:i/>
                <w:iCs/>
                <w:sz w:val="21"/>
                <w:szCs w:val="21"/>
                <w:lang w:val="en-US"/>
              </w:rPr>
              <w:t>Handbook of the International Code of Ethics for Professional Accountants</w:t>
            </w:r>
            <w:r w:rsidRPr="008D2009">
              <w:rPr>
                <w:sz w:val="21"/>
                <w:szCs w:val="21"/>
                <w:lang w:val="en-US"/>
              </w:rPr>
              <w:t xml:space="preserve">. </w:t>
            </w:r>
            <w:r w:rsidRPr="008D2009">
              <w:rPr>
                <w:sz w:val="21"/>
                <w:szCs w:val="21"/>
              </w:rPr>
              <w:t>202</w:t>
            </w:r>
            <w:r w:rsidR="00F54F8F">
              <w:rPr>
                <w:sz w:val="21"/>
                <w:szCs w:val="21"/>
              </w:rPr>
              <w:t>6</w:t>
            </w:r>
            <w:r w:rsidRPr="008D2009">
              <w:rPr>
                <w:sz w:val="21"/>
                <w:szCs w:val="21"/>
              </w:rPr>
              <w:t xml:space="preserve"> </w:t>
            </w:r>
            <w:proofErr w:type="spellStart"/>
            <w:r w:rsidRPr="008D2009">
              <w:rPr>
                <w:sz w:val="21"/>
                <w:szCs w:val="21"/>
              </w:rPr>
              <w:t>Edition</w:t>
            </w:r>
            <w:proofErr w:type="spellEnd"/>
            <w:r w:rsidRPr="008D2009">
              <w:rPr>
                <w:sz w:val="21"/>
                <w:szCs w:val="21"/>
              </w:rPr>
              <w:t xml:space="preserve">, </w:t>
            </w:r>
            <w:proofErr w:type="spellStart"/>
            <w:r w:rsidRPr="008D2009">
              <w:rPr>
                <w:sz w:val="21"/>
                <w:szCs w:val="21"/>
              </w:rPr>
              <w:t>Volume</w:t>
            </w:r>
            <w:proofErr w:type="spellEnd"/>
            <w:r w:rsidRPr="008D2009">
              <w:rPr>
                <w:sz w:val="21"/>
                <w:szCs w:val="21"/>
              </w:rPr>
              <w:t xml:space="preserve"> I and II.</w:t>
            </w:r>
          </w:p>
          <w:p w14:paraId="64E6053E" w14:textId="77777777" w:rsidR="00906DE1" w:rsidRPr="008D2009" w:rsidRDefault="00000000">
            <w:pPr>
              <w:spacing w:before="10" w:after="10"/>
              <w:ind w:left="360" w:hanging="360"/>
            </w:pPr>
            <w:r w:rsidRPr="008D2009">
              <w:rPr>
                <w:sz w:val="21"/>
                <w:szCs w:val="21"/>
              </w:rPr>
              <w:t xml:space="preserve">INTOSAI (s.f.). </w:t>
            </w:r>
            <w:r w:rsidRPr="008D2009">
              <w:rPr>
                <w:i/>
                <w:iCs/>
                <w:sz w:val="21"/>
                <w:szCs w:val="21"/>
              </w:rPr>
              <w:t>ISSAI 300 Principios Fundamentales de la Auditoría de Desempeño</w:t>
            </w:r>
            <w:r w:rsidRPr="008D2009">
              <w:rPr>
                <w:sz w:val="21"/>
                <w:szCs w:val="21"/>
              </w:rPr>
              <w:t>.</w:t>
            </w:r>
          </w:p>
          <w:p w14:paraId="6764131B" w14:textId="77777777" w:rsidR="00906DE1" w:rsidRPr="008D2009" w:rsidRDefault="00000000">
            <w:pPr>
              <w:spacing w:before="10" w:after="10"/>
              <w:ind w:left="360" w:hanging="360"/>
            </w:pPr>
            <w:r w:rsidRPr="008D2009">
              <w:rPr>
                <w:sz w:val="21"/>
                <w:szCs w:val="21"/>
              </w:rPr>
              <w:t xml:space="preserve">INTOSAI (s.f.). </w:t>
            </w:r>
            <w:r w:rsidRPr="008D2009">
              <w:rPr>
                <w:i/>
                <w:iCs/>
                <w:sz w:val="21"/>
                <w:szCs w:val="21"/>
              </w:rPr>
              <w:t>ISSAI 3000 Norma de Auditoría de Desempeño</w:t>
            </w:r>
            <w:r w:rsidRPr="008D2009">
              <w:rPr>
                <w:sz w:val="21"/>
                <w:szCs w:val="21"/>
              </w:rPr>
              <w:t>.</w:t>
            </w:r>
          </w:p>
          <w:p w14:paraId="053DEF1E" w14:textId="77777777" w:rsidR="00906DE1" w:rsidRPr="008D2009" w:rsidRDefault="00000000">
            <w:pPr>
              <w:spacing w:before="10" w:after="10"/>
              <w:ind w:left="360" w:hanging="360"/>
            </w:pPr>
            <w:r w:rsidRPr="008D2009">
              <w:rPr>
                <w:sz w:val="21"/>
                <w:szCs w:val="21"/>
              </w:rPr>
              <w:t xml:space="preserve">INTOSAI (s.f.). </w:t>
            </w:r>
            <w:r w:rsidRPr="008D2009">
              <w:rPr>
                <w:i/>
                <w:iCs/>
                <w:sz w:val="21"/>
                <w:szCs w:val="21"/>
              </w:rPr>
              <w:t>ISSAI 3000–3100 Directrices de Auditoría de Desempeño</w:t>
            </w:r>
            <w:r w:rsidRPr="008D2009">
              <w:rPr>
                <w:sz w:val="21"/>
                <w:szCs w:val="21"/>
              </w:rPr>
              <w:t>.</w:t>
            </w:r>
          </w:p>
          <w:p w14:paraId="340B127D" w14:textId="77777777" w:rsidR="00906DE1" w:rsidRPr="008D2009" w:rsidRDefault="00000000">
            <w:pPr>
              <w:spacing w:before="10" w:after="10"/>
              <w:ind w:left="360" w:hanging="360"/>
            </w:pPr>
            <w:r w:rsidRPr="008D2009">
              <w:rPr>
                <w:sz w:val="21"/>
                <w:szCs w:val="21"/>
              </w:rPr>
              <w:t xml:space="preserve">Ley </w:t>
            </w:r>
            <w:proofErr w:type="spellStart"/>
            <w:r w:rsidRPr="008D2009">
              <w:rPr>
                <w:sz w:val="21"/>
                <w:szCs w:val="21"/>
              </w:rPr>
              <w:t>N°</w:t>
            </w:r>
            <w:proofErr w:type="spellEnd"/>
            <w:r w:rsidRPr="008D2009">
              <w:rPr>
                <w:sz w:val="21"/>
                <w:szCs w:val="21"/>
              </w:rPr>
              <w:t xml:space="preserve"> 1178, de Administración y Control Gubernamental, de 20 de julio de 1990.</w:t>
            </w:r>
          </w:p>
          <w:p w14:paraId="27D10EEB" w14:textId="77777777" w:rsidR="00906DE1" w:rsidRPr="008D2009" w:rsidRDefault="00000000">
            <w:pPr>
              <w:spacing w:before="10" w:after="10"/>
              <w:ind w:left="360" w:hanging="360"/>
            </w:pPr>
            <w:r w:rsidRPr="008D2009">
              <w:rPr>
                <w:sz w:val="21"/>
                <w:szCs w:val="21"/>
              </w:rPr>
              <w:t>Organización Internacional de Normalización (2018). ISO 31000:2018, Gestión del riesgo, directrices. Ginebra.</w:t>
            </w:r>
          </w:p>
        </w:tc>
      </w:tr>
      <w:tr w:rsidR="00906DE1" w14:paraId="1F48A2DB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229F6" w14:textId="77777777" w:rsidR="00906DE1" w:rsidRDefault="00000000">
            <w:pPr>
              <w:spacing w:before="20" w:after="20"/>
            </w:pPr>
            <w:r>
              <w:rPr>
                <w:b/>
                <w:bCs/>
                <w:i/>
                <w:iCs/>
                <w:sz w:val="21"/>
                <w:szCs w:val="21"/>
              </w:rPr>
              <w:t>Bibliografía complementaria:</w:t>
            </w:r>
          </w:p>
          <w:p w14:paraId="70708BA5" w14:textId="77777777" w:rsidR="00906DE1" w:rsidRPr="00C4399F" w:rsidRDefault="00000000">
            <w:pPr>
              <w:spacing w:before="10" w:after="10"/>
              <w:ind w:left="360" w:hanging="360"/>
              <w:rPr>
                <w:lang w:val="en-US"/>
              </w:rPr>
            </w:pPr>
            <w:r w:rsidRPr="00C4399F">
              <w:rPr>
                <w:sz w:val="21"/>
                <w:szCs w:val="21"/>
              </w:rPr>
              <w:t xml:space="preserve">Centellas, R. (2002). </w:t>
            </w:r>
            <w:r w:rsidRPr="00C4399F">
              <w:rPr>
                <w:i/>
                <w:iCs/>
                <w:sz w:val="21"/>
                <w:szCs w:val="21"/>
              </w:rPr>
              <w:t>Auditoría operacional: un instrumento de evaluación integral de las empresas</w:t>
            </w:r>
            <w:r w:rsidRPr="00C4399F">
              <w:rPr>
                <w:sz w:val="21"/>
                <w:szCs w:val="21"/>
              </w:rPr>
              <w:t xml:space="preserve">. </w:t>
            </w:r>
            <w:r w:rsidRPr="00C4399F">
              <w:rPr>
                <w:sz w:val="21"/>
                <w:szCs w:val="21"/>
                <w:lang w:val="en-US"/>
              </w:rPr>
              <w:t xml:space="preserve">2a ed. Bolivia: Artes </w:t>
            </w:r>
            <w:proofErr w:type="spellStart"/>
            <w:r w:rsidRPr="00C4399F">
              <w:rPr>
                <w:sz w:val="21"/>
                <w:szCs w:val="21"/>
                <w:lang w:val="en-US"/>
              </w:rPr>
              <w:t>Gráficas</w:t>
            </w:r>
            <w:proofErr w:type="spellEnd"/>
            <w:r w:rsidRPr="00C4399F">
              <w:rPr>
                <w:sz w:val="21"/>
                <w:szCs w:val="21"/>
                <w:lang w:val="en-US"/>
              </w:rPr>
              <w:t xml:space="preserve"> Apolo.</w:t>
            </w:r>
          </w:p>
          <w:p w14:paraId="28AA2B82" w14:textId="77777777" w:rsidR="00906DE1" w:rsidRPr="00C4399F" w:rsidRDefault="00000000">
            <w:pPr>
              <w:spacing w:before="10" w:after="10"/>
              <w:ind w:left="360" w:hanging="360"/>
            </w:pPr>
            <w:r w:rsidRPr="00C4399F">
              <w:rPr>
                <w:sz w:val="21"/>
                <w:szCs w:val="21"/>
                <w:lang w:val="en-US"/>
              </w:rPr>
              <w:t xml:space="preserve">Committee of Sponsoring Organizations of the Treadway Commission – PricewaterhouseCoopers; Instituto de </w:t>
            </w:r>
            <w:proofErr w:type="spellStart"/>
            <w:r w:rsidRPr="00C4399F">
              <w:rPr>
                <w:sz w:val="21"/>
                <w:szCs w:val="21"/>
                <w:lang w:val="en-US"/>
              </w:rPr>
              <w:t>Auditores</w:t>
            </w:r>
            <w:proofErr w:type="spellEnd"/>
            <w:r w:rsidRPr="00C4399F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4399F">
              <w:rPr>
                <w:sz w:val="21"/>
                <w:szCs w:val="21"/>
                <w:lang w:val="en-US"/>
              </w:rPr>
              <w:t>Internos</w:t>
            </w:r>
            <w:proofErr w:type="spellEnd"/>
            <w:r w:rsidRPr="00C4399F">
              <w:rPr>
                <w:sz w:val="21"/>
                <w:szCs w:val="21"/>
                <w:lang w:val="en-US"/>
              </w:rPr>
              <w:t xml:space="preserve"> (2013). </w:t>
            </w:r>
            <w:r w:rsidRPr="00C4399F">
              <w:rPr>
                <w:i/>
                <w:iCs/>
                <w:sz w:val="21"/>
                <w:szCs w:val="21"/>
              </w:rPr>
              <w:t>Control Interno – Marco Integrado</w:t>
            </w:r>
            <w:r w:rsidRPr="00C4399F">
              <w:rPr>
                <w:sz w:val="21"/>
                <w:szCs w:val="21"/>
              </w:rPr>
              <w:t>.</w:t>
            </w:r>
          </w:p>
          <w:p w14:paraId="2353E9BA" w14:textId="77777777" w:rsidR="00906DE1" w:rsidRPr="00C4399F" w:rsidRDefault="00000000">
            <w:pPr>
              <w:spacing w:before="10" w:after="10"/>
              <w:ind w:left="360" w:hanging="360"/>
            </w:pPr>
            <w:r w:rsidRPr="00C4399F">
              <w:rPr>
                <w:sz w:val="21"/>
                <w:szCs w:val="21"/>
              </w:rPr>
              <w:t>Contraloría General del Estado de Bolivia: https://www.contraloria.gob.bo e Instituto de Auditores Internos: https://www.theiia.org</w:t>
            </w:r>
          </w:p>
          <w:p w14:paraId="653A53B1" w14:textId="77777777" w:rsidR="00906DE1" w:rsidRDefault="00000000">
            <w:pPr>
              <w:spacing w:before="10" w:after="10"/>
              <w:ind w:left="360" w:hanging="360"/>
            </w:pPr>
            <w:r w:rsidRPr="00C4399F">
              <w:rPr>
                <w:sz w:val="21"/>
                <w:szCs w:val="21"/>
              </w:rPr>
              <w:t>Estupiñán Gaitán, R. (2004).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Control Interno y Fraudes</w:t>
            </w:r>
            <w:r>
              <w:rPr>
                <w:sz w:val="21"/>
                <w:szCs w:val="21"/>
              </w:rPr>
              <w:t>. Colombia: ECOE Ediciones.</w:t>
            </w:r>
          </w:p>
          <w:p w14:paraId="09A9A650" w14:textId="77777777" w:rsidR="00906DE1" w:rsidRDefault="00000000">
            <w:pPr>
              <w:spacing w:before="10" w:after="10"/>
              <w:ind w:left="360" w:hanging="360"/>
            </w:pPr>
            <w:proofErr w:type="spellStart"/>
            <w:r>
              <w:rPr>
                <w:sz w:val="21"/>
                <w:szCs w:val="21"/>
              </w:rPr>
              <w:t>Fleitman</w:t>
            </w:r>
            <w:proofErr w:type="spellEnd"/>
            <w:r>
              <w:rPr>
                <w:sz w:val="21"/>
                <w:szCs w:val="21"/>
              </w:rPr>
              <w:t xml:space="preserve">, J. (1994). </w:t>
            </w:r>
            <w:r>
              <w:rPr>
                <w:i/>
                <w:iCs/>
                <w:sz w:val="21"/>
                <w:szCs w:val="21"/>
              </w:rPr>
              <w:t>Evaluación Integral</w:t>
            </w:r>
            <w:r>
              <w:rPr>
                <w:sz w:val="21"/>
                <w:szCs w:val="21"/>
              </w:rPr>
              <w:t>. México: Mc Graw Hill.</w:t>
            </w:r>
          </w:p>
          <w:p w14:paraId="4C5E0BF3" w14:textId="77777777" w:rsidR="00906DE1" w:rsidRDefault="00000000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Hernández, F. (1997). </w:t>
            </w:r>
            <w:r>
              <w:rPr>
                <w:i/>
                <w:iCs/>
                <w:sz w:val="21"/>
                <w:szCs w:val="21"/>
              </w:rPr>
              <w:t>La Auditoría Operativa como Instrumento en la Decisión Gerencial</w:t>
            </w:r>
            <w:r>
              <w:rPr>
                <w:sz w:val="21"/>
                <w:szCs w:val="21"/>
              </w:rPr>
              <w:t>. Perú: Servicios Gráficos Publicitarios San Marcos.</w:t>
            </w:r>
          </w:p>
          <w:p w14:paraId="4EFD4EA8" w14:textId="77777777" w:rsidR="00906DE1" w:rsidRDefault="00000000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Lazcano, J. M. (1997). </w:t>
            </w:r>
            <w:r>
              <w:rPr>
                <w:i/>
                <w:iCs/>
                <w:sz w:val="21"/>
                <w:szCs w:val="21"/>
              </w:rPr>
              <w:t>El Manejo de las Organizaciones, su Auditoría y su Control</w:t>
            </w:r>
            <w:r>
              <w:rPr>
                <w:sz w:val="21"/>
                <w:szCs w:val="21"/>
              </w:rPr>
              <w:t>. Colombia: Mc Graw Hill.</w:t>
            </w:r>
          </w:p>
          <w:p w14:paraId="66BF53A7" w14:textId="77777777" w:rsidR="00906DE1" w:rsidRDefault="00000000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Martínez Villegas, F. (1975). </w:t>
            </w:r>
            <w:r>
              <w:rPr>
                <w:i/>
                <w:iCs/>
                <w:sz w:val="21"/>
                <w:szCs w:val="21"/>
              </w:rPr>
              <w:t>El Contador Público y la Auditoría Administrativa</w:t>
            </w:r>
            <w:r>
              <w:rPr>
                <w:sz w:val="21"/>
                <w:szCs w:val="21"/>
              </w:rPr>
              <w:t xml:space="preserve">. México: </w:t>
            </w:r>
            <w:proofErr w:type="spellStart"/>
            <w:r>
              <w:rPr>
                <w:sz w:val="21"/>
                <w:szCs w:val="21"/>
              </w:rPr>
              <w:t>Litograf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4F91897" w14:textId="77777777" w:rsidR="00906DE1" w:rsidRDefault="00000000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Mas, J. y </w:t>
            </w:r>
            <w:proofErr w:type="spellStart"/>
            <w:r>
              <w:rPr>
                <w:sz w:val="21"/>
                <w:szCs w:val="21"/>
              </w:rPr>
              <w:t>Ramió</w:t>
            </w:r>
            <w:proofErr w:type="spellEnd"/>
            <w:r>
              <w:rPr>
                <w:sz w:val="21"/>
                <w:szCs w:val="21"/>
              </w:rPr>
              <w:t xml:space="preserve">, C. (1997). </w:t>
            </w:r>
            <w:r>
              <w:rPr>
                <w:i/>
                <w:iCs/>
                <w:sz w:val="21"/>
                <w:szCs w:val="21"/>
              </w:rPr>
              <w:t>La Auditoría Operativa en la Práctica</w:t>
            </w:r>
            <w:r>
              <w:rPr>
                <w:sz w:val="21"/>
                <w:szCs w:val="21"/>
              </w:rPr>
              <w:t>. Barcelona, España: Ediciones Alfa y Omega – Marcombo.</w:t>
            </w:r>
          </w:p>
          <w:p w14:paraId="73313A69" w14:textId="77777777" w:rsidR="00906DE1" w:rsidRDefault="00000000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Mendoza, J. (2023). </w:t>
            </w:r>
            <w:r>
              <w:rPr>
                <w:i/>
                <w:iCs/>
                <w:sz w:val="21"/>
                <w:szCs w:val="21"/>
              </w:rPr>
              <w:t>Manual de Auditoría Operacional: un enfoque gerencial</w:t>
            </w:r>
            <w:r>
              <w:rPr>
                <w:sz w:val="21"/>
                <w:szCs w:val="21"/>
              </w:rPr>
              <w:t>. Bolivia.</w:t>
            </w:r>
          </w:p>
          <w:p w14:paraId="429ABB04" w14:textId="77777777" w:rsidR="00906DE1" w:rsidRDefault="00000000">
            <w:pPr>
              <w:spacing w:before="10" w:after="10"/>
              <w:ind w:left="360" w:hanging="360"/>
            </w:pPr>
            <w:proofErr w:type="spellStart"/>
            <w:r>
              <w:rPr>
                <w:sz w:val="21"/>
                <w:szCs w:val="21"/>
              </w:rPr>
              <w:lastRenderedPageBreak/>
              <w:t>Perel</w:t>
            </w:r>
            <w:proofErr w:type="spellEnd"/>
            <w:r>
              <w:rPr>
                <w:sz w:val="21"/>
                <w:szCs w:val="21"/>
              </w:rPr>
              <w:t xml:space="preserve">, V., </w:t>
            </w:r>
            <w:proofErr w:type="spellStart"/>
            <w:r>
              <w:rPr>
                <w:sz w:val="21"/>
                <w:szCs w:val="21"/>
              </w:rPr>
              <w:t>Firastiero</w:t>
            </w:r>
            <w:proofErr w:type="spellEnd"/>
            <w:r>
              <w:rPr>
                <w:sz w:val="21"/>
                <w:szCs w:val="21"/>
              </w:rPr>
              <w:t xml:space="preserve">, D. y </w:t>
            </w:r>
            <w:proofErr w:type="spellStart"/>
            <w:r>
              <w:rPr>
                <w:sz w:val="21"/>
                <w:szCs w:val="21"/>
              </w:rPr>
              <w:t>Vaisberg</w:t>
            </w:r>
            <w:proofErr w:type="spellEnd"/>
            <w:r>
              <w:rPr>
                <w:sz w:val="21"/>
                <w:szCs w:val="21"/>
              </w:rPr>
              <w:t xml:space="preserve">, H. (1994). </w:t>
            </w:r>
            <w:r>
              <w:rPr>
                <w:i/>
                <w:iCs/>
                <w:sz w:val="21"/>
                <w:szCs w:val="21"/>
              </w:rPr>
              <w:t>Auditoría para la Calidad</w:t>
            </w:r>
            <w:r>
              <w:rPr>
                <w:sz w:val="21"/>
                <w:szCs w:val="21"/>
              </w:rPr>
              <w:t>. Argentina: Ediciones Macchi.</w:t>
            </w:r>
          </w:p>
          <w:p w14:paraId="45055F72" w14:textId="77777777" w:rsidR="00906DE1" w:rsidRDefault="00000000">
            <w:pPr>
              <w:spacing w:before="10" w:after="10"/>
              <w:ind w:left="360" w:hanging="360"/>
            </w:pPr>
            <w:proofErr w:type="spellStart"/>
            <w:r>
              <w:rPr>
                <w:sz w:val="21"/>
                <w:szCs w:val="21"/>
              </w:rPr>
              <w:t>Rusenas</w:t>
            </w:r>
            <w:proofErr w:type="spellEnd"/>
            <w:r>
              <w:rPr>
                <w:sz w:val="21"/>
                <w:szCs w:val="21"/>
              </w:rPr>
              <w:t xml:space="preserve">, R. (2001). </w:t>
            </w:r>
            <w:r>
              <w:rPr>
                <w:i/>
                <w:iCs/>
                <w:sz w:val="21"/>
                <w:szCs w:val="21"/>
              </w:rPr>
              <w:t>Auditoría Interna y Operativa</w:t>
            </w:r>
            <w:r>
              <w:rPr>
                <w:sz w:val="21"/>
                <w:szCs w:val="21"/>
              </w:rPr>
              <w:t>. Argentina: Ediciones La Ley.</w:t>
            </w:r>
          </w:p>
          <w:p w14:paraId="7A2B6DD4" w14:textId="77777777" w:rsidR="00906DE1" w:rsidRDefault="00000000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Valeriano Ortiz, L. F. (1997). </w:t>
            </w:r>
            <w:r>
              <w:rPr>
                <w:i/>
                <w:iCs/>
                <w:sz w:val="21"/>
                <w:szCs w:val="21"/>
              </w:rPr>
              <w:t>Auditoría Administrativa</w:t>
            </w:r>
            <w:r>
              <w:rPr>
                <w:sz w:val="21"/>
                <w:szCs w:val="21"/>
              </w:rPr>
              <w:t>. Perú: Servicios Gráficos Publicitarios San Marcos.</w:t>
            </w:r>
          </w:p>
          <w:p w14:paraId="6F2160EA" w14:textId="77777777" w:rsidR="00906DE1" w:rsidRDefault="00000000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Vela Quiroga, G. (2008). </w:t>
            </w:r>
            <w:r>
              <w:rPr>
                <w:i/>
                <w:iCs/>
                <w:sz w:val="21"/>
                <w:szCs w:val="21"/>
              </w:rPr>
              <w:t>La Auditoría Operativa y la Administración o Gestión de Riesgos</w:t>
            </w:r>
            <w:r>
              <w:rPr>
                <w:sz w:val="21"/>
                <w:szCs w:val="21"/>
              </w:rPr>
              <w:t>. La Paz, Bolivia: Imprenta El Clon.</w:t>
            </w:r>
          </w:p>
          <w:p w14:paraId="6E8FD76F" w14:textId="77777777" w:rsidR="00906DE1" w:rsidRDefault="00000000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Whittington, R. y </w:t>
            </w:r>
            <w:proofErr w:type="spellStart"/>
            <w:r>
              <w:rPr>
                <w:sz w:val="21"/>
                <w:szCs w:val="21"/>
              </w:rPr>
              <w:t>Pany</w:t>
            </w:r>
            <w:proofErr w:type="spellEnd"/>
            <w:r>
              <w:rPr>
                <w:sz w:val="21"/>
                <w:szCs w:val="21"/>
              </w:rPr>
              <w:t xml:space="preserve">, K. (2004). </w:t>
            </w:r>
            <w:r>
              <w:rPr>
                <w:i/>
                <w:iCs/>
                <w:sz w:val="21"/>
                <w:szCs w:val="21"/>
              </w:rPr>
              <w:t>Principios de Auditoría</w:t>
            </w:r>
            <w:r>
              <w:rPr>
                <w:sz w:val="21"/>
                <w:szCs w:val="21"/>
              </w:rPr>
              <w:t>. 14a ed. México: Mc Graw Hill.</w:t>
            </w:r>
          </w:p>
        </w:tc>
      </w:tr>
    </w:tbl>
    <w:p w14:paraId="409C63D4" w14:textId="77777777" w:rsidR="0070296B" w:rsidRDefault="0070296B"/>
    <w:sectPr w:rsidR="0070296B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E8CF0" w14:textId="77777777" w:rsidR="006B7B92" w:rsidRDefault="006B7B92">
      <w:r>
        <w:separator/>
      </w:r>
    </w:p>
  </w:endnote>
  <w:endnote w:type="continuationSeparator" w:id="0">
    <w:p w14:paraId="6BE2BA51" w14:textId="77777777" w:rsidR="006B7B92" w:rsidRDefault="006B7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6611F" w14:textId="77777777" w:rsidR="00906DE1" w:rsidRDefault="00000000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5D53E9">
      <w:rPr>
        <w:b/>
        <w:bCs/>
        <w:i/>
        <w:iCs/>
        <w:noProof/>
        <w:sz w:val="20"/>
        <w:szCs w:val="20"/>
      </w:rPr>
      <w:t>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FC1B4" w14:textId="77777777" w:rsidR="006B7B92" w:rsidRDefault="006B7B92">
      <w:r>
        <w:separator/>
      </w:r>
    </w:p>
  </w:footnote>
  <w:footnote w:type="continuationSeparator" w:id="0">
    <w:p w14:paraId="399A2B11" w14:textId="77777777" w:rsidR="006B7B92" w:rsidRDefault="006B7B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A4E78"/>
    <w:multiLevelType w:val="hybridMultilevel"/>
    <w:tmpl w:val="116E1C56"/>
    <w:lvl w:ilvl="0" w:tplc="5726C492">
      <w:start w:val="1"/>
      <w:numFmt w:val="bullet"/>
      <w:lvlText w:val="•"/>
      <w:lvlJc w:val="left"/>
      <w:pPr>
        <w:ind w:left="260" w:hanging="220"/>
      </w:pPr>
    </w:lvl>
    <w:lvl w:ilvl="1" w:tplc="B21C9338">
      <w:numFmt w:val="decimal"/>
      <w:lvlText w:val=""/>
      <w:lvlJc w:val="left"/>
    </w:lvl>
    <w:lvl w:ilvl="2" w:tplc="2F00A21C">
      <w:numFmt w:val="decimal"/>
      <w:lvlText w:val=""/>
      <w:lvlJc w:val="left"/>
    </w:lvl>
    <w:lvl w:ilvl="3" w:tplc="BB9E4512">
      <w:numFmt w:val="decimal"/>
      <w:lvlText w:val=""/>
      <w:lvlJc w:val="left"/>
    </w:lvl>
    <w:lvl w:ilvl="4" w:tplc="3CDC4712">
      <w:numFmt w:val="decimal"/>
      <w:lvlText w:val=""/>
      <w:lvlJc w:val="left"/>
    </w:lvl>
    <w:lvl w:ilvl="5" w:tplc="0D164B32">
      <w:numFmt w:val="decimal"/>
      <w:lvlText w:val=""/>
      <w:lvlJc w:val="left"/>
    </w:lvl>
    <w:lvl w:ilvl="6" w:tplc="32F43FAA">
      <w:numFmt w:val="decimal"/>
      <w:lvlText w:val=""/>
      <w:lvlJc w:val="left"/>
    </w:lvl>
    <w:lvl w:ilvl="7" w:tplc="CE342F12">
      <w:numFmt w:val="decimal"/>
      <w:lvlText w:val=""/>
      <w:lvlJc w:val="left"/>
    </w:lvl>
    <w:lvl w:ilvl="8" w:tplc="4622F172">
      <w:numFmt w:val="decimal"/>
      <w:lvlText w:val=""/>
      <w:lvlJc w:val="left"/>
    </w:lvl>
  </w:abstractNum>
  <w:abstractNum w:abstractNumId="1" w15:restartNumberingAfterBreak="0">
    <w:nsid w:val="0B4E504F"/>
    <w:multiLevelType w:val="hybridMultilevel"/>
    <w:tmpl w:val="72CEA54C"/>
    <w:lvl w:ilvl="0" w:tplc="E098E6EE">
      <w:start w:val="1"/>
      <w:numFmt w:val="bullet"/>
      <w:lvlText w:val="●"/>
      <w:lvlJc w:val="left"/>
      <w:pPr>
        <w:ind w:left="720" w:hanging="360"/>
      </w:pPr>
    </w:lvl>
    <w:lvl w:ilvl="1" w:tplc="BD3EA918">
      <w:start w:val="1"/>
      <w:numFmt w:val="bullet"/>
      <w:lvlText w:val="○"/>
      <w:lvlJc w:val="left"/>
      <w:pPr>
        <w:ind w:left="1440" w:hanging="360"/>
      </w:pPr>
    </w:lvl>
    <w:lvl w:ilvl="2" w:tplc="9378C860">
      <w:start w:val="1"/>
      <w:numFmt w:val="bullet"/>
      <w:lvlText w:val="■"/>
      <w:lvlJc w:val="left"/>
      <w:pPr>
        <w:ind w:left="2160" w:hanging="360"/>
      </w:pPr>
    </w:lvl>
    <w:lvl w:ilvl="3" w:tplc="A50E8252">
      <w:start w:val="1"/>
      <w:numFmt w:val="bullet"/>
      <w:lvlText w:val="●"/>
      <w:lvlJc w:val="left"/>
      <w:pPr>
        <w:ind w:left="2880" w:hanging="360"/>
      </w:pPr>
    </w:lvl>
    <w:lvl w:ilvl="4" w:tplc="069E2B50">
      <w:start w:val="1"/>
      <w:numFmt w:val="bullet"/>
      <w:lvlText w:val="○"/>
      <w:lvlJc w:val="left"/>
      <w:pPr>
        <w:ind w:left="3600" w:hanging="360"/>
      </w:pPr>
    </w:lvl>
    <w:lvl w:ilvl="5" w:tplc="04940150">
      <w:start w:val="1"/>
      <w:numFmt w:val="bullet"/>
      <w:lvlText w:val="■"/>
      <w:lvlJc w:val="left"/>
      <w:pPr>
        <w:ind w:left="4320" w:hanging="360"/>
      </w:pPr>
    </w:lvl>
    <w:lvl w:ilvl="6" w:tplc="A6FED336">
      <w:start w:val="1"/>
      <w:numFmt w:val="bullet"/>
      <w:lvlText w:val="●"/>
      <w:lvlJc w:val="left"/>
      <w:pPr>
        <w:ind w:left="5040" w:hanging="360"/>
      </w:pPr>
    </w:lvl>
    <w:lvl w:ilvl="7" w:tplc="4F4ECCD8">
      <w:start w:val="1"/>
      <w:numFmt w:val="bullet"/>
      <w:lvlText w:val="●"/>
      <w:lvlJc w:val="left"/>
      <w:pPr>
        <w:ind w:left="5760" w:hanging="360"/>
      </w:pPr>
    </w:lvl>
    <w:lvl w:ilvl="8" w:tplc="26C48B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E6A92"/>
    <w:multiLevelType w:val="hybridMultilevel"/>
    <w:tmpl w:val="56A2F2B2"/>
    <w:lvl w:ilvl="0" w:tplc="5F4C49F8">
      <w:start w:val="1"/>
      <w:numFmt w:val="decimal"/>
      <w:lvlText w:val="%1."/>
      <w:lvlJc w:val="left"/>
      <w:pPr>
        <w:ind w:left="400" w:hanging="380"/>
      </w:pPr>
    </w:lvl>
    <w:lvl w:ilvl="1" w:tplc="1B04D51C">
      <w:numFmt w:val="decimal"/>
      <w:lvlText w:val=""/>
      <w:lvlJc w:val="left"/>
    </w:lvl>
    <w:lvl w:ilvl="2" w:tplc="463A9C42">
      <w:numFmt w:val="decimal"/>
      <w:lvlText w:val=""/>
      <w:lvlJc w:val="left"/>
    </w:lvl>
    <w:lvl w:ilvl="3" w:tplc="04F47D40">
      <w:numFmt w:val="decimal"/>
      <w:lvlText w:val=""/>
      <w:lvlJc w:val="left"/>
    </w:lvl>
    <w:lvl w:ilvl="4" w:tplc="A42814EE">
      <w:numFmt w:val="decimal"/>
      <w:lvlText w:val=""/>
      <w:lvlJc w:val="left"/>
    </w:lvl>
    <w:lvl w:ilvl="5" w:tplc="7110CB2C">
      <w:numFmt w:val="decimal"/>
      <w:lvlText w:val=""/>
      <w:lvlJc w:val="left"/>
    </w:lvl>
    <w:lvl w:ilvl="6" w:tplc="0B5C30FC">
      <w:numFmt w:val="decimal"/>
      <w:lvlText w:val=""/>
      <w:lvlJc w:val="left"/>
    </w:lvl>
    <w:lvl w:ilvl="7" w:tplc="A086CE7A">
      <w:numFmt w:val="decimal"/>
      <w:lvlText w:val=""/>
      <w:lvlJc w:val="left"/>
    </w:lvl>
    <w:lvl w:ilvl="8" w:tplc="B2B421A8">
      <w:numFmt w:val="decimal"/>
      <w:lvlText w:val=""/>
      <w:lvlJc w:val="left"/>
    </w:lvl>
  </w:abstractNum>
  <w:num w:numId="1" w16cid:durableId="947928619">
    <w:abstractNumId w:val="1"/>
    <w:lvlOverride w:ilvl="0">
      <w:startOverride w:val="1"/>
    </w:lvlOverride>
  </w:num>
  <w:num w:numId="2" w16cid:durableId="593783063">
    <w:abstractNumId w:val="2"/>
    <w:lvlOverride w:ilvl="0">
      <w:startOverride w:val="1"/>
    </w:lvlOverride>
  </w:num>
  <w:num w:numId="3" w16cid:durableId="1818379365">
    <w:abstractNumId w:val="0"/>
    <w:lvlOverride w:ilvl="0">
      <w:startOverride w:val="1"/>
    </w:lvlOverride>
  </w:num>
  <w:num w:numId="4" w16cid:durableId="1481769073">
    <w:abstractNumId w:val="2"/>
    <w:lvlOverride w:ilvl="0">
      <w:startOverride w:val="1"/>
    </w:lvlOverride>
  </w:num>
  <w:num w:numId="5" w16cid:durableId="144711170">
    <w:abstractNumId w:val="2"/>
    <w:lvlOverride w:ilvl="0">
      <w:startOverride w:val="1"/>
    </w:lvlOverride>
  </w:num>
  <w:num w:numId="6" w16cid:durableId="2604562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DE1"/>
    <w:rsid w:val="0009438C"/>
    <w:rsid w:val="000E32E9"/>
    <w:rsid w:val="00106746"/>
    <w:rsid w:val="001233AB"/>
    <w:rsid w:val="00131BA8"/>
    <w:rsid w:val="001D27DB"/>
    <w:rsid w:val="002723E4"/>
    <w:rsid w:val="002C36B4"/>
    <w:rsid w:val="003A487C"/>
    <w:rsid w:val="005D53E9"/>
    <w:rsid w:val="00657680"/>
    <w:rsid w:val="00686F66"/>
    <w:rsid w:val="006B7B92"/>
    <w:rsid w:val="0070296B"/>
    <w:rsid w:val="00705A34"/>
    <w:rsid w:val="00706FB5"/>
    <w:rsid w:val="007E6D7E"/>
    <w:rsid w:val="007F0597"/>
    <w:rsid w:val="008D2009"/>
    <w:rsid w:val="00906DE1"/>
    <w:rsid w:val="00944427"/>
    <w:rsid w:val="00AC1B0C"/>
    <w:rsid w:val="00AD394E"/>
    <w:rsid w:val="00B624F5"/>
    <w:rsid w:val="00B90666"/>
    <w:rsid w:val="00C4399F"/>
    <w:rsid w:val="00CD60D6"/>
    <w:rsid w:val="00D03821"/>
    <w:rsid w:val="00D97587"/>
    <w:rsid w:val="00E07CEB"/>
    <w:rsid w:val="00E854C7"/>
    <w:rsid w:val="00F47E8F"/>
    <w:rsid w:val="00F538CB"/>
    <w:rsid w:val="00F54F8F"/>
    <w:rsid w:val="00FB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181B4"/>
  <w15:docId w15:val="{05B51233-7F42-43D9-9EFB-FD0DCC0C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14</Pages>
  <Words>5142</Words>
  <Characters>29314</Characters>
  <Application>Microsoft Office Word</Application>
  <DocSecurity>0</DocSecurity>
  <Lines>244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Gonzales Alanes</cp:lastModifiedBy>
  <cp:revision>12</cp:revision>
  <dcterms:created xsi:type="dcterms:W3CDTF">2026-10-08T23:34:00Z</dcterms:created>
  <dcterms:modified xsi:type="dcterms:W3CDTF">2026-10-09T16:22:00Z</dcterms:modified>
</cp:coreProperties>
</file>
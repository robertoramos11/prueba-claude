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7A7F5" w14:textId="77777777" w:rsidR="00F74314" w:rsidRDefault="003C294E">
      <w:pPr>
        <w:spacing w:after="60"/>
      </w:pPr>
      <w:r>
        <w:rPr>
          <w:i/>
          <w:iCs/>
        </w:rPr>
        <w:t>Nivel: Licenciatura en Contaduría Pública</w:t>
      </w:r>
    </w:p>
    <w:p w14:paraId="5C532AD5" w14:textId="77777777" w:rsidR="00F74314" w:rsidRDefault="003C294E">
      <w:pPr>
        <w:spacing w:after="60"/>
        <w:jc w:val="center"/>
      </w:pPr>
      <w:r>
        <w:rPr>
          <w:b/>
          <w:bCs/>
        </w:rPr>
        <w:t>CUARTO AÑO</w:t>
      </w:r>
    </w:p>
    <w:tbl>
      <w:tblPr>
        <w:tblStyle w:val="Tablaconcuadrcula"/>
        <w:tblW w:w="9960" w:type="dxa"/>
        <w:tblLayout w:type="fixed"/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F74314" w14:paraId="250C7BFF" w14:textId="77777777" w:rsidTr="00C706E9">
        <w:tc>
          <w:tcPr>
            <w:tcW w:w="2490" w:type="dxa"/>
            <w:gridSpan w:val="4"/>
          </w:tcPr>
          <w:p w14:paraId="7D9F1C7E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</w:tcPr>
          <w:p w14:paraId="5C151C49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</w:tcPr>
          <w:p w14:paraId="30EB08F1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</w:tcPr>
          <w:p w14:paraId="43C2D905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F74314" w14:paraId="6EB2B5C5" w14:textId="77777777" w:rsidTr="00C706E9">
        <w:tc>
          <w:tcPr>
            <w:tcW w:w="2490" w:type="dxa"/>
            <w:gridSpan w:val="4"/>
          </w:tcPr>
          <w:p w14:paraId="6AFD9DAE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Contabilidad Minera y Petrolera</w:t>
            </w:r>
          </w:p>
        </w:tc>
        <w:tc>
          <w:tcPr>
            <w:tcW w:w="2490" w:type="dxa"/>
            <w:gridSpan w:val="4"/>
          </w:tcPr>
          <w:p w14:paraId="1E971752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CPA-401</w:t>
            </w:r>
          </w:p>
        </w:tc>
        <w:tc>
          <w:tcPr>
            <w:tcW w:w="2490" w:type="dxa"/>
            <w:gridSpan w:val="5"/>
          </w:tcPr>
          <w:p w14:paraId="2566690D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</w:tcPr>
          <w:p w14:paraId="64D8DD67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CPA-301, CPA-302</w:t>
            </w:r>
          </w:p>
        </w:tc>
      </w:tr>
      <w:tr w:rsidR="00F74314" w14:paraId="41A02700" w14:textId="77777777" w:rsidTr="00C706E9">
        <w:tc>
          <w:tcPr>
            <w:tcW w:w="7470" w:type="dxa"/>
            <w:gridSpan w:val="13"/>
          </w:tcPr>
          <w:p w14:paraId="58F44259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</w:tcPr>
          <w:p w14:paraId="2DA22CDF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Créditos</w:t>
            </w:r>
          </w:p>
        </w:tc>
      </w:tr>
      <w:tr w:rsidR="00F74314" w14:paraId="0723CD47" w14:textId="77777777" w:rsidTr="00C706E9">
        <w:tc>
          <w:tcPr>
            <w:tcW w:w="1245" w:type="dxa"/>
          </w:tcPr>
          <w:p w14:paraId="3805097C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HP</w:t>
            </w:r>
          </w:p>
        </w:tc>
        <w:tc>
          <w:tcPr>
            <w:tcW w:w="1245" w:type="dxa"/>
            <w:gridSpan w:val="3"/>
          </w:tcPr>
          <w:p w14:paraId="3449B5C3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HAA</w:t>
            </w:r>
          </w:p>
        </w:tc>
        <w:tc>
          <w:tcPr>
            <w:tcW w:w="1245" w:type="dxa"/>
            <w:gridSpan w:val="2"/>
          </w:tcPr>
          <w:p w14:paraId="0ACEB9E8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HTG</w:t>
            </w:r>
          </w:p>
        </w:tc>
        <w:tc>
          <w:tcPr>
            <w:tcW w:w="1245" w:type="dxa"/>
            <w:gridSpan w:val="2"/>
          </w:tcPr>
          <w:p w14:paraId="37BEB85F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HIP</w:t>
            </w:r>
          </w:p>
        </w:tc>
        <w:tc>
          <w:tcPr>
            <w:tcW w:w="1245" w:type="dxa"/>
            <w:gridSpan w:val="2"/>
          </w:tcPr>
          <w:p w14:paraId="2AB3EC1B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HE</w:t>
            </w:r>
          </w:p>
        </w:tc>
        <w:tc>
          <w:tcPr>
            <w:tcW w:w="1245" w:type="dxa"/>
            <w:gridSpan w:val="3"/>
          </w:tcPr>
          <w:p w14:paraId="5375883F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TOTAL</w:t>
            </w:r>
          </w:p>
        </w:tc>
        <w:tc>
          <w:tcPr>
            <w:tcW w:w="2490" w:type="dxa"/>
            <w:gridSpan w:val="3"/>
            <w:vMerge w:val="restart"/>
          </w:tcPr>
          <w:p w14:paraId="5EF8BAD1" w14:textId="77777777" w:rsidR="00F74314" w:rsidRDefault="00F74314">
            <w:pPr>
              <w:spacing w:before="20" w:after="20"/>
              <w:jc w:val="center"/>
            </w:pPr>
          </w:p>
        </w:tc>
      </w:tr>
      <w:tr w:rsidR="00F74314" w14:paraId="7BE463D7" w14:textId="77777777" w:rsidTr="00C706E9">
        <w:tc>
          <w:tcPr>
            <w:tcW w:w="1245" w:type="dxa"/>
          </w:tcPr>
          <w:p w14:paraId="0386DF1C" w14:textId="77777777" w:rsidR="00F74314" w:rsidRDefault="003C294E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160</w:t>
            </w:r>
          </w:p>
        </w:tc>
        <w:tc>
          <w:tcPr>
            <w:tcW w:w="1245" w:type="dxa"/>
            <w:gridSpan w:val="3"/>
          </w:tcPr>
          <w:p w14:paraId="6829DF21" w14:textId="34C36187" w:rsidR="00F74314" w:rsidRDefault="00AA5E97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2"/>
          </w:tcPr>
          <w:p w14:paraId="2961EA67" w14:textId="7E98F9D6" w:rsidR="00F74314" w:rsidRDefault="00AA5E97">
            <w:pPr>
              <w:spacing w:before="20" w:after="20"/>
              <w:jc w:val="center"/>
            </w:pPr>
            <w:r>
              <w:t>30</w:t>
            </w:r>
          </w:p>
        </w:tc>
        <w:tc>
          <w:tcPr>
            <w:tcW w:w="1245" w:type="dxa"/>
            <w:gridSpan w:val="2"/>
          </w:tcPr>
          <w:p w14:paraId="2C6A3D19" w14:textId="37BE77AC" w:rsidR="00F74314" w:rsidRDefault="00AA5E97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</w:tcPr>
          <w:p w14:paraId="02B6AD18" w14:textId="6EB99DD3" w:rsidR="00F74314" w:rsidRDefault="00AA5E97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3"/>
          </w:tcPr>
          <w:p w14:paraId="351B305C" w14:textId="77777777" w:rsidR="00F74314" w:rsidRDefault="003C294E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240</w:t>
            </w:r>
          </w:p>
        </w:tc>
        <w:tc>
          <w:tcPr>
            <w:tcW w:w="2490" w:type="dxa"/>
            <w:gridSpan w:val="3"/>
            <w:vMerge/>
          </w:tcPr>
          <w:p w14:paraId="6F1B0D91" w14:textId="77777777" w:rsidR="00F74314" w:rsidRDefault="00F74314"/>
        </w:tc>
      </w:tr>
      <w:tr w:rsidR="00F74314" w14:paraId="70C600E0" w14:textId="77777777" w:rsidTr="00C706E9">
        <w:tc>
          <w:tcPr>
            <w:tcW w:w="9960" w:type="dxa"/>
            <w:gridSpan w:val="16"/>
          </w:tcPr>
          <w:p w14:paraId="03D72C2A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Unidad de Competencia</w:t>
            </w:r>
          </w:p>
        </w:tc>
      </w:tr>
      <w:tr w:rsidR="00F74314" w14:paraId="1C352185" w14:textId="77777777" w:rsidTr="00C706E9">
        <w:tc>
          <w:tcPr>
            <w:tcW w:w="9960" w:type="dxa"/>
            <w:gridSpan w:val="16"/>
          </w:tcPr>
          <w:p w14:paraId="771C855C" w14:textId="01DA7AF7" w:rsidR="00F74314" w:rsidRDefault="003C294E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 xml:space="preserve">Elabora los estados financieros de las empresas mineras y petroleras conforme a las normas de contabilidad y las disposiciones legales vigentes en Bolivia, </w:t>
            </w:r>
            <w:r w:rsidR="00812610" w:rsidRPr="00AE2797">
              <w:rPr>
                <w:sz w:val="21"/>
                <w:szCs w:val="21"/>
                <w:highlight w:val="cyan"/>
              </w:rPr>
              <w:t xml:space="preserve">aplicando </w:t>
            </w:r>
            <w:r w:rsidRPr="00AE2797">
              <w:rPr>
                <w:sz w:val="21"/>
                <w:szCs w:val="21"/>
                <w:highlight w:val="cyan"/>
              </w:rPr>
              <w:t xml:space="preserve"> los fundamentos contable</w:t>
            </w:r>
            <w:r w:rsidR="00812610" w:rsidRPr="00AE2797">
              <w:rPr>
                <w:sz w:val="21"/>
                <w:szCs w:val="21"/>
                <w:highlight w:val="cyan"/>
              </w:rPr>
              <w:t>s</w:t>
            </w:r>
            <w:r w:rsidRPr="00AE2797">
              <w:rPr>
                <w:sz w:val="21"/>
                <w:szCs w:val="21"/>
                <w:highlight w:val="cyan"/>
              </w:rPr>
              <w:t xml:space="preserve"> de ambas industrias, registrando </w:t>
            </w:r>
            <w:r w:rsidR="00096CAE" w:rsidRPr="00AE2797">
              <w:rPr>
                <w:sz w:val="21"/>
                <w:szCs w:val="21"/>
                <w:highlight w:val="cyan"/>
              </w:rPr>
              <w:t xml:space="preserve">cada una </w:t>
            </w:r>
            <w:r w:rsidR="00812610" w:rsidRPr="00AE2797">
              <w:rPr>
                <w:sz w:val="21"/>
                <w:szCs w:val="21"/>
                <w:highlight w:val="cyan"/>
              </w:rPr>
              <w:t xml:space="preserve">de las </w:t>
            </w:r>
            <w:r w:rsidR="00812610" w:rsidRPr="009D4818">
              <w:rPr>
                <w:sz w:val="21"/>
                <w:szCs w:val="21"/>
                <w:highlight w:val="cyan"/>
              </w:rPr>
              <w:t>operaciones que intervienen en las mismas,</w:t>
            </w:r>
            <w:r w:rsidR="00096CAE" w:rsidRPr="009D4818">
              <w:rPr>
                <w:sz w:val="21"/>
                <w:szCs w:val="21"/>
                <w:highlight w:val="cyan"/>
              </w:rPr>
              <w:t xml:space="preserve"> </w:t>
            </w:r>
            <w:r w:rsidRPr="009D4818">
              <w:rPr>
                <w:sz w:val="21"/>
                <w:szCs w:val="21"/>
                <w:highlight w:val="cyan"/>
              </w:rPr>
              <w:t>determinando</w:t>
            </w:r>
            <w:r w:rsidR="00096CAE" w:rsidRPr="009D4818">
              <w:rPr>
                <w:sz w:val="21"/>
                <w:szCs w:val="21"/>
                <w:highlight w:val="cyan"/>
              </w:rPr>
              <w:t xml:space="preserve"> de manera eficiente</w:t>
            </w:r>
            <w:r w:rsidRPr="009D4818">
              <w:rPr>
                <w:sz w:val="21"/>
                <w:szCs w:val="21"/>
                <w:highlight w:val="cyan"/>
              </w:rPr>
              <w:t xml:space="preserve"> los costos</w:t>
            </w:r>
            <w:r w:rsidR="00096CAE" w:rsidRPr="009D4818">
              <w:rPr>
                <w:sz w:val="21"/>
                <w:szCs w:val="21"/>
                <w:highlight w:val="cyan"/>
              </w:rPr>
              <w:t xml:space="preserve"> mineros y petroleros</w:t>
            </w:r>
            <w:r w:rsidRPr="009D4818">
              <w:rPr>
                <w:sz w:val="21"/>
                <w:szCs w:val="21"/>
                <w:highlight w:val="cyan"/>
              </w:rPr>
              <w:t xml:space="preserve"> </w:t>
            </w:r>
            <w:del w:id="9013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para un toma de decisiones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para una toma de decisiones</w:t>
              </w:r>
            </w:ins>
            <w:r>
              <w:rPr>
                <w:sz w:val="21"/>
                <w:szCs w:val="21"/>
                <w:highlight w:val="cyan"/>
              </w:rPr>
              <w:t xml:space="preserve"> oportuna, sistemática</w:t>
            </w:r>
            <w:r w:rsidR="00910CFB">
              <w:rPr>
                <w:sz w:val="21"/>
                <w:szCs w:val="21"/>
                <w:highlight w:val="yellow"/>
              </w:rPr>
              <w:t xml:space="preserve">, con </w:t>
            </w:r>
            <w:r>
              <w:rPr>
                <w:sz w:val="21"/>
                <w:szCs w:val="21"/>
                <w:highlight w:val="yellow"/>
              </w:rPr>
              <w:t>sentido crítico</w:t>
            </w:r>
            <w:r w:rsidR="00910CFB">
              <w:rPr>
                <w:sz w:val="21"/>
                <w:szCs w:val="21"/>
                <w:highlight w:val="yellow"/>
              </w:rPr>
              <w:t>, objetivo</w:t>
            </w:r>
            <w:r>
              <w:rPr>
                <w:sz w:val="21"/>
                <w:szCs w:val="21"/>
                <w:highlight w:val="yellow"/>
              </w:rPr>
              <w:t xml:space="preserve"> y atención al desempeño ambiental y social de las industrias extractivas.</w:t>
            </w:r>
          </w:p>
        </w:tc>
      </w:tr>
      <w:tr w:rsidR="00F74314" w14:paraId="4EDF824F" w14:textId="77777777" w:rsidTr="00C706E9">
        <w:tc>
          <w:tcPr>
            <w:tcW w:w="9960" w:type="dxa"/>
            <w:gridSpan w:val="16"/>
          </w:tcPr>
          <w:p w14:paraId="3D53B1F9" w14:textId="77777777" w:rsidR="00F74314" w:rsidRDefault="003C294E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Elemento de competencia 1: </w:t>
            </w:r>
            <w:r>
              <w:rPr>
                <w:sz w:val="21"/>
                <w:szCs w:val="21"/>
                <w:highlight w:val="yellow"/>
              </w:rPr>
              <w:t>Explica los fundamentos de la industria minera y su organización contable, relacionando el marco legal vigente con la estructura administrativa, funcional y contable de las empresas mineras bolivianas.</w:t>
            </w:r>
          </w:p>
        </w:tc>
      </w:tr>
      <w:tr w:rsidR="00F74314" w14:paraId="6B9FF2FC" w14:textId="77777777" w:rsidTr="00C706E9">
        <w:tc>
          <w:tcPr>
            <w:tcW w:w="3320" w:type="dxa"/>
            <w:gridSpan w:val="5"/>
          </w:tcPr>
          <w:p w14:paraId="6F96FD45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</w:tcPr>
          <w:p w14:paraId="0E7F217A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3E33FDE4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F74314" w14:paraId="2E4A2944" w14:textId="77777777" w:rsidTr="00C706E9">
        <w:tc>
          <w:tcPr>
            <w:tcW w:w="3320" w:type="dxa"/>
            <w:gridSpan w:val="5"/>
            <w:vMerge w:val="restart"/>
          </w:tcPr>
          <w:p w14:paraId="1766EB0B" w14:textId="77777777" w:rsidR="00F74314" w:rsidRDefault="003C294E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  <w:highlight w:val="yellow"/>
              </w:rPr>
              <w:t xml:space="preserve">1. Analiza la naturaleza de la industria minera boliviana, diferenciando </w:t>
            </w:r>
            <w:r w:rsidR="00AC0518" w:rsidRPr="00AC0518">
              <w:rPr>
                <w:sz w:val="21"/>
                <w:szCs w:val="21"/>
                <w:highlight w:val="cyan"/>
              </w:rPr>
              <w:t xml:space="preserve">la organización y </w:t>
            </w:r>
            <w:r w:rsidR="007F1D07" w:rsidRPr="00AC0518">
              <w:rPr>
                <w:sz w:val="21"/>
                <w:szCs w:val="21"/>
                <w:highlight w:val="cyan"/>
              </w:rPr>
              <w:t>el proceso productivo de esta industri</w:t>
            </w:r>
            <w:r w:rsidR="007F1D07" w:rsidRPr="007F1D07">
              <w:rPr>
                <w:sz w:val="21"/>
                <w:szCs w:val="21"/>
                <w:highlight w:val="cyan"/>
              </w:rPr>
              <w:t>a respecto de otras.</w:t>
            </w:r>
          </w:p>
          <w:p w14:paraId="691F1953" w14:textId="77777777" w:rsidR="003F7BF5" w:rsidRDefault="003F7BF5">
            <w:pPr>
              <w:spacing w:before="20" w:after="20"/>
            </w:pPr>
          </w:p>
          <w:p w14:paraId="7239A19C" w14:textId="72DFA841" w:rsidR="003F7BF5" w:rsidRDefault="003F7BF5">
            <w:pPr>
              <w:spacing w:before="20" w:after="20"/>
            </w:pPr>
          </w:p>
        </w:tc>
        <w:tc>
          <w:tcPr>
            <w:tcW w:w="3320" w:type="dxa"/>
            <w:gridSpan w:val="6"/>
          </w:tcPr>
          <w:p w14:paraId="27F9C573" w14:textId="12DA1C58" w:rsidR="00F74314" w:rsidRDefault="003C294E">
            <w:pPr>
              <w:spacing w:before="20" w:after="20"/>
            </w:pPr>
            <w:r w:rsidRPr="003C5DA8">
              <w:rPr>
                <w:sz w:val="21"/>
                <w:szCs w:val="21"/>
                <w:highlight w:val="cyan"/>
              </w:rPr>
              <w:t xml:space="preserve">1.1 </w:t>
            </w:r>
            <w:del w:id="9049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Expone </w:delText>
              </w:r>
              <w:r>
                <w:rPr>
                  <w:sz w:val="21"/>
                  <w:szCs w:val="21"/>
                  <w:highlight w:val="cyan"/>
                </w:rPr>
                <w:delText xml:space="preserve">en equipo, sobre</w:delText>
              </w:r>
              <w:r>
                <w:rPr>
                  <w:sz w:val="21"/>
                  <w:szCs w:val="21"/>
                  <w:highlight w:val="cyan"/>
                </w:rPr>
                <w:delText xml:space="preserve"> </w:delText>
              </w:r>
              <w:r>
                <w:rPr>
                  <w:sz w:val="21"/>
                  <w:szCs w:val="21"/>
                  <w:highlight w:val="cyan"/>
                </w:rPr>
                <w:delText xml:space="preserve">la importancia</w:delText>
              </w:r>
            </w:del>
            <w:ins w:id="9050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Expone en equipo la importancia</w:t>
              </w:r>
            </w:ins>
            <w:r>
              <w:rPr>
                <w:sz w:val="21"/>
                <w:szCs w:val="21"/>
                <w:highlight w:val="cyan"/>
              </w:rPr>
              <w:t xml:space="preserve"> de la industria minera a lo largo de la historia. </w:t>
            </w:r>
          </w:p>
        </w:tc>
        <w:tc>
          <w:tcPr>
            <w:tcW w:w="3320" w:type="dxa"/>
            <w:gridSpan w:val="5"/>
          </w:tcPr>
          <w:p w14:paraId="34189648" w14:textId="61CE6AE9" w:rsidR="00F74314" w:rsidRPr="003C5DA8" w:rsidRDefault="003C294E">
            <w:pPr>
              <w:spacing w:before="20" w:after="20"/>
              <w:rPr>
                <w:highlight w:val="cyan"/>
              </w:rPr>
            </w:pPr>
            <w:r w:rsidRPr="003C5DA8">
              <w:rPr>
                <w:b/>
                <w:bCs/>
                <w:sz w:val="21"/>
                <w:szCs w:val="21"/>
                <w:highlight w:val="cyan"/>
              </w:rPr>
              <w:t xml:space="preserve">Producto 1: </w:t>
            </w:r>
            <w:r w:rsidR="003C5DA8" w:rsidRPr="003C5DA8">
              <w:rPr>
                <w:sz w:val="21"/>
                <w:szCs w:val="21"/>
                <w:highlight w:val="cyan"/>
              </w:rPr>
              <w:t>Mapas mentales de la historia de la minería en Bolivia.</w:t>
            </w:r>
          </w:p>
        </w:tc>
      </w:tr>
      <w:tr w:rsidR="00F74314" w14:paraId="68DF036A" w14:textId="77777777" w:rsidTr="00C706E9">
        <w:tc>
          <w:tcPr>
            <w:tcW w:w="3320" w:type="dxa"/>
            <w:gridSpan w:val="5"/>
            <w:vMerge/>
          </w:tcPr>
          <w:p w14:paraId="6E1DD8C3" w14:textId="77777777" w:rsidR="00F74314" w:rsidRDefault="00F74314"/>
        </w:tc>
        <w:tc>
          <w:tcPr>
            <w:tcW w:w="3320" w:type="dxa"/>
            <w:gridSpan w:val="6"/>
          </w:tcPr>
          <w:p w14:paraId="0A11A07D" w14:textId="547E0CE5" w:rsidR="00F74314" w:rsidRDefault="003C294E">
            <w:pPr>
              <w:spacing w:before="20" w:after="20"/>
            </w:pPr>
            <w:r w:rsidRPr="00AC0518">
              <w:rPr>
                <w:sz w:val="21"/>
                <w:szCs w:val="21"/>
                <w:highlight w:val="cyan"/>
              </w:rPr>
              <w:t xml:space="preserve">1.2 </w:t>
            </w:r>
            <w:r w:rsidR="006D0972">
              <w:rPr>
                <w:sz w:val="21"/>
                <w:szCs w:val="21"/>
                <w:highlight w:val="cyan"/>
              </w:rPr>
              <w:t>Describe</w:t>
            </w:r>
            <w:r w:rsidR="00BD7B2C">
              <w:rPr>
                <w:sz w:val="21"/>
                <w:szCs w:val="21"/>
                <w:highlight w:val="cyan"/>
              </w:rPr>
              <w:t xml:space="preserve"> </w:t>
            </w:r>
            <w:r w:rsidR="003C5DA8">
              <w:rPr>
                <w:sz w:val="21"/>
                <w:szCs w:val="21"/>
                <w:highlight w:val="cyan"/>
              </w:rPr>
              <w:t xml:space="preserve">de manera </w:t>
            </w:r>
            <w:r w:rsidR="00BD7B2C">
              <w:rPr>
                <w:sz w:val="21"/>
                <w:szCs w:val="21"/>
                <w:highlight w:val="cyan"/>
              </w:rPr>
              <w:t xml:space="preserve">individual, los tipos de empresas mineras </w:t>
            </w:r>
            <w:r w:rsidR="00265012" w:rsidRPr="00265012">
              <w:rPr>
                <w:sz w:val="21"/>
                <w:szCs w:val="21"/>
                <w:highlight w:val="cyan"/>
              </w:rPr>
              <w:t>y cómo se encuentran organizadas de acuerdo a su proceso productivo</w:t>
            </w:r>
            <w:r w:rsidR="00265012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</w:tcPr>
          <w:p w14:paraId="61468166" w14:textId="0032A2D7" w:rsidR="00F74314" w:rsidRDefault="003C294E">
            <w:pPr>
              <w:spacing w:before="20" w:after="20"/>
            </w:pPr>
            <w:r w:rsidRPr="003C5DA8">
              <w:rPr>
                <w:b/>
                <w:bCs/>
                <w:sz w:val="21"/>
                <w:szCs w:val="21"/>
                <w:highlight w:val="cyan"/>
              </w:rPr>
              <w:t xml:space="preserve">Producto 2: </w:t>
            </w:r>
            <w:r>
              <w:rPr>
                <w:sz w:val="21"/>
                <w:szCs w:val="21"/>
                <w:highlight w:val="cyan"/>
              </w:rPr>
              <w:t xml:space="preserve">Trabajo de investigación </w:t>
            </w:r>
            <w:del w:id="9019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sobre que empresas mineras se tiene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sobre qué empresas mineras se tiene</w:t>
              </w:r>
            </w:ins>
            <w:r>
              <w:rPr>
                <w:sz w:val="21"/>
                <w:szCs w:val="21"/>
                <w:highlight w:val="cyan"/>
              </w:rPr>
              <w:t xml:space="preserve"> en Bolivia y su tipo de organización.</w:t>
            </w:r>
          </w:p>
        </w:tc>
      </w:tr>
      <w:tr w:rsidR="00F74314" w14:paraId="15FFE613" w14:textId="77777777" w:rsidTr="00C706E9">
        <w:tc>
          <w:tcPr>
            <w:tcW w:w="3320" w:type="dxa"/>
            <w:gridSpan w:val="5"/>
            <w:vMerge w:val="restart"/>
          </w:tcPr>
          <w:p w14:paraId="4E92DFC9" w14:textId="08F21194" w:rsidR="00F74314" w:rsidRDefault="003C294E">
            <w:pPr>
              <w:spacing w:before="20" w:after="20"/>
            </w:pPr>
            <w:r w:rsidRPr="007F1D07">
              <w:rPr>
                <w:sz w:val="21"/>
                <w:szCs w:val="21"/>
                <w:highlight w:val="cyan"/>
              </w:rPr>
              <w:t xml:space="preserve">2. </w:t>
            </w:r>
            <w:r w:rsidR="00C4380B">
              <w:rPr>
                <w:sz w:val="21"/>
                <w:szCs w:val="21"/>
                <w:highlight w:val="cyan"/>
              </w:rPr>
              <w:t>Comprende</w:t>
            </w:r>
            <w:r w:rsidR="003F7BF5">
              <w:rPr>
                <w:sz w:val="21"/>
                <w:szCs w:val="21"/>
                <w:highlight w:val="cyan"/>
              </w:rPr>
              <w:t xml:space="preserve"> </w:t>
            </w:r>
            <w:r w:rsidR="007F1D07" w:rsidRPr="007F1D07">
              <w:rPr>
                <w:sz w:val="21"/>
                <w:szCs w:val="21"/>
                <w:highlight w:val="cyan"/>
              </w:rPr>
              <w:t>el proceso contable de cada una de las fases de una empresa minera comparando las operaciones que intervienen en cada una de estas.</w:t>
            </w:r>
          </w:p>
        </w:tc>
        <w:tc>
          <w:tcPr>
            <w:tcW w:w="3320" w:type="dxa"/>
            <w:gridSpan w:val="6"/>
          </w:tcPr>
          <w:p w14:paraId="739FF988" w14:textId="480B6C11" w:rsidR="00F74314" w:rsidRPr="00660D47" w:rsidRDefault="003C294E">
            <w:pPr>
              <w:spacing w:before="20" w:after="20"/>
              <w:rPr>
                <w:highlight w:val="cyan"/>
              </w:rPr>
            </w:pPr>
            <w:r w:rsidRPr="00660D47">
              <w:rPr>
                <w:sz w:val="21"/>
                <w:szCs w:val="21"/>
                <w:highlight w:val="cyan"/>
              </w:rPr>
              <w:t xml:space="preserve">2.1 </w:t>
            </w:r>
            <w:r w:rsidR="003F7BF5" w:rsidRPr="00660D47">
              <w:rPr>
                <w:sz w:val="21"/>
                <w:szCs w:val="21"/>
                <w:highlight w:val="cyan"/>
              </w:rPr>
              <w:t>Explica en aula la importancia de registrar contablemente las operaciones mineras</w:t>
            </w:r>
            <w:r>
              <w:rPr>
                <w:sz w:val="21"/>
                <w:szCs w:val="21"/>
                <w:highlight w:val="cyan"/>
              </w:rPr>
              <w:t xml:space="preserve"> </w:t>
            </w:r>
            <w:del w:id="9023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y que tipo de decisiones se toman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y qué tipo de decisiones se toman</w:t>
              </w:r>
            </w:ins>
            <w:r>
              <w:rPr>
                <w:sz w:val="21"/>
                <w:szCs w:val="21"/>
                <w:highlight w:val="cyan"/>
              </w:rPr>
              <w:t xml:space="preserve"> a nivel gerencial.</w:t>
            </w:r>
          </w:p>
        </w:tc>
        <w:tc>
          <w:tcPr>
            <w:tcW w:w="3320" w:type="dxa"/>
            <w:gridSpan w:val="5"/>
          </w:tcPr>
          <w:p w14:paraId="5B34DC9A" w14:textId="40C3EBE3" w:rsidR="00F74314" w:rsidRPr="001F5711" w:rsidRDefault="003C294E">
            <w:pPr>
              <w:spacing w:before="20" w:after="20"/>
              <w:rPr>
                <w:highlight w:val="cyan"/>
              </w:rPr>
            </w:pPr>
            <w:r w:rsidRPr="001F5711">
              <w:rPr>
                <w:b/>
                <w:bCs/>
                <w:sz w:val="21"/>
                <w:szCs w:val="21"/>
                <w:highlight w:val="cyan"/>
              </w:rPr>
              <w:t xml:space="preserve">Producto 3: </w:t>
            </w:r>
            <w:r w:rsidR="009023FB" w:rsidRPr="001F5711">
              <w:rPr>
                <w:sz w:val="21"/>
                <w:szCs w:val="21"/>
                <w:highlight w:val="cyan"/>
              </w:rPr>
              <w:t>Cuestionario con preguntas acerca de la definición de contabilidad minera y su importancia en la toma de decisiones.</w:t>
            </w:r>
          </w:p>
        </w:tc>
      </w:tr>
      <w:tr w:rsidR="00F74314" w14:paraId="3B7EF350" w14:textId="77777777" w:rsidTr="00C706E9">
        <w:tc>
          <w:tcPr>
            <w:tcW w:w="3320" w:type="dxa"/>
            <w:gridSpan w:val="5"/>
            <w:vMerge/>
          </w:tcPr>
          <w:p w14:paraId="152A307C" w14:textId="77777777" w:rsidR="00F74314" w:rsidRDefault="00F74314"/>
        </w:tc>
        <w:tc>
          <w:tcPr>
            <w:tcW w:w="3320" w:type="dxa"/>
            <w:gridSpan w:val="6"/>
          </w:tcPr>
          <w:p w14:paraId="0E92C6C3" w14:textId="073013D5" w:rsidR="00F74314" w:rsidRPr="00660D47" w:rsidRDefault="003C294E">
            <w:pPr>
              <w:spacing w:before="20" w:after="20"/>
              <w:rPr>
                <w:highlight w:val="cyan"/>
              </w:rPr>
            </w:pPr>
            <w:r w:rsidRPr="00660D47">
              <w:rPr>
                <w:sz w:val="21"/>
                <w:szCs w:val="21"/>
                <w:highlight w:val="cyan"/>
              </w:rPr>
              <w:t xml:space="preserve">2.2 </w:t>
            </w:r>
            <w:r w:rsidR="003F7BF5" w:rsidRPr="00660D47">
              <w:rPr>
                <w:highlight w:val="cyan"/>
              </w:rPr>
              <w:t xml:space="preserve">Resume </w:t>
            </w:r>
            <w:r w:rsidR="009023FB">
              <w:rPr>
                <w:highlight w:val="cyan"/>
              </w:rPr>
              <w:t xml:space="preserve">en equipo, cuáles son  las fases </w:t>
            </w:r>
            <w:r w:rsidR="003F7BF5" w:rsidRPr="00660D47">
              <w:rPr>
                <w:highlight w:val="cyan"/>
              </w:rPr>
              <w:t>del ciclo minero</w:t>
            </w:r>
            <w:r w:rsidR="009023FB">
              <w:rPr>
                <w:highlight w:val="cyan"/>
              </w:rPr>
              <w:t xml:space="preserve"> así como sus características.</w:t>
            </w:r>
          </w:p>
        </w:tc>
        <w:tc>
          <w:tcPr>
            <w:tcW w:w="3320" w:type="dxa"/>
            <w:gridSpan w:val="5"/>
          </w:tcPr>
          <w:p w14:paraId="2FDFE5C8" w14:textId="6019953A" w:rsidR="00F74314" w:rsidRPr="001F5711" w:rsidRDefault="003C294E">
            <w:pPr>
              <w:spacing w:before="20" w:after="20"/>
              <w:rPr>
                <w:highlight w:val="cyan"/>
              </w:rPr>
            </w:pPr>
            <w:r w:rsidRPr="001F5711">
              <w:rPr>
                <w:b/>
                <w:bCs/>
                <w:sz w:val="21"/>
                <w:szCs w:val="21"/>
                <w:highlight w:val="cyan"/>
              </w:rPr>
              <w:t xml:space="preserve">Producto 4: </w:t>
            </w:r>
            <w:r w:rsidR="009023FB" w:rsidRPr="001F5711">
              <w:rPr>
                <w:sz w:val="21"/>
                <w:szCs w:val="21"/>
                <w:highlight w:val="cyan"/>
              </w:rPr>
              <w:t>Diagrama de llaves</w:t>
            </w:r>
            <w:r w:rsidR="00B23C20" w:rsidRPr="001F5711">
              <w:rPr>
                <w:sz w:val="21"/>
                <w:szCs w:val="21"/>
                <w:highlight w:val="cyan"/>
              </w:rPr>
              <w:t xml:space="preserve"> de las actividades mineras que describa sus características de lo general a lo específico.</w:t>
            </w:r>
          </w:p>
        </w:tc>
      </w:tr>
      <w:tr w:rsidR="00F74314" w14:paraId="5D7AB634" w14:textId="77777777" w:rsidTr="00C706E9">
        <w:tc>
          <w:tcPr>
            <w:tcW w:w="9960" w:type="dxa"/>
            <w:gridSpan w:val="16"/>
          </w:tcPr>
          <w:p w14:paraId="10490CBF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74314" w14:paraId="2EB5C06F" w14:textId="77777777" w:rsidTr="00C706E9">
        <w:tc>
          <w:tcPr>
            <w:tcW w:w="2490" w:type="dxa"/>
            <w:gridSpan w:val="4"/>
          </w:tcPr>
          <w:p w14:paraId="47ACD948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4D188AAE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18D01CA" w14:textId="77777777" w:rsidR="00F74314" w:rsidRDefault="003C294E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598A6E49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F74314" w14:paraId="2EFCC0F8" w14:textId="77777777" w:rsidTr="00C706E9">
        <w:tc>
          <w:tcPr>
            <w:tcW w:w="2490" w:type="dxa"/>
            <w:gridSpan w:val="4"/>
          </w:tcPr>
          <w:p w14:paraId="072D78A2" w14:textId="77777777" w:rsidR="00865F3E" w:rsidRDefault="003C294E">
            <w:pPr>
              <w:spacing w:before="20" w:after="20"/>
            </w:pPr>
            <w:r>
              <w:rPr>
                <w:sz w:val="21"/>
                <w:szCs w:val="21"/>
              </w:rPr>
              <w:t>Tema 1: La industria minera</w:t>
            </w:r>
          </w:p>
          <w:p w14:paraId="582A61D8" w14:textId="68C05A1F" w:rsidR="00F74314" w:rsidRDefault="003C294E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Tema </w:t>
            </w:r>
            <w:r w:rsidR="00865F3E"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: Organización y procedimientos de contabilidad en las empresas mineras</w:t>
            </w:r>
            <w:r w:rsidR="00865F3E">
              <w:rPr>
                <w:sz w:val="21"/>
                <w:szCs w:val="21"/>
              </w:rPr>
              <w:t>.</w:t>
            </w:r>
          </w:p>
          <w:p w14:paraId="364E4CFA" w14:textId="3CDBE06A" w:rsidR="00865F3E" w:rsidRDefault="00865F3E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3:</w:t>
            </w:r>
            <w:r>
              <w:t xml:space="preserve"> </w:t>
            </w:r>
            <w:r w:rsidRPr="00865F3E">
              <w:rPr>
                <w:sz w:val="21"/>
                <w:szCs w:val="21"/>
              </w:rPr>
              <w:t>Contabilidad de las empresas mineras</w:t>
            </w:r>
          </w:p>
          <w:p w14:paraId="1D222D9A" w14:textId="1BF9C5EA" w:rsidR="00865F3E" w:rsidRDefault="00865F3E">
            <w:pPr>
              <w:spacing w:before="20" w:after="20"/>
            </w:pPr>
          </w:p>
        </w:tc>
        <w:tc>
          <w:tcPr>
            <w:tcW w:w="4565" w:type="dxa"/>
            <w:gridSpan w:val="8"/>
          </w:tcPr>
          <w:p w14:paraId="433C3540" w14:textId="2EBB2446" w:rsidR="00F74314" w:rsidRPr="00865F3E" w:rsidRDefault="00E81C24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Introducción; </w:t>
            </w:r>
            <w:r w:rsidR="003C294E">
              <w:rPr>
                <w:sz w:val="21"/>
                <w:szCs w:val="21"/>
              </w:rPr>
              <w:t>Naturaleza de la industria minera y su desarrollo en el mundo; reseña histórica e importancia de la minería en Bolivia.</w:t>
            </w:r>
            <w:r w:rsidR="003C294E">
              <w:rPr>
                <w:sz w:val="21"/>
                <w:szCs w:val="21"/>
                <w:highlight w:val="yellow"/>
              </w:rPr>
              <w:t xml:space="preserve"> (C)</w:t>
            </w:r>
          </w:p>
          <w:p w14:paraId="039059AB" w14:textId="77777777" w:rsidR="00865F3E" w:rsidRDefault="00865F3E" w:rsidP="00865F3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865F3E">
              <w:rPr>
                <w:sz w:val="21"/>
                <w:szCs w:val="21"/>
              </w:rPr>
              <w:t>Organización y procedimiento general de las empresas mineras y constitución de las sociedades mineras.</w:t>
            </w:r>
            <w:r w:rsidRPr="00865F3E">
              <w:rPr>
                <w:sz w:val="21"/>
                <w:szCs w:val="21"/>
                <w:highlight w:val="yellow"/>
              </w:rPr>
              <w:t xml:space="preserve"> (P)</w:t>
            </w:r>
          </w:p>
          <w:p w14:paraId="53CC9484" w14:textId="77777777" w:rsidR="00865F3E" w:rsidRDefault="00865F3E" w:rsidP="00865F3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>Organización administrativa, estructura funcional y organización contable: políticas contables, plan de cuentas o nomenclatura, libros y registros contables.</w:t>
            </w:r>
            <w:r>
              <w:rPr>
                <w:sz w:val="21"/>
                <w:szCs w:val="21"/>
                <w:highlight w:val="yellow"/>
              </w:rPr>
              <w:t xml:space="preserve"> (C, P)</w:t>
            </w:r>
          </w:p>
          <w:p w14:paraId="4D209249" w14:textId="6A6A69E9" w:rsidR="00865F3E" w:rsidRDefault="00865F3E" w:rsidP="00865F3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>Disposiciones conexas y consideraciones generales de la organización contable minera.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77D3BCF3" w14:textId="31603D72" w:rsidR="00F74314" w:rsidRDefault="003C294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lastRenderedPageBreak/>
              <w:t>Empresas mineras estatales, privadas, mixtas o de riesgo compartido y cooperativas mineras.</w:t>
            </w:r>
            <w:r>
              <w:rPr>
                <w:sz w:val="21"/>
                <w:szCs w:val="21"/>
                <w:highlight w:val="yellow"/>
              </w:rPr>
              <w:t xml:space="preserve"> </w:t>
            </w:r>
          </w:p>
          <w:p w14:paraId="4BA2FB52" w14:textId="77777777" w:rsidR="00F74314" w:rsidRDefault="003C294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>Concepto y definición de la contabilidad minera y prácticas de contabilidad en uso en la minería estatal, privada, mixta y cooperativa.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46905B05" w14:textId="77777777" w:rsidR="00F74314" w:rsidRDefault="003C294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>Términos usuales en la minería.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2B00ADAD" w14:textId="69463491" w:rsidR="00865F3E" w:rsidRDefault="003C294E" w:rsidP="00865F3E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Fases del ciclo y actividades mineras: prospección y exploración, </w:t>
            </w:r>
            <w:r w:rsidR="00E81C24">
              <w:rPr>
                <w:sz w:val="21"/>
                <w:szCs w:val="21"/>
              </w:rPr>
              <w:t>desarrollo, explotación</w:t>
            </w:r>
            <w:r>
              <w:rPr>
                <w:sz w:val="21"/>
                <w:szCs w:val="21"/>
              </w:rPr>
              <w:t>, concentración o recuperación, fundición y refinación, y comercialización por ventas internas y exportaciones.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1DA80ABF" w14:textId="6C78EEE0" w:rsidR="00F74314" w:rsidRDefault="00F74314" w:rsidP="00865F3E">
            <w:pPr>
              <w:pStyle w:val="Prrafodelista"/>
              <w:spacing w:before="10" w:after="10"/>
              <w:ind w:left="400"/>
            </w:pPr>
          </w:p>
        </w:tc>
        <w:tc>
          <w:tcPr>
            <w:tcW w:w="2905" w:type="dxa"/>
            <w:gridSpan w:val="4"/>
          </w:tcPr>
          <w:p w14:paraId="52B0F0D1" w14:textId="7BA1FD3E" w:rsidR="00F74314" w:rsidRPr="002F761B" w:rsidRDefault="0028724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highlight w:val="cyan"/>
              </w:rPr>
            </w:pPr>
            <w:r>
              <w:rPr>
                <w:sz w:val="21"/>
                <w:szCs w:val="21"/>
                <w:highlight w:val="cyan"/>
              </w:rPr>
              <w:lastRenderedPageBreak/>
              <w:t>Conocimientos de recursos naturales no renovables y su uso como materia prima para industrialización.</w:t>
            </w:r>
          </w:p>
          <w:p w14:paraId="69135AF0" w14:textId="62306638" w:rsidR="00F74314" w:rsidRPr="00287240" w:rsidRDefault="0028724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highlight w:val="cyan"/>
              </w:rPr>
            </w:pPr>
            <w:r w:rsidRPr="00287240">
              <w:rPr>
                <w:sz w:val="21"/>
                <w:szCs w:val="21"/>
                <w:highlight w:val="cyan"/>
              </w:rPr>
              <w:t>Conocimiento en tipos de Sociedades y organigramas.</w:t>
            </w:r>
          </w:p>
          <w:p w14:paraId="2694A14D" w14:textId="6CCF83FA" w:rsidR="00F74314" w:rsidRDefault="00F74314" w:rsidP="00287240">
            <w:pPr>
              <w:pStyle w:val="Prrafodelista"/>
              <w:spacing w:before="10" w:after="10"/>
              <w:ind w:left="260"/>
            </w:pPr>
          </w:p>
        </w:tc>
      </w:tr>
      <w:tr w:rsidR="00F74314" w14:paraId="24A4D4A8" w14:textId="77777777" w:rsidTr="00C706E9">
        <w:tc>
          <w:tcPr>
            <w:tcW w:w="9960" w:type="dxa"/>
            <w:gridSpan w:val="16"/>
          </w:tcPr>
          <w:p w14:paraId="3183B433" w14:textId="542FF442" w:rsidR="00F74314" w:rsidRDefault="003C294E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lastRenderedPageBreak/>
              <w:t xml:space="preserve">Elemento de competencia 2: </w:t>
            </w:r>
            <w:r w:rsidR="004731E4" w:rsidRPr="004731E4">
              <w:rPr>
                <w:sz w:val="21"/>
                <w:szCs w:val="21"/>
                <w:highlight w:val="cyan"/>
              </w:rPr>
              <w:t>Reco</w:t>
            </w:r>
            <w:r w:rsidR="004731E4" w:rsidRPr="00E81C24">
              <w:rPr>
                <w:sz w:val="21"/>
                <w:szCs w:val="21"/>
                <w:highlight w:val="cyan"/>
              </w:rPr>
              <w:t>noce</w:t>
            </w:r>
            <w:r w:rsidRPr="00E81C24">
              <w:rPr>
                <w:sz w:val="21"/>
                <w:szCs w:val="21"/>
                <w:highlight w:val="cyan"/>
              </w:rPr>
              <w:t xml:space="preserve"> l</w:t>
            </w:r>
            <w:r w:rsidR="004731E4" w:rsidRPr="00E81C24">
              <w:rPr>
                <w:sz w:val="21"/>
                <w:szCs w:val="21"/>
                <w:highlight w:val="cyan"/>
              </w:rPr>
              <w:t>as operaciones de prospección (búsqueda a distancias)</w:t>
            </w:r>
            <w:r w:rsidRPr="00E81C24">
              <w:rPr>
                <w:sz w:val="21"/>
                <w:szCs w:val="21"/>
                <w:highlight w:val="cyan"/>
              </w:rPr>
              <w:t>,</w:t>
            </w:r>
            <w:r w:rsidR="004731E4" w:rsidRPr="00E81C24">
              <w:rPr>
                <w:sz w:val="21"/>
                <w:szCs w:val="21"/>
                <w:highlight w:val="cyan"/>
              </w:rPr>
              <w:t xml:space="preserve"> exploración (búsqueda in situ)</w:t>
            </w:r>
            <w:r w:rsidR="00E7391A" w:rsidRPr="00E81C24">
              <w:rPr>
                <w:sz w:val="21"/>
                <w:szCs w:val="21"/>
                <w:highlight w:val="cyan"/>
              </w:rPr>
              <w:t>,</w:t>
            </w:r>
            <w:r w:rsidRPr="00E81C24">
              <w:rPr>
                <w:sz w:val="21"/>
                <w:szCs w:val="21"/>
                <w:highlight w:val="cyan"/>
              </w:rPr>
              <w:t xml:space="preserve"> explotación</w:t>
            </w:r>
            <w:r w:rsidR="004731E4" w:rsidRPr="00E81C24">
              <w:rPr>
                <w:sz w:val="21"/>
                <w:szCs w:val="21"/>
                <w:highlight w:val="cyan"/>
              </w:rPr>
              <w:t xml:space="preserve">, extracción, concentración, </w:t>
            </w:r>
            <w:r w:rsidR="00E7391A" w:rsidRPr="00E81C24">
              <w:rPr>
                <w:sz w:val="21"/>
                <w:szCs w:val="21"/>
                <w:highlight w:val="cyan"/>
              </w:rPr>
              <w:t xml:space="preserve">desarrollo, </w:t>
            </w:r>
            <w:r w:rsidR="004731E4" w:rsidRPr="00E81C24">
              <w:rPr>
                <w:sz w:val="21"/>
                <w:szCs w:val="21"/>
                <w:highlight w:val="cyan"/>
              </w:rPr>
              <w:t xml:space="preserve">comercialización </w:t>
            </w:r>
            <w:r w:rsidRPr="00E81C24">
              <w:rPr>
                <w:sz w:val="21"/>
                <w:szCs w:val="21"/>
                <w:highlight w:val="cyan"/>
              </w:rPr>
              <w:t>y</w:t>
            </w:r>
            <w:r w:rsidR="004731E4" w:rsidRPr="00E81C24">
              <w:rPr>
                <w:sz w:val="21"/>
                <w:szCs w:val="21"/>
                <w:highlight w:val="cyan"/>
              </w:rPr>
              <w:t xml:space="preserve">/o exportación </w:t>
            </w:r>
            <w:r w:rsidRPr="00E81C24">
              <w:rPr>
                <w:sz w:val="21"/>
                <w:szCs w:val="21"/>
                <w:highlight w:val="cyan"/>
              </w:rPr>
              <w:t xml:space="preserve">minera, aplicando los criterios de capitalización </w:t>
            </w:r>
            <w:r w:rsidR="004731E4" w:rsidRPr="00E81C24">
              <w:rPr>
                <w:sz w:val="21"/>
                <w:szCs w:val="21"/>
                <w:highlight w:val="cyan"/>
              </w:rPr>
              <w:t>(</w:t>
            </w:r>
            <w:r w:rsidR="00E7391A" w:rsidRPr="00E81C24">
              <w:rPr>
                <w:sz w:val="21"/>
                <w:szCs w:val="21"/>
                <w:highlight w:val="cyan"/>
              </w:rPr>
              <w:t>costeo</w:t>
            </w:r>
            <w:r w:rsidR="004731E4" w:rsidRPr="00E81C24">
              <w:rPr>
                <w:sz w:val="21"/>
                <w:szCs w:val="21"/>
                <w:highlight w:val="cyan"/>
              </w:rPr>
              <w:t>)</w:t>
            </w:r>
            <w:r w:rsidR="00E7391A" w:rsidRPr="00E81C24">
              <w:rPr>
                <w:sz w:val="21"/>
                <w:szCs w:val="21"/>
                <w:highlight w:val="cyan"/>
              </w:rPr>
              <w:t xml:space="preserve"> </w:t>
            </w:r>
            <w:r w:rsidRPr="00E81C24">
              <w:rPr>
                <w:sz w:val="21"/>
                <w:szCs w:val="21"/>
                <w:highlight w:val="cyan"/>
              </w:rPr>
              <w:t>y amortización de los gastos</w:t>
            </w:r>
            <w:r w:rsidR="00E7391A" w:rsidRPr="00E81C24">
              <w:rPr>
                <w:sz w:val="21"/>
                <w:szCs w:val="21"/>
                <w:highlight w:val="cyan"/>
              </w:rPr>
              <w:t xml:space="preserve"> mineros, apegado a disposiciones técnico legales, de forma sostenible con tendencia de las TICs (IA).</w:t>
            </w:r>
          </w:p>
        </w:tc>
      </w:tr>
      <w:tr w:rsidR="00F74314" w14:paraId="6FCAFAE9" w14:textId="77777777" w:rsidTr="00C706E9">
        <w:tc>
          <w:tcPr>
            <w:tcW w:w="3320" w:type="dxa"/>
            <w:gridSpan w:val="5"/>
          </w:tcPr>
          <w:p w14:paraId="627EF97C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</w:tcPr>
          <w:p w14:paraId="3C35FCB0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7E2BC254" w14:textId="77777777" w:rsidR="00F74314" w:rsidRDefault="003C294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F74314" w14:paraId="3148966E" w14:textId="77777777" w:rsidTr="00C706E9">
        <w:tc>
          <w:tcPr>
            <w:tcW w:w="3320" w:type="dxa"/>
            <w:gridSpan w:val="5"/>
            <w:vMerge w:val="restart"/>
          </w:tcPr>
          <w:p w14:paraId="5908BA26" w14:textId="2E534F88" w:rsidR="00F74314" w:rsidRDefault="00E7391A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 Re</w:t>
            </w:r>
            <w:r w:rsidR="00E81C24">
              <w:rPr>
                <w:sz w:val="21"/>
                <w:szCs w:val="21"/>
                <w:highlight w:val="yellow"/>
              </w:rPr>
              <w:t>gistrar</w:t>
            </w:r>
            <w:r w:rsidR="003C294E">
              <w:rPr>
                <w:sz w:val="21"/>
                <w:szCs w:val="21"/>
                <w:highlight w:val="yellow"/>
              </w:rPr>
              <w:t xml:space="preserve"> las operaciones de pre-producción minera, evalua</w:t>
            </w:r>
            <w:r w:rsidR="00DC197C">
              <w:rPr>
                <w:sz w:val="21"/>
                <w:szCs w:val="21"/>
                <w:highlight w:val="yellow"/>
              </w:rPr>
              <w:t>ndo la capitalización o</w:t>
            </w:r>
            <w:r w:rsidR="00DC197C" w:rsidRPr="00F676B6">
              <w:rPr>
                <w:sz w:val="21"/>
                <w:szCs w:val="21"/>
                <w:highlight w:val="cyan"/>
              </w:rPr>
              <w:t xml:space="preserve"> </w:t>
            </w:r>
            <w:r w:rsidR="00F676B6" w:rsidRPr="00F676B6">
              <w:rPr>
                <w:sz w:val="21"/>
                <w:szCs w:val="21"/>
                <w:highlight w:val="cyan"/>
              </w:rPr>
              <w:t>el castigo</w:t>
            </w:r>
            <w:r w:rsidR="003C294E" w:rsidRPr="00F676B6">
              <w:rPr>
                <w:sz w:val="21"/>
                <w:szCs w:val="21"/>
                <w:highlight w:val="cyan"/>
              </w:rPr>
              <w:t xml:space="preserve"> de los desembolsos de </w:t>
            </w:r>
            <w:r w:rsidR="00DC197C" w:rsidRPr="00F676B6">
              <w:rPr>
                <w:sz w:val="21"/>
                <w:szCs w:val="21"/>
                <w:highlight w:val="cyan"/>
              </w:rPr>
              <w:t xml:space="preserve">prospección y </w:t>
            </w:r>
            <w:r w:rsidR="003C294E" w:rsidRPr="00F676B6">
              <w:rPr>
                <w:sz w:val="21"/>
                <w:szCs w:val="21"/>
                <w:highlight w:val="cyan"/>
              </w:rPr>
              <w:t>exp</w:t>
            </w:r>
            <w:r w:rsidR="00DC197C" w:rsidRPr="00F676B6">
              <w:rPr>
                <w:sz w:val="21"/>
                <w:szCs w:val="21"/>
                <w:highlight w:val="cyan"/>
              </w:rPr>
              <w:t>loración.</w:t>
            </w:r>
          </w:p>
        </w:tc>
        <w:tc>
          <w:tcPr>
            <w:tcW w:w="3320" w:type="dxa"/>
            <w:gridSpan w:val="6"/>
          </w:tcPr>
          <w:p w14:paraId="3EDA273C" w14:textId="7833A1BF" w:rsidR="00F74314" w:rsidRDefault="003C294E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1.1 Resuelve en aula un caso práctico de capitalización y amortización de los ga</w:t>
            </w:r>
            <w:r w:rsidR="00F676B6">
              <w:rPr>
                <w:sz w:val="21"/>
                <w:szCs w:val="21"/>
                <w:highlight w:val="yellow"/>
              </w:rPr>
              <w:t>stos de exploración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3320" w:type="dxa"/>
            <w:gridSpan w:val="5"/>
          </w:tcPr>
          <w:p w14:paraId="5220040F" w14:textId="064224AB" w:rsidR="00F74314" w:rsidRDefault="003C294E" w:rsidP="00F676B6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5: </w:t>
            </w:r>
            <w:r w:rsidR="00F676B6" w:rsidRPr="00F676B6">
              <w:rPr>
                <w:bCs/>
                <w:sz w:val="21"/>
                <w:szCs w:val="21"/>
                <w:highlight w:val="cyan"/>
              </w:rPr>
              <w:t>Asientos contables</w:t>
            </w:r>
            <w:r w:rsidR="00F676B6" w:rsidRPr="00F676B6">
              <w:rPr>
                <w:b/>
                <w:bCs/>
                <w:sz w:val="21"/>
                <w:szCs w:val="21"/>
                <w:highlight w:val="cyan"/>
              </w:rPr>
              <w:t xml:space="preserve"> </w:t>
            </w:r>
            <w:r w:rsidR="00F676B6" w:rsidRPr="00F676B6">
              <w:rPr>
                <w:sz w:val="21"/>
                <w:szCs w:val="21"/>
                <w:highlight w:val="cyan"/>
              </w:rPr>
              <w:t xml:space="preserve">de los procesos de prospección y exploración </w:t>
            </w:r>
            <w:r w:rsidR="00F676B6">
              <w:rPr>
                <w:sz w:val="21"/>
                <w:szCs w:val="21"/>
                <w:highlight w:val="yellow"/>
              </w:rPr>
              <w:t>así como su capitalización o amortización.</w:t>
            </w:r>
          </w:p>
        </w:tc>
      </w:tr>
      <w:tr w:rsidR="00F74314" w14:paraId="744F1121" w14:textId="77777777" w:rsidTr="00C706E9">
        <w:tc>
          <w:tcPr>
            <w:tcW w:w="3320" w:type="dxa"/>
            <w:gridSpan w:val="5"/>
            <w:vMerge/>
          </w:tcPr>
          <w:p w14:paraId="48BFD1C7" w14:textId="77777777" w:rsidR="00F74314" w:rsidRDefault="00F74314"/>
        </w:tc>
        <w:tc>
          <w:tcPr>
            <w:tcW w:w="3320" w:type="dxa"/>
            <w:gridSpan w:val="6"/>
          </w:tcPr>
          <w:p w14:paraId="01DF94A4" w14:textId="439E2D93" w:rsidR="00F74314" w:rsidRDefault="00F46782" w:rsidP="00CF2545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>1.2 Explica</w:t>
            </w:r>
            <w:r w:rsidR="003C294E" w:rsidRPr="00CF2545">
              <w:rPr>
                <w:sz w:val="21"/>
                <w:szCs w:val="21"/>
                <w:highlight w:val="cyan"/>
              </w:rPr>
              <w:t xml:space="preserve"> en equipo </w:t>
            </w:r>
            <w:r w:rsidR="00CF2545">
              <w:rPr>
                <w:sz w:val="21"/>
                <w:szCs w:val="21"/>
                <w:highlight w:val="cyan"/>
              </w:rPr>
              <w:t xml:space="preserve">el efecto, en los Estados Financieros, del castigo o capitalización de desembolsos. </w:t>
            </w:r>
          </w:p>
        </w:tc>
        <w:tc>
          <w:tcPr>
            <w:tcW w:w="3320" w:type="dxa"/>
            <w:gridSpan w:val="5"/>
          </w:tcPr>
          <w:p w14:paraId="795606C8" w14:textId="6FCBC71E" w:rsidR="00F74314" w:rsidRDefault="003C294E" w:rsidP="00CF2545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>Producto 6</w:t>
            </w:r>
            <w:r w:rsidR="00F46782">
              <w:rPr>
                <w:b/>
                <w:bCs/>
                <w:sz w:val="21"/>
                <w:szCs w:val="21"/>
                <w:highlight w:val="yellow"/>
              </w:rPr>
              <w:t>:</w:t>
            </w:r>
            <w:r w:rsidR="00F46782">
              <w:rPr>
                <w:sz w:val="21"/>
                <w:szCs w:val="21"/>
                <w:highlight w:val="yellow"/>
              </w:rPr>
              <w:t xml:space="preserve"> </w:t>
            </w:r>
            <w:r w:rsidR="00F46782" w:rsidRPr="00F46782">
              <w:rPr>
                <w:sz w:val="21"/>
                <w:szCs w:val="21"/>
                <w:highlight w:val="cyan"/>
              </w:rPr>
              <w:t>Planilla</w:t>
            </w:r>
            <w:r w:rsidR="00CF2545" w:rsidRPr="00F46782">
              <w:rPr>
                <w:sz w:val="21"/>
                <w:szCs w:val="21"/>
                <w:highlight w:val="cyan"/>
              </w:rPr>
              <w:t xml:space="preserve"> de Cálculo del efecto en los Estados Financieros.</w:t>
            </w:r>
            <w:r w:rsidR="00CF2545">
              <w:rPr>
                <w:sz w:val="21"/>
                <w:szCs w:val="21"/>
              </w:rPr>
              <w:t xml:space="preserve"> </w:t>
            </w:r>
          </w:p>
        </w:tc>
      </w:tr>
      <w:tr w:rsidR="00DD69C6" w14:paraId="37AC2B97" w14:textId="77777777" w:rsidTr="00C706E9">
        <w:tc>
          <w:tcPr>
            <w:tcW w:w="3320" w:type="dxa"/>
            <w:gridSpan w:val="5"/>
            <w:vMerge w:val="restart"/>
          </w:tcPr>
          <w:p w14:paraId="1851141B" w14:textId="5596ECDA" w:rsidR="00DD69C6" w:rsidRPr="00DD69C6" w:rsidRDefault="00DD69C6" w:rsidP="00DD69C6">
            <w:pPr>
              <w:spacing w:before="20" w:after="20"/>
              <w:rPr>
                <w:highlight w:val="cyan"/>
              </w:rPr>
            </w:pPr>
            <w:r w:rsidRPr="00DD69C6">
              <w:rPr>
                <w:sz w:val="21"/>
                <w:szCs w:val="21"/>
                <w:highlight w:val="cyan"/>
              </w:rPr>
              <w:t>2. Distribuye los costos de las secciones de superficie con bases justificadas.</w:t>
            </w:r>
          </w:p>
        </w:tc>
        <w:tc>
          <w:tcPr>
            <w:tcW w:w="3320" w:type="dxa"/>
            <w:gridSpan w:val="6"/>
          </w:tcPr>
          <w:p w14:paraId="797CFFAF" w14:textId="347467F7" w:rsidR="00DD69C6" w:rsidRPr="00DD69C6" w:rsidRDefault="00DD69C6" w:rsidP="00DD69C6">
            <w:pPr>
              <w:spacing w:before="20" w:after="20"/>
              <w:rPr>
                <w:highlight w:val="cyan"/>
              </w:rPr>
            </w:pPr>
            <w:r w:rsidRPr="00DD69C6">
              <w:rPr>
                <w:sz w:val="21"/>
                <w:szCs w:val="21"/>
                <w:highlight w:val="cyan"/>
              </w:rPr>
              <w:t xml:space="preserve">2.1 Resuelve en aula un ejercicio sobre los costos de las secciones de superficie </w:t>
            </w:r>
          </w:p>
        </w:tc>
        <w:tc>
          <w:tcPr>
            <w:tcW w:w="3320" w:type="dxa"/>
            <w:gridSpan w:val="5"/>
          </w:tcPr>
          <w:p w14:paraId="4B69DF66" w14:textId="7F400317" w:rsidR="00DD69C6" w:rsidRPr="00DD69C6" w:rsidRDefault="00DD69C6" w:rsidP="00DD69C6">
            <w:pPr>
              <w:spacing w:before="20" w:after="20"/>
              <w:rPr>
                <w:highlight w:val="cyan"/>
              </w:rPr>
            </w:pPr>
            <w:r w:rsidRPr="00DD69C6">
              <w:rPr>
                <w:b/>
                <w:bCs/>
                <w:sz w:val="21"/>
                <w:szCs w:val="21"/>
                <w:highlight w:val="cyan"/>
              </w:rPr>
              <w:t xml:space="preserve">Producto 7: </w:t>
            </w:r>
            <w:r w:rsidRPr="00DD69C6">
              <w:rPr>
                <w:sz w:val="21"/>
                <w:szCs w:val="21"/>
                <w:highlight w:val="cyan"/>
              </w:rPr>
              <w:t>Asientos Contables de costos de sección de superficie.</w:t>
            </w:r>
          </w:p>
        </w:tc>
      </w:tr>
      <w:tr w:rsidR="00DD69C6" w14:paraId="75FE51B2" w14:textId="77777777" w:rsidTr="00C706E9">
        <w:tc>
          <w:tcPr>
            <w:tcW w:w="3320" w:type="dxa"/>
            <w:gridSpan w:val="5"/>
            <w:vMerge/>
          </w:tcPr>
          <w:p w14:paraId="63110A08" w14:textId="77777777" w:rsidR="00DD69C6" w:rsidRPr="00DD69C6" w:rsidRDefault="00DD69C6" w:rsidP="00DD69C6">
            <w:pPr>
              <w:rPr>
                <w:highlight w:val="cyan"/>
              </w:rPr>
            </w:pPr>
          </w:p>
        </w:tc>
        <w:tc>
          <w:tcPr>
            <w:tcW w:w="3320" w:type="dxa"/>
            <w:gridSpan w:val="6"/>
          </w:tcPr>
          <w:p w14:paraId="1FBACE5E" w14:textId="518506ED" w:rsidR="00DD69C6" w:rsidRPr="00DD69C6" w:rsidRDefault="00DD69C6" w:rsidP="00DD69C6">
            <w:pPr>
              <w:spacing w:before="20" w:after="20"/>
              <w:rPr>
                <w:highlight w:val="cyan"/>
              </w:rPr>
            </w:pPr>
            <w:r w:rsidRPr="00DD69C6">
              <w:rPr>
                <w:sz w:val="21"/>
                <w:szCs w:val="21"/>
                <w:highlight w:val="cyan"/>
              </w:rPr>
              <w:t xml:space="preserve">2.2 Efectúa en equipo la distribución de los costos de superficie </w:t>
            </w:r>
          </w:p>
        </w:tc>
        <w:tc>
          <w:tcPr>
            <w:tcW w:w="3320" w:type="dxa"/>
            <w:gridSpan w:val="5"/>
          </w:tcPr>
          <w:p w14:paraId="5C8BB07B" w14:textId="019FBA9D" w:rsidR="00DD69C6" w:rsidRPr="00DD69C6" w:rsidRDefault="00DD69C6" w:rsidP="00DD69C6">
            <w:pPr>
              <w:spacing w:before="20" w:after="20"/>
              <w:rPr>
                <w:highlight w:val="cyan"/>
              </w:rPr>
            </w:pPr>
            <w:r w:rsidRPr="00DD69C6">
              <w:rPr>
                <w:b/>
                <w:bCs/>
                <w:sz w:val="21"/>
                <w:szCs w:val="21"/>
                <w:highlight w:val="cyan"/>
              </w:rPr>
              <w:t xml:space="preserve">Producto 8: </w:t>
            </w:r>
            <w:r w:rsidRPr="00DD69C6">
              <w:rPr>
                <w:sz w:val="21"/>
                <w:szCs w:val="21"/>
                <w:highlight w:val="cyan"/>
              </w:rPr>
              <w:t>Pl</w:t>
            </w:r>
            <w:r>
              <w:rPr>
                <w:sz w:val="21"/>
                <w:szCs w:val="21"/>
                <w:highlight w:val="cyan"/>
              </w:rPr>
              <w:t xml:space="preserve">anilla </w:t>
            </w:r>
            <w:r w:rsidRPr="00DD69C6">
              <w:rPr>
                <w:sz w:val="21"/>
                <w:szCs w:val="21"/>
                <w:highlight w:val="cyan"/>
              </w:rPr>
              <w:t xml:space="preserve">de distribución de los costos de superficie a costo mina y a costo ingenio. </w:t>
            </w:r>
          </w:p>
        </w:tc>
      </w:tr>
      <w:tr w:rsidR="00DD69C6" w14:paraId="308ED780" w14:textId="77777777" w:rsidTr="00C706E9">
        <w:tc>
          <w:tcPr>
            <w:tcW w:w="9960" w:type="dxa"/>
            <w:gridSpan w:val="16"/>
          </w:tcPr>
          <w:p w14:paraId="389112E6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D69C6" w14:paraId="37E21044" w14:textId="77777777" w:rsidTr="00C706E9">
        <w:tc>
          <w:tcPr>
            <w:tcW w:w="2490" w:type="dxa"/>
            <w:gridSpan w:val="4"/>
          </w:tcPr>
          <w:p w14:paraId="72EE0A16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3105DDDD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91D221B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7DB22FD6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DD69C6" w14:paraId="6EE0433A" w14:textId="77777777" w:rsidTr="00C706E9">
        <w:tc>
          <w:tcPr>
            <w:tcW w:w="2490" w:type="dxa"/>
            <w:gridSpan w:val="4"/>
          </w:tcPr>
          <w:p w14:paraId="5E279D7F" w14:textId="70B302A0" w:rsidR="00DD69C6" w:rsidRPr="00A63211" w:rsidRDefault="00DD69C6" w:rsidP="00DD69C6">
            <w:pPr>
              <w:spacing w:before="20" w:after="20"/>
            </w:pPr>
            <w:r>
              <w:rPr>
                <w:sz w:val="21"/>
                <w:szCs w:val="21"/>
              </w:rPr>
              <w:t>Tema 4: Régimen Tributario</w:t>
            </w:r>
          </w:p>
          <w:p w14:paraId="7696CD5A" w14:textId="6D3F4FFA" w:rsidR="00DD69C6" w:rsidRDefault="00DD69C6" w:rsidP="00DD69C6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5: Procesos de pre-producción</w:t>
            </w:r>
          </w:p>
          <w:p w14:paraId="6EC55DAA" w14:textId="451B26B0" w:rsidR="00DD69C6" w:rsidRDefault="00DD69C6" w:rsidP="00DD69C6">
            <w:pPr>
              <w:spacing w:before="20" w:after="20"/>
            </w:pPr>
            <w:r>
              <w:rPr>
                <w:sz w:val="21"/>
                <w:szCs w:val="21"/>
              </w:rPr>
              <w:t>Tema 6: Principales procesos y labores de superficie</w:t>
            </w:r>
          </w:p>
          <w:p w14:paraId="30EC12DF" w14:textId="77777777" w:rsidR="00DD69C6" w:rsidRDefault="00DD69C6" w:rsidP="00DD69C6">
            <w:pPr>
              <w:spacing w:before="20" w:after="20"/>
            </w:pPr>
          </w:p>
          <w:p w14:paraId="1250EEEF" w14:textId="6C0E059C" w:rsidR="00DD69C6" w:rsidRDefault="00DD69C6" w:rsidP="00DD69C6">
            <w:pPr>
              <w:spacing w:before="20" w:after="20"/>
            </w:pPr>
          </w:p>
          <w:p w14:paraId="45EAF667" w14:textId="0E78E3AF" w:rsidR="00DD69C6" w:rsidRDefault="00DD69C6" w:rsidP="00DD69C6">
            <w:pPr>
              <w:spacing w:before="20" w:after="20"/>
            </w:pPr>
          </w:p>
        </w:tc>
        <w:tc>
          <w:tcPr>
            <w:tcW w:w="4565" w:type="dxa"/>
            <w:gridSpan w:val="8"/>
          </w:tcPr>
          <w:p w14:paraId="22EB3127" w14:textId="4ECAF025" w:rsidR="00DD69C6" w:rsidRPr="00FE632C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highlight w:val="cyan"/>
              </w:rPr>
            </w:pPr>
            <w:r>
              <w:rPr>
                <w:sz w:val="21"/>
                <w:szCs w:val="21"/>
              </w:rPr>
              <w:t>Marco legal: Ley N° 843 con su texto modificado, Ley N° 1606 y sus decretos supremos, Ley N° 1489, Ley N° 1963, Ley N° 2492, Decreto Supremo N° 26630 y Decreto Supremo N° 25465</w:t>
            </w:r>
            <w:r w:rsidRPr="00FE632C">
              <w:rPr>
                <w:sz w:val="21"/>
                <w:szCs w:val="21"/>
                <w:highlight w:val="cyan"/>
              </w:rPr>
              <w:t xml:space="preserve">. </w:t>
            </w:r>
            <w:r w:rsidRPr="00FE632C">
              <w:rPr>
                <w:bCs/>
                <w:iCs/>
                <w:highlight w:val="cyan"/>
              </w:rPr>
              <w:t>Ley 535 de Minería y Metalurgia.</w:t>
            </w:r>
            <w:r>
              <w:rPr>
                <w:bCs/>
                <w:iCs/>
                <w:highlight w:val="cyan"/>
              </w:rPr>
              <w:t xml:space="preserve"> (C)</w:t>
            </w:r>
          </w:p>
          <w:p w14:paraId="5A07F11E" w14:textId="77777777" w:rsidR="00DD69C6" w:rsidRPr="004752F4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highlight w:val="cyan"/>
              </w:rPr>
            </w:pPr>
            <w:r>
              <w:rPr>
                <w:bCs/>
                <w:iCs/>
                <w:highlight w:val="cyan"/>
              </w:rPr>
              <w:t xml:space="preserve">Patentes mineras - Regalías Mineras – Alícuota adicional al IUE.- Anticipo Alícuota adicional IUE.- Recuperación del Crédito Fiscal - Certificado de Devolución Imposi</w:t>
            </w:r>
            <w:del w:id="9001" w:author="Comisión de revisión 4.5" w:date="2026-10-13T00:00:00Z">
              <w:r>
                <w:rPr>
                  <w:bCs/>
                  <w:iCs/>
                  <w:highlight w:val="cyan"/>
                </w:rPr>
                <w:delText xml:space="preserve">tiva CEDEIM (C,P</w:delText>
              </w:r>
            </w:del>
            <w:ins w:id="9002" w:author="Comisión de revisión 4.5" w:date="2026-10-13T00:00:00Z">
              <w:r>
                <w:rPr>
                  <w:bCs/>
                  <w:iCs/>
                  <w:highlight w:val="cyan"/>
                </w:rPr>
                <w:t xml:space="preserve">tiva CEDEIM (C, P)</w:t>
              </w:r>
            </w:ins>
          </w:p>
          <w:p w14:paraId="0F53E360" w14:textId="384751E5" w:rsidR="00DD69C6" w:rsidRPr="004752F4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highlight w:val="cyan"/>
              </w:rPr>
            </w:pPr>
            <w:r w:rsidRPr="004752F4">
              <w:rPr>
                <w:sz w:val="21"/>
                <w:szCs w:val="21"/>
                <w:highlight w:val="cyan"/>
              </w:rPr>
              <w:t>Concepto de Prospección y Exploración, - Tratamiento Contable: Capitalización y/o Amortización de los Gas</w:t>
            </w:r>
            <w:r>
              <w:rPr>
                <w:sz w:val="21"/>
                <w:szCs w:val="21"/>
                <w:highlight w:val="cyan"/>
              </w:rPr>
              <w:t xml:space="preserve">tos y/o Costos de Exploraciones; </w:t>
            </w:r>
            <w:r w:rsidRPr="00FC17BD">
              <w:rPr>
                <w:sz w:val="21"/>
                <w:szCs w:val="21"/>
                <w:highlight w:val="cyan"/>
              </w:rPr>
              <w:t>NIIF 6 “ Exploración y Evaluación de Recursos Minerales” (C, P)</w:t>
            </w:r>
          </w:p>
          <w:p w14:paraId="100F2CD1" w14:textId="32B087E8" w:rsidR="00DD69C6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Principales secciones y departamentos de superficie: maestranza o taller mecánico, taller </w:t>
            </w:r>
            <w:r>
              <w:rPr>
                <w:sz w:val="21"/>
                <w:szCs w:val="21"/>
              </w:rPr>
              <w:lastRenderedPageBreak/>
              <w:t>eléctrico, taller de carpintería, almacén de materiales, pulperías, bodega barrilla o depósitos de minerales, sección de transportes, laboratorios, departamentos de técnico geología e ingeniería, sanidad y hospitales, educación y otras secciones.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7D90D131" w14:textId="492990F9" w:rsidR="00DD69C6" w:rsidRPr="00846B38" w:rsidRDefault="00DD69C6" w:rsidP="00DD69C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>Distribución de los costos o gastos de las secciones de superficie; contabilización.</w:t>
            </w:r>
            <w:r>
              <w:rPr>
                <w:sz w:val="21"/>
                <w:szCs w:val="21"/>
                <w:highlight w:val="yellow"/>
              </w:rPr>
              <w:t xml:space="preserve"> </w:t>
            </w:r>
            <w:del w:id="9003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delText xml:space="preserve">(C,P)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t xml:space="preserve">(C, P)</w:t>
              </w:r>
            </w:ins>
          </w:p>
        </w:tc>
        <w:tc>
          <w:tcPr>
            <w:tcW w:w="2905" w:type="dxa"/>
            <w:gridSpan w:val="4"/>
          </w:tcPr>
          <w:p w14:paraId="4E2291F7" w14:textId="715705EA" w:rsidR="00DD69C6" w:rsidRPr="004752F4" w:rsidRDefault="00DD69C6" w:rsidP="00DD69C6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highlight w:val="cyan"/>
              </w:rPr>
            </w:pPr>
            <w:r w:rsidRPr="004752F4">
              <w:rPr>
                <w:highlight w:val="cyan"/>
              </w:rPr>
              <w:lastRenderedPageBreak/>
              <w:t>Conocimiento de métodos geológicos, geoquímicos y geofísicos para la prospección y exploración de minerales.</w:t>
            </w:r>
          </w:p>
          <w:p w14:paraId="37B637F7" w14:textId="4DEB121C" w:rsidR="00DD69C6" w:rsidRDefault="00DD69C6" w:rsidP="00DD69C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Nociones de ingeniería de minas: métodos de explotación subterránea y a cielo abierto.</w:t>
            </w:r>
          </w:p>
          <w:p w14:paraId="31C85E8E" w14:textId="5467ECC2" w:rsidR="00DD69C6" w:rsidRDefault="00DD69C6" w:rsidP="00DD69C6">
            <w:pPr>
              <w:pStyle w:val="Prrafodelista"/>
              <w:spacing w:before="10" w:after="10"/>
              <w:ind w:left="260"/>
            </w:pPr>
          </w:p>
        </w:tc>
      </w:tr>
      <w:tr w:rsidR="00DD69C6" w14:paraId="4493F0BB" w14:textId="77777777" w:rsidTr="00C706E9">
        <w:tc>
          <w:tcPr>
            <w:tcW w:w="9960" w:type="dxa"/>
            <w:gridSpan w:val="16"/>
          </w:tcPr>
          <w:p w14:paraId="2C7FF983" w14:textId="323365B1" w:rsidR="00DD69C6" w:rsidRDefault="00DD69C6" w:rsidP="00EC4776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lastRenderedPageBreak/>
              <w:t xml:space="preserve">Elemento de competencia 3: </w:t>
            </w:r>
            <w:r w:rsidR="00EC4776">
              <w:rPr>
                <w:sz w:val="21"/>
                <w:szCs w:val="21"/>
                <w:highlight w:val="yellow"/>
              </w:rPr>
              <w:t>Determina el costo total de explotación  minera, el costo del mineral por unidad de peso y el traspaso a Inventarios, según su comportamiento y su función.</w:t>
            </w:r>
          </w:p>
        </w:tc>
      </w:tr>
      <w:tr w:rsidR="00DD69C6" w14:paraId="521E17D9" w14:textId="77777777" w:rsidTr="00C706E9">
        <w:tc>
          <w:tcPr>
            <w:tcW w:w="3320" w:type="dxa"/>
            <w:gridSpan w:val="5"/>
          </w:tcPr>
          <w:p w14:paraId="7A86FD1D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</w:tcPr>
          <w:p w14:paraId="27A930CE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20C21EA3" w14:textId="77777777" w:rsidR="00DD69C6" w:rsidRDefault="00DD69C6" w:rsidP="00DD69C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3433A3" w14:paraId="7409A3B3" w14:textId="77777777" w:rsidTr="00C706E9">
        <w:tc>
          <w:tcPr>
            <w:tcW w:w="3320" w:type="dxa"/>
            <w:gridSpan w:val="5"/>
            <w:vMerge w:val="restart"/>
          </w:tcPr>
          <w:p w14:paraId="6785C85B" w14:textId="72387C35" w:rsidR="003433A3" w:rsidRDefault="003433A3" w:rsidP="00DD4B1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1. </w:t>
            </w:r>
            <w:r w:rsidRPr="00F46782">
              <w:rPr>
                <w:sz w:val="21"/>
                <w:szCs w:val="21"/>
                <w:highlight w:val="cyan"/>
              </w:rPr>
              <w:t xml:space="preserve">Determina el </w:t>
            </w:r>
            <w:r w:rsidR="00DD4B1D">
              <w:rPr>
                <w:sz w:val="21"/>
                <w:szCs w:val="21"/>
                <w:highlight w:val="cyan"/>
              </w:rPr>
              <w:t xml:space="preserve">costo de las operaciones en interior mina, </w:t>
            </w:r>
            <w:r>
              <w:rPr>
                <w:sz w:val="21"/>
                <w:szCs w:val="21"/>
                <w:highlight w:val="cyan"/>
              </w:rPr>
              <w:t>estableciendo de manera eficiente cada costo.</w:t>
            </w:r>
          </w:p>
        </w:tc>
        <w:tc>
          <w:tcPr>
            <w:tcW w:w="3320" w:type="dxa"/>
            <w:gridSpan w:val="6"/>
          </w:tcPr>
          <w:p w14:paraId="126433D0" w14:textId="51585BCA" w:rsidR="003433A3" w:rsidRDefault="003433A3" w:rsidP="003433A3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>1</w:t>
            </w:r>
            <w:r w:rsidRPr="00F46782">
              <w:rPr>
                <w:sz w:val="21"/>
                <w:szCs w:val="21"/>
                <w:highlight w:val="cyan"/>
              </w:rPr>
              <w:t>.1 Resuelve en aula un caso práctico de explotación de minerales</w:t>
            </w:r>
          </w:p>
        </w:tc>
        <w:tc>
          <w:tcPr>
            <w:tcW w:w="3320" w:type="dxa"/>
            <w:gridSpan w:val="5"/>
          </w:tcPr>
          <w:p w14:paraId="2924637E" w14:textId="02716F5B" w:rsidR="003433A3" w:rsidRDefault="003433A3" w:rsidP="003433A3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9</w:t>
            </w:r>
            <w:r w:rsidRPr="00F46782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Pr="00F46782">
              <w:rPr>
                <w:sz w:val="21"/>
                <w:szCs w:val="21"/>
                <w:highlight w:val="cyan"/>
              </w:rPr>
              <w:t>Libro diario de las operaciones de explotación.</w:t>
            </w:r>
          </w:p>
        </w:tc>
      </w:tr>
      <w:tr w:rsidR="003433A3" w14:paraId="647B4B55" w14:textId="77777777" w:rsidTr="00C706E9">
        <w:tc>
          <w:tcPr>
            <w:tcW w:w="3320" w:type="dxa"/>
            <w:gridSpan w:val="5"/>
            <w:vMerge/>
          </w:tcPr>
          <w:p w14:paraId="30D9FC72" w14:textId="77777777" w:rsidR="003433A3" w:rsidRDefault="003433A3" w:rsidP="003433A3"/>
        </w:tc>
        <w:tc>
          <w:tcPr>
            <w:tcW w:w="3320" w:type="dxa"/>
            <w:gridSpan w:val="6"/>
          </w:tcPr>
          <w:p w14:paraId="35B662FA" w14:textId="0950E795" w:rsidR="003433A3" w:rsidRDefault="003433A3" w:rsidP="00DD4B1D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>1</w:t>
            </w:r>
            <w:r w:rsidRPr="00F46782">
              <w:rPr>
                <w:sz w:val="21"/>
                <w:szCs w:val="21"/>
                <w:highlight w:val="cyan"/>
              </w:rPr>
              <w:t xml:space="preserve">.2 </w:t>
            </w:r>
            <w:del w:id="9027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Determina a cuanto alcanza los costos</w:delText>
              </w:r>
            </w:del>
            <w:ins w:id="9028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Determina a cuánto alcanzan los costos</w:t>
              </w:r>
            </w:ins>
            <w:r>
              <w:rPr>
                <w:sz w:val="21"/>
                <w:szCs w:val="21"/>
                <w:highlight w:val="cyan"/>
              </w:rPr>
              <w:t xml:space="preserve"> incurridos en interior mina</w:t>
            </w:r>
            <w:r w:rsidRPr="00F46782">
              <w:rPr>
                <w:sz w:val="21"/>
                <w:szCs w:val="21"/>
                <w:highlight w:val="cyan"/>
              </w:rPr>
              <w:t xml:space="preserve">. </w:t>
            </w:r>
          </w:p>
        </w:tc>
        <w:tc>
          <w:tcPr>
            <w:tcW w:w="3320" w:type="dxa"/>
            <w:gridSpan w:val="5"/>
          </w:tcPr>
          <w:p w14:paraId="30FFE830" w14:textId="04420AC3" w:rsidR="003433A3" w:rsidRDefault="003433A3" w:rsidP="003433A3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10</w:t>
            </w:r>
            <w:r w:rsidRPr="00F46782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Pr="00F46782">
              <w:rPr>
                <w:sz w:val="21"/>
                <w:szCs w:val="21"/>
                <w:highlight w:val="cyan"/>
              </w:rPr>
              <w:t>P</w:t>
            </w:r>
            <w:r w:rsidR="00DD4B1D">
              <w:rPr>
                <w:sz w:val="21"/>
                <w:szCs w:val="21"/>
                <w:highlight w:val="cyan"/>
              </w:rPr>
              <w:t>lanilla de Costos Mina</w:t>
            </w:r>
            <w:r w:rsidRPr="00F46782">
              <w:rPr>
                <w:sz w:val="21"/>
                <w:szCs w:val="21"/>
                <w:highlight w:val="cyan"/>
              </w:rPr>
              <w:t xml:space="preserve">. </w:t>
            </w:r>
          </w:p>
        </w:tc>
      </w:tr>
      <w:tr w:rsidR="00DD4B1D" w14:paraId="3D4BAF8D" w14:textId="77777777" w:rsidTr="00C706E9">
        <w:tc>
          <w:tcPr>
            <w:tcW w:w="3320" w:type="dxa"/>
            <w:gridSpan w:val="5"/>
            <w:vMerge w:val="restart"/>
          </w:tcPr>
          <w:p w14:paraId="6905EA2C" w14:textId="0DC181A2" w:rsidR="00DD4B1D" w:rsidRDefault="00DD4B1D" w:rsidP="00DD4B1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2. </w:t>
            </w:r>
            <w:r w:rsidRPr="003433A3">
              <w:rPr>
                <w:sz w:val="21"/>
                <w:szCs w:val="21"/>
                <w:highlight w:val="cyan"/>
              </w:rPr>
              <w:t>Registra el costo de los materiales, la mano de obra y los costos indirectos de Concentración de minerales, evaluando su control interno.</w:t>
            </w:r>
          </w:p>
        </w:tc>
        <w:tc>
          <w:tcPr>
            <w:tcW w:w="3320" w:type="dxa"/>
            <w:gridSpan w:val="6"/>
          </w:tcPr>
          <w:p w14:paraId="22F58236" w14:textId="5AADE40B" w:rsidR="00DD4B1D" w:rsidRDefault="00DD4B1D" w:rsidP="00DD4B1D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>2</w:t>
            </w:r>
            <w:r w:rsidRPr="00F46782">
              <w:rPr>
                <w:sz w:val="21"/>
                <w:szCs w:val="21"/>
                <w:highlight w:val="cyan"/>
              </w:rPr>
              <w:t>.1 Resuelve en aula un caso práct</w:t>
            </w:r>
            <w:r w:rsidRPr="00DD4B1D">
              <w:rPr>
                <w:sz w:val="21"/>
                <w:szCs w:val="21"/>
                <w:highlight w:val="cyan"/>
              </w:rPr>
              <w:t>ico de Concentración de minerales.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20" w:type="dxa"/>
            <w:gridSpan w:val="5"/>
          </w:tcPr>
          <w:p w14:paraId="3F911E7E" w14:textId="010AC417" w:rsidR="00DD4B1D" w:rsidRDefault="00DD4B1D" w:rsidP="00DD4B1D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11: </w:t>
            </w:r>
            <w:r w:rsidRPr="00DD69C6">
              <w:rPr>
                <w:sz w:val="21"/>
                <w:szCs w:val="21"/>
                <w:highlight w:val="cyan"/>
              </w:rPr>
              <w:t xml:space="preserve">Asientos Contables de costos de </w:t>
            </w:r>
            <w:r>
              <w:rPr>
                <w:sz w:val="21"/>
                <w:szCs w:val="21"/>
                <w:highlight w:val="cyan"/>
              </w:rPr>
              <w:t xml:space="preserve">tratamiento de mineral. </w:t>
            </w:r>
          </w:p>
        </w:tc>
      </w:tr>
      <w:tr w:rsidR="00DD4B1D" w14:paraId="2415E582" w14:textId="77777777" w:rsidTr="00C706E9">
        <w:tc>
          <w:tcPr>
            <w:tcW w:w="3320" w:type="dxa"/>
            <w:gridSpan w:val="5"/>
            <w:vMerge/>
          </w:tcPr>
          <w:p w14:paraId="1B9A7DA8" w14:textId="77777777" w:rsidR="00DD4B1D" w:rsidRDefault="00DD4B1D" w:rsidP="00DD4B1D"/>
        </w:tc>
        <w:tc>
          <w:tcPr>
            <w:tcW w:w="3320" w:type="dxa"/>
            <w:gridSpan w:val="6"/>
          </w:tcPr>
          <w:p w14:paraId="10D349CF" w14:textId="7A2F4557" w:rsidR="00DD4B1D" w:rsidRPr="00DD4B1D" w:rsidRDefault="00DD4B1D" w:rsidP="00DD4B1D">
            <w:pPr>
              <w:spacing w:before="20" w:after="20"/>
            </w:pPr>
            <w:r w:rsidRPr="00DD4B1D">
              <w:rPr>
                <w:sz w:val="21"/>
                <w:szCs w:val="21"/>
              </w:rPr>
              <w:t>2.</w:t>
            </w:r>
            <w:r w:rsidRPr="00DD4B1D">
              <w:rPr>
                <w:sz w:val="21"/>
                <w:szCs w:val="21"/>
                <w:highlight w:val="cyan"/>
              </w:rPr>
              <w:t>2 Elabora en aula la distribución del costo total de producción entre la cantidad de minerales producidos.</w:t>
            </w:r>
          </w:p>
        </w:tc>
        <w:tc>
          <w:tcPr>
            <w:tcW w:w="3320" w:type="dxa"/>
            <w:gridSpan w:val="5"/>
          </w:tcPr>
          <w:p w14:paraId="14C35162" w14:textId="1B3C83DF" w:rsidR="00DD4B1D" w:rsidRDefault="00DD4B1D" w:rsidP="00DD4B1D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12: </w:t>
            </w:r>
            <w:r w:rsidRPr="00DD4B1D">
              <w:rPr>
                <w:bCs/>
                <w:sz w:val="21"/>
                <w:szCs w:val="21"/>
                <w:highlight w:val="cyan"/>
              </w:rPr>
              <w:t>Planilla de prorrateo de minerales producidos.</w:t>
            </w:r>
          </w:p>
        </w:tc>
      </w:tr>
      <w:tr w:rsidR="00DD4B1D" w14:paraId="1B29FD4F" w14:textId="77777777" w:rsidTr="00C706E9">
        <w:tc>
          <w:tcPr>
            <w:tcW w:w="9960" w:type="dxa"/>
            <w:gridSpan w:val="16"/>
          </w:tcPr>
          <w:p w14:paraId="77127BF2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D4B1D" w14:paraId="2B14726D" w14:textId="77777777" w:rsidTr="00C706E9">
        <w:tc>
          <w:tcPr>
            <w:tcW w:w="2490" w:type="dxa"/>
            <w:gridSpan w:val="4"/>
          </w:tcPr>
          <w:p w14:paraId="34E7860F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310EB66E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C7970A8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79E39693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DD4B1D" w14:paraId="0FCFFC17" w14:textId="77777777" w:rsidTr="00C706E9">
        <w:tc>
          <w:tcPr>
            <w:tcW w:w="2490" w:type="dxa"/>
            <w:gridSpan w:val="4"/>
          </w:tcPr>
          <w:p w14:paraId="70BDA172" w14:textId="3AA28609" w:rsidR="00DD4B1D" w:rsidRDefault="00DD4B1D" w:rsidP="00DD4B1D">
            <w:pPr>
              <w:spacing w:before="20" w:after="20"/>
            </w:pPr>
            <w:r>
              <w:rPr>
                <w:sz w:val="21"/>
                <w:szCs w:val="21"/>
              </w:rPr>
              <w:t>Tema 7: Procesos y operaciones de explotación y/o extracción</w:t>
            </w:r>
          </w:p>
          <w:p w14:paraId="0B4BC2BA" w14:textId="2DAF7233" w:rsidR="00DD4B1D" w:rsidRDefault="00DD4B1D" w:rsidP="00DD4B1D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Tema 8: Procesos y operaciones de concentración y/o recuperación </w:t>
            </w:r>
          </w:p>
          <w:p w14:paraId="3AAC259C" w14:textId="2C9209B4" w:rsidR="00DD4B1D" w:rsidRDefault="00DD4B1D" w:rsidP="00DD4B1D">
            <w:pPr>
              <w:spacing w:before="20" w:after="20"/>
            </w:pPr>
          </w:p>
        </w:tc>
        <w:tc>
          <w:tcPr>
            <w:tcW w:w="4565" w:type="dxa"/>
            <w:gridSpan w:val="8"/>
          </w:tcPr>
          <w:p w14:paraId="0BF2BAB6" w14:textId="7E51D861" w:rsidR="00DD4B1D" w:rsidRPr="00846B38" w:rsidRDefault="00DD4B1D" w:rsidP="00DD4B1D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highlight w:val="cyan"/>
              </w:rPr>
            </w:pPr>
            <w:r w:rsidRPr="00DC197C">
              <w:rPr>
                <w:sz w:val="21"/>
                <w:szCs w:val="21"/>
                <w:highlight w:val="cyan"/>
              </w:rPr>
              <w:t xml:space="preserve">Concepto de Extracción, Explotación y/o Producción - Formas, Sistemas, Tecnologías en la Producción - Principales Operaciones y Labores en Interior Mina: Sistema Subterráneo - Principales Operaciones y Labores en Mina: Sistema Open Pit (Cielo Abierto) - Servicios Auxiliares </w:t>
            </w:r>
            <w:r>
              <w:rPr>
                <w:sz w:val="21"/>
                <w:szCs w:val="21"/>
                <w:highlight w:val="cyan"/>
              </w:rPr>
              <w:t>–</w:t>
            </w:r>
            <w:r w:rsidRPr="00DC197C">
              <w:rPr>
                <w:sz w:val="21"/>
                <w:szCs w:val="21"/>
                <w:highlight w:val="cyan"/>
              </w:rPr>
              <w:t xml:space="preserve"> </w:t>
            </w:r>
            <w:r w:rsidRPr="000526A4">
              <w:rPr>
                <w:sz w:val="21"/>
                <w:szCs w:val="21"/>
                <w:highlight w:val="cyan"/>
              </w:rPr>
              <w:t>Contabilización</w:t>
            </w:r>
            <w:r>
              <w:rPr>
                <w:sz w:val="21"/>
                <w:szCs w:val="21"/>
                <w:highlight w:val="cyan"/>
              </w:rPr>
              <w:t>: C</w:t>
            </w:r>
            <w:r>
              <w:rPr>
                <w:sz w:val="21"/>
                <w:szCs w:val="21"/>
              </w:rPr>
              <w:t xml:space="preserve">ostos de </w:t>
            </w:r>
            <w:r w:rsidRPr="000526A4">
              <w:rPr>
                <w:bCs/>
                <w:iCs/>
              </w:rPr>
              <w:t>Labor</w:t>
            </w:r>
            <w:r>
              <w:rPr>
                <w:bCs/>
                <w:iCs/>
              </w:rPr>
              <w:t xml:space="preserve"> Directa, Labor Indirecta, Materiales, Gastos Directos e Indirectos, Costos interior Mina, </w:t>
            </w:r>
            <w:del w:id="9015" w:author="Comisión de revisión 4.5" w:date="2026-10-13T00:00:00Z">
              <w:r>
                <w:rPr>
                  <w:bCs/>
                  <w:iCs/>
                </w:rPr>
                <w:delText xml:space="preserve">Costos Secciónales Interior Mina</w:delText>
              </w:r>
            </w:del>
            <w:ins w:id="9016" w:author="Comisión de revisión 4.5" w:date="2026-10-13T00:00:00Z">
              <w:r>
                <w:rPr>
                  <w:bCs/>
                  <w:iCs/>
                </w:rPr>
                <w:t xml:space="preserve">Costos Seccionales Interior Mina</w:t>
              </w:r>
            </w:ins>
            <w:r>
              <w:rPr>
                <w:sz w:val="21"/>
                <w:szCs w:val="21"/>
                <w:highlight w:val="cyan"/>
              </w:rPr>
              <w:t xml:space="preserve">. </w:t>
            </w:r>
            <w:del w:id="9005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(C,P)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(C, P)</w:t>
              </w:r>
            </w:ins>
          </w:p>
          <w:p w14:paraId="61B50912" w14:textId="454540A7" w:rsidR="00DD4B1D" w:rsidRPr="00DC197C" w:rsidRDefault="00DD4B1D" w:rsidP="00DD4B1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DC197C">
              <w:rPr>
                <w:highlight w:val="cyan"/>
              </w:rPr>
              <w:t>Concepto de Concentración y/o Recuperación, - Formas, Sistemas de Concentración, Tecnologías de Concentración o Recuperación</w:t>
            </w:r>
            <w:r>
              <w:rPr>
                <w:highlight w:val="cyan"/>
              </w:rPr>
              <w:t xml:space="preserve">; </w:t>
            </w:r>
            <w:r>
              <w:t>P</w:t>
            </w:r>
            <w:r>
              <w:rPr>
                <w:sz w:val="21"/>
                <w:szCs w:val="21"/>
              </w:rPr>
              <w:t>rincipales operaciones en ingenio y métodos de concentración gravitacional, flotación y lixiviación</w:t>
            </w:r>
            <w:r w:rsidRPr="00DC197C">
              <w:rPr>
                <w:highlight w:val="cyan"/>
              </w:rPr>
              <w:t xml:space="preserve"> Contabilización</w:t>
            </w:r>
            <w:r>
              <w:rPr>
                <w:sz w:val="21"/>
                <w:szCs w:val="21"/>
                <w:highlight w:val="cyan"/>
              </w:rPr>
              <w:t>: C</w:t>
            </w:r>
            <w:r>
              <w:rPr>
                <w:sz w:val="21"/>
                <w:szCs w:val="21"/>
              </w:rPr>
              <w:t xml:space="preserve">ostos de </w:t>
            </w:r>
            <w:r w:rsidRPr="000526A4">
              <w:rPr>
                <w:bCs/>
                <w:iCs/>
              </w:rPr>
              <w:t>Labor</w:t>
            </w:r>
            <w:r>
              <w:rPr>
                <w:bCs/>
                <w:iCs/>
              </w:rPr>
              <w:t xml:space="preserve"> Directa, Labor Indirecta, Materiales, Gastos Directos e Indirectos,</w:t>
            </w:r>
            <w:r>
              <w:t xml:space="preserve"> </w:t>
            </w:r>
            <w:del w:id="9017" w:author="Comisión de revisión 4.5" w:date="2026-10-13T00:00:00Z">
              <w:r>
                <w:rPr>
                  <w:bCs/>
                  <w:iCs/>
                </w:rPr>
                <w:delText xml:space="preserve">Costos Ingenio: Costos Secciónales Ingenio</w:delText>
              </w:r>
            </w:del>
            <w:ins w:id="9018" w:author="Comisión de revisión 4.5" w:date="2026-10-13T00:00:00Z">
              <w:r>
                <w:rPr>
                  <w:bCs/>
                  <w:iCs/>
                </w:rPr>
                <w:t xml:space="preserve">Costos Ingenio: Costos Seccionales Ingenio</w:t>
              </w:r>
            </w:ins>
            <w:r w:rsidRPr="00DC197C">
              <w:rPr>
                <w:highlight w:val="cyan"/>
              </w:rPr>
              <w:t>.</w:t>
            </w:r>
            <w:r>
              <w:rPr>
                <w:highlight w:val="cyan"/>
              </w:rPr>
              <w:t xml:space="preserve"> </w:t>
            </w:r>
            <w:del w:id="9007" w:author="Comisión de revisión 4.5" w:date="2026-10-13T00:00:00Z">
              <w:r>
                <w:rPr>
                  <w:highlight w:val="cyan"/>
                </w:rPr>
                <w:delText xml:space="preserve">(C,P)</w:delText>
              </w:r>
            </w:del>
            <w:ins w:id="9008" w:author="Comisión de revisión 4.5" w:date="2026-10-13T00:00:00Z">
              <w:r>
                <w:rPr>
                  <w:highlight w:val="cyan"/>
                </w:rPr>
                <w:t xml:space="preserve">(C, P)</w:t>
              </w:r>
            </w:ins>
          </w:p>
          <w:p w14:paraId="1B3D55A8" w14:textId="77777777" w:rsidR="00DD4B1D" w:rsidRDefault="00DD4B1D" w:rsidP="00DD4B1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Determinación del costo de producción por tonelada tratada y por contenido fino, calculada en hoja de cálculo. (P, T)</w:t>
            </w:r>
          </w:p>
          <w:p w14:paraId="5D211374" w14:textId="5349D6D1" w:rsidR="00DD4B1D" w:rsidRDefault="00DD4B1D" w:rsidP="00DD4B1D">
            <w:pPr>
              <w:spacing w:before="10" w:after="10"/>
            </w:pPr>
          </w:p>
        </w:tc>
        <w:tc>
          <w:tcPr>
            <w:tcW w:w="2905" w:type="dxa"/>
            <w:gridSpan w:val="4"/>
          </w:tcPr>
          <w:p w14:paraId="41B9CBE6" w14:textId="19A5B6AA" w:rsidR="00DD4B1D" w:rsidRDefault="00DD4B1D" w:rsidP="00DD4B1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t>Conocimientos previos de sistemas de costos de producción.</w:t>
            </w:r>
          </w:p>
        </w:tc>
      </w:tr>
      <w:tr w:rsidR="00DD4B1D" w14:paraId="541CE4CE" w14:textId="77777777" w:rsidTr="00C706E9">
        <w:tc>
          <w:tcPr>
            <w:tcW w:w="9960" w:type="dxa"/>
            <w:gridSpan w:val="16"/>
          </w:tcPr>
          <w:p w14:paraId="3906C769" w14:textId="220C28A2" w:rsidR="00DD4B1D" w:rsidRDefault="00DD4B1D" w:rsidP="00DD4B1D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Elemento de competencia 4: </w:t>
            </w:r>
            <w:r>
              <w:rPr>
                <w:sz w:val="21"/>
                <w:szCs w:val="21"/>
                <w:highlight w:val="yellow"/>
              </w:rPr>
              <w:t>Elabora los estados financieros de una empresa minera, valuando los inventarios de minerales, liquidando las operaciones de comercialización y calculando las obligaciones del régimen impositivo minero conforme a las normas de contabilidad y las</w:t>
            </w:r>
            <w:r w:rsidR="002D3E0C">
              <w:rPr>
                <w:sz w:val="21"/>
                <w:szCs w:val="21"/>
                <w:highlight w:val="yellow"/>
              </w:rPr>
              <w:t xml:space="preserve"> disposiciones legales vigentes, </w:t>
            </w:r>
            <w:r w:rsidR="002D3E0C" w:rsidRPr="00E81C24">
              <w:rPr>
                <w:sz w:val="21"/>
                <w:szCs w:val="21"/>
                <w:highlight w:val="cyan"/>
              </w:rPr>
              <w:t>de forma sostenible con tendencia de las TICs (IA)</w:t>
            </w:r>
          </w:p>
        </w:tc>
      </w:tr>
      <w:tr w:rsidR="00DD4B1D" w14:paraId="79F84853" w14:textId="77777777" w:rsidTr="00C706E9">
        <w:tc>
          <w:tcPr>
            <w:tcW w:w="3320" w:type="dxa"/>
            <w:gridSpan w:val="5"/>
          </w:tcPr>
          <w:p w14:paraId="73828E9F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lastRenderedPageBreak/>
              <w:t>Criterios de desempeño</w:t>
            </w:r>
          </w:p>
        </w:tc>
        <w:tc>
          <w:tcPr>
            <w:tcW w:w="3320" w:type="dxa"/>
            <w:gridSpan w:val="6"/>
          </w:tcPr>
          <w:p w14:paraId="72A65727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726A7ADC" w14:textId="77777777" w:rsidR="00DD4B1D" w:rsidRDefault="00DD4B1D" w:rsidP="00DD4B1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B6060E" w14:paraId="405A3C36" w14:textId="77777777" w:rsidTr="00C706E9">
        <w:tc>
          <w:tcPr>
            <w:tcW w:w="3320" w:type="dxa"/>
            <w:gridSpan w:val="5"/>
            <w:vMerge w:val="restart"/>
          </w:tcPr>
          <w:p w14:paraId="44FB827A" w14:textId="420B9668" w:rsidR="00B6060E" w:rsidRDefault="00B6060E" w:rsidP="0057245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1. </w:t>
            </w:r>
            <w:r>
              <w:rPr>
                <w:sz w:val="21"/>
                <w:szCs w:val="21"/>
                <w:highlight w:val="cyan"/>
              </w:rPr>
              <w:t>Establece</w:t>
            </w:r>
            <w:r w:rsidRPr="00195526">
              <w:rPr>
                <w:sz w:val="21"/>
                <w:szCs w:val="21"/>
                <w:highlight w:val="cyan"/>
              </w:rPr>
              <w:t xml:space="preserve"> de manera correcta el v</w:t>
            </w:r>
            <w:r w:rsidR="0057245D">
              <w:rPr>
                <w:sz w:val="21"/>
                <w:szCs w:val="21"/>
                <w:highlight w:val="cyan"/>
              </w:rPr>
              <w:t xml:space="preserve">alor bruto de venta, valor neto de venta y regalías </w:t>
            </w:r>
            <w:r w:rsidR="0057245D">
              <w:rPr>
                <w:sz w:val="21"/>
                <w:szCs w:val="21"/>
              </w:rPr>
              <w:t xml:space="preserve">mineras. 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20" w:type="dxa"/>
            <w:gridSpan w:val="6"/>
          </w:tcPr>
          <w:p w14:paraId="7FC95291" w14:textId="151CDF67" w:rsidR="00B6060E" w:rsidRDefault="0057245D" w:rsidP="00B6060E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1.1</w:t>
            </w:r>
            <w:r w:rsidR="00B6060E">
              <w:rPr>
                <w:sz w:val="21"/>
                <w:szCs w:val="21"/>
                <w:highlight w:val="yellow"/>
              </w:rPr>
              <w:t xml:space="preserve"> Elabora en equipo la liquidación provisional y definitiva de venta de minerales.</w:t>
            </w:r>
          </w:p>
        </w:tc>
        <w:tc>
          <w:tcPr>
            <w:tcW w:w="3320" w:type="dxa"/>
            <w:gridSpan w:val="5"/>
          </w:tcPr>
          <w:p w14:paraId="6971731E" w14:textId="71735213" w:rsidR="00B6060E" w:rsidRDefault="00B6060E" w:rsidP="00B6060E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13: </w:t>
            </w:r>
            <w:r>
              <w:rPr>
                <w:sz w:val="21"/>
                <w:szCs w:val="21"/>
                <w:highlight w:val="yellow"/>
              </w:rPr>
              <w:t>Hoja de Liquidación provisional y definitiva de venta de minerales.</w:t>
            </w:r>
          </w:p>
        </w:tc>
      </w:tr>
      <w:tr w:rsidR="00B6060E" w14:paraId="518CF337" w14:textId="77777777" w:rsidTr="00C706E9">
        <w:tc>
          <w:tcPr>
            <w:tcW w:w="3320" w:type="dxa"/>
            <w:gridSpan w:val="5"/>
            <w:vMerge/>
          </w:tcPr>
          <w:p w14:paraId="60C4B630" w14:textId="77777777" w:rsidR="00B6060E" w:rsidRDefault="00B6060E" w:rsidP="00B6060E"/>
        </w:tc>
        <w:tc>
          <w:tcPr>
            <w:tcW w:w="3320" w:type="dxa"/>
            <w:gridSpan w:val="6"/>
          </w:tcPr>
          <w:p w14:paraId="758E2FB8" w14:textId="26A6422F" w:rsidR="00B6060E" w:rsidRDefault="0057245D" w:rsidP="00B6060E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1.2</w:t>
            </w:r>
            <w:r w:rsidR="00B6060E">
              <w:rPr>
                <w:sz w:val="21"/>
                <w:szCs w:val="21"/>
                <w:highlight w:val="yellow"/>
              </w:rPr>
              <w:t xml:space="preserve"> Calcula en aula las regalías mineras acreditables y no acreditables contra el Impuesto sobre las Utilidades de las Empresas.</w:t>
            </w:r>
          </w:p>
        </w:tc>
        <w:tc>
          <w:tcPr>
            <w:tcW w:w="3320" w:type="dxa"/>
            <w:gridSpan w:val="5"/>
          </w:tcPr>
          <w:p w14:paraId="6AC98F57" w14:textId="269FB136" w:rsidR="0057245D" w:rsidRPr="0057245D" w:rsidRDefault="00B6060E" w:rsidP="0057245D">
            <w:pPr>
              <w:spacing w:before="20" w:after="2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highlight w:val="yellow"/>
              </w:rPr>
              <w:t>Producto 14</w:t>
            </w:r>
            <w:r w:rsidRPr="0057245D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="0057245D" w:rsidRPr="0057245D">
              <w:rPr>
                <w:sz w:val="21"/>
                <w:szCs w:val="21"/>
                <w:highlight w:val="cyan"/>
              </w:rPr>
              <w:t>Cuadro comparativo de las cotizaciones de los minerales vendidos, con la tabla descrita en el art. 101 de la Ley 3787.</w:t>
            </w:r>
          </w:p>
        </w:tc>
      </w:tr>
      <w:tr w:rsidR="00B6060E" w:rsidRPr="00F46782" w14:paraId="7FF29D70" w14:textId="77777777" w:rsidTr="00C706E9">
        <w:tc>
          <w:tcPr>
            <w:tcW w:w="3320" w:type="dxa"/>
            <w:gridSpan w:val="5"/>
            <w:vMerge w:val="restart"/>
          </w:tcPr>
          <w:p w14:paraId="331C802E" w14:textId="28DBB067" w:rsidR="00B6060E" w:rsidRDefault="00B6060E" w:rsidP="0057245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2. Evalúa el impacto ambiental de las actividades mineras, valorando los costos ambientales </w:t>
            </w:r>
            <w:r w:rsidR="0057245D">
              <w:rPr>
                <w:sz w:val="21"/>
                <w:szCs w:val="21"/>
                <w:highlight w:val="yellow"/>
              </w:rPr>
              <w:t xml:space="preserve">de acuerdo </w:t>
            </w:r>
            <w:r>
              <w:rPr>
                <w:sz w:val="21"/>
                <w:szCs w:val="21"/>
                <w:highlight w:val="yellow"/>
              </w:rPr>
              <w:t>a la normativa ambiental vigente.</w:t>
            </w:r>
          </w:p>
        </w:tc>
        <w:tc>
          <w:tcPr>
            <w:tcW w:w="3320" w:type="dxa"/>
            <w:gridSpan w:val="6"/>
          </w:tcPr>
          <w:p w14:paraId="676E212D" w14:textId="3640EEA7" w:rsidR="00B6060E" w:rsidRPr="00F46782" w:rsidRDefault="00B6060E" w:rsidP="0057245D">
            <w:pPr>
              <w:spacing w:before="20" w:after="20"/>
              <w:rPr>
                <w:highlight w:val="cyan"/>
              </w:rPr>
            </w:pPr>
            <w:r>
              <w:rPr>
                <w:sz w:val="21"/>
                <w:szCs w:val="21"/>
                <w:highlight w:val="yellow"/>
              </w:rPr>
              <w:t>2</w:t>
            </w:r>
            <w:r w:rsidR="0057245D">
              <w:rPr>
                <w:sz w:val="21"/>
                <w:szCs w:val="21"/>
                <w:highlight w:val="yellow"/>
              </w:rPr>
              <w:t xml:space="preserve">.1 Expone ante el curso el impacto ambiental de las empresas mineras auríferas bolivianas. </w:t>
            </w:r>
          </w:p>
        </w:tc>
        <w:tc>
          <w:tcPr>
            <w:tcW w:w="3320" w:type="dxa"/>
            <w:gridSpan w:val="5"/>
          </w:tcPr>
          <w:p w14:paraId="06FBAB98" w14:textId="727A1FC8" w:rsidR="00B6060E" w:rsidRPr="00F46782" w:rsidRDefault="0057245D" w:rsidP="0057245D">
            <w:pPr>
              <w:spacing w:before="20" w:after="20"/>
              <w:rPr>
                <w:highlight w:val="cyan"/>
              </w:rPr>
            </w:pPr>
            <w:r>
              <w:rPr>
                <w:b/>
                <w:bCs/>
                <w:sz w:val="21"/>
                <w:szCs w:val="21"/>
                <w:highlight w:val="cyan"/>
              </w:rPr>
              <w:t xml:space="preserve">Producto 15: </w:t>
            </w:r>
            <w:r>
              <w:rPr>
                <w:bCs/>
                <w:sz w:val="21"/>
                <w:szCs w:val="21"/>
                <w:highlight w:val="cyan"/>
              </w:rPr>
              <w:t>Diapositivas en Power Point o Canva que describan el impacto ambiental de esas empresas</w:t>
            </w:r>
            <w:r w:rsidR="00B6060E" w:rsidRPr="0057245D">
              <w:rPr>
                <w:sz w:val="21"/>
                <w:szCs w:val="21"/>
                <w:highlight w:val="cyan"/>
              </w:rPr>
              <w:t>.</w:t>
            </w:r>
          </w:p>
        </w:tc>
      </w:tr>
      <w:tr w:rsidR="00B6060E" w:rsidRPr="00F46782" w14:paraId="3BE47778" w14:textId="77777777" w:rsidTr="00C706E9">
        <w:tc>
          <w:tcPr>
            <w:tcW w:w="3320" w:type="dxa"/>
            <w:gridSpan w:val="5"/>
            <w:vMerge/>
          </w:tcPr>
          <w:p w14:paraId="198ECCDF" w14:textId="77777777" w:rsidR="00B6060E" w:rsidRDefault="00B6060E" w:rsidP="00B6060E"/>
        </w:tc>
        <w:tc>
          <w:tcPr>
            <w:tcW w:w="3320" w:type="dxa"/>
            <w:gridSpan w:val="6"/>
          </w:tcPr>
          <w:p w14:paraId="1656522B" w14:textId="681301AF" w:rsidR="00B6060E" w:rsidRPr="002D3E0C" w:rsidRDefault="00B6060E" w:rsidP="002D3E0C">
            <w:pPr>
              <w:spacing w:before="20" w:after="20"/>
              <w:rPr>
                <w:highlight w:val="cyan"/>
              </w:rPr>
            </w:pPr>
            <w:r w:rsidRPr="002D3E0C">
              <w:rPr>
                <w:sz w:val="21"/>
                <w:szCs w:val="21"/>
                <w:highlight w:val="cyan"/>
              </w:rPr>
              <w:t xml:space="preserve">2.2 </w:t>
            </w:r>
            <w:r w:rsidR="002D3E0C" w:rsidRPr="002D3E0C">
              <w:rPr>
                <w:sz w:val="21"/>
                <w:szCs w:val="21"/>
                <w:highlight w:val="cyan"/>
              </w:rPr>
              <w:t>Explica en equipo la normativa ambiental vigente y su aplicación en las actividades mineras.</w:t>
            </w:r>
          </w:p>
        </w:tc>
        <w:tc>
          <w:tcPr>
            <w:tcW w:w="3320" w:type="dxa"/>
            <w:gridSpan w:val="5"/>
          </w:tcPr>
          <w:p w14:paraId="089AF638" w14:textId="10EFE7B6" w:rsidR="00B6060E" w:rsidRPr="002D3E0C" w:rsidRDefault="00B6060E" w:rsidP="002D3E0C">
            <w:pPr>
              <w:spacing w:before="20" w:after="20"/>
              <w:rPr>
                <w:highlight w:val="cyan"/>
              </w:rPr>
            </w:pPr>
            <w:r w:rsidRPr="002D3E0C">
              <w:rPr>
                <w:b/>
                <w:bCs/>
                <w:sz w:val="21"/>
                <w:szCs w:val="21"/>
                <w:highlight w:val="cyan"/>
              </w:rPr>
              <w:t>P</w:t>
            </w:r>
            <w:r w:rsidR="002D3E0C" w:rsidRPr="002D3E0C">
              <w:rPr>
                <w:b/>
                <w:bCs/>
                <w:sz w:val="21"/>
                <w:szCs w:val="21"/>
                <w:highlight w:val="cyan"/>
              </w:rPr>
              <w:t xml:space="preserve">roducto 16: </w:t>
            </w:r>
            <w:r w:rsidR="002D3E0C" w:rsidRPr="002D3E0C">
              <w:rPr>
                <w:bCs/>
                <w:sz w:val="21"/>
                <w:szCs w:val="21"/>
                <w:highlight w:val="cyan"/>
              </w:rPr>
              <w:t xml:space="preserve">Resumen </w:t>
            </w:r>
            <w:r w:rsidR="00AA5E97" w:rsidRPr="002D3E0C">
              <w:rPr>
                <w:bCs/>
                <w:sz w:val="21"/>
                <w:szCs w:val="21"/>
                <w:highlight w:val="cyan"/>
              </w:rPr>
              <w:t>explicativo</w:t>
            </w:r>
            <w:r w:rsidR="002D3E0C" w:rsidRPr="002D3E0C">
              <w:rPr>
                <w:bCs/>
                <w:sz w:val="21"/>
                <w:szCs w:val="21"/>
                <w:highlight w:val="cyan"/>
              </w:rPr>
              <w:t xml:space="preserve"> de la normativa ambiental vigente.</w:t>
            </w:r>
          </w:p>
        </w:tc>
      </w:tr>
      <w:tr w:rsidR="00B6060E" w14:paraId="0507873C" w14:textId="77777777" w:rsidTr="00C706E9">
        <w:tc>
          <w:tcPr>
            <w:tcW w:w="9960" w:type="dxa"/>
            <w:gridSpan w:val="16"/>
          </w:tcPr>
          <w:p w14:paraId="3EB3711F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6060E" w14:paraId="01F0C429" w14:textId="77777777" w:rsidTr="00C706E9">
        <w:tc>
          <w:tcPr>
            <w:tcW w:w="2490" w:type="dxa"/>
            <w:gridSpan w:val="4"/>
          </w:tcPr>
          <w:p w14:paraId="0CDBBB87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64B5DC65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FD4EAEE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164576F1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B6060E" w14:paraId="3B9FE9A9" w14:textId="77777777" w:rsidTr="00C706E9">
        <w:tc>
          <w:tcPr>
            <w:tcW w:w="2490" w:type="dxa"/>
            <w:gridSpan w:val="4"/>
          </w:tcPr>
          <w:p w14:paraId="3FCFC98A" w14:textId="3F93F9F0" w:rsidR="00B6060E" w:rsidRDefault="00B6060E" w:rsidP="00B6060E">
            <w:pPr>
              <w:spacing w:before="20" w:after="20"/>
            </w:pPr>
            <w:r>
              <w:rPr>
                <w:sz w:val="21"/>
                <w:szCs w:val="21"/>
              </w:rPr>
              <w:t>Tema 9: Ventas y/o comercialización de minerales</w:t>
            </w:r>
          </w:p>
          <w:p w14:paraId="4371BC90" w14:textId="61AF9030" w:rsidR="00B6060E" w:rsidRDefault="00B6060E" w:rsidP="00B6060E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10: Estados financieros</w:t>
            </w:r>
          </w:p>
          <w:p w14:paraId="560E8A16" w14:textId="7DA5CABB" w:rsidR="00B6060E" w:rsidRDefault="00B6060E" w:rsidP="00B6060E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11: Gestión ambiental aplicada en las actividades mineras</w:t>
            </w:r>
          </w:p>
          <w:p w14:paraId="693E5EC1" w14:textId="2266E31E" w:rsidR="00B6060E" w:rsidRDefault="00B6060E" w:rsidP="00B6060E">
            <w:pPr>
              <w:spacing w:before="20" w:after="20"/>
            </w:pPr>
          </w:p>
        </w:tc>
        <w:tc>
          <w:tcPr>
            <w:tcW w:w="4565" w:type="dxa"/>
            <w:gridSpan w:val="8"/>
          </w:tcPr>
          <w:p w14:paraId="7B7F97B9" w14:textId="1B2FDCE7" w:rsidR="00B6060E" w:rsidRPr="00031A88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highlight w:val="cyan"/>
              </w:rPr>
            </w:pPr>
            <w:r w:rsidRPr="00031A88">
              <w:rPr>
                <w:highlight w:val="cyan"/>
              </w:rPr>
              <w:t>Concepto de Venta o Comercialización - Liquidaciones Provisionales - Liquidaciones Definitivas - Elaboración de Liquidaciones Provisionales y Definitivas – Castigos por Impurezas o Penalizaciones - Gastos en Fundición - Gastos de Comercialización o Realización – Cálculo de las Regalías Mineras: Regalías Acreditables y No acreditables- Libro de Compras Control Regalía Minera - Libro de Ventas Brutas Control Regalía Minera. (C, P)</w:t>
            </w:r>
          </w:p>
          <w:p w14:paraId="682904B3" w14:textId="3C3250FD" w:rsidR="00B6060E" w:rsidRPr="00031A88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031A88">
              <w:rPr>
                <w:highlight w:val="cyan"/>
              </w:rPr>
              <w:t>Elaboración de Estados Financieros - Balance General – Estado de Resultados – Estados Financieros Auxiliares: Estado de Consolidación de Regalías Mineras; Estado de Compensación Regalía minera con IUE – Estado de la Alícuota Adicional al IUE – Estado de consolidación de anticipos</w:t>
            </w:r>
            <w:r w:rsidRPr="00031A88">
              <w:t xml:space="preserve"> a la </w:t>
            </w:r>
            <w:r w:rsidRPr="00031A88">
              <w:rPr>
                <w:highlight w:val="cyan"/>
              </w:rPr>
              <w:t>Alícuota Adicional al IUE. (P)</w:t>
            </w:r>
          </w:p>
          <w:p w14:paraId="50EBB44D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</w:rPr>
              <w:t>Antecedentes de la gestión ambiental en Bolivia, políticas medioambientales y gestión ambiental en las actividades mineras.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7D70CB8E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</w:rPr>
              <w:t>Problemas ambientales de la minería, uso de reactivos en la concentración o recuperación, evaluación del impacto ambiental, y efectos de la degradación y el deterioro ambiental.</w:t>
            </w:r>
            <w:r>
              <w:rPr>
                <w:sz w:val="21"/>
                <w:szCs w:val="21"/>
                <w:highlight w:val="yellow"/>
              </w:rPr>
              <w:t xml:space="preserve"> (P)</w:t>
            </w:r>
          </w:p>
          <w:p w14:paraId="6B3E01C4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</w:rPr>
              <w:t>Desarrollo sostenible, valoración de los costos ambientales y programas de restauración; contabilización.</w:t>
            </w:r>
            <w:r>
              <w:rPr>
                <w:sz w:val="21"/>
                <w:szCs w:val="21"/>
                <w:highlight w:val="yellow"/>
              </w:rPr>
              <w:t xml:space="preserve"> (P)</w:t>
            </w:r>
          </w:p>
          <w:p w14:paraId="44D6ADB8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Pasivos ambientales mineros y provisión por restauración: estimación, descuento financiero y revisión periódica conforme a la NIC 37. (C)</w:t>
            </w:r>
          </w:p>
          <w:p w14:paraId="7AD34CDF" w14:textId="77777777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Criterios jurídicos: Ley N° 1333, Ley del Medio Ambiente; Decreto Supremo N° 24176, </w:t>
            </w:r>
            <w:r>
              <w:rPr>
                <w:sz w:val="21"/>
                <w:szCs w:val="21"/>
              </w:rPr>
              <w:lastRenderedPageBreak/>
              <w:t>reglamento de la Ley del Medio Ambiente; Decreto Supremo N° 24782, reglamento ambiental para el sector minero; Decreto Supremo N° 24419, de ampliación de plazos para la presentación de manifiestos ambientales.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211EA0D7" w14:textId="5B7E18FB" w:rsidR="00B6060E" w:rsidRDefault="00B6060E" w:rsidP="00B6060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</w:rPr>
              <w:t>Análisis del pronunciamiento FASB 143, Accounting for Asset Retirement Obligations, sobre obligaciones por retiro de activos.</w:t>
            </w:r>
            <w:r>
              <w:rPr>
                <w:sz w:val="21"/>
                <w:szCs w:val="21"/>
                <w:highlight w:val="yellow"/>
              </w:rPr>
              <w:t xml:space="preserve"> (P)</w:t>
            </w:r>
          </w:p>
        </w:tc>
        <w:tc>
          <w:tcPr>
            <w:tcW w:w="2905" w:type="dxa"/>
            <w:gridSpan w:val="4"/>
          </w:tcPr>
          <w:p w14:paraId="2F0D0A29" w14:textId="77777777" w:rsidR="00B6060E" w:rsidRDefault="00B6060E" w:rsidP="00B6060E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lastRenderedPageBreak/>
              <w:t>Funcionamiento de los mercados internacionales de metales y de sus cotizaciones de referencia.</w:t>
            </w:r>
          </w:p>
          <w:p w14:paraId="64B117F6" w14:textId="77777777" w:rsidR="00B6060E" w:rsidRPr="00031A88" w:rsidRDefault="00B6060E" w:rsidP="00B6060E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31A88">
              <w:rPr>
                <w:sz w:val="21"/>
                <w:szCs w:val="21"/>
                <w:highlight w:val="cyan"/>
              </w:rPr>
              <w:t>Nociones sobre unidades de peso de los minerales, equivalencias y conversiones.</w:t>
            </w:r>
            <w:r>
              <w:rPr>
                <w:sz w:val="21"/>
                <w:szCs w:val="21"/>
              </w:rPr>
              <w:t xml:space="preserve"> </w:t>
            </w:r>
          </w:p>
          <w:p w14:paraId="4690C9F0" w14:textId="3E948802" w:rsidR="00B6060E" w:rsidRDefault="00B6060E" w:rsidP="00B6060E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195526">
              <w:rPr>
                <w:highlight w:val="cyan"/>
              </w:rPr>
              <w:t>Nociones de los efectos de la explotación de los Recursos Naturales No Renovables, en el medio ambiente.</w:t>
            </w:r>
          </w:p>
        </w:tc>
      </w:tr>
      <w:tr w:rsidR="00B6060E" w14:paraId="55A022B9" w14:textId="77777777" w:rsidTr="00C706E9">
        <w:tc>
          <w:tcPr>
            <w:tcW w:w="9960" w:type="dxa"/>
            <w:gridSpan w:val="16"/>
          </w:tcPr>
          <w:p w14:paraId="00D3BA56" w14:textId="77777777" w:rsidR="00B6060E" w:rsidRDefault="00B6060E" w:rsidP="00B6060E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lastRenderedPageBreak/>
              <w:t xml:space="preserve">Elemento de competencia 5: </w:t>
            </w:r>
            <w:r>
              <w:rPr>
                <w:sz w:val="21"/>
                <w:szCs w:val="21"/>
                <w:highlight w:val="yellow"/>
              </w:rPr>
              <w:t>Explica los fundamentos de la industria petrolera y su organización contable, relacionando las fases de la actividad hidrocarburífera con la estructura administrativa, funcional y contable de las empresas del sector.</w:t>
            </w:r>
          </w:p>
        </w:tc>
      </w:tr>
      <w:tr w:rsidR="00B6060E" w14:paraId="014F506A" w14:textId="77777777" w:rsidTr="00C706E9">
        <w:tc>
          <w:tcPr>
            <w:tcW w:w="3320" w:type="dxa"/>
            <w:gridSpan w:val="5"/>
          </w:tcPr>
          <w:p w14:paraId="7B60F6DC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</w:tcPr>
          <w:p w14:paraId="51EB518E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4BA48356" w14:textId="77777777" w:rsidR="00B6060E" w:rsidRDefault="00B6060E" w:rsidP="00B6060E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277A06" w14:paraId="5EFAF9F9" w14:textId="77777777" w:rsidTr="00C706E9">
        <w:tc>
          <w:tcPr>
            <w:tcW w:w="3320" w:type="dxa"/>
            <w:gridSpan w:val="5"/>
            <w:vMerge w:val="restart"/>
          </w:tcPr>
          <w:p w14:paraId="58990ACD" w14:textId="2D7310BA" w:rsidR="00277A06" w:rsidRDefault="00277A06" w:rsidP="00277A06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  <w:highlight w:val="yellow"/>
              </w:rPr>
              <w:t>1. Analiza la n</w:t>
            </w:r>
            <w:r>
              <w:rPr>
                <w:sz w:val="21"/>
                <w:szCs w:val="21"/>
                <w:highlight w:val="yellow"/>
              </w:rPr>
              <w:t>aturaleza de la industria petrolera</w:t>
            </w:r>
            <w:r>
              <w:rPr>
                <w:sz w:val="21"/>
                <w:szCs w:val="21"/>
                <w:highlight w:val="yellow"/>
              </w:rPr>
              <w:t xml:space="preserve"> boliviana, diferenciando </w:t>
            </w:r>
            <w:r w:rsidRPr="00AC0518">
              <w:rPr>
                <w:sz w:val="21"/>
                <w:szCs w:val="21"/>
                <w:highlight w:val="cyan"/>
              </w:rPr>
              <w:t>la organización y el proceso productivo de esta industri</w:t>
            </w:r>
            <w:r w:rsidRPr="007F1D07">
              <w:rPr>
                <w:sz w:val="21"/>
                <w:szCs w:val="21"/>
                <w:highlight w:val="cyan"/>
              </w:rPr>
              <w:t>a respecto de otras.</w:t>
            </w:r>
          </w:p>
          <w:p w14:paraId="024045D9" w14:textId="77777777" w:rsidR="00277A06" w:rsidRDefault="00277A06" w:rsidP="00277A06">
            <w:pPr>
              <w:spacing w:before="20" w:after="20"/>
            </w:pPr>
          </w:p>
          <w:p w14:paraId="5ACCA1A3" w14:textId="54D7099F" w:rsidR="00277A06" w:rsidRDefault="00277A06" w:rsidP="00277A06">
            <w:pPr>
              <w:spacing w:before="20" w:after="20"/>
            </w:pPr>
          </w:p>
        </w:tc>
        <w:tc>
          <w:tcPr>
            <w:tcW w:w="3320" w:type="dxa"/>
            <w:gridSpan w:val="6"/>
          </w:tcPr>
          <w:p w14:paraId="7761CDB8" w14:textId="6083050C" w:rsidR="00277A06" w:rsidRDefault="00277A06" w:rsidP="00277A06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 xml:space="preserve">1.1 </w:t>
            </w:r>
            <w:del w:id="9051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Expone en equipo, sobre la importancia</w:delText>
              </w:r>
            </w:del>
            <w:ins w:id="9052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Expone en equipo la importancia</w:t>
              </w:r>
            </w:ins>
            <w:r>
              <w:rPr>
                <w:sz w:val="21"/>
                <w:szCs w:val="21"/>
                <w:highlight w:val="cyan"/>
              </w:rPr>
              <w:t xml:space="preserve"> de la industria</w:t>
            </w:r>
            <w:r>
              <w:rPr>
                <w:sz w:val="21"/>
                <w:szCs w:val="21"/>
                <w:highlight w:val="cyan"/>
              </w:rPr>
              <w:t xml:space="preserve"> petrolera</w:t>
            </w:r>
            <w:r w:rsidRPr="003C5DA8">
              <w:rPr>
                <w:sz w:val="21"/>
                <w:szCs w:val="21"/>
                <w:highlight w:val="cyan"/>
              </w:rPr>
              <w:t xml:space="preserve"> a lo largo de la historia. </w:t>
            </w:r>
          </w:p>
        </w:tc>
        <w:tc>
          <w:tcPr>
            <w:tcW w:w="3320" w:type="dxa"/>
            <w:gridSpan w:val="5"/>
          </w:tcPr>
          <w:p w14:paraId="7E1DF989" w14:textId="19078924" w:rsidR="00277A06" w:rsidRDefault="00277A06" w:rsidP="00252FE6">
            <w:pPr>
              <w:spacing w:before="20" w:after="20"/>
            </w:pPr>
            <w:r w:rsidRPr="003C5DA8">
              <w:rPr>
                <w:b/>
                <w:bCs/>
                <w:sz w:val="21"/>
                <w:szCs w:val="21"/>
                <w:highlight w:val="cyan"/>
              </w:rPr>
              <w:t>Producto 1</w:t>
            </w:r>
            <w:r w:rsidR="00565C68">
              <w:rPr>
                <w:b/>
                <w:bCs/>
                <w:sz w:val="21"/>
                <w:szCs w:val="21"/>
                <w:highlight w:val="cyan"/>
              </w:rPr>
              <w:t>7</w:t>
            </w:r>
            <w:r w:rsidRPr="003C5DA8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="00252FE6">
              <w:rPr>
                <w:sz w:val="21"/>
                <w:szCs w:val="21"/>
                <w:highlight w:val="cyan"/>
              </w:rPr>
              <w:t>Diagrama de llaves</w:t>
            </w:r>
            <w:r>
              <w:rPr>
                <w:sz w:val="21"/>
                <w:szCs w:val="21"/>
                <w:highlight w:val="cyan"/>
              </w:rPr>
              <w:t xml:space="preserve"> de la historia del </w:t>
            </w:r>
            <w:r w:rsidR="00252FE6">
              <w:rPr>
                <w:sz w:val="21"/>
                <w:szCs w:val="21"/>
                <w:highlight w:val="cyan"/>
              </w:rPr>
              <w:t>petróleo</w:t>
            </w:r>
            <w:r w:rsidRPr="003C5DA8">
              <w:rPr>
                <w:sz w:val="21"/>
                <w:szCs w:val="21"/>
                <w:highlight w:val="cyan"/>
              </w:rPr>
              <w:t xml:space="preserve"> en Bolivia.</w:t>
            </w:r>
          </w:p>
        </w:tc>
      </w:tr>
      <w:tr w:rsidR="00277A06" w14:paraId="14CFAE6E" w14:textId="77777777" w:rsidTr="00C706E9">
        <w:tc>
          <w:tcPr>
            <w:tcW w:w="3320" w:type="dxa"/>
            <w:gridSpan w:val="5"/>
            <w:vMerge/>
          </w:tcPr>
          <w:p w14:paraId="5D54B360" w14:textId="77777777" w:rsidR="00277A06" w:rsidRDefault="00277A06" w:rsidP="00277A06"/>
        </w:tc>
        <w:tc>
          <w:tcPr>
            <w:tcW w:w="3320" w:type="dxa"/>
            <w:gridSpan w:val="6"/>
          </w:tcPr>
          <w:p w14:paraId="157255A0" w14:textId="713404FA" w:rsidR="00277A06" w:rsidRDefault="00277A06" w:rsidP="00277A06">
            <w:pPr>
              <w:spacing w:before="20" w:after="20"/>
            </w:pPr>
            <w:r w:rsidRPr="00AC0518">
              <w:rPr>
                <w:sz w:val="21"/>
                <w:szCs w:val="21"/>
                <w:highlight w:val="cyan"/>
              </w:rPr>
              <w:t xml:space="preserve">1.2 </w:t>
            </w:r>
            <w:r>
              <w:rPr>
                <w:sz w:val="21"/>
                <w:szCs w:val="21"/>
                <w:highlight w:val="cyan"/>
              </w:rPr>
              <w:t>Describe de manera individua</w:t>
            </w:r>
            <w:r>
              <w:rPr>
                <w:sz w:val="21"/>
                <w:szCs w:val="21"/>
                <w:highlight w:val="cyan"/>
              </w:rPr>
              <w:t>l, los tipos de empresas petroleras</w:t>
            </w:r>
            <w:r>
              <w:rPr>
                <w:sz w:val="21"/>
                <w:szCs w:val="21"/>
                <w:highlight w:val="cyan"/>
              </w:rPr>
              <w:t xml:space="preserve"> </w:t>
            </w:r>
            <w:r w:rsidRPr="00265012">
              <w:rPr>
                <w:sz w:val="21"/>
                <w:szCs w:val="21"/>
                <w:highlight w:val="cyan"/>
              </w:rPr>
              <w:t>y cómo se encuentran organizadas de acuerdo a su proceso productivo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</w:tcPr>
          <w:p w14:paraId="5E4B963E" w14:textId="11C9F792" w:rsidR="00277A06" w:rsidRDefault="00565C68" w:rsidP="00277A06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18</w:t>
            </w:r>
            <w:r w:rsidR="00277A06" w:rsidRPr="003C5DA8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="00277A06" w:rsidRPr="003C5DA8">
              <w:rPr>
                <w:sz w:val="21"/>
                <w:szCs w:val="21"/>
                <w:highlight w:val="cyan"/>
              </w:rPr>
              <w:t>Trabajo de investig</w:t>
            </w:r>
            <w:r>
              <w:rPr>
                <w:sz w:val="21"/>
                <w:szCs w:val="21"/>
                <w:highlight w:val="cyan"/>
              </w:rPr>
              <w:t xml:space="preserve">ación </w:t>
            </w:r>
            <w:del w:id="9021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sobre que empresas petroleras</w:delText>
              </w:r>
              <w:r>
                <w:rPr>
                  <w:sz w:val="21"/>
                  <w:szCs w:val="21"/>
                  <w:highlight w:val="cyan"/>
                </w:rPr>
                <w:delText xml:space="preserve"> se tiene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sobre qué empresas petroleras se tiene</w:t>
              </w:r>
            </w:ins>
            <w:r>
              <w:rPr>
                <w:sz w:val="21"/>
                <w:szCs w:val="21"/>
                <w:highlight w:val="cyan"/>
              </w:rPr>
              <w:t xml:space="preserve"> en Bolivia y su tipo de organización.</w:t>
            </w:r>
          </w:p>
        </w:tc>
      </w:tr>
      <w:tr w:rsidR="00277A06" w14:paraId="057879C7" w14:textId="77777777" w:rsidTr="00C706E9">
        <w:tc>
          <w:tcPr>
            <w:tcW w:w="3320" w:type="dxa"/>
            <w:gridSpan w:val="5"/>
            <w:vMerge w:val="restart"/>
          </w:tcPr>
          <w:p w14:paraId="7E6366A2" w14:textId="3DF85C92" w:rsidR="00277A06" w:rsidRDefault="00277A06" w:rsidP="00277A06">
            <w:pPr>
              <w:spacing w:before="20" w:after="20"/>
            </w:pPr>
            <w:r w:rsidRPr="007F1D07">
              <w:rPr>
                <w:sz w:val="21"/>
                <w:szCs w:val="21"/>
                <w:highlight w:val="cyan"/>
              </w:rPr>
              <w:t xml:space="preserve">2. </w:t>
            </w:r>
            <w:r>
              <w:rPr>
                <w:sz w:val="21"/>
                <w:szCs w:val="21"/>
                <w:highlight w:val="cyan"/>
              </w:rPr>
              <w:t xml:space="preserve">Comprende </w:t>
            </w:r>
            <w:r w:rsidRPr="007F1D07">
              <w:rPr>
                <w:sz w:val="21"/>
                <w:szCs w:val="21"/>
                <w:highlight w:val="cyan"/>
              </w:rPr>
              <w:t>el proceso contable de cada una de</w:t>
            </w:r>
            <w:r>
              <w:rPr>
                <w:sz w:val="21"/>
                <w:szCs w:val="21"/>
                <w:highlight w:val="cyan"/>
              </w:rPr>
              <w:t xml:space="preserve"> las </w:t>
            </w:r>
            <w:del w:id="9037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actividades hidrocarburiferas</w:delText>
              </w:r>
            </w:del>
            <w:ins w:id="9038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actividades hidrocarburíferas</w:t>
              </w:r>
            </w:ins>
            <w:r>
              <w:rPr>
                <w:sz w:val="21"/>
                <w:szCs w:val="21"/>
                <w:highlight w:val="cyan"/>
              </w:rPr>
              <w:t xml:space="preserve">, </w:t>
            </w:r>
            <w:r w:rsidRPr="007F1D07">
              <w:rPr>
                <w:sz w:val="21"/>
                <w:szCs w:val="21"/>
                <w:highlight w:val="cyan"/>
              </w:rPr>
              <w:t>comparando las operaciones que intervienen en cada una de estas.</w:t>
            </w:r>
          </w:p>
        </w:tc>
        <w:tc>
          <w:tcPr>
            <w:tcW w:w="3320" w:type="dxa"/>
            <w:gridSpan w:val="6"/>
          </w:tcPr>
          <w:p w14:paraId="4665494A" w14:textId="03A783DE" w:rsidR="00277A06" w:rsidRDefault="00277A06" w:rsidP="00277A06">
            <w:pPr>
              <w:spacing w:before="20" w:after="20"/>
            </w:pPr>
            <w:r w:rsidRPr="00660D47">
              <w:rPr>
                <w:sz w:val="21"/>
                <w:szCs w:val="21"/>
                <w:highlight w:val="cyan"/>
              </w:rPr>
              <w:t>2.1 Explica en aula la importancia de registrar conta</w:t>
            </w:r>
            <w:r>
              <w:rPr>
                <w:sz w:val="21"/>
                <w:szCs w:val="21"/>
                <w:highlight w:val="cyan"/>
              </w:rPr>
              <w:t>blemente las operaciones petroleras</w:t>
            </w:r>
            <w:r>
              <w:rPr>
                <w:sz w:val="21"/>
                <w:szCs w:val="21"/>
                <w:highlight w:val="cyan"/>
              </w:rPr>
              <w:t xml:space="preserve"> </w:t>
            </w:r>
            <w:del w:id="9025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y que tipo de decisiones se toman</w:delText>
              </w:r>
            </w:del>
            <w:ins w:id="9026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y qué tipo de decisiones se toman</w:t>
              </w:r>
            </w:ins>
            <w:r>
              <w:rPr>
                <w:sz w:val="21"/>
                <w:szCs w:val="21"/>
                <w:highlight w:val="cyan"/>
              </w:rPr>
              <w:t xml:space="preserve"> a nivel gerencial.</w:t>
            </w:r>
          </w:p>
        </w:tc>
        <w:tc>
          <w:tcPr>
            <w:tcW w:w="3320" w:type="dxa"/>
            <w:gridSpan w:val="5"/>
          </w:tcPr>
          <w:p w14:paraId="36B98036" w14:textId="72A93452" w:rsidR="00277A06" w:rsidRDefault="00565C68" w:rsidP="00277A06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19</w:t>
            </w:r>
            <w:r w:rsidR="00277A06" w:rsidRPr="001F5711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="00277A06" w:rsidRPr="001F5711">
              <w:rPr>
                <w:sz w:val="21"/>
                <w:szCs w:val="21"/>
                <w:highlight w:val="cyan"/>
              </w:rPr>
              <w:t xml:space="preserve">Cuestionario con preguntas acerca de la definición </w:t>
            </w:r>
            <w:r w:rsidR="00277A06">
              <w:rPr>
                <w:sz w:val="21"/>
                <w:szCs w:val="21"/>
                <w:highlight w:val="cyan"/>
              </w:rPr>
              <w:t>de contabilidad petrolera</w:t>
            </w:r>
            <w:r w:rsidR="00277A06" w:rsidRPr="001F5711">
              <w:rPr>
                <w:sz w:val="21"/>
                <w:szCs w:val="21"/>
                <w:highlight w:val="cyan"/>
              </w:rPr>
              <w:t>.</w:t>
            </w:r>
          </w:p>
        </w:tc>
      </w:tr>
      <w:tr w:rsidR="00277A06" w14:paraId="4E2C642D" w14:textId="77777777" w:rsidTr="00C706E9">
        <w:tc>
          <w:tcPr>
            <w:tcW w:w="3320" w:type="dxa"/>
            <w:gridSpan w:val="5"/>
            <w:vMerge/>
          </w:tcPr>
          <w:p w14:paraId="79E478D1" w14:textId="77777777" w:rsidR="00277A06" w:rsidRDefault="00277A06" w:rsidP="00277A06"/>
        </w:tc>
        <w:tc>
          <w:tcPr>
            <w:tcW w:w="3320" w:type="dxa"/>
            <w:gridSpan w:val="6"/>
          </w:tcPr>
          <w:p w14:paraId="4CFBEC9A" w14:textId="1C53FF80" w:rsidR="00277A06" w:rsidRDefault="00277A06" w:rsidP="00277A06">
            <w:pPr>
              <w:spacing w:before="20" w:after="20"/>
            </w:pPr>
            <w:r w:rsidRPr="00660D47">
              <w:rPr>
                <w:sz w:val="21"/>
                <w:szCs w:val="21"/>
                <w:highlight w:val="cyan"/>
              </w:rPr>
              <w:t xml:space="preserve">2.2 </w:t>
            </w:r>
            <w:r w:rsidRPr="00660D47">
              <w:rPr>
                <w:highlight w:val="cyan"/>
              </w:rPr>
              <w:t xml:space="preserve">Resume </w:t>
            </w:r>
            <w:r>
              <w:rPr>
                <w:highlight w:val="cyan"/>
              </w:rPr>
              <w:t xml:space="preserve">en equipo, cuáles son  las fases </w:t>
            </w:r>
            <w:r>
              <w:rPr>
                <w:highlight w:val="cyan"/>
              </w:rPr>
              <w:t>de la industria petrolera.</w:t>
            </w:r>
          </w:p>
        </w:tc>
        <w:tc>
          <w:tcPr>
            <w:tcW w:w="3320" w:type="dxa"/>
            <w:gridSpan w:val="5"/>
          </w:tcPr>
          <w:p w14:paraId="77B0A164" w14:textId="4E8E702C" w:rsidR="00277A06" w:rsidRDefault="00565C68" w:rsidP="00252FE6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20</w:t>
            </w:r>
            <w:r w:rsidR="00277A06" w:rsidRPr="001F5711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="00277A06">
              <w:rPr>
                <w:sz w:val="21"/>
                <w:szCs w:val="21"/>
                <w:highlight w:val="cyan"/>
              </w:rPr>
              <w:t>M</w:t>
            </w:r>
            <w:r w:rsidR="00252FE6">
              <w:rPr>
                <w:sz w:val="21"/>
                <w:szCs w:val="21"/>
                <w:highlight w:val="cyan"/>
              </w:rPr>
              <w:t xml:space="preserve">apa mental que describa las características </w:t>
            </w:r>
            <w:r>
              <w:rPr>
                <w:sz w:val="21"/>
                <w:szCs w:val="21"/>
                <w:highlight w:val="cyan"/>
              </w:rPr>
              <w:t xml:space="preserve">de las </w:t>
            </w:r>
            <w:del w:id="9039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delText xml:space="preserve">actividades hidrocarburifera</w:delText>
              </w:r>
              <w:r>
                <w:rPr>
                  <w:sz w:val="21"/>
                  <w:szCs w:val="21"/>
                  <w:highlight w:val="cyan"/>
                </w:rPr>
                <w:delText xml:space="preserve">s</w:delText>
              </w:r>
            </w:del>
            <w:ins w:id="9040" w:author="Comisión de revisión 4.5" w:date="2026-10-13T00:00:00Z">
              <w:r>
                <w:rPr>
                  <w:sz w:val="21"/>
                  <w:szCs w:val="21"/>
                  <w:highlight w:val="cyan"/>
                </w:rPr>
                <w:t xml:space="preserve">actividades hidrocarburíferas</w:t>
              </w:r>
            </w:ins>
            <w:r w:rsidR="00252FE6">
              <w:rPr>
                <w:sz w:val="21"/>
                <w:szCs w:val="21"/>
                <w:highlight w:val="cyan"/>
              </w:rPr>
              <w:t>.</w:t>
            </w:r>
          </w:p>
        </w:tc>
      </w:tr>
      <w:tr w:rsidR="00277A06" w14:paraId="1C933D8F" w14:textId="77777777" w:rsidTr="00C706E9">
        <w:tc>
          <w:tcPr>
            <w:tcW w:w="9960" w:type="dxa"/>
            <w:gridSpan w:val="16"/>
          </w:tcPr>
          <w:p w14:paraId="180BED17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277A06" w14:paraId="6ECD1AEF" w14:textId="77777777" w:rsidTr="00C706E9">
        <w:tc>
          <w:tcPr>
            <w:tcW w:w="2490" w:type="dxa"/>
            <w:gridSpan w:val="4"/>
          </w:tcPr>
          <w:p w14:paraId="57AD6540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32121AF9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BA18A4F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7F440051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277A06" w14:paraId="0C60140E" w14:textId="77777777" w:rsidTr="00C706E9">
        <w:tc>
          <w:tcPr>
            <w:tcW w:w="2490" w:type="dxa"/>
            <w:gridSpan w:val="4"/>
          </w:tcPr>
          <w:p w14:paraId="4D8F383D" w14:textId="283D2684" w:rsidR="00277A06" w:rsidRDefault="00277A06" w:rsidP="00277A06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12: La industria petrolera</w:t>
            </w:r>
          </w:p>
          <w:p w14:paraId="6D76A4A4" w14:textId="3AFCA9E6" w:rsidR="00277A06" w:rsidRDefault="00277A06" w:rsidP="00277A06">
            <w:pPr>
              <w:spacing w:before="20" w:after="20"/>
            </w:pPr>
            <w:r>
              <w:rPr>
                <w:sz w:val="21"/>
                <w:szCs w:val="21"/>
              </w:rPr>
              <w:t>Tema 13</w:t>
            </w:r>
            <w:r>
              <w:rPr>
                <w:sz w:val="21"/>
                <w:szCs w:val="21"/>
              </w:rPr>
              <w:t>: Organización y procedimientos de contabilidad en la industria petrolera</w:t>
            </w:r>
          </w:p>
          <w:p w14:paraId="0A6D47EB" w14:textId="2CEF8ACB" w:rsidR="00277A06" w:rsidRDefault="00277A06" w:rsidP="00277A06">
            <w:pPr>
              <w:spacing w:before="20" w:after="20"/>
            </w:pPr>
            <w:r>
              <w:rPr>
                <w:sz w:val="21"/>
                <w:szCs w:val="21"/>
              </w:rPr>
              <w:t>Tema 14: Contabilidad de las empresas petroleras</w:t>
            </w:r>
          </w:p>
          <w:p w14:paraId="1D6CA7FD" w14:textId="65282FA1" w:rsidR="00277A06" w:rsidRDefault="00277A06" w:rsidP="00277A06">
            <w:pPr>
              <w:spacing w:before="20" w:after="20"/>
            </w:pPr>
          </w:p>
        </w:tc>
        <w:tc>
          <w:tcPr>
            <w:tcW w:w="4565" w:type="dxa"/>
            <w:gridSpan w:val="8"/>
          </w:tcPr>
          <w:p w14:paraId="1884ACC4" w14:textId="1101EB0B" w:rsidR="00277A06" w:rsidRDefault="00277A06" w:rsidP="00277A06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277A06">
              <w:t>Introducción - Naturaleza de la industria Petrolera - Los Hidrocarburos: a) El Petróleo b) Gas Natural - Los Hidrocarburos en Bolivia - Importancia - Tecnología Petrolera - Las Compañías y/o Empresas de Hidrocarburos: a) Estatal b) Privadas  c) Mixtas.</w:t>
            </w:r>
            <w:r w:rsidR="00252FE6">
              <w:t xml:space="preserve"> (C)</w:t>
            </w:r>
          </w:p>
          <w:p w14:paraId="5FE64EEE" w14:textId="5EAAEF6B" w:rsidR="00277A06" w:rsidRDefault="00277A06" w:rsidP="00277A06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277A06">
              <w:t>Procedimientos Generales de Contabilidad - Organización de las Empresas y/o Compañías de Hidrocarburos - Constitución de las Sociedades de Hidrocarburos - Organización Administrativa - Estructura Funcional - Organización Contable - Organización y Plan de Cuentas o Nomenclador - Principales Libros o Registros Contables.</w:t>
            </w:r>
            <w:r w:rsidR="00252FE6">
              <w:t xml:space="preserve"> (C)</w:t>
            </w:r>
          </w:p>
          <w:p w14:paraId="6EC88C38" w14:textId="47821267" w:rsidR="00277A06" w:rsidRDefault="00277A06" w:rsidP="00277A06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277A06">
              <w:t xml:space="preserve">Concepto de la Contabilidad Petrolera – Actividades de la Industria Petrolera: a) Exploración  b) Explotación  c) Comercialización: Mayorista y Minoristas d) Transporte y almacenaje e) Refinación e </w:t>
            </w:r>
            <w:r w:rsidRPr="00277A06">
              <w:lastRenderedPageBreak/>
              <w:t>Industrialización  f) Distribución de Gas Natural por Redes.</w:t>
            </w:r>
            <w:r w:rsidR="00252FE6">
              <w:t xml:space="preserve"> (C)</w:t>
            </w:r>
          </w:p>
        </w:tc>
        <w:tc>
          <w:tcPr>
            <w:tcW w:w="2905" w:type="dxa"/>
            <w:gridSpan w:val="4"/>
          </w:tcPr>
          <w:p w14:paraId="1EB823B3" w14:textId="77777777" w:rsidR="00277A06" w:rsidRDefault="00277A06" w:rsidP="00277A0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lastRenderedPageBreak/>
              <w:t>Nociones de geología del petróleo: roca generadora, roca reservorio y trampas.</w:t>
            </w:r>
          </w:p>
          <w:p w14:paraId="6AE58CB4" w14:textId="011D52C8" w:rsidR="00277A06" w:rsidRPr="00277A06" w:rsidRDefault="00277A06" w:rsidP="00277A0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Propiedades físicas del petróleo y del gas natural: densidad, gravedad API y poder calorífico.</w:t>
            </w:r>
          </w:p>
          <w:p w14:paraId="193E5E79" w14:textId="04C73FC1" w:rsidR="00277A06" w:rsidRDefault="00277A06" w:rsidP="00277A0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Cuencas hidrocarburíferas de Bolivia y sus principales campos productores.</w:t>
            </w:r>
          </w:p>
          <w:p w14:paraId="08BB16A3" w14:textId="2E50C882" w:rsidR="00277A06" w:rsidRDefault="00277A06" w:rsidP="00277A06">
            <w:pPr>
              <w:spacing w:before="10" w:after="10"/>
              <w:ind w:left="40"/>
            </w:pPr>
          </w:p>
        </w:tc>
      </w:tr>
      <w:tr w:rsidR="00277A06" w14:paraId="33F59660" w14:textId="77777777" w:rsidTr="00C706E9">
        <w:tc>
          <w:tcPr>
            <w:tcW w:w="9960" w:type="dxa"/>
            <w:gridSpan w:val="16"/>
          </w:tcPr>
          <w:p w14:paraId="5CEE1056" w14:textId="50CC4D6B" w:rsidR="00277A06" w:rsidRDefault="00277A06" w:rsidP="00277A06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lastRenderedPageBreak/>
              <w:t xml:space="preserve">Elemento de competencia 6: </w:t>
            </w:r>
            <w:r>
              <w:rPr>
                <w:sz w:val="21"/>
                <w:szCs w:val="21"/>
                <w:highlight w:val="yellow"/>
              </w:rPr>
              <w:t>Registra los costos de exploración</w:t>
            </w:r>
            <w:r w:rsidR="007D67EF">
              <w:rPr>
                <w:sz w:val="21"/>
                <w:szCs w:val="21"/>
                <w:highlight w:val="yellow"/>
              </w:rPr>
              <w:t xml:space="preserve"> y explotación</w:t>
            </w:r>
            <w:r>
              <w:rPr>
                <w:sz w:val="21"/>
                <w:szCs w:val="21"/>
                <w:highlight w:val="yellow"/>
              </w:rPr>
              <w:t xml:space="preserve"> petrolera, aplicando l</w:t>
            </w:r>
            <w:r>
              <w:rPr>
                <w:sz w:val="21"/>
                <w:szCs w:val="21"/>
                <w:highlight w:val="yellow"/>
              </w:rPr>
              <w:t xml:space="preserve">os métodos </w:t>
            </w:r>
            <w:del w:id="9047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delText xml:space="preserve">del costo total,</w:delText>
              </w:r>
              <w:r>
                <w:rPr>
                  <w:sz w:val="21"/>
                  <w:szCs w:val="21"/>
                  <w:highlight w:val="yellow"/>
                </w:rPr>
                <w:delText xml:space="preserve"> esfuerzo exitoso</w:delText>
              </w:r>
              <w:r>
                <w:rPr>
                  <w:sz w:val="21"/>
                  <w:szCs w:val="21"/>
                  <w:highlight w:val="yellow"/>
                </w:rPr>
                <w:delText xml:space="preserve">. Así como</w:delText>
              </w:r>
            </w:del>
            <w:ins w:id="9048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t xml:space="preserve">del costo total y del esfuerzo exitoso, así como</w:t>
              </w:r>
            </w:ins>
            <w:r>
              <w:rPr>
                <w:sz w:val="21"/>
                <w:szCs w:val="21"/>
                <w:highlight w:val="yellow"/>
              </w:rPr>
              <w:t xml:space="preserve"> el cálculo de la renta petrolera conforme a las disposiciones</w:t>
            </w:r>
            <w:r>
              <w:rPr>
                <w:sz w:val="21"/>
                <w:szCs w:val="21"/>
                <w:highlight w:val="yellow"/>
              </w:rPr>
              <w:t xml:space="preserve"> vigentes en Bolivia.</w:t>
            </w:r>
          </w:p>
        </w:tc>
      </w:tr>
      <w:tr w:rsidR="00277A06" w14:paraId="329B2179" w14:textId="77777777" w:rsidTr="00C706E9">
        <w:tc>
          <w:tcPr>
            <w:tcW w:w="3320" w:type="dxa"/>
            <w:gridSpan w:val="5"/>
          </w:tcPr>
          <w:p w14:paraId="6F96A043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</w:tcPr>
          <w:p w14:paraId="008F1DCF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0D773E3B" w14:textId="77777777" w:rsidR="00277A06" w:rsidRDefault="00277A06" w:rsidP="00277A0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565C68" w14:paraId="3176DFB5" w14:textId="77777777" w:rsidTr="00C706E9">
        <w:tc>
          <w:tcPr>
            <w:tcW w:w="3320" w:type="dxa"/>
            <w:gridSpan w:val="5"/>
            <w:vMerge w:val="restart"/>
          </w:tcPr>
          <w:p w14:paraId="045FDB3E" w14:textId="2BB5045B" w:rsidR="00565C68" w:rsidRDefault="00565C68" w:rsidP="00565C6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1. Registrar las operaciones de </w:t>
            </w:r>
            <w:r>
              <w:rPr>
                <w:sz w:val="21"/>
                <w:szCs w:val="21"/>
                <w:highlight w:val="yellow"/>
              </w:rPr>
              <w:t>reconocimiento superficial y exploración de Hidrocarburos</w:t>
            </w:r>
            <w:r>
              <w:rPr>
                <w:sz w:val="21"/>
                <w:szCs w:val="21"/>
                <w:highlight w:val="yellow"/>
              </w:rPr>
              <w:t>, evaluando la capitalización o</w:t>
            </w:r>
            <w:r w:rsidRPr="00F676B6">
              <w:rPr>
                <w:sz w:val="21"/>
                <w:szCs w:val="21"/>
                <w:highlight w:val="cyan"/>
              </w:rPr>
              <w:t xml:space="preserve"> el castigo de los desembolsos de prospección y exploración.</w:t>
            </w:r>
          </w:p>
        </w:tc>
        <w:tc>
          <w:tcPr>
            <w:tcW w:w="3320" w:type="dxa"/>
            <w:gridSpan w:val="6"/>
          </w:tcPr>
          <w:p w14:paraId="6C6A7ECC" w14:textId="77A6DF74" w:rsidR="00565C68" w:rsidRDefault="00565C68" w:rsidP="00565C6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1.1 Resuelve en aula un caso práctico</w:t>
            </w:r>
            <w:r>
              <w:rPr>
                <w:sz w:val="21"/>
                <w:szCs w:val="21"/>
                <w:highlight w:val="yellow"/>
              </w:rPr>
              <w:t xml:space="preserve"> de Exploración de hidrocarburos bajo el método de costo total y esfuerzo exitoso.</w:t>
            </w:r>
            <w:r>
              <w:rPr>
                <w:sz w:val="21"/>
                <w:szCs w:val="21"/>
                <w:highlight w:val="yellow"/>
              </w:rPr>
              <w:t xml:space="preserve"> </w:t>
            </w:r>
          </w:p>
        </w:tc>
        <w:tc>
          <w:tcPr>
            <w:tcW w:w="3320" w:type="dxa"/>
            <w:gridSpan w:val="5"/>
          </w:tcPr>
          <w:p w14:paraId="4C8F532E" w14:textId="2B1F1555" w:rsidR="00565C68" w:rsidRDefault="00565C68" w:rsidP="00565C68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>Producto 21</w:t>
            </w:r>
            <w:r>
              <w:rPr>
                <w:b/>
                <w:bCs/>
                <w:sz w:val="21"/>
                <w:szCs w:val="21"/>
                <w:highlight w:val="yellow"/>
              </w:rPr>
              <w:t>:</w:t>
            </w:r>
            <w:r>
              <w:rPr>
                <w:bCs/>
                <w:sz w:val="21"/>
                <w:szCs w:val="21"/>
              </w:rPr>
              <w:t xml:space="preserve"> Comprobantes contables de las transacciones correspondientes a la exploración de hidrocarburos. </w:t>
            </w:r>
          </w:p>
        </w:tc>
      </w:tr>
      <w:tr w:rsidR="00565C68" w14:paraId="03DFD309" w14:textId="77777777" w:rsidTr="00C706E9">
        <w:tc>
          <w:tcPr>
            <w:tcW w:w="3320" w:type="dxa"/>
            <w:gridSpan w:val="5"/>
            <w:vMerge/>
          </w:tcPr>
          <w:p w14:paraId="3870EDFC" w14:textId="77777777" w:rsidR="00565C68" w:rsidRDefault="00565C68" w:rsidP="00565C68"/>
        </w:tc>
        <w:tc>
          <w:tcPr>
            <w:tcW w:w="3320" w:type="dxa"/>
            <w:gridSpan w:val="6"/>
          </w:tcPr>
          <w:p w14:paraId="5F669E1C" w14:textId="66A564B9" w:rsidR="00565C68" w:rsidRDefault="00565C68" w:rsidP="00565C68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>1.2 Explica</w:t>
            </w:r>
            <w:r w:rsidRPr="00CF2545">
              <w:rPr>
                <w:sz w:val="21"/>
                <w:szCs w:val="21"/>
                <w:highlight w:val="cyan"/>
              </w:rPr>
              <w:t xml:space="preserve"> en equipo </w:t>
            </w:r>
            <w:r>
              <w:rPr>
                <w:sz w:val="21"/>
                <w:szCs w:val="21"/>
                <w:highlight w:val="cyan"/>
              </w:rPr>
              <w:t>el efecto, en los Estados Financieros, del castigo o capitalización de desembolsos</w:t>
            </w:r>
            <w:r w:rsidR="007D67EF">
              <w:rPr>
                <w:sz w:val="21"/>
                <w:szCs w:val="21"/>
                <w:highlight w:val="cyan"/>
              </w:rPr>
              <w:t xml:space="preserve"> por exploración</w:t>
            </w:r>
            <w:r>
              <w:rPr>
                <w:sz w:val="21"/>
                <w:szCs w:val="21"/>
                <w:highlight w:val="cyan"/>
              </w:rPr>
              <w:t xml:space="preserve">. </w:t>
            </w:r>
          </w:p>
        </w:tc>
        <w:tc>
          <w:tcPr>
            <w:tcW w:w="3320" w:type="dxa"/>
            <w:gridSpan w:val="5"/>
          </w:tcPr>
          <w:p w14:paraId="7ECC6F89" w14:textId="706E3117" w:rsidR="00565C68" w:rsidRDefault="00565C68" w:rsidP="007D67EF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>Producto 22</w:t>
            </w:r>
            <w:r>
              <w:rPr>
                <w:b/>
                <w:bCs/>
                <w:sz w:val="21"/>
                <w:szCs w:val="21"/>
                <w:highlight w:val="yellow"/>
              </w:rPr>
              <w:t>:</w:t>
            </w:r>
            <w:r w:rsidR="007D67EF">
              <w:rPr>
                <w:b/>
                <w:bCs/>
                <w:sz w:val="21"/>
                <w:szCs w:val="21"/>
                <w:highlight w:val="yellow"/>
              </w:rPr>
              <w:t xml:space="preserve"> </w:t>
            </w:r>
            <w:r w:rsidR="007D67EF">
              <w:rPr>
                <w:sz w:val="21"/>
                <w:szCs w:val="21"/>
                <w:highlight w:val="cyan"/>
              </w:rPr>
              <w:t>Cuadro comparativo del efecto en la depreciación de pozos petroleros</w:t>
            </w:r>
            <w:r w:rsidRPr="00F46782">
              <w:rPr>
                <w:sz w:val="21"/>
                <w:szCs w:val="21"/>
                <w:highlight w:val="cyan"/>
              </w:rPr>
              <w:t>.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7D67EF" w14:paraId="53836612" w14:textId="77777777" w:rsidTr="00C706E9">
        <w:tc>
          <w:tcPr>
            <w:tcW w:w="3320" w:type="dxa"/>
            <w:gridSpan w:val="5"/>
            <w:vMerge w:val="restart"/>
          </w:tcPr>
          <w:p w14:paraId="3CAFA1EA" w14:textId="2C6C6AE0" w:rsidR="007D67EF" w:rsidRDefault="007D67EF" w:rsidP="007D67EF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</w:t>
            </w:r>
            <w:r>
              <w:rPr>
                <w:sz w:val="21"/>
                <w:szCs w:val="21"/>
                <w:highlight w:val="yellow"/>
              </w:rPr>
              <w:t xml:space="preserve">. </w:t>
            </w:r>
            <w:r w:rsidRPr="00F46782">
              <w:rPr>
                <w:sz w:val="21"/>
                <w:szCs w:val="21"/>
                <w:highlight w:val="cyan"/>
              </w:rPr>
              <w:t xml:space="preserve">Determina el </w:t>
            </w:r>
            <w:r>
              <w:rPr>
                <w:sz w:val="21"/>
                <w:szCs w:val="21"/>
                <w:highlight w:val="cyan"/>
              </w:rPr>
              <w:t xml:space="preserve">costo </w:t>
            </w:r>
            <w:r>
              <w:rPr>
                <w:sz w:val="21"/>
                <w:szCs w:val="21"/>
                <w:highlight w:val="cyan"/>
              </w:rPr>
              <w:t>total de explotación</w:t>
            </w:r>
            <w:r>
              <w:rPr>
                <w:sz w:val="21"/>
                <w:szCs w:val="21"/>
                <w:highlight w:val="cyan"/>
              </w:rPr>
              <w:t>, estableciendo de manera eficiente cada costo.</w:t>
            </w:r>
          </w:p>
        </w:tc>
        <w:tc>
          <w:tcPr>
            <w:tcW w:w="3320" w:type="dxa"/>
            <w:gridSpan w:val="6"/>
          </w:tcPr>
          <w:p w14:paraId="38E356D7" w14:textId="431865E0" w:rsidR="007D67EF" w:rsidRDefault="007D67EF" w:rsidP="007D67EF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>2</w:t>
            </w:r>
            <w:r w:rsidRPr="00F46782">
              <w:rPr>
                <w:sz w:val="21"/>
                <w:szCs w:val="21"/>
                <w:highlight w:val="cyan"/>
              </w:rPr>
              <w:t>.1 Resuelve en aula un caso prác</w:t>
            </w:r>
            <w:r>
              <w:rPr>
                <w:sz w:val="21"/>
                <w:szCs w:val="21"/>
                <w:highlight w:val="cyan"/>
              </w:rPr>
              <w:t>tico de explotación de crudo y gas natural.</w:t>
            </w:r>
          </w:p>
        </w:tc>
        <w:tc>
          <w:tcPr>
            <w:tcW w:w="3320" w:type="dxa"/>
            <w:gridSpan w:val="5"/>
          </w:tcPr>
          <w:p w14:paraId="04873EDD" w14:textId="09F3909E" w:rsidR="007D67EF" w:rsidRDefault="007D67EF" w:rsidP="007D67EF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23</w:t>
            </w:r>
            <w:r w:rsidRPr="00F46782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Pr="00F46782">
              <w:rPr>
                <w:sz w:val="21"/>
                <w:szCs w:val="21"/>
                <w:highlight w:val="cyan"/>
              </w:rPr>
              <w:t>Libro diario de las operaciones de explotación.</w:t>
            </w:r>
          </w:p>
        </w:tc>
      </w:tr>
      <w:tr w:rsidR="007D67EF" w14:paraId="3ABF1973" w14:textId="77777777" w:rsidTr="00C706E9">
        <w:tc>
          <w:tcPr>
            <w:tcW w:w="3320" w:type="dxa"/>
            <w:gridSpan w:val="5"/>
            <w:vMerge/>
          </w:tcPr>
          <w:p w14:paraId="72EFACCF" w14:textId="77777777" w:rsidR="007D67EF" w:rsidRDefault="007D67EF" w:rsidP="007D67EF"/>
        </w:tc>
        <w:tc>
          <w:tcPr>
            <w:tcW w:w="3320" w:type="dxa"/>
            <w:gridSpan w:val="6"/>
          </w:tcPr>
          <w:p w14:paraId="6FC56D18" w14:textId="4BB5F1F5" w:rsidR="007D67EF" w:rsidRDefault="007D67EF" w:rsidP="007D67EF">
            <w:pPr>
              <w:spacing w:before="20" w:after="20"/>
            </w:pPr>
            <w:r>
              <w:rPr>
                <w:sz w:val="21"/>
                <w:szCs w:val="21"/>
                <w:highlight w:val="cyan"/>
              </w:rPr>
              <w:t>2</w:t>
            </w:r>
            <w:r w:rsidRPr="00F46782">
              <w:rPr>
                <w:sz w:val="21"/>
                <w:szCs w:val="21"/>
                <w:highlight w:val="cyan"/>
              </w:rPr>
              <w:t xml:space="preserve">.2 </w:t>
            </w:r>
            <w:r>
              <w:rPr>
                <w:sz w:val="21"/>
                <w:szCs w:val="21"/>
              </w:rPr>
              <w:t xml:space="preserve">Calcula la renta petrolera en base a la producción fiscalizada de hidrocarburos. </w:t>
            </w:r>
          </w:p>
        </w:tc>
        <w:tc>
          <w:tcPr>
            <w:tcW w:w="3320" w:type="dxa"/>
            <w:gridSpan w:val="5"/>
          </w:tcPr>
          <w:p w14:paraId="03F72124" w14:textId="1E1CCB8F" w:rsidR="007D67EF" w:rsidRDefault="007D67EF" w:rsidP="007D67EF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24</w:t>
            </w:r>
            <w:r w:rsidRPr="00F46782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del w:id="9033" w:author="Comisión de revisión 4.5" w:date="2026-10-13T00:00:00Z">
              <w:r>
                <w:rPr>
                  <w:sz w:val="21"/>
                  <w:szCs w:val="21"/>
                </w:rPr>
                <w:delText xml:space="preserve">Cuadro de calculo de regalías</w:delText>
              </w:r>
            </w:del>
            <w:ins w:id="9034" w:author="Comisión de revisión 4.5" w:date="2026-10-13T00:00:00Z">
              <w:r>
                <w:rPr>
                  <w:sz w:val="21"/>
                  <w:szCs w:val="21"/>
                </w:rPr>
                <w:t xml:space="preserve">Cuadro de cálculo de regalías</w:t>
              </w:r>
            </w:ins>
            <w:r>
              <w:rPr>
                <w:sz w:val="21"/>
                <w:szCs w:val="21"/>
              </w:rPr>
              <w:t xml:space="preserve">, participación TGN, IDH.</w:t>
            </w:r>
          </w:p>
        </w:tc>
      </w:tr>
      <w:tr w:rsidR="007D67EF" w14:paraId="4A05D1AE" w14:textId="77777777" w:rsidTr="00C706E9">
        <w:tc>
          <w:tcPr>
            <w:tcW w:w="9960" w:type="dxa"/>
            <w:gridSpan w:val="16"/>
          </w:tcPr>
          <w:p w14:paraId="50403388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7D67EF" w14:paraId="6772E421" w14:textId="77777777" w:rsidTr="00C706E9">
        <w:tc>
          <w:tcPr>
            <w:tcW w:w="2490" w:type="dxa"/>
            <w:gridSpan w:val="4"/>
          </w:tcPr>
          <w:p w14:paraId="5C49E1EB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196CC8D1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D60C899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04FC8B26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7D67EF" w14:paraId="7907D8DA" w14:textId="77777777" w:rsidTr="00C706E9">
        <w:tc>
          <w:tcPr>
            <w:tcW w:w="2490" w:type="dxa"/>
            <w:gridSpan w:val="4"/>
          </w:tcPr>
          <w:p w14:paraId="3DA6B016" w14:textId="584D276D" w:rsidR="007D67EF" w:rsidRDefault="007D67EF" w:rsidP="007D67EF">
            <w:pPr>
              <w:spacing w:before="20" w:after="20"/>
            </w:pPr>
            <w:r>
              <w:rPr>
                <w:sz w:val="21"/>
                <w:szCs w:val="21"/>
              </w:rPr>
              <w:t>Tema 15: Marco T</w:t>
            </w:r>
            <w:r w:rsidRPr="00252FE6">
              <w:rPr>
                <w:sz w:val="21"/>
                <w:szCs w:val="21"/>
              </w:rPr>
              <w:t xml:space="preserve">ributario en la industria petrolera  </w:t>
            </w:r>
          </w:p>
          <w:p w14:paraId="4DFA3100" w14:textId="7C81CD3E" w:rsidR="007D67EF" w:rsidRDefault="007D67EF" w:rsidP="007D67EF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16: Procesos y operaciones de explora</w:t>
            </w:r>
            <w:r>
              <w:rPr>
                <w:sz w:val="21"/>
                <w:szCs w:val="21"/>
              </w:rPr>
              <w:t>ción (producción)</w:t>
            </w:r>
          </w:p>
          <w:p w14:paraId="2E52F508" w14:textId="15616E05" w:rsidR="007D67EF" w:rsidRDefault="007D67EF" w:rsidP="007D67EF">
            <w:pPr>
              <w:spacing w:before="20" w:after="20"/>
            </w:pPr>
            <w:r>
              <w:rPr>
                <w:sz w:val="21"/>
                <w:szCs w:val="21"/>
              </w:rPr>
              <w:t>Tema 17</w:t>
            </w:r>
            <w:r>
              <w:rPr>
                <w:sz w:val="21"/>
                <w:szCs w:val="21"/>
              </w:rPr>
              <w:t>: Procesos y operaciones de explotación (producción)</w:t>
            </w:r>
          </w:p>
          <w:p w14:paraId="1AABBDBC" w14:textId="77777777" w:rsidR="007D67EF" w:rsidRDefault="007D67EF" w:rsidP="007D67EF">
            <w:pPr>
              <w:spacing w:before="20" w:after="20"/>
              <w:rPr>
                <w:sz w:val="21"/>
                <w:szCs w:val="21"/>
              </w:rPr>
            </w:pPr>
          </w:p>
          <w:p w14:paraId="3D3A5B82" w14:textId="77777777" w:rsidR="007D67EF" w:rsidRDefault="007D67EF" w:rsidP="007D67EF">
            <w:pPr>
              <w:spacing w:before="20" w:after="20"/>
            </w:pPr>
          </w:p>
          <w:p w14:paraId="3EBE1DA0" w14:textId="4BA53124" w:rsidR="007D67EF" w:rsidRDefault="007D67EF" w:rsidP="007D67EF">
            <w:pPr>
              <w:spacing w:before="20" w:after="20"/>
            </w:pPr>
          </w:p>
        </w:tc>
        <w:tc>
          <w:tcPr>
            <w:tcW w:w="4565" w:type="dxa"/>
            <w:gridSpan w:val="8"/>
          </w:tcPr>
          <w:p w14:paraId="39232709" w14:textId="77777777" w:rsidR="007D67EF" w:rsidRDefault="007D67EF" w:rsidP="007D67EF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>
              <w:t>Impuesto al Valor agregado (IVA)- Devolución de Impuestos por exportaciones - Impuesto a las transacciones (IT)-  Impuesto a las Utilidades de las Empresas (IUE)- Impuesto Especial a los Hidrocarburos y sus derivados (IEHD).</w:t>
            </w:r>
          </w:p>
          <w:p w14:paraId="7E032BFE" w14:textId="6A375BA7" w:rsidR="007D67EF" w:rsidRDefault="007D67EF" w:rsidP="007D67EF">
            <w:pPr>
              <w:pStyle w:val="Prrafodelista"/>
              <w:spacing w:before="10" w:after="10"/>
              <w:ind w:left="400"/>
            </w:pPr>
            <w:r>
              <w:t>Ley de Hidrocarburos 3058 – Tributación en los contratos petroleros – Impuesto Directo a los Hidrocarburos (IDH) – Regalías y Participaciones.</w:t>
            </w:r>
            <w:r w:rsidR="004A28DA">
              <w:t xml:space="preserve"> (C)</w:t>
            </w:r>
          </w:p>
          <w:p w14:paraId="397A4525" w14:textId="4633104F" w:rsidR="007D67EF" w:rsidRDefault="007D67EF" w:rsidP="007D67EF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252FE6">
              <w:t>Concepto de Exploración  – Métodos de Exploración: Sísmica, Perforación de Pozos - Costos de Exploración – Métodos Contables en la Exploración: Método del Costo total – Ejercicio práctico, Método del Esfuerzo Exitoso – Ejercicio Práctico – Exploración y los contratos de operación – ANEXO D “Procedimiento financiero contable”</w:t>
            </w:r>
            <w:r w:rsidR="004A28DA">
              <w:t xml:space="preserve"> (C, P)</w:t>
            </w:r>
          </w:p>
          <w:p w14:paraId="2DA796D7" w14:textId="497BF0E8" w:rsidR="007D67EF" w:rsidRDefault="007D67EF" w:rsidP="007D67EF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252FE6">
              <w:t xml:space="preserve">Concepto - Costos de Explotación y/o Producción - Principales   Labores: Operaciones en Pozos, Mediciones de Presión, Laboratorio, Líneas de Descarga, Plantas de Separación de Fluidos, Plantas de Almacenaje, Plantas de Energía Eléctrica, Supervisión e Ingeniería, Servicios Auxiliares, Talleres de Mantenimiento, Transportes (Vehículos), Mantenimiento de Instalaciones, Administración en Planta - </w:t>
            </w:r>
            <w:r w:rsidRPr="00252FE6">
              <w:lastRenderedPageBreak/>
              <w:t>Costos de Producción – Cálculo de Regalías, Participación TGN, Impuesto Directo a los Hidrocarburos – Tratamiento Contable.</w:t>
            </w:r>
            <w:r w:rsidR="004A28DA">
              <w:t xml:space="preserve"> (C, P)</w:t>
            </w:r>
          </w:p>
        </w:tc>
        <w:tc>
          <w:tcPr>
            <w:tcW w:w="2905" w:type="dxa"/>
            <w:gridSpan w:val="4"/>
          </w:tcPr>
          <w:p w14:paraId="0596A8D4" w14:textId="00C7B1AE" w:rsidR="007D67EF" w:rsidRPr="00565C68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52F4">
              <w:rPr>
                <w:highlight w:val="cyan"/>
              </w:rPr>
              <w:lastRenderedPageBreak/>
              <w:t>Conocimiento de métodos geológicos, geoquím</w:t>
            </w:r>
            <w:r>
              <w:rPr>
                <w:highlight w:val="cyan"/>
              </w:rPr>
              <w:t xml:space="preserve">icos y geofísicos para la </w:t>
            </w:r>
            <w:r w:rsidRPr="00565C68">
              <w:rPr>
                <w:highlight w:val="cyan"/>
              </w:rPr>
              <w:t>exploración de</w:t>
            </w:r>
            <w:r>
              <w:rPr>
                <w:highlight w:val="cyan"/>
              </w:rPr>
              <w:t xml:space="preserve"> </w:t>
            </w:r>
            <w:r w:rsidRPr="00565C68">
              <w:rPr>
                <w:highlight w:val="cyan"/>
              </w:rPr>
              <w:t>Hidrocarburos.</w:t>
            </w:r>
          </w:p>
          <w:p w14:paraId="69884A5E" w14:textId="53DD2E0B" w:rsidR="007D67EF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Nociones de ingeniería de perforación: equipos, fluidos de perforación y terminación de pozos.</w:t>
            </w:r>
          </w:p>
          <w:p w14:paraId="48B8EA78" w14:textId="053948A6" w:rsidR="007D67EF" w:rsidRDefault="007D67EF" w:rsidP="007D67EF">
            <w:pPr>
              <w:pStyle w:val="Prrafodelista"/>
              <w:spacing w:before="10" w:after="10"/>
              <w:ind w:left="260"/>
            </w:pPr>
          </w:p>
        </w:tc>
      </w:tr>
      <w:tr w:rsidR="007D67EF" w14:paraId="3D148206" w14:textId="77777777" w:rsidTr="00C706E9">
        <w:tc>
          <w:tcPr>
            <w:tcW w:w="9960" w:type="dxa"/>
            <w:gridSpan w:val="16"/>
          </w:tcPr>
          <w:p w14:paraId="3D172C8A" w14:textId="56ECC7A3" w:rsidR="007D67EF" w:rsidRDefault="007D67EF" w:rsidP="007D67EF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lastRenderedPageBreak/>
              <w:t xml:space="preserve">Elemento de competencia 7: </w:t>
            </w:r>
            <w:r>
              <w:rPr>
                <w:sz w:val="21"/>
                <w:szCs w:val="21"/>
                <w:highlight w:val="yellow"/>
              </w:rPr>
              <w:t>Determina los costos de explotación, transporte, almacenaje, refinación e industrialización de hidrocarburos, liquidando las rega</w:t>
            </w:r>
            <w:r w:rsidR="007D7896">
              <w:rPr>
                <w:sz w:val="21"/>
                <w:szCs w:val="21"/>
                <w:highlight w:val="yellow"/>
              </w:rPr>
              <w:t>lías, participación TGN e IDH</w:t>
            </w:r>
            <w:r>
              <w:rPr>
                <w:sz w:val="21"/>
                <w:szCs w:val="21"/>
                <w:highlight w:val="yellow"/>
              </w:rPr>
              <w:t xml:space="preserve"> conforme a las disposiciones legales vigentes.</w:t>
            </w:r>
          </w:p>
        </w:tc>
      </w:tr>
      <w:tr w:rsidR="007D67EF" w14:paraId="66775C63" w14:textId="77777777" w:rsidTr="00C706E9">
        <w:tc>
          <w:tcPr>
            <w:tcW w:w="3320" w:type="dxa"/>
            <w:gridSpan w:val="5"/>
          </w:tcPr>
          <w:p w14:paraId="56CCFC7E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</w:tcPr>
          <w:p w14:paraId="10FF3F39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2B293231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7D67EF" w14:paraId="366D8548" w14:textId="77777777" w:rsidTr="00C706E9">
        <w:tc>
          <w:tcPr>
            <w:tcW w:w="3320" w:type="dxa"/>
            <w:gridSpan w:val="5"/>
            <w:vMerge w:val="restart"/>
          </w:tcPr>
          <w:p w14:paraId="0C2032F6" w14:textId="49679653" w:rsidR="007D67EF" w:rsidRDefault="00377E29" w:rsidP="00377E29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1. Determina el costo total </w:t>
            </w:r>
            <w:r w:rsidR="007D67EF">
              <w:rPr>
                <w:sz w:val="21"/>
                <w:szCs w:val="21"/>
                <w:highlight w:val="yellow"/>
              </w:rPr>
              <w:t xml:space="preserve">de </w:t>
            </w:r>
            <w:r>
              <w:rPr>
                <w:sz w:val="21"/>
                <w:szCs w:val="21"/>
              </w:rPr>
              <w:t xml:space="preserve">elaboración/refinación y su distribución entre todos los derivados del petróleo. </w:t>
            </w:r>
          </w:p>
        </w:tc>
        <w:tc>
          <w:tcPr>
            <w:tcW w:w="3320" w:type="dxa"/>
            <w:gridSpan w:val="6"/>
          </w:tcPr>
          <w:p w14:paraId="4A4FB78C" w14:textId="6C99EADA" w:rsidR="007D67EF" w:rsidRDefault="00377E29" w:rsidP="00377E29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1.1 Calcula en aula la distribución del costo de Refinación entre todos los derivados del petróleo obtenidos</w:t>
            </w:r>
            <w:r w:rsidR="007D67EF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3320" w:type="dxa"/>
            <w:gridSpan w:val="5"/>
          </w:tcPr>
          <w:p w14:paraId="6F4147D4" w14:textId="00CAD7CA" w:rsidR="007D67EF" w:rsidRDefault="007D67EF" w:rsidP="00377E29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25: </w:t>
            </w:r>
            <w:r w:rsidR="00377E29">
              <w:rPr>
                <w:sz w:val="21"/>
                <w:szCs w:val="21"/>
              </w:rPr>
              <w:t xml:space="preserve">Planilla de prorrateo en base a los precios de venta oficiales de los derivados del petróleo. </w:t>
            </w:r>
          </w:p>
        </w:tc>
      </w:tr>
      <w:tr w:rsidR="007D67EF" w14:paraId="435F10BF" w14:textId="77777777" w:rsidTr="00C706E9">
        <w:tc>
          <w:tcPr>
            <w:tcW w:w="3320" w:type="dxa"/>
            <w:gridSpan w:val="5"/>
            <w:vMerge/>
          </w:tcPr>
          <w:p w14:paraId="229ED8F9" w14:textId="77777777" w:rsidR="007D67EF" w:rsidRDefault="007D67EF" w:rsidP="007D67EF"/>
        </w:tc>
        <w:tc>
          <w:tcPr>
            <w:tcW w:w="3320" w:type="dxa"/>
            <w:gridSpan w:val="6"/>
          </w:tcPr>
          <w:p w14:paraId="42F69CAD" w14:textId="1F8B3BFA" w:rsidR="007D67EF" w:rsidRDefault="007D67EF" w:rsidP="007D67EF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</w:t>
            </w:r>
            <w:r w:rsidR="00593D40">
              <w:rPr>
                <w:sz w:val="21"/>
                <w:szCs w:val="21"/>
                <w:highlight w:val="yellow"/>
              </w:rPr>
              <w:t xml:space="preserve">2 </w:t>
            </w:r>
            <w:r w:rsidR="00593D40">
              <w:rPr>
                <w:sz w:val="21"/>
                <w:szCs w:val="21"/>
              </w:rPr>
              <w:t>Calcula en equipo el Impuesto Especial a los hidrocarburos y sus derivados</w:t>
            </w:r>
            <w:r w:rsidR="000B29C5">
              <w:rPr>
                <w:sz w:val="21"/>
                <w:szCs w:val="21"/>
              </w:rPr>
              <w:t xml:space="preserve"> (IEHD)</w:t>
            </w:r>
            <w:r w:rsidR="00593D40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</w:tcPr>
          <w:p w14:paraId="09E578FC" w14:textId="6FB29357" w:rsidR="000B29C5" w:rsidRPr="000B29C5" w:rsidRDefault="007D67EF" w:rsidP="000B29C5">
            <w:pPr>
              <w:spacing w:before="20" w:after="2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26: </w:t>
            </w:r>
            <w:r>
              <w:rPr>
                <w:sz w:val="21"/>
                <w:szCs w:val="21"/>
              </w:rPr>
              <w:t xml:space="preserve">Cuadro de cálculo del IEHD en base a las alícuotas por </w:t>
            </w:r>
            <w:del w:id="9035" w:author="Comisión de revisión 4.5" w:date="2026-10-13T00:00:00Z">
              <w:r>
                <w:rPr>
                  <w:sz w:val="21"/>
                  <w:szCs w:val="21"/>
                </w:rPr>
                <w:delText xml:space="preserve">cada derivado del petroleo</w:delText>
              </w:r>
            </w:del>
            <w:ins w:id="9036" w:author="Comisión de revisión 4.5" w:date="2026-10-13T00:00:00Z">
              <w:r>
                <w:rPr>
                  <w:sz w:val="21"/>
                  <w:szCs w:val="21"/>
                </w:rPr>
                <w:t xml:space="preserve">cada derivado del petróleo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</w:tr>
      <w:tr w:rsidR="007D67EF" w14:paraId="6C2E5615" w14:textId="77777777" w:rsidTr="00C706E9">
        <w:tc>
          <w:tcPr>
            <w:tcW w:w="3320" w:type="dxa"/>
            <w:gridSpan w:val="5"/>
            <w:vMerge w:val="restart"/>
          </w:tcPr>
          <w:p w14:paraId="311247E1" w14:textId="12BCF888" w:rsidR="000B29C5" w:rsidRPr="000B29C5" w:rsidRDefault="007D67EF" w:rsidP="000B29C5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  <w:highlight w:val="yellow"/>
              </w:rPr>
              <w:t>2. Liquida las regal</w:t>
            </w:r>
            <w:r w:rsidR="000B29C5">
              <w:rPr>
                <w:sz w:val="21"/>
                <w:szCs w:val="21"/>
                <w:highlight w:val="yellow"/>
              </w:rPr>
              <w:t xml:space="preserve">ías, participación TGN e IDH </w:t>
            </w:r>
            <w:r w:rsidR="000B29C5">
              <w:rPr>
                <w:sz w:val="21"/>
                <w:szCs w:val="21"/>
              </w:rPr>
              <w:t>aplicando los porcentajes de estos conceptos descritos en la Ley 3058.</w:t>
            </w:r>
          </w:p>
        </w:tc>
        <w:tc>
          <w:tcPr>
            <w:tcW w:w="3320" w:type="dxa"/>
            <w:gridSpan w:val="6"/>
          </w:tcPr>
          <w:p w14:paraId="255C4A12" w14:textId="10235AFA" w:rsidR="007D67EF" w:rsidRDefault="000B29C5" w:rsidP="000B29C5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2.1 Registra de manera individual, </w:t>
            </w:r>
            <w:del w:id="9053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delText xml:space="preserve">el pago de regalías participación TGN</w:delText>
              </w:r>
            </w:del>
            <w:ins w:id="9054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t xml:space="preserve">el pago de regalías, participación TGN</w:t>
              </w:r>
            </w:ins>
            <w:r>
              <w:rPr>
                <w:sz w:val="21"/>
                <w:szCs w:val="21"/>
                <w:highlight w:val="yellow"/>
              </w:rPr>
              <w:t xml:space="preserve"> e IDH.</w:t>
            </w:r>
          </w:p>
        </w:tc>
        <w:tc>
          <w:tcPr>
            <w:tcW w:w="3320" w:type="dxa"/>
            <w:gridSpan w:val="5"/>
          </w:tcPr>
          <w:p w14:paraId="60926B61" w14:textId="53B2FB31" w:rsidR="007D67EF" w:rsidRDefault="007D67EF" w:rsidP="000B29C5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27: </w:t>
            </w:r>
            <w:r w:rsidR="000B29C5">
              <w:rPr>
                <w:sz w:val="21"/>
                <w:szCs w:val="21"/>
              </w:rPr>
              <w:t>Asiento contable de pago de la renta petrolera.</w:t>
            </w:r>
          </w:p>
        </w:tc>
      </w:tr>
      <w:tr w:rsidR="007D67EF" w14:paraId="13355671" w14:textId="77777777" w:rsidTr="00C706E9">
        <w:tc>
          <w:tcPr>
            <w:tcW w:w="3320" w:type="dxa"/>
            <w:gridSpan w:val="5"/>
            <w:vMerge/>
          </w:tcPr>
          <w:p w14:paraId="48A94868" w14:textId="77777777" w:rsidR="007D67EF" w:rsidRDefault="007D67EF" w:rsidP="007D67EF"/>
        </w:tc>
        <w:tc>
          <w:tcPr>
            <w:tcW w:w="3320" w:type="dxa"/>
            <w:gridSpan w:val="6"/>
          </w:tcPr>
          <w:p w14:paraId="214BA376" w14:textId="618A2E25" w:rsidR="007D67EF" w:rsidRDefault="007D67EF" w:rsidP="000B29C5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2.2 </w:t>
            </w:r>
            <w:del w:id="9029" w:author="Comisión de revisión 4.5" w:date="2026-10-13T00:00:00Z">
              <w:r>
                <w:rPr>
                  <w:sz w:val="21"/>
                  <w:szCs w:val="21"/>
                </w:rPr>
                <w:delText xml:space="preserve">Determina a cuanto alcanza la participación</w:delText>
              </w:r>
            </w:del>
            <w:ins w:id="9030" w:author="Comisión de revisión 4.5" w:date="2026-10-13T00:00:00Z">
              <w:r>
                <w:rPr>
                  <w:sz w:val="21"/>
                  <w:szCs w:val="21"/>
                </w:rPr>
                <w:t xml:space="preserve">Determina a cuánto alcanza la participación</w:t>
              </w:r>
            </w:ins>
            <w:r>
              <w:rPr>
                <w:sz w:val="21"/>
                <w:szCs w:val="21"/>
              </w:rPr>
              <w:t xml:space="preserve"> del Estado en la producción de Hidrocarburos </w:t>
            </w:r>
            <w:del w:id="9031" w:author="Comisión de revisión 4.5" w:date="2026-10-13T00:00:00Z">
              <w:r>
                <w:rPr>
                  <w:sz w:val="21"/>
                  <w:szCs w:val="21"/>
                </w:rPr>
                <w:delText xml:space="preserve">una vez deducido la renta estatal</w:delText>
              </w:r>
            </w:del>
            <w:ins w:id="9032" w:author="Comisión de revisión 4.5" w:date="2026-10-13T00:00:00Z">
              <w:r>
                <w:rPr>
                  <w:sz w:val="21"/>
                  <w:szCs w:val="21"/>
                </w:rPr>
                <w:t xml:space="preserve">una vez deducida la renta estatal</w:t>
              </w:r>
            </w:ins>
            <w:r>
              <w:rPr>
                <w:sz w:val="21"/>
                <w:szCs w:val="21"/>
              </w:rPr>
              <w:t xml:space="preserve"> y la retribución al Titular. </w:t>
            </w:r>
          </w:p>
        </w:tc>
        <w:tc>
          <w:tcPr>
            <w:tcW w:w="3320" w:type="dxa"/>
            <w:gridSpan w:val="5"/>
          </w:tcPr>
          <w:p w14:paraId="6DCAABFF" w14:textId="28BC58D9" w:rsidR="007D67EF" w:rsidRDefault="007D67EF" w:rsidP="000B29C5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28: </w:t>
            </w:r>
            <w:r w:rsidR="000B29C5">
              <w:rPr>
                <w:sz w:val="21"/>
                <w:szCs w:val="21"/>
                <w:highlight w:val="yellow"/>
              </w:rPr>
              <w:t>C</w:t>
            </w:r>
            <w:r w:rsidR="000B29C5">
              <w:rPr>
                <w:sz w:val="21"/>
                <w:szCs w:val="21"/>
              </w:rPr>
              <w:t>uadro resumen del ingreso por Comercialización menos regalías, participación TGN e IDH y retribución del Titular.</w:t>
            </w:r>
          </w:p>
        </w:tc>
      </w:tr>
      <w:tr w:rsidR="007D67EF" w14:paraId="7BB3DCAD" w14:textId="77777777" w:rsidTr="00C706E9">
        <w:tc>
          <w:tcPr>
            <w:tcW w:w="9960" w:type="dxa"/>
            <w:gridSpan w:val="16"/>
          </w:tcPr>
          <w:p w14:paraId="0041E9D2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7D67EF" w14:paraId="0D682FB8" w14:textId="77777777" w:rsidTr="00C706E9">
        <w:tc>
          <w:tcPr>
            <w:tcW w:w="2490" w:type="dxa"/>
            <w:gridSpan w:val="4"/>
          </w:tcPr>
          <w:p w14:paraId="3E25CC50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4B1BFDD7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BE606B6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129C3349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7D67EF" w14:paraId="183ADB3F" w14:textId="77777777" w:rsidTr="00C706E9">
        <w:tc>
          <w:tcPr>
            <w:tcW w:w="2490" w:type="dxa"/>
            <w:gridSpan w:val="4"/>
          </w:tcPr>
          <w:p w14:paraId="76F1A133" w14:textId="6FE948F6" w:rsidR="004A28DA" w:rsidRDefault="004A28DA" w:rsidP="004A28DA">
            <w:pPr>
              <w:spacing w:before="20" w:after="20"/>
            </w:pPr>
            <w:r>
              <w:rPr>
                <w:sz w:val="21"/>
                <w:szCs w:val="21"/>
              </w:rPr>
              <w:t>Tema 18: T</w:t>
            </w:r>
            <w:r w:rsidRPr="004A28DA">
              <w:rPr>
                <w:sz w:val="21"/>
                <w:szCs w:val="21"/>
              </w:rPr>
              <w:t>ransporte de hidrocarburos</w:t>
            </w:r>
          </w:p>
          <w:p w14:paraId="70094012" w14:textId="77777777" w:rsidR="007D67EF" w:rsidRDefault="00377E29" w:rsidP="00377E29">
            <w:pPr>
              <w:spacing w:before="20" w:after="20"/>
            </w:pPr>
            <w:r>
              <w:t>Tema 19: Procesos, operaciones y labores de refinación e                        industrialización</w:t>
            </w:r>
          </w:p>
          <w:p w14:paraId="2EC2075B" w14:textId="0F8783A1" w:rsidR="00377E29" w:rsidRDefault="00377E29" w:rsidP="00377E29">
            <w:pPr>
              <w:spacing w:before="20" w:after="20"/>
            </w:pPr>
            <w:r>
              <w:t>Tema 20: C</w:t>
            </w:r>
            <w:r w:rsidRPr="00377E29">
              <w:t>omercialización</w:t>
            </w:r>
            <w:r>
              <w:t xml:space="preserve"> </w:t>
            </w:r>
            <w:r w:rsidRPr="00377E29">
              <w:t xml:space="preserve">mayoristas y minoristas  </w:t>
            </w:r>
          </w:p>
        </w:tc>
        <w:tc>
          <w:tcPr>
            <w:tcW w:w="4565" w:type="dxa"/>
            <w:gridSpan w:val="8"/>
          </w:tcPr>
          <w:p w14:paraId="3E844B21" w14:textId="200B4219" w:rsidR="007D67EF" w:rsidRDefault="00377E29" w:rsidP="00377E29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377E29">
              <w:t>Concepto de Transporte – Tipos de transporte: Transporte por Ductos, Transporte por Carros Cisternas – Transporte por Vagones Cisternas</w:t>
            </w:r>
            <w:r>
              <w:t>, Transporte en firme- Transporte interrumpible</w:t>
            </w:r>
            <w:r w:rsidRPr="00377E29">
              <w:t xml:space="preserve"> – Tarifas de transporte – Tasa SIRESE -  Tratamiento Contable</w:t>
            </w:r>
            <w:r>
              <w:t>.</w:t>
            </w:r>
            <w:r w:rsidR="007D7896">
              <w:t xml:space="preserve"> (P, C)</w:t>
            </w:r>
          </w:p>
          <w:p w14:paraId="55932C92" w14:textId="484CC51E" w:rsidR="00377E29" w:rsidRDefault="00377E29" w:rsidP="00377E29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t xml:space="preserve">Concepto - Principales Labores: Operaciones en Plantas y Calderos, Destilación, Etilización - Tanques de Almacenaje Intermedios - Líneas de Descarga - </w:t>
            </w:r>
            <w:del w:id="9043" w:author="Comisión de revisión 4.5" w:date="2026-10-13T00:00:00Z">
              <w:r>
                <w:delText xml:space="preserve">Supervisión e Ingeniaría</w:delText>
              </w:r>
            </w:del>
            <w:ins w:id="9044" w:author="Comisión de revisión 4.5" w:date="2026-10-13T00:00:00Z">
              <w:r>
                <w:t xml:space="preserve">Supervisión e Ingeniería</w:t>
              </w:r>
            </w:ins>
            <w:r>
              <w:t xml:space="preserve"> - Laboratorios - Planta de Energía Eléctrica - Servicios Auxiliares - Planta de Almacenaje de los Productos - Talleres y Mantenimiento, Transportes (Vehículos) – Administración en Plantas de Refinación - Otros Gastos Distribuibles - Depreciación - Tratamiento Contable - Costos de Refinación – Determinación del Impuesto especial a los hidrocarburos y sus derivados (IEHD)- Tasa SIRESE - Tratamiento Contable.</w:t>
            </w:r>
            <w:r>
              <w:t xml:space="preserve"> </w:t>
            </w:r>
            <w:del w:id="9009" w:author="Comisión de revisión 4.5" w:date="2026-10-13T00:00:00Z">
              <w:r>
                <w:delText xml:space="preserve">(</w:delText>
              </w:r>
              <w:r>
                <w:delText xml:space="preserve">P,C</w:delText>
              </w:r>
              <w:r>
                <w:delText xml:space="preserve">)</w:delText>
              </w:r>
            </w:del>
            <w:ins w:id="9010" w:author="Comisión de revisión 4.5" w:date="2026-10-13T00:00:00Z">
              <w:r>
                <w:t xml:space="preserve">(C, P)</w:t>
              </w:r>
            </w:ins>
          </w:p>
          <w:p w14:paraId="0815B16E" w14:textId="57EBEB5D" w:rsidR="00377E29" w:rsidRDefault="00377E29" w:rsidP="00377E29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377E29">
              <w:t xml:space="preserve">Concepto – Proceso de Comercialización - Almacenajes de Productos - Comprador Mayorista - Comprador Minorista - </w:t>
            </w:r>
            <w:r w:rsidRPr="00377E29">
              <w:lastRenderedPageBreak/>
              <w:t>Tratamiento de los Impuestos IVA e IT en la Comercialización y Ventas Internas Gastos y Costos de Comercialización - Base para el cálculo del IVA e IT - Tratamiento Contable.</w:t>
            </w:r>
            <w:r>
              <w:t xml:space="preserve"> </w:t>
            </w:r>
            <w:del w:id="9011" w:author="Comisión de revisión 4.5" w:date="2026-10-13T00:00:00Z">
              <w:r>
                <w:delText xml:space="preserve">(P,C)</w:delText>
              </w:r>
            </w:del>
            <w:ins w:id="9012" w:author="Comisión de revisión 4.5" w:date="2026-10-13T00:00:00Z">
              <w:r>
                <w:t xml:space="preserve">(C, P)</w:t>
              </w:r>
            </w:ins>
          </w:p>
        </w:tc>
        <w:tc>
          <w:tcPr>
            <w:tcW w:w="2905" w:type="dxa"/>
            <w:gridSpan w:val="4"/>
          </w:tcPr>
          <w:p w14:paraId="434488CD" w14:textId="77777777" w:rsidR="007D67EF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lastRenderedPageBreak/>
              <w:t>Unidades de medida de los hidrocarburos: barriles, pies cúbicos y unidades térmicas británicas.</w:t>
            </w:r>
          </w:p>
          <w:p w14:paraId="516B30C5" w14:textId="77777777" w:rsidR="007D67EF" w:rsidRDefault="007D67EF" w:rsidP="007D67E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Productos derivados del petróleo y sus especificaciones de calidad: gasolinas, diésel y gas licuado de petróleo.</w:t>
            </w:r>
          </w:p>
        </w:tc>
      </w:tr>
      <w:tr w:rsidR="007D67EF" w14:paraId="1D2E8842" w14:textId="77777777" w:rsidTr="00C706E9">
        <w:tc>
          <w:tcPr>
            <w:tcW w:w="9960" w:type="dxa"/>
            <w:gridSpan w:val="16"/>
          </w:tcPr>
          <w:p w14:paraId="24F9C606" w14:textId="449F84F3" w:rsidR="007D67EF" w:rsidRPr="00BD6694" w:rsidRDefault="007D67EF" w:rsidP="00BD6694">
            <w:pPr>
              <w:spacing w:before="20" w:after="20"/>
              <w:jc w:val="both"/>
              <w:rPr>
                <w:highlight w:val="cyan"/>
              </w:rPr>
            </w:pPr>
            <w:r w:rsidRPr="00BD6694">
              <w:rPr>
                <w:b/>
                <w:bCs/>
                <w:i/>
                <w:iCs/>
                <w:sz w:val="21"/>
                <w:szCs w:val="21"/>
                <w:highlight w:val="cyan"/>
              </w:rPr>
              <w:lastRenderedPageBreak/>
              <w:t xml:space="preserve">Elemento de competencia 8: </w:t>
            </w:r>
            <w:r w:rsidR="00BD6694" w:rsidRPr="00BD6694">
              <w:rPr>
                <w:sz w:val="21"/>
                <w:szCs w:val="21"/>
                <w:highlight w:val="cyan"/>
              </w:rPr>
              <w:t>Elabora los estados f</w:t>
            </w:r>
            <w:r w:rsidR="00BD6694" w:rsidRPr="00BD6694">
              <w:rPr>
                <w:sz w:val="21"/>
                <w:szCs w:val="21"/>
                <w:highlight w:val="cyan"/>
              </w:rPr>
              <w:t>inancieros consolidados de YPFB Corporación</w:t>
            </w:r>
            <w:r w:rsidR="00BD6694" w:rsidRPr="00BD6694">
              <w:rPr>
                <w:sz w:val="21"/>
                <w:szCs w:val="21"/>
                <w:highlight w:val="cyan"/>
              </w:rPr>
              <w:t xml:space="preserve">, </w:t>
            </w:r>
            <w:r w:rsidR="00BD6694" w:rsidRPr="00BD6694">
              <w:rPr>
                <w:sz w:val="21"/>
                <w:szCs w:val="21"/>
                <w:highlight w:val="cyan"/>
              </w:rPr>
              <w:t xml:space="preserve">considerando la actividad Hidrocarburifera que cada subsidiaria de YPFB lleva a cabo de acuerdo a </w:t>
            </w:r>
            <w:r w:rsidR="00BD6694" w:rsidRPr="00BD6694">
              <w:rPr>
                <w:sz w:val="21"/>
                <w:szCs w:val="21"/>
                <w:highlight w:val="cyan"/>
              </w:rPr>
              <w:t>las normas de contabilidad y las disposiciones legales vigentes, de forma sostenible con tendencia de las TICs (IA)</w:t>
            </w:r>
          </w:p>
        </w:tc>
      </w:tr>
      <w:tr w:rsidR="007D67EF" w14:paraId="69EC61CE" w14:textId="77777777" w:rsidTr="00C706E9">
        <w:tc>
          <w:tcPr>
            <w:tcW w:w="3320" w:type="dxa"/>
            <w:gridSpan w:val="5"/>
          </w:tcPr>
          <w:p w14:paraId="1D2E08AC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</w:tcPr>
          <w:p w14:paraId="0A0F66E9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</w:tcPr>
          <w:p w14:paraId="0BEBA382" w14:textId="77777777" w:rsidR="007D67EF" w:rsidRDefault="007D67EF" w:rsidP="007D67E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6A79B2" w14:paraId="4F130376" w14:textId="77777777" w:rsidTr="00C706E9">
        <w:tc>
          <w:tcPr>
            <w:tcW w:w="3320" w:type="dxa"/>
            <w:gridSpan w:val="5"/>
            <w:vMerge w:val="restart"/>
          </w:tcPr>
          <w:p w14:paraId="2C7102CA" w14:textId="6DD54D96" w:rsidR="006A79B2" w:rsidRDefault="006A79B2" w:rsidP="006F2B4C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</w:t>
            </w:r>
            <w:r>
              <w:rPr>
                <w:sz w:val="21"/>
                <w:szCs w:val="21"/>
                <w:highlight w:val="yellow"/>
              </w:rPr>
              <w:t>. Elabo</w:t>
            </w:r>
            <w:r w:rsidR="006F2B4C">
              <w:rPr>
                <w:sz w:val="21"/>
                <w:szCs w:val="21"/>
                <w:highlight w:val="yellow"/>
              </w:rPr>
              <w:t xml:space="preserve">ra los estados financieros </w:t>
            </w:r>
            <w:r>
              <w:rPr>
                <w:sz w:val="21"/>
                <w:szCs w:val="21"/>
              </w:rPr>
              <w:t xml:space="preserve">por cada empresa subsidiaria de YPFB tomando en cuenta la actividad a la que se dedican dentro de </w:t>
            </w:r>
            <w:del w:id="9041" w:author="Comisión de revisión 4.5" w:date="2026-10-13T00:00:00Z">
              <w:r>
                <w:rPr>
                  <w:sz w:val="21"/>
                  <w:szCs w:val="21"/>
                </w:rPr>
                <w:delText xml:space="preserve">la cadena Hidrocarburifera</w:delText>
              </w:r>
            </w:del>
            <w:ins w:id="9042" w:author="Comisión de revisión 4.5" w:date="2026-10-13T00:00:00Z">
              <w:r>
                <w:rPr>
                  <w:sz w:val="21"/>
                  <w:szCs w:val="21"/>
                </w:rPr>
                <w:t xml:space="preserve">la cadena hidrocarburífera</w:t>
              </w:r>
            </w:ins>
            <w:r>
              <w:rPr>
                <w:sz w:val="21"/>
                <w:szCs w:val="21"/>
              </w:rPr>
              <w:t xml:space="preserve">. </w:t>
            </w:r>
          </w:p>
        </w:tc>
        <w:tc>
          <w:tcPr>
            <w:tcW w:w="3320" w:type="dxa"/>
            <w:gridSpan w:val="6"/>
          </w:tcPr>
          <w:p w14:paraId="0684C8E4" w14:textId="5BC4E067" w:rsidR="006A79B2" w:rsidRDefault="006A79B2" w:rsidP="006F2B4C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</w:t>
            </w:r>
            <w:r>
              <w:rPr>
                <w:sz w:val="21"/>
                <w:szCs w:val="21"/>
                <w:highlight w:val="yellow"/>
              </w:rPr>
              <w:t xml:space="preserve">.1 </w:t>
            </w:r>
            <w:r w:rsidR="006F2B4C">
              <w:rPr>
                <w:sz w:val="21"/>
                <w:szCs w:val="21"/>
              </w:rPr>
              <w:t xml:space="preserve">Analiza el giro del negocio de la empresa petrolera estatal, empresas subsidiarias y Titulares. </w:t>
            </w:r>
          </w:p>
        </w:tc>
        <w:tc>
          <w:tcPr>
            <w:tcW w:w="3320" w:type="dxa"/>
            <w:gridSpan w:val="5"/>
          </w:tcPr>
          <w:p w14:paraId="2F1B8D93" w14:textId="79FD873B" w:rsidR="006A79B2" w:rsidRDefault="006A79B2" w:rsidP="006F2B4C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>Producto 29</w:t>
            </w:r>
            <w:r>
              <w:rPr>
                <w:b/>
                <w:bCs/>
                <w:sz w:val="21"/>
                <w:szCs w:val="21"/>
                <w:highlight w:val="yellow"/>
              </w:rPr>
              <w:t xml:space="preserve">: </w:t>
            </w:r>
            <w:r w:rsidR="006F2B4C">
              <w:rPr>
                <w:sz w:val="21"/>
                <w:szCs w:val="21"/>
                <w:highlight w:val="yellow"/>
              </w:rPr>
              <w:t xml:space="preserve">Cuadro comparativo mostrando las fuentes de ingreso principal en las entidades petroleras.   </w:t>
            </w:r>
          </w:p>
        </w:tc>
      </w:tr>
      <w:tr w:rsidR="006A79B2" w14:paraId="363BED24" w14:textId="77777777" w:rsidTr="00C706E9">
        <w:tc>
          <w:tcPr>
            <w:tcW w:w="3320" w:type="dxa"/>
            <w:gridSpan w:val="5"/>
            <w:vMerge/>
          </w:tcPr>
          <w:p w14:paraId="2778B583" w14:textId="77777777" w:rsidR="006A79B2" w:rsidRDefault="006A79B2" w:rsidP="006A79B2"/>
        </w:tc>
        <w:tc>
          <w:tcPr>
            <w:tcW w:w="3320" w:type="dxa"/>
            <w:gridSpan w:val="6"/>
          </w:tcPr>
          <w:p w14:paraId="5CD82ECA" w14:textId="066A74BE" w:rsidR="006A79B2" w:rsidRDefault="006A79B2" w:rsidP="006F2B4C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</w:t>
            </w:r>
            <w:r>
              <w:rPr>
                <w:sz w:val="21"/>
                <w:szCs w:val="21"/>
                <w:highlight w:val="yellow"/>
              </w:rPr>
              <w:t xml:space="preserve">.2 Presenta </w:t>
            </w:r>
            <w:r w:rsidR="006F2B4C">
              <w:rPr>
                <w:sz w:val="21"/>
                <w:szCs w:val="21"/>
                <w:highlight w:val="yellow"/>
              </w:rPr>
              <w:t>por grupos,</w:t>
            </w:r>
            <w:r>
              <w:rPr>
                <w:sz w:val="21"/>
                <w:szCs w:val="21"/>
                <w:highlight w:val="yellow"/>
              </w:rPr>
              <w:t xml:space="preserve"> los est</w:t>
            </w:r>
            <w:r w:rsidR="006F2B4C">
              <w:rPr>
                <w:sz w:val="21"/>
                <w:szCs w:val="21"/>
                <w:highlight w:val="yellow"/>
              </w:rPr>
              <w:t>ados financieros de cada empresa subsidiaria de YPFB.</w:t>
            </w:r>
          </w:p>
        </w:tc>
        <w:tc>
          <w:tcPr>
            <w:tcW w:w="3320" w:type="dxa"/>
            <w:gridSpan w:val="5"/>
          </w:tcPr>
          <w:p w14:paraId="6C87F12B" w14:textId="75E79036" w:rsidR="006F2B4C" w:rsidRPr="006F2B4C" w:rsidRDefault="006A79B2" w:rsidP="006F2B4C">
            <w:pPr>
              <w:spacing w:before="20" w:after="2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highlight w:val="yellow"/>
              </w:rPr>
              <w:t>Producto 30</w:t>
            </w:r>
            <w:r>
              <w:rPr>
                <w:b/>
                <w:bCs/>
                <w:sz w:val="21"/>
                <w:szCs w:val="21"/>
                <w:highlight w:val="yellow"/>
              </w:rPr>
              <w:t xml:space="preserve">: </w:t>
            </w:r>
            <w:r w:rsidR="006F2B4C">
              <w:rPr>
                <w:sz w:val="21"/>
                <w:szCs w:val="21"/>
              </w:rPr>
              <w:t xml:space="preserve">Balance General, Estado de Resultados de YPFB Corporación y de sus subsidiarias </w:t>
            </w:r>
          </w:p>
        </w:tc>
      </w:tr>
      <w:tr w:rsidR="006F2B4C" w14:paraId="7DBC0313" w14:textId="77777777" w:rsidTr="00C706E9">
        <w:tc>
          <w:tcPr>
            <w:tcW w:w="3320" w:type="dxa"/>
            <w:gridSpan w:val="5"/>
            <w:vMerge w:val="restart"/>
          </w:tcPr>
          <w:p w14:paraId="340554EC" w14:textId="251397FD" w:rsidR="006F2B4C" w:rsidRDefault="006F2B4C" w:rsidP="006F2B4C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 Evalúa el impacto ambiental de las actividades mineras, valorando los costos ambientales de acuerdo a la normativa ambiental vigente.</w:t>
            </w:r>
          </w:p>
        </w:tc>
        <w:tc>
          <w:tcPr>
            <w:tcW w:w="3320" w:type="dxa"/>
            <w:gridSpan w:val="6"/>
          </w:tcPr>
          <w:p w14:paraId="4B97A937" w14:textId="7BBA8771" w:rsidR="006F2B4C" w:rsidRDefault="006F2B4C" w:rsidP="006F2B4C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2.1 Expone ante el curso el impacto ambiental de las empresas mineras auríferas bolivianas. </w:t>
            </w:r>
          </w:p>
        </w:tc>
        <w:tc>
          <w:tcPr>
            <w:tcW w:w="3320" w:type="dxa"/>
            <w:gridSpan w:val="5"/>
          </w:tcPr>
          <w:p w14:paraId="144387C3" w14:textId="69FFE333" w:rsidR="006F2B4C" w:rsidRDefault="006F2B4C" w:rsidP="006F2B4C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cyan"/>
              </w:rPr>
              <w:t>Producto 31</w:t>
            </w:r>
            <w:r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>
              <w:rPr>
                <w:bCs/>
                <w:sz w:val="21"/>
                <w:szCs w:val="21"/>
                <w:highlight w:val="cyan"/>
              </w:rPr>
              <w:t>Diapositivas en Power Point o Canva que describan el impacto ambiental de esas empresas</w:t>
            </w:r>
            <w:r w:rsidRPr="0057245D">
              <w:rPr>
                <w:sz w:val="21"/>
                <w:szCs w:val="21"/>
                <w:highlight w:val="cyan"/>
              </w:rPr>
              <w:t>.</w:t>
            </w:r>
          </w:p>
        </w:tc>
      </w:tr>
      <w:tr w:rsidR="006F2B4C" w14:paraId="10D54DA7" w14:textId="77777777" w:rsidTr="00C706E9">
        <w:tc>
          <w:tcPr>
            <w:tcW w:w="3320" w:type="dxa"/>
            <w:gridSpan w:val="5"/>
            <w:vMerge/>
          </w:tcPr>
          <w:p w14:paraId="30CEFBCB" w14:textId="77777777" w:rsidR="006F2B4C" w:rsidRDefault="006F2B4C" w:rsidP="006F2B4C"/>
        </w:tc>
        <w:tc>
          <w:tcPr>
            <w:tcW w:w="3320" w:type="dxa"/>
            <w:gridSpan w:val="6"/>
          </w:tcPr>
          <w:p w14:paraId="0F9E7962" w14:textId="7C444DB3" w:rsidR="006F2B4C" w:rsidRDefault="006F2B4C" w:rsidP="006F2B4C">
            <w:pPr>
              <w:spacing w:before="20" w:after="20"/>
            </w:pPr>
            <w:r w:rsidRPr="002D3E0C">
              <w:rPr>
                <w:sz w:val="21"/>
                <w:szCs w:val="21"/>
                <w:highlight w:val="cyan"/>
              </w:rPr>
              <w:t>2.2 Explica en equipo la normativa ambiental vigente y su aplicación en las actividades mineras.</w:t>
            </w:r>
          </w:p>
        </w:tc>
        <w:tc>
          <w:tcPr>
            <w:tcW w:w="3320" w:type="dxa"/>
            <w:gridSpan w:val="5"/>
          </w:tcPr>
          <w:p w14:paraId="4DA367E3" w14:textId="3F407379" w:rsidR="006F2B4C" w:rsidRDefault="006F2B4C" w:rsidP="006F2B4C">
            <w:pPr>
              <w:spacing w:before="20" w:after="20"/>
            </w:pPr>
            <w:r w:rsidRPr="002D3E0C">
              <w:rPr>
                <w:b/>
                <w:bCs/>
                <w:sz w:val="21"/>
                <w:szCs w:val="21"/>
                <w:highlight w:val="cyan"/>
              </w:rPr>
              <w:t>Produc</w:t>
            </w:r>
            <w:r>
              <w:rPr>
                <w:b/>
                <w:bCs/>
                <w:sz w:val="21"/>
                <w:szCs w:val="21"/>
                <w:highlight w:val="cyan"/>
              </w:rPr>
              <w:t>to 32</w:t>
            </w:r>
            <w:r w:rsidRPr="002D3E0C">
              <w:rPr>
                <w:b/>
                <w:bCs/>
                <w:sz w:val="21"/>
                <w:szCs w:val="21"/>
                <w:highlight w:val="cyan"/>
              </w:rPr>
              <w:t xml:space="preserve">: </w:t>
            </w:r>
            <w:r w:rsidRPr="002D3E0C">
              <w:rPr>
                <w:bCs/>
                <w:sz w:val="21"/>
                <w:szCs w:val="21"/>
                <w:highlight w:val="cyan"/>
              </w:rPr>
              <w:t xml:space="preserve">Resumen </w:t>
            </w:r>
            <w:r w:rsidR="00AA5E97" w:rsidRPr="002D3E0C">
              <w:rPr>
                <w:bCs/>
                <w:sz w:val="21"/>
                <w:szCs w:val="21"/>
                <w:highlight w:val="cyan"/>
              </w:rPr>
              <w:t>explicativo</w:t>
            </w:r>
            <w:bookmarkStart w:id="0" w:name="_GoBack"/>
            <w:bookmarkEnd w:id="0"/>
            <w:r w:rsidRPr="002D3E0C">
              <w:rPr>
                <w:bCs/>
                <w:sz w:val="21"/>
                <w:szCs w:val="21"/>
                <w:highlight w:val="cyan"/>
              </w:rPr>
              <w:t xml:space="preserve"> de la normativa ambiental vigente.</w:t>
            </w:r>
          </w:p>
        </w:tc>
      </w:tr>
      <w:tr w:rsidR="006F2B4C" w14:paraId="378FAEC6" w14:textId="77777777" w:rsidTr="00C706E9">
        <w:tc>
          <w:tcPr>
            <w:tcW w:w="9960" w:type="dxa"/>
            <w:gridSpan w:val="16"/>
          </w:tcPr>
          <w:p w14:paraId="6210BF81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F2B4C" w14:paraId="339B7058" w14:textId="77777777" w:rsidTr="00C706E9">
        <w:tc>
          <w:tcPr>
            <w:tcW w:w="2490" w:type="dxa"/>
            <w:gridSpan w:val="4"/>
          </w:tcPr>
          <w:p w14:paraId="1E30C5E3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</w:tcPr>
          <w:p w14:paraId="502454C7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CD542CB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</w:tcPr>
          <w:p w14:paraId="3C7019D2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6F2B4C" w14:paraId="471E4558" w14:textId="77777777" w:rsidTr="00C706E9">
        <w:tc>
          <w:tcPr>
            <w:tcW w:w="2490" w:type="dxa"/>
            <w:gridSpan w:val="4"/>
          </w:tcPr>
          <w:p w14:paraId="28CD3C1A" w14:textId="2337D95B" w:rsidR="006F2B4C" w:rsidRDefault="006F2B4C" w:rsidP="006F2B4C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21: D</w:t>
            </w:r>
            <w:r w:rsidRPr="006A79B2">
              <w:rPr>
                <w:sz w:val="21"/>
                <w:szCs w:val="21"/>
              </w:rPr>
              <w:t xml:space="preserve">istribución de gas natural por redes   </w:t>
            </w:r>
          </w:p>
          <w:p w14:paraId="242D8DAD" w14:textId="077C9583" w:rsidR="006F2B4C" w:rsidRDefault="006F2B4C" w:rsidP="006F2B4C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Tema 22: Estados F</w:t>
            </w:r>
            <w:r w:rsidRPr="006A79B2">
              <w:rPr>
                <w:sz w:val="21"/>
                <w:szCs w:val="21"/>
              </w:rPr>
              <w:t>inancieros</w:t>
            </w:r>
          </w:p>
          <w:p w14:paraId="286FC356" w14:textId="1361C4F2" w:rsidR="006F2B4C" w:rsidRDefault="006F2B4C" w:rsidP="006F2B4C">
            <w:pPr>
              <w:spacing w:before="20" w:after="20"/>
            </w:pPr>
            <w:r>
              <w:rPr>
                <w:sz w:val="21"/>
                <w:szCs w:val="21"/>
              </w:rPr>
              <w:t>Tema 23: Gestión ambiental aplicada a las actividades petroleras</w:t>
            </w:r>
          </w:p>
          <w:p w14:paraId="04994208" w14:textId="2105E2CA" w:rsidR="006F2B4C" w:rsidRDefault="006F2B4C" w:rsidP="006F2B4C">
            <w:pPr>
              <w:spacing w:before="20" w:after="20"/>
            </w:pPr>
          </w:p>
        </w:tc>
        <w:tc>
          <w:tcPr>
            <w:tcW w:w="4565" w:type="dxa"/>
            <w:gridSpan w:val="8"/>
          </w:tcPr>
          <w:p w14:paraId="1B7C7367" w14:textId="5DAF012D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>
              <w:t xml:space="preserve">Concepto - Organización y Procedimientos Contables - Costos y Gastos de Instalaciones Intermedios - Costos y Gastos Instalaciones Industriales - </w:t>
            </w:r>
            <w:del w:id="9045" w:author="Comisión de revisión 4.5" w:date="2026-10-13T00:00:00Z">
              <w:r>
                <w:delText xml:space="preserve">Costos y Gastos Instalaciones Domiciliaras</w:delText>
              </w:r>
            </w:del>
            <w:ins w:id="9046" w:author="Comisión de revisión 4.5" w:date="2026-10-13T00:00:00Z">
              <w:r>
                <w:t xml:space="preserve">Costos y Gastos de Instalaciones Domiciliarias</w:t>
              </w:r>
            </w:ins>
            <w:r>
              <w:t xml:space="preserve"> - Servicios Auxiliares - Tratamiento Contable de los Impuestos IVA e IT - Servicios y Ventas - Tratamiento Contable.</w:t>
            </w:r>
            <w:r>
              <w:t>(C, P)</w:t>
            </w:r>
          </w:p>
          <w:p w14:paraId="7DE951FC" w14:textId="2B374E9A" w:rsidR="006F2B4C" w:rsidRPr="006A79B2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A79B2">
              <w:t>Balance General - Estado de Resultados - Anexos Principales y de Acuerdo a las Actividades de Hidrocarburos y en relación a las Disposiciones Legales en Actual Vigencia.</w:t>
            </w:r>
            <w:r>
              <w:t xml:space="preserve"> (P)</w:t>
            </w:r>
          </w:p>
          <w:p w14:paraId="01046637" w14:textId="1865FBE0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>
              <w:rPr>
                <w:sz w:val="21"/>
                <w:szCs w:val="21"/>
              </w:rPr>
              <w:t>Antecedentes de la gestión ambiental en Bolivia, políticas medioambientales y gestión ambiental en las actividades hidrocarburíferas.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  <w:p w14:paraId="20D1F7E4" w14:textId="77777777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>
              <w:rPr>
                <w:sz w:val="21"/>
                <w:szCs w:val="21"/>
              </w:rPr>
              <w:t>Problemas ambientales de las actividades de hidrocarburos, uso de químicos en la explotación y la refinación, evaluación del impacto ambiental, y efectos de la degradación y el deterioro ambiental.</w:t>
            </w:r>
            <w:r>
              <w:rPr>
                <w:sz w:val="21"/>
                <w:szCs w:val="21"/>
                <w:highlight w:val="yellow"/>
              </w:rPr>
              <w:t xml:space="preserve"> (P)</w:t>
            </w:r>
          </w:p>
          <w:p w14:paraId="03D2C549" w14:textId="7307A59F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>
              <w:rPr>
                <w:sz w:val="21"/>
                <w:szCs w:val="21"/>
              </w:rPr>
              <w:t>Desarrollo sostenible, valoración de los costos ambientales y programas de restauración; contabilización; análisis del pronunciamiento FASB 143, Accounting for Asset Retirement Obligations.</w:t>
            </w:r>
            <w:r>
              <w:rPr>
                <w:sz w:val="21"/>
                <w:szCs w:val="21"/>
                <w:highlight w:val="yellow"/>
              </w:rPr>
              <w:t xml:space="preserve"> (P)</w:t>
            </w:r>
          </w:p>
          <w:p w14:paraId="0A410AB2" w14:textId="577A6F46" w:rsidR="006F2B4C" w:rsidRDefault="006F2B4C" w:rsidP="006F2B4C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>
              <w:rPr>
                <w:sz w:val="21"/>
                <w:szCs w:val="21"/>
              </w:rPr>
              <w:lastRenderedPageBreak/>
              <w:t>Criterios jurídicos: Ley N° 1333, Ley del Medio Ambiente; Decreto Supremo N° 24176, reglamento de la Ley del Medio Ambiente; y Decreto Supremo N° 24335, reglamento ambiental para el sector de hidrocarburos.</w:t>
            </w:r>
            <w:r>
              <w:rPr>
                <w:sz w:val="21"/>
                <w:szCs w:val="21"/>
                <w:highlight w:val="yellow"/>
              </w:rPr>
              <w:t xml:space="preserve"> (C)</w:t>
            </w:r>
          </w:p>
        </w:tc>
        <w:tc>
          <w:tcPr>
            <w:tcW w:w="2905" w:type="dxa"/>
            <w:gridSpan w:val="4"/>
          </w:tcPr>
          <w:p w14:paraId="7C43FBEB" w14:textId="6CF59E65" w:rsidR="006F2B4C" w:rsidRDefault="006F2B4C" w:rsidP="006F2B4C">
            <w:pPr>
              <w:spacing w:before="10" w:after="10"/>
            </w:pPr>
          </w:p>
          <w:p w14:paraId="57245B7C" w14:textId="77777777" w:rsidR="006F2B4C" w:rsidRDefault="006F2B4C" w:rsidP="006F2B4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  <w:highlight w:val="yellow"/>
              </w:rPr>
              <w:t>Nociones técnicas de las redes de gas natural: estaciones distritales, redes primarias, secundarias e instalaciones internas.</w:t>
            </w:r>
          </w:p>
          <w:p w14:paraId="28D67A4B" w14:textId="5A92FAAE" w:rsidR="006F2B4C" w:rsidRDefault="006F2B4C" w:rsidP="006F2B4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195526">
              <w:rPr>
                <w:highlight w:val="cyan"/>
              </w:rPr>
              <w:t>Nociones de los efectos de la explotación de los Recursos Naturales No Renovables, en el medio ambiente.</w:t>
            </w:r>
          </w:p>
        </w:tc>
      </w:tr>
      <w:tr w:rsidR="006F2B4C" w14:paraId="7C80FF4C" w14:textId="77777777" w:rsidTr="00C706E9">
        <w:tc>
          <w:tcPr>
            <w:tcW w:w="9960" w:type="dxa"/>
            <w:gridSpan w:val="16"/>
          </w:tcPr>
          <w:p w14:paraId="6F57205A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lastRenderedPageBreak/>
              <w:t>Actividades</w:t>
            </w:r>
          </w:p>
        </w:tc>
      </w:tr>
      <w:tr w:rsidR="006F2B4C" w14:paraId="28506545" w14:textId="77777777" w:rsidTr="00C706E9">
        <w:tc>
          <w:tcPr>
            <w:tcW w:w="2075" w:type="dxa"/>
            <w:gridSpan w:val="3"/>
          </w:tcPr>
          <w:p w14:paraId="7BCF084F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En clase</w:t>
            </w:r>
          </w:p>
        </w:tc>
        <w:tc>
          <w:tcPr>
            <w:tcW w:w="2075" w:type="dxa"/>
            <w:gridSpan w:val="4"/>
          </w:tcPr>
          <w:p w14:paraId="507EA8B9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Autónomas</w:t>
            </w:r>
          </w:p>
        </w:tc>
        <w:tc>
          <w:tcPr>
            <w:tcW w:w="1660" w:type="dxa"/>
            <w:gridSpan w:val="2"/>
          </w:tcPr>
          <w:p w14:paraId="261B9BF2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B-Learning</w:t>
            </w:r>
          </w:p>
        </w:tc>
        <w:tc>
          <w:tcPr>
            <w:tcW w:w="2075" w:type="dxa"/>
            <w:gridSpan w:val="5"/>
          </w:tcPr>
          <w:p w14:paraId="0C3A6B7C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Taller</w:t>
            </w:r>
          </w:p>
        </w:tc>
        <w:tc>
          <w:tcPr>
            <w:tcW w:w="2075" w:type="dxa"/>
            <w:gridSpan w:val="2"/>
          </w:tcPr>
          <w:p w14:paraId="383A1BFC" w14:textId="77777777" w:rsidR="006F2B4C" w:rsidRDefault="006F2B4C" w:rsidP="006F2B4C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Investigación/Práctica</w:t>
            </w:r>
          </w:p>
        </w:tc>
      </w:tr>
      <w:tr w:rsidR="00813BE1" w14:paraId="32E192F3" w14:textId="77777777" w:rsidTr="00C706E9">
        <w:tc>
          <w:tcPr>
            <w:tcW w:w="2075" w:type="dxa"/>
            <w:gridSpan w:val="3"/>
          </w:tcPr>
          <w:p w14:paraId="2FC02C8C" w14:textId="59B7B1BC" w:rsidR="00813BE1" w:rsidRDefault="00813BE1" w:rsidP="00813BE1">
            <w:pPr>
              <w:spacing w:before="20" w:after="20"/>
              <w:jc w:val="center"/>
            </w:pPr>
            <w:r>
              <w:t>Exposición dialogada de las fases de la actividad minera y petrolera y de su organización contable. Resolución guiada de casos de capitalización de la exploración y de provisiones por restauración y abandono. Demostración en hoja de cálculo de la liquidación de venta de minerales y de las regalías. Análisis de casos de estados financieros publicados por empresas extractivas bolivianas. Preguntas de comprensión sobre el régimen regalitario e impositivo minero y petrolero.</w:t>
            </w:r>
          </w:p>
        </w:tc>
        <w:tc>
          <w:tcPr>
            <w:tcW w:w="2075" w:type="dxa"/>
            <w:gridSpan w:val="4"/>
          </w:tcPr>
          <w:p w14:paraId="334A99EF" w14:textId="2D821A5D" w:rsidR="00813BE1" w:rsidRDefault="00813BE1" w:rsidP="00813BE1">
            <w:pPr>
              <w:spacing w:before="20" w:after="20"/>
              <w:jc w:val="center"/>
            </w:pPr>
            <w:r>
              <w:t>Resolución de ejercicios de registro contable al cierre de cada tema. Lectura de las leyes y decretos que rigen la industria minera y petrolera. Desarrollo progresivo del caso práctico integral de una empresa minera y de una empresa petrolera.</w:t>
            </w:r>
          </w:p>
        </w:tc>
        <w:tc>
          <w:tcPr>
            <w:tcW w:w="1660" w:type="dxa"/>
            <w:gridSpan w:val="2"/>
          </w:tcPr>
          <w:p w14:paraId="2EBC64A2" w14:textId="18F4DE7E" w:rsidR="00813BE1" w:rsidRDefault="00813BE1" w:rsidP="00813BE1">
            <w:pPr>
              <w:spacing w:before="20" w:after="20"/>
              <w:jc w:val="center"/>
            </w:pPr>
            <w:r>
              <w:t>Cuestionarios de comprensión en la plataforma Moodle UMSA. Foros de consulta sobre casos prácticos de liquidación de regalías e impuestos sectoriales. Videotutoriales de registro contable en la industria extractiva. Ejercicios de provisión por desmantelamiento y de deterioro de activos de exploración en hoja de cálculo.</w:t>
            </w:r>
          </w:p>
        </w:tc>
        <w:tc>
          <w:tcPr>
            <w:tcW w:w="2075" w:type="dxa"/>
            <w:gridSpan w:val="5"/>
          </w:tcPr>
          <w:p w14:paraId="46793FA1" w14:textId="2B84AD81" w:rsidR="00813BE1" w:rsidRDefault="00813BE1" w:rsidP="00813BE1">
            <w:pPr>
              <w:spacing w:before="20" w:after="20"/>
              <w:jc w:val="center"/>
            </w:pPr>
            <w:r>
              <w:t>Resolución colaborativa de casos de contabilización de las fases de la actividad minera y petrolera. Elaboración guiada de liquidaciones de regalías mineras y petroleras. Revisión cruzada de estados financieros entre equipos. Elaboración de una liquidación de venta de minerales con precio provisional y su ajuste definitivo.</w:t>
            </w:r>
          </w:p>
        </w:tc>
        <w:tc>
          <w:tcPr>
            <w:tcW w:w="2075" w:type="dxa"/>
            <w:gridSpan w:val="2"/>
          </w:tcPr>
          <w:p w14:paraId="44A61788" w14:textId="6D27265B" w:rsidR="00813BE1" w:rsidRDefault="00813BE1" w:rsidP="00813BE1">
            <w:pPr>
              <w:spacing w:before="20" w:after="20"/>
              <w:jc w:val="center"/>
            </w:pPr>
            <w:r>
              <w:t>Análisis de estados financieros publicados por empresas mineras y petroleras bolivianas. Revisión de contratos administrativos mineros y contratos petroleros vigentes. Comparación del régimen impositivo minero y del régimen impositivo petrolero. Revisión de los estados financieros de una empresa minera o petrolera y de sus revelaciones sectoriales.</w:t>
            </w:r>
          </w:p>
        </w:tc>
      </w:tr>
      <w:tr w:rsidR="00813BE1" w14:paraId="78A7F497" w14:textId="77777777" w:rsidTr="00C706E9">
        <w:tc>
          <w:tcPr>
            <w:tcW w:w="2490" w:type="dxa"/>
            <w:gridSpan w:val="4"/>
          </w:tcPr>
          <w:p w14:paraId="12CF4641" w14:textId="77777777" w:rsidR="00813BE1" w:rsidRDefault="00813BE1" w:rsidP="00813BE1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Estrategias de aprendizaje y enseñanza</w:t>
            </w:r>
          </w:p>
        </w:tc>
        <w:tc>
          <w:tcPr>
            <w:tcW w:w="7470" w:type="dxa"/>
            <w:gridSpan w:val="12"/>
          </w:tcPr>
          <w:p w14:paraId="719EEAF0" w14:textId="35D5FC54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t>Aprendizaje basado en problemas con casos de empresas mineras y petroleras bolivianas. Resolución guiada de ejercicios en orden de dificultad creciente. Caso práctico integral que recorre las fases de la actividad minera y de la actividad petrolera. Estudio de casos de estados financieros y liquidaciones reales del sector extractivo. Trabajo colaborativo en equipos de registro y liquidación de operaciones. Clase invertida para los contenidos normativos y ambientales. Análisis crítico de la política contable de exploración adoptada por una empresa antes de interpretar sus resultados.</w:t>
            </w:r>
          </w:p>
        </w:tc>
      </w:tr>
      <w:tr w:rsidR="00813BE1" w14:paraId="46FBEECC" w14:textId="77777777" w:rsidTr="00C706E9">
        <w:tc>
          <w:tcPr>
            <w:tcW w:w="2490" w:type="dxa"/>
            <w:gridSpan w:val="4"/>
          </w:tcPr>
          <w:p w14:paraId="5E5F4B5A" w14:textId="77777777" w:rsidR="00813BE1" w:rsidRDefault="00813BE1" w:rsidP="00813BE1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Recursos para el aprendizaje</w:t>
            </w:r>
          </w:p>
        </w:tc>
        <w:tc>
          <w:tcPr>
            <w:tcW w:w="7470" w:type="dxa"/>
            <w:gridSpan w:val="12"/>
          </w:tcPr>
          <w:p w14:paraId="08C9F656" w14:textId="7A104E61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t>Plataforma Moodle UMSA. Hoja de cálculo y sistemas contables de uso académico. Formularios de liquidación de regalías mineras y petroleras y de declaraciones juradas impositivas. Compendio de Normas de Contabilidad y Auditoría del CAUB y Normas Internacionales de Información Financiera. Guías de ejercicios y casos elaborados por la cátedra sobre contabilidad minera y petrolera. Normativa minera e hidrocarburífera vigente y formularios del SENARECOM y de la Agencia Nacional de Hidrocarburos. Cotizaciones oficiales de minerales y precios de referencia de los hidrocarburos publicados por las entidades competentes.</w:t>
            </w:r>
          </w:p>
        </w:tc>
      </w:tr>
      <w:tr w:rsidR="00813BE1" w14:paraId="51D5FDBD" w14:textId="77777777" w:rsidTr="00C706E9">
        <w:tc>
          <w:tcPr>
            <w:tcW w:w="2490" w:type="dxa"/>
            <w:gridSpan w:val="4"/>
          </w:tcPr>
          <w:p w14:paraId="4A04F2BB" w14:textId="77777777" w:rsidR="00813BE1" w:rsidRDefault="00813BE1" w:rsidP="00813BE1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evaluación</w:t>
            </w:r>
          </w:p>
        </w:tc>
        <w:tc>
          <w:tcPr>
            <w:tcW w:w="7470" w:type="dxa"/>
            <w:gridSpan w:val="12"/>
          </w:tcPr>
          <w:p w14:paraId="1ADAAAC5" w14:textId="1C5389C0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t>Evaluación diagnóstica: prueba inicial sobre los conocimientos previos de contabilidad internacional y de contabilidad de costos y gestión. Evaluación formativa: preguntas de comprensión y desarrollo de ejercicios prácticos en el aula, con retroalimentación continua, autoevaluación y coevaluación. Evaluación sumativa: controles de lectura y asistencia, evaluación de casos prácticos, trabajos de investigación y desarrollo, exámenes parciales y examen final.</w:t>
            </w:r>
          </w:p>
        </w:tc>
      </w:tr>
      <w:tr w:rsidR="00813BE1" w14:paraId="05539045" w14:textId="77777777" w:rsidTr="00C706E9">
        <w:tc>
          <w:tcPr>
            <w:tcW w:w="2490" w:type="dxa"/>
            <w:gridSpan w:val="4"/>
          </w:tcPr>
          <w:p w14:paraId="19742204" w14:textId="77777777" w:rsidR="00813BE1" w:rsidRDefault="00813BE1" w:rsidP="00813BE1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calificación</w:t>
            </w:r>
          </w:p>
        </w:tc>
        <w:tc>
          <w:tcPr>
            <w:tcW w:w="7470" w:type="dxa"/>
            <w:gridSpan w:val="12"/>
          </w:tcPr>
          <w:p w14:paraId="5FACDAD2" w14:textId="427BE15F" w:rsidR="00813BE1" w:rsidRDefault="00813BE1" w:rsidP="00813BE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t>Nota mínima de aprobación: 51/100. Evaluación periódica al finalizar cada tema, basada en evidencias de conocimiento, desempeño y producto. Cada evidencia de producto se evalúa con su propia rúbrica de tres niveles: Insuficiente, Suficiente y Destacado. La calificación de cada elemento de competencia suma las calificaciones de sus evidencias de producto.</w:t>
            </w:r>
          </w:p>
        </w:tc>
      </w:tr>
      <w:tr w:rsidR="00813BE1" w14:paraId="72179E49" w14:textId="77777777" w:rsidTr="00C706E9">
        <w:tc>
          <w:tcPr>
            <w:tcW w:w="1660" w:type="dxa"/>
            <w:gridSpan w:val="2"/>
            <w:vMerge w:val="restart"/>
          </w:tcPr>
          <w:p w14:paraId="71D262B5" w14:textId="512F837E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</w:tcPr>
          <w:p w14:paraId="2F21AA13" w14:textId="3DB97CF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1: </w:t>
            </w:r>
            <w:r w:rsidRPr="00813BE1">
              <w:rPr>
                <w:sz w:val="21"/>
                <w:szCs w:val="21"/>
              </w:rPr>
              <w:t>Mapas mentales de la historia de la minería en Bolivia</w:t>
            </w:r>
          </w:p>
        </w:tc>
        <w:tc>
          <w:tcPr>
            <w:tcW w:w="1660" w:type="dxa"/>
          </w:tcPr>
          <w:p w14:paraId="3986592B" w14:textId="2F4FFBE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7D198687" w14:textId="77777777" w:rsidTr="00C706E9">
        <w:tc>
          <w:tcPr>
            <w:tcW w:w="1660" w:type="dxa"/>
            <w:gridSpan w:val="2"/>
            <w:vMerge/>
          </w:tcPr>
          <w:p w14:paraId="0F20444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3E8A8C4" w14:textId="54F20D0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6F9F57E5" w14:textId="203AA4D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4EFBCD39" w14:textId="130C1E2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2CFCE63D" w14:textId="05065BB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4EC7C057" w14:textId="77777777" w:rsidTr="00C706E9">
        <w:tc>
          <w:tcPr>
            <w:tcW w:w="1660" w:type="dxa"/>
            <w:gridSpan w:val="2"/>
            <w:vMerge/>
          </w:tcPr>
          <w:p w14:paraId="574AD71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D2B46EE" w14:textId="4E8EFFB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Contenido histórico</w:t>
            </w:r>
          </w:p>
        </w:tc>
        <w:tc>
          <w:tcPr>
            <w:tcW w:w="2075" w:type="dxa"/>
            <w:gridSpan w:val="3"/>
          </w:tcPr>
          <w:p w14:paraId="304CF8AC" w14:textId="57A9CE6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etapas o confunde los periodos.</w:t>
            </w:r>
          </w:p>
        </w:tc>
        <w:tc>
          <w:tcPr>
            <w:tcW w:w="2075" w:type="dxa"/>
            <w:gridSpan w:val="5"/>
          </w:tcPr>
          <w:p w14:paraId="13EC9AA8" w14:textId="6A22EEA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las principales etapas de la minería boliviana en orden cronológico.</w:t>
            </w:r>
          </w:p>
        </w:tc>
        <w:tc>
          <w:tcPr>
            <w:tcW w:w="2075" w:type="dxa"/>
            <w:gridSpan w:val="2"/>
          </w:tcPr>
          <w:p w14:paraId="76F5CD09" w14:textId="51C55D7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cada etapa con su efecto económico y social en el país.</w:t>
            </w:r>
          </w:p>
        </w:tc>
      </w:tr>
      <w:tr w:rsidR="00813BE1" w14:paraId="6C044367" w14:textId="77777777" w:rsidTr="00C706E9">
        <w:tc>
          <w:tcPr>
            <w:tcW w:w="1660" w:type="dxa"/>
            <w:gridSpan w:val="2"/>
            <w:vMerge/>
          </w:tcPr>
          <w:p w14:paraId="602A9D0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DD5E935" w14:textId="72ED87A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Estructura del mapa mental</w:t>
            </w:r>
          </w:p>
        </w:tc>
        <w:tc>
          <w:tcPr>
            <w:tcW w:w="2075" w:type="dxa"/>
            <w:gridSpan w:val="3"/>
          </w:tcPr>
          <w:p w14:paraId="726078C8" w14:textId="11629E4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ideas no tienen jerarquía ni conexiones.</w:t>
            </w:r>
          </w:p>
        </w:tc>
        <w:tc>
          <w:tcPr>
            <w:tcW w:w="2075" w:type="dxa"/>
            <w:gridSpan w:val="5"/>
          </w:tcPr>
          <w:p w14:paraId="7A068B63" w14:textId="4A2F42E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Organiza las ideas desde un concepto central con ramas claras.</w:t>
            </w:r>
          </w:p>
        </w:tc>
        <w:tc>
          <w:tcPr>
            <w:tcW w:w="2075" w:type="dxa"/>
            <w:gridSpan w:val="2"/>
          </w:tcPr>
          <w:p w14:paraId="681E432F" w14:textId="6D3C53B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jerarquía, colores e imágenes que facilitan la comprensión.</w:t>
            </w:r>
          </w:p>
        </w:tc>
      </w:tr>
      <w:tr w:rsidR="00813BE1" w14:paraId="6626107B" w14:textId="77777777" w:rsidTr="00C706E9">
        <w:tc>
          <w:tcPr>
            <w:tcW w:w="1660" w:type="dxa"/>
            <w:gridSpan w:val="2"/>
            <w:vMerge/>
          </w:tcPr>
          <w:p w14:paraId="7A9AC4B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E7AB6D2" w14:textId="334BD4B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</w:tcPr>
          <w:p w14:paraId="64C44B43" w14:textId="5017E22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</w:tcPr>
          <w:p w14:paraId="5988334A" w14:textId="6D4B1AA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clara y todos participan.</w:t>
            </w:r>
          </w:p>
        </w:tc>
        <w:tc>
          <w:tcPr>
            <w:tcW w:w="2075" w:type="dxa"/>
            <w:gridSpan w:val="2"/>
          </w:tcPr>
          <w:p w14:paraId="59247194" w14:textId="5165C68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responde con solvencia a las preguntas del curso.</w:t>
            </w:r>
          </w:p>
        </w:tc>
      </w:tr>
      <w:tr w:rsidR="00813BE1" w14:paraId="540738F2" w14:textId="77777777" w:rsidTr="00C706E9">
        <w:tc>
          <w:tcPr>
            <w:tcW w:w="1660" w:type="dxa"/>
            <w:gridSpan w:val="2"/>
            <w:vMerge/>
          </w:tcPr>
          <w:p w14:paraId="5D53371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5C756996" w14:textId="7D0EB8C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2: </w:t>
            </w:r>
            <w:r w:rsidRPr="00813BE1">
              <w:rPr>
                <w:sz w:val="21"/>
                <w:szCs w:val="21"/>
              </w:rPr>
              <w:t>Trabajo de investigación sobre las empresas mineras en Bolivia y su organización</w:t>
            </w:r>
          </w:p>
        </w:tc>
        <w:tc>
          <w:tcPr>
            <w:tcW w:w="1660" w:type="dxa"/>
          </w:tcPr>
          <w:p w14:paraId="1F607F7A" w14:textId="0BF8443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04D0C014" w14:textId="77777777" w:rsidTr="00C706E9">
        <w:tc>
          <w:tcPr>
            <w:tcW w:w="1660" w:type="dxa"/>
            <w:gridSpan w:val="2"/>
            <w:vMerge/>
          </w:tcPr>
          <w:p w14:paraId="34207CA6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D5AB2E3" w14:textId="53F55D1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7B8D8C59" w14:textId="2994C69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004E2307" w14:textId="05E7373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50A27E36" w14:textId="6EBE9DF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C118278" w14:textId="77777777" w:rsidTr="00C706E9">
        <w:tc>
          <w:tcPr>
            <w:tcW w:w="1660" w:type="dxa"/>
            <w:gridSpan w:val="2"/>
            <w:vMerge/>
          </w:tcPr>
          <w:p w14:paraId="576574B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A3A7155" w14:textId="5B4BD7C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Identificación de empresas</w:t>
            </w:r>
          </w:p>
        </w:tc>
        <w:tc>
          <w:tcPr>
            <w:tcW w:w="2075" w:type="dxa"/>
            <w:gridSpan w:val="3"/>
          </w:tcPr>
          <w:p w14:paraId="5F1AAB36" w14:textId="098EA8D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Menciona pocas empresas o con datos erróneos.</w:t>
            </w:r>
          </w:p>
        </w:tc>
        <w:tc>
          <w:tcPr>
            <w:tcW w:w="2075" w:type="dxa"/>
            <w:gridSpan w:val="5"/>
          </w:tcPr>
          <w:p w14:paraId="1D270E96" w14:textId="40EFFEA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 empresas estatales, privadas, mixtas y cooperativas.</w:t>
            </w:r>
          </w:p>
        </w:tc>
        <w:tc>
          <w:tcPr>
            <w:tcW w:w="2075" w:type="dxa"/>
            <w:gridSpan w:val="2"/>
          </w:tcPr>
          <w:p w14:paraId="7E674D68" w14:textId="1A159EB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Incluye datos actualizados de producción y minerales de cada empresa.</w:t>
            </w:r>
          </w:p>
        </w:tc>
      </w:tr>
      <w:tr w:rsidR="00813BE1" w14:paraId="3C196510" w14:textId="77777777" w:rsidTr="00C706E9">
        <w:tc>
          <w:tcPr>
            <w:tcW w:w="1660" w:type="dxa"/>
            <w:gridSpan w:val="2"/>
            <w:vMerge/>
          </w:tcPr>
          <w:p w14:paraId="26C720D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042C8FE" w14:textId="3966859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Tipo de organización</w:t>
            </w:r>
          </w:p>
        </w:tc>
        <w:tc>
          <w:tcPr>
            <w:tcW w:w="2075" w:type="dxa"/>
            <w:gridSpan w:val="3"/>
          </w:tcPr>
          <w:p w14:paraId="5D2594A9" w14:textId="38185A5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describe la organización de las empresas.</w:t>
            </w:r>
          </w:p>
        </w:tc>
        <w:tc>
          <w:tcPr>
            <w:tcW w:w="2075" w:type="dxa"/>
            <w:gridSpan w:val="5"/>
          </w:tcPr>
          <w:p w14:paraId="05C4EFD0" w14:textId="16807AB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Describe la organización de cada empresa según su proceso productivo.</w:t>
            </w:r>
          </w:p>
        </w:tc>
        <w:tc>
          <w:tcPr>
            <w:tcW w:w="2075" w:type="dxa"/>
            <w:gridSpan w:val="2"/>
          </w:tcPr>
          <w:p w14:paraId="6F30BEEC" w14:textId="238E43A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 las estructuras organizativas y explica sus diferencias.</w:t>
            </w:r>
          </w:p>
        </w:tc>
      </w:tr>
      <w:tr w:rsidR="00813BE1" w14:paraId="0C7AFCB5" w14:textId="77777777" w:rsidTr="00C706E9">
        <w:tc>
          <w:tcPr>
            <w:tcW w:w="1660" w:type="dxa"/>
            <w:gridSpan w:val="2"/>
            <w:vMerge/>
          </w:tcPr>
          <w:p w14:paraId="3546DE1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AC22869" w14:textId="76D05A3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Fuentes y redacción</w:t>
            </w:r>
          </w:p>
        </w:tc>
        <w:tc>
          <w:tcPr>
            <w:tcW w:w="2075" w:type="dxa"/>
            <w:gridSpan w:val="3"/>
          </w:tcPr>
          <w:p w14:paraId="0595361D" w14:textId="787BD9A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cita fuentes o la redacción es confusa.</w:t>
            </w:r>
          </w:p>
        </w:tc>
        <w:tc>
          <w:tcPr>
            <w:tcW w:w="2075" w:type="dxa"/>
            <w:gridSpan w:val="5"/>
          </w:tcPr>
          <w:p w14:paraId="4849B4A7" w14:textId="26AF3C4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Cita fuentes confiables y redacta con claridad.</w:t>
            </w:r>
          </w:p>
        </w:tc>
        <w:tc>
          <w:tcPr>
            <w:tcW w:w="2075" w:type="dxa"/>
            <w:gridSpan w:val="2"/>
          </w:tcPr>
          <w:p w14:paraId="4EA43466" w14:textId="1BB1DEA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fuentes oficiales del sector y concluye con fundamento.</w:t>
            </w:r>
          </w:p>
        </w:tc>
      </w:tr>
      <w:tr w:rsidR="00813BE1" w14:paraId="1238A879" w14:textId="77777777" w:rsidTr="00C706E9">
        <w:tc>
          <w:tcPr>
            <w:tcW w:w="1660" w:type="dxa"/>
            <w:gridSpan w:val="2"/>
            <w:vMerge/>
          </w:tcPr>
          <w:p w14:paraId="653D627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7EF6C68A" w14:textId="275F5A9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3: </w:t>
            </w:r>
            <w:r w:rsidRPr="00813BE1">
              <w:rPr>
                <w:sz w:val="21"/>
                <w:szCs w:val="21"/>
              </w:rPr>
              <w:t>Cuestionario sobre la contabilidad minera y la toma de decisiones</w:t>
            </w:r>
          </w:p>
        </w:tc>
        <w:tc>
          <w:tcPr>
            <w:tcW w:w="1660" w:type="dxa"/>
          </w:tcPr>
          <w:p w14:paraId="5C2BAA7F" w14:textId="4B88E28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2%</w:t>
            </w:r>
          </w:p>
        </w:tc>
      </w:tr>
      <w:tr w:rsidR="00813BE1" w14:paraId="3A5534ED" w14:textId="77777777" w:rsidTr="00C706E9">
        <w:tc>
          <w:tcPr>
            <w:tcW w:w="1660" w:type="dxa"/>
            <w:gridSpan w:val="2"/>
            <w:vMerge/>
          </w:tcPr>
          <w:p w14:paraId="22A3F7B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763AF9B" w14:textId="603583F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16548BA7" w14:textId="10D32D3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447E3DF0" w14:textId="4F3F694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3A1B09D6" w14:textId="3DAA785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7506AFF4" w14:textId="77777777" w:rsidTr="00C706E9">
        <w:tc>
          <w:tcPr>
            <w:tcW w:w="1660" w:type="dxa"/>
            <w:gridSpan w:val="2"/>
            <w:vMerge/>
          </w:tcPr>
          <w:p w14:paraId="71DC4E4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BB4B086" w14:textId="3501AF8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Definición</w:t>
            </w:r>
          </w:p>
        </w:tc>
        <w:tc>
          <w:tcPr>
            <w:tcW w:w="2075" w:type="dxa"/>
            <w:gridSpan w:val="3"/>
          </w:tcPr>
          <w:p w14:paraId="4DE4C258" w14:textId="5C7CC4C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Define la contabilidad minera de forma incorrecta o incompleta.</w:t>
            </w:r>
          </w:p>
        </w:tc>
        <w:tc>
          <w:tcPr>
            <w:tcW w:w="2075" w:type="dxa"/>
            <w:gridSpan w:val="5"/>
          </w:tcPr>
          <w:p w14:paraId="5C00969D" w14:textId="789EE04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Define la contabilidad minera y sus características.</w:t>
            </w:r>
          </w:p>
        </w:tc>
        <w:tc>
          <w:tcPr>
            <w:tcW w:w="2075" w:type="dxa"/>
            <w:gridSpan w:val="2"/>
          </w:tcPr>
          <w:p w14:paraId="1D9EED6A" w14:textId="3A5212B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Diferencia la contabilidad minera de la contabilidad general con ejemplos.</w:t>
            </w:r>
          </w:p>
        </w:tc>
      </w:tr>
      <w:tr w:rsidR="00813BE1" w14:paraId="0741783C" w14:textId="77777777" w:rsidTr="00C706E9">
        <w:tc>
          <w:tcPr>
            <w:tcW w:w="1660" w:type="dxa"/>
            <w:gridSpan w:val="2"/>
            <w:vMerge/>
          </w:tcPr>
          <w:p w14:paraId="1C99298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ADB5D63" w14:textId="6C84028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Importancia en la toma de decisiones</w:t>
            </w:r>
          </w:p>
        </w:tc>
        <w:tc>
          <w:tcPr>
            <w:tcW w:w="2075" w:type="dxa"/>
            <w:gridSpan w:val="3"/>
          </w:tcPr>
          <w:p w14:paraId="0C9A7908" w14:textId="126AFA2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relaciona la información contable con las decisiones.</w:t>
            </w:r>
          </w:p>
        </w:tc>
        <w:tc>
          <w:tcPr>
            <w:tcW w:w="2075" w:type="dxa"/>
            <w:gridSpan w:val="5"/>
          </w:tcPr>
          <w:p w14:paraId="1D21E81F" w14:textId="51359AE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cómo la información contable apoya las decisiones gerenciales.</w:t>
            </w:r>
          </w:p>
        </w:tc>
        <w:tc>
          <w:tcPr>
            <w:tcW w:w="2075" w:type="dxa"/>
            <w:gridSpan w:val="2"/>
          </w:tcPr>
          <w:p w14:paraId="38D2BA4A" w14:textId="347D8E8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 xml:space="preserve">Ilustra con casos concretos de decisiones de </w:t>
            </w:r>
            <w:r w:rsidRPr="00813BE1">
              <w:rPr>
                <w:sz w:val="21"/>
                <w:szCs w:val="21"/>
              </w:rPr>
              <w:lastRenderedPageBreak/>
              <w:t>inversión, producción o cierre.</w:t>
            </w:r>
          </w:p>
        </w:tc>
      </w:tr>
      <w:tr w:rsidR="00813BE1" w14:paraId="257F56E5" w14:textId="77777777" w:rsidTr="00C706E9">
        <w:tc>
          <w:tcPr>
            <w:tcW w:w="1660" w:type="dxa"/>
            <w:gridSpan w:val="2"/>
            <w:vMerge/>
          </w:tcPr>
          <w:p w14:paraId="75AE56F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C4BDC6F" w14:textId="6404290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Precisión de las respuestas</w:t>
            </w:r>
          </w:p>
        </w:tc>
        <w:tc>
          <w:tcPr>
            <w:tcW w:w="2075" w:type="dxa"/>
            <w:gridSpan w:val="3"/>
          </w:tcPr>
          <w:p w14:paraId="455474E7" w14:textId="5290104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respuestas son incompletas o erróneas.</w:t>
            </w:r>
          </w:p>
        </w:tc>
        <w:tc>
          <w:tcPr>
            <w:tcW w:w="2075" w:type="dxa"/>
            <w:gridSpan w:val="5"/>
          </w:tcPr>
          <w:p w14:paraId="54158EF1" w14:textId="011EC7A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Responde correctamente la mayoría de las preguntas.</w:t>
            </w:r>
          </w:p>
        </w:tc>
        <w:tc>
          <w:tcPr>
            <w:tcW w:w="2075" w:type="dxa"/>
            <w:gridSpan w:val="2"/>
          </w:tcPr>
          <w:p w14:paraId="5A19A943" w14:textId="4547743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Responde todas las preguntas con precisión y terminología minera.</w:t>
            </w:r>
          </w:p>
        </w:tc>
      </w:tr>
      <w:tr w:rsidR="00813BE1" w14:paraId="3D6A83C7" w14:textId="77777777" w:rsidTr="00C706E9">
        <w:tc>
          <w:tcPr>
            <w:tcW w:w="1660" w:type="dxa"/>
            <w:gridSpan w:val="2"/>
            <w:vMerge/>
          </w:tcPr>
          <w:p w14:paraId="213543B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1373A9FC" w14:textId="52CBE9FE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4: </w:t>
            </w:r>
            <w:r w:rsidRPr="00813BE1">
              <w:rPr>
                <w:sz w:val="21"/>
                <w:szCs w:val="21"/>
              </w:rPr>
              <w:t>Diagrama de llaves de las actividades mineras</w:t>
            </w:r>
          </w:p>
        </w:tc>
        <w:tc>
          <w:tcPr>
            <w:tcW w:w="1660" w:type="dxa"/>
          </w:tcPr>
          <w:p w14:paraId="574CEE9B" w14:textId="6F70DCF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2%</w:t>
            </w:r>
          </w:p>
        </w:tc>
      </w:tr>
      <w:tr w:rsidR="00813BE1" w14:paraId="6B5398D3" w14:textId="77777777" w:rsidTr="00C706E9">
        <w:tc>
          <w:tcPr>
            <w:tcW w:w="1660" w:type="dxa"/>
            <w:gridSpan w:val="2"/>
            <w:vMerge/>
          </w:tcPr>
          <w:p w14:paraId="3A4E507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971EA00" w14:textId="40CA4FA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522AFD1B" w14:textId="3B6EAE8E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563CDF5B" w14:textId="3B720F0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78518B22" w14:textId="6994C6F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00438246" w14:textId="77777777" w:rsidTr="00C706E9">
        <w:tc>
          <w:tcPr>
            <w:tcW w:w="1660" w:type="dxa"/>
            <w:gridSpan w:val="2"/>
            <w:vMerge/>
          </w:tcPr>
          <w:p w14:paraId="011AD21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CF96994" w14:textId="364AE1F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Fases del ciclo</w:t>
            </w:r>
          </w:p>
        </w:tc>
        <w:tc>
          <w:tcPr>
            <w:tcW w:w="2075" w:type="dxa"/>
            <w:gridSpan w:val="3"/>
          </w:tcPr>
          <w:p w14:paraId="075454B2" w14:textId="3918A1E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fases o altera su secuencia.</w:t>
            </w:r>
          </w:p>
        </w:tc>
        <w:tc>
          <w:tcPr>
            <w:tcW w:w="2075" w:type="dxa"/>
            <w:gridSpan w:val="5"/>
          </w:tcPr>
          <w:p w14:paraId="4941EE54" w14:textId="16909F9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todas las fases del ciclo minero en su orden.</w:t>
            </w:r>
          </w:p>
        </w:tc>
        <w:tc>
          <w:tcPr>
            <w:tcW w:w="2075" w:type="dxa"/>
            <w:gridSpan w:val="2"/>
          </w:tcPr>
          <w:p w14:paraId="0160F92A" w14:textId="6FD0AD1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cada fase con su tratamiento contable.</w:t>
            </w:r>
          </w:p>
        </w:tc>
      </w:tr>
      <w:tr w:rsidR="00813BE1" w14:paraId="69052228" w14:textId="77777777" w:rsidTr="00C706E9">
        <w:tc>
          <w:tcPr>
            <w:tcW w:w="1660" w:type="dxa"/>
            <w:gridSpan w:val="2"/>
            <w:vMerge/>
          </w:tcPr>
          <w:p w14:paraId="38E96BE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DDC81C5" w14:textId="3D0BA8C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Desglose de lo general a lo específico</w:t>
            </w:r>
          </w:p>
        </w:tc>
        <w:tc>
          <w:tcPr>
            <w:tcW w:w="2075" w:type="dxa"/>
            <w:gridSpan w:val="3"/>
          </w:tcPr>
          <w:p w14:paraId="3F6B4DA4" w14:textId="12E6C07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diagrama no tiene niveles de desglose.</w:t>
            </w:r>
          </w:p>
        </w:tc>
        <w:tc>
          <w:tcPr>
            <w:tcW w:w="2075" w:type="dxa"/>
            <w:gridSpan w:val="5"/>
          </w:tcPr>
          <w:p w14:paraId="128E55C9" w14:textId="7C7F6D9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Desglosa cada fase en sus características.</w:t>
            </w:r>
          </w:p>
        </w:tc>
        <w:tc>
          <w:tcPr>
            <w:tcW w:w="2075" w:type="dxa"/>
            <w:gridSpan w:val="2"/>
          </w:tcPr>
          <w:p w14:paraId="797DC540" w14:textId="14A3BA7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Desglosa hasta las actividades y costos específicos de cada fase.</w:t>
            </w:r>
          </w:p>
        </w:tc>
      </w:tr>
      <w:tr w:rsidR="00813BE1" w14:paraId="780D7194" w14:textId="77777777" w:rsidTr="00C706E9">
        <w:tc>
          <w:tcPr>
            <w:tcW w:w="1660" w:type="dxa"/>
            <w:gridSpan w:val="2"/>
            <w:vMerge/>
          </w:tcPr>
          <w:p w14:paraId="04FC46C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D331501" w14:textId="6DF18A3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</w:tcPr>
          <w:p w14:paraId="0BB9BEBA" w14:textId="2EB2DFD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</w:tcPr>
          <w:p w14:paraId="6FD6A69B" w14:textId="6BEA3B4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</w:tcPr>
          <w:p w14:paraId="18C27BA0" w14:textId="2407E01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813BE1" w14:paraId="70374186" w14:textId="77777777" w:rsidTr="00C706E9">
        <w:tc>
          <w:tcPr>
            <w:tcW w:w="1660" w:type="dxa"/>
            <w:gridSpan w:val="2"/>
            <w:vMerge/>
          </w:tcPr>
          <w:p w14:paraId="36CB2D6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2B99C553" w14:textId="7DEEFF2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5: </w:t>
            </w:r>
            <w:r w:rsidRPr="00813BE1">
              <w:rPr>
                <w:sz w:val="21"/>
                <w:szCs w:val="21"/>
              </w:rPr>
              <w:t>Asientos contables de prospección y exploración, y su capitalización o amortización</w:t>
            </w:r>
          </w:p>
        </w:tc>
        <w:tc>
          <w:tcPr>
            <w:tcW w:w="1660" w:type="dxa"/>
          </w:tcPr>
          <w:p w14:paraId="4533D320" w14:textId="6622A8E3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6B5A792F" w14:textId="77777777" w:rsidTr="00C706E9">
        <w:tc>
          <w:tcPr>
            <w:tcW w:w="1660" w:type="dxa"/>
            <w:gridSpan w:val="2"/>
            <w:vMerge/>
          </w:tcPr>
          <w:p w14:paraId="12D995C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0540D45" w14:textId="0FB5AB7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738DF451" w14:textId="2560A23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27E2C8FB" w14:textId="29E298F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4244FAE8" w14:textId="5512C81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4A4BEC55" w14:textId="77777777" w:rsidTr="00C706E9">
        <w:tc>
          <w:tcPr>
            <w:tcW w:w="1660" w:type="dxa"/>
            <w:gridSpan w:val="2"/>
            <w:vMerge/>
          </w:tcPr>
          <w:p w14:paraId="08E7F74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606850F" w14:textId="5E97ED4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Clasificación de desembolsos</w:t>
            </w:r>
          </w:p>
        </w:tc>
        <w:tc>
          <w:tcPr>
            <w:tcW w:w="2075" w:type="dxa"/>
            <w:gridSpan w:val="3"/>
          </w:tcPr>
          <w:p w14:paraId="032B6C9D" w14:textId="294B34E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Confunde gastos de exploración y de desarrollo.</w:t>
            </w:r>
          </w:p>
        </w:tc>
        <w:tc>
          <w:tcPr>
            <w:tcW w:w="2075" w:type="dxa"/>
            <w:gridSpan w:val="5"/>
          </w:tcPr>
          <w:p w14:paraId="33F2868C" w14:textId="6F1608B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Separa los desembolsos de prospección, exploración y desarrollo.</w:t>
            </w:r>
          </w:p>
        </w:tc>
        <w:tc>
          <w:tcPr>
            <w:tcW w:w="2075" w:type="dxa"/>
            <w:gridSpan w:val="2"/>
          </w:tcPr>
          <w:p w14:paraId="7A207596" w14:textId="1345975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Justifica cada clasificación con la política contable.</w:t>
            </w:r>
          </w:p>
        </w:tc>
      </w:tr>
      <w:tr w:rsidR="00813BE1" w14:paraId="4667E2C7" w14:textId="77777777" w:rsidTr="00C706E9">
        <w:tc>
          <w:tcPr>
            <w:tcW w:w="1660" w:type="dxa"/>
            <w:gridSpan w:val="2"/>
            <w:vMerge/>
          </w:tcPr>
          <w:p w14:paraId="5DB667FF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9C089CA" w14:textId="0BB9D6B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</w:tcPr>
          <w:p w14:paraId="2A72D04B" w14:textId="0CCAB5F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asientos no corresponden.</w:t>
            </w:r>
          </w:p>
        </w:tc>
        <w:tc>
          <w:tcPr>
            <w:tcW w:w="2075" w:type="dxa"/>
            <w:gridSpan w:val="5"/>
          </w:tcPr>
          <w:p w14:paraId="11AD92C8" w14:textId="249CED4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correctamente la capitalización o el gasto.</w:t>
            </w:r>
          </w:p>
        </w:tc>
        <w:tc>
          <w:tcPr>
            <w:tcW w:w="2075" w:type="dxa"/>
            <w:gridSpan w:val="2"/>
          </w:tcPr>
          <w:p w14:paraId="4AE4CBB6" w14:textId="3F10A89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Sustenta cada registro en la NIIF 6.</w:t>
            </w:r>
          </w:p>
        </w:tc>
      </w:tr>
      <w:tr w:rsidR="00813BE1" w14:paraId="078A260D" w14:textId="77777777" w:rsidTr="00C706E9">
        <w:tc>
          <w:tcPr>
            <w:tcW w:w="1660" w:type="dxa"/>
            <w:gridSpan w:val="2"/>
            <w:vMerge/>
          </w:tcPr>
          <w:p w14:paraId="1A73C81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6CF94A9" w14:textId="568CCAB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Amortización</w:t>
            </w:r>
          </w:p>
        </w:tc>
        <w:tc>
          <w:tcPr>
            <w:tcW w:w="2075" w:type="dxa"/>
            <w:gridSpan w:val="3"/>
          </w:tcPr>
          <w:p w14:paraId="4486F8BA" w14:textId="2933F34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 mal la fórmula de amortización.</w:t>
            </w:r>
          </w:p>
        </w:tc>
        <w:tc>
          <w:tcPr>
            <w:tcW w:w="2075" w:type="dxa"/>
            <w:gridSpan w:val="5"/>
          </w:tcPr>
          <w:p w14:paraId="0900CF8A" w14:textId="7DDA31D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Calcula y registra la amortización por unidades producidas.</w:t>
            </w:r>
          </w:p>
        </w:tc>
        <w:tc>
          <w:tcPr>
            <w:tcW w:w="2075" w:type="dxa"/>
            <w:gridSpan w:val="2"/>
          </w:tcPr>
          <w:p w14:paraId="7F269E0C" w14:textId="2F04555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el castigo por abandono de la propiedad minera.</w:t>
            </w:r>
          </w:p>
        </w:tc>
      </w:tr>
      <w:tr w:rsidR="00813BE1" w14:paraId="299307A4" w14:textId="77777777" w:rsidTr="00C706E9">
        <w:tc>
          <w:tcPr>
            <w:tcW w:w="1660" w:type="dxa"/>
            <w:gridSpan w:val="2"/>
            <w:vMerge/>
          </w:tcPr>
          <w:p w14:paraId="59E2859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622B7C32" w14:textId="5F03F4F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6: </w:t>
            </w:r>
            <w:r w:rsidRPr="00813BE1">
              <w:rPr>
                <w:sz w:val="21"/>
                <w:szCs w:val="21"/>
              </w:rPr>
              <w:t>Planilla de cálculo del efecto en los estados financieros</w:t>
            </w:r>
          </w:p>
        </w:tc>
        <w:tc>
          <w:tcPr>
            <w:tcW w:w="1660" w:type="dxa"/>
          </w:tcPr>
          <w:p w14:paraId="3948668D" w14:textId="0333041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739AF1A2" w14:textId="77777777" w:rsidTr="00C706E9">
        <w:tc>
          <w:tcPr>
            <w:tcW w:w="1660" w:type="dxa"/>
            <w:gridSpan w:val="2"/>
            <w:vMerge/>
          </w:tcPr>
          <w:p w14:paraId="0898DEF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BAD9E83" w14:textId="0C90908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7EA6F50E" w14:textId="63A36A5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661428D3" w14:textId="1989679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2E6F018B" w14:textId="1202701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53B39D1" w14:textId="77777777" w:rsidTr="00C706E9">
        <w:tc>
          <w:tcPr>
            <w:tcW w:w="1660" w:type="dxa"/>
            <w:gridSpan w:val="2"/>
            <w:vMerge/>
          </w:tcPr>
          <w:p w14:paraId="1A34C04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4C110F9" w14:textId="7C43E6D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Comparación de alternativas</w:t>
            </w:r>
          </w:p>
        </w:tc>
        <w:tc>
          <w:tcPr>
            <w:tcW w:w="2075" w:type="dxa"/>
            <w:gridSpan w:val="3"/>
          </w:tcPr>
          <w:p w14:paraId="2DB50E9A" w14:textId="1500D85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compara la capitalización con el castigo.</w:t>
            </w:r>
          </w:p>
        </w:tc>
        <w:tc>
          <w:tcPr>
            <w:tcW w:w="2075" w:type="dxa"/>
            <w:gridSpan w:val="5"/>
          </w:tcPr>
          <w:p w14:paraId="15FE0463" w14:textId="2B1AE1E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 el efecto de capitalizar y de castigar en el resultado y en el activo.</w:t>
            </w:r>
          </w:p>
        </w:tc>
        <w:tc>
          <w:tcPr>
            <w:tcW w:w="2075" w:type="dxa"/>
            <w:gridSpan w:val="2"/>
          </w:tcPr>
          <w:p w14:paraId="4CFB06A8" w14:textId="164CA80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Proyecta el efecto en varios periodos.</w:t>
            </w:r>
          </w:p>
        </w:tc>
      </w:tr>
      <w:tr w:rsidR="00813BE1" w14:paraId="00C4EC39" w14:textId="77777777" w:rsidTr="00C706E9">
        <w:tc>
          <w:tcPr>
            <w:tcW w:w="1660" w:type="dxa"/>
            <w:gridSpan w:val="2"/>
            <w:vMerge/>
          </w:tcPr>
          <w:p w14:paraId="5C25D826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2E1FFC0" w14:textId="6555239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</w:tcPr>
          <w:p w14:paraId="231D2957" w14:textId="45F2878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</w:tcPr>
          <w:p w14:paraId="30C7B81D" w14:textId="7B990C3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fórmulas y vínculos entre hojas.</w:t>
            </w:r>
          </w:p>
        </w:tc>
        <w:tc>
          <w:tcPr>
            <w:tcW w:w="2075" w:type="dxa"/>
            <w:gridSpan w:val="2"/>
          </w:tcPr>
          <w:p w14:paraId="78EEEB47" w14:textId="39B213E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modelo permite simular distintos escenarios.</w:t>
            </w:r>
          </w:p>
        </w:tc>
      </w:tr>
      <w:tr w:rsidR="00813BE1" w14:paraId="6DFEAE55" w14:textId="77777777" w:rsidTr="00C706E9">
        <w:tc>
          <w:tcPr>
            <w:tcW w:w="1660" w:type="dxa"/>
            <w:gridSpan w:val="2"/>
            <w:vMerge/>
          </w:tcPr>
          <w:p w14:paraId="1DA6E9B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7604B33" w14:textId="54BF4AB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</w:tcPr>
          <w:p w14:paraId="3431BA55" w14:textId="616C682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</w:tcPr>
          <w:p w14:paraId="72C6260E" w14:textId="5194A52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</w:tcPr>
          <w:p w14:paraId="36AEE11C" w14:textId="2DFB5AE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813BE1" w14:paraId="7EF7F3B6" w14:textId="77777777" w:rsidTr="00C706E9">
        <w:tc>
          <w:tcPr>
            <w:tcW w:w="1660" w:type="dxa"/>
            <w:gridSpan w:val="2"/>
            <w:vMerge/>
          </w:tcPr>
          <w:p w14:paraId="5E72F7C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7B99564D" w14:textId="64DBBF0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7: </w:t>
            </w:r>
            <w:r w:rsidRPr="00813BE1">
              <w:rPr>
                <w:sz w:val="21"/>
                <w:szCs w:val="21"/>
              </w:rPr>
              <w:t>Asientos contables de costos de las secciones de superficie</w:t>
            </w:r>
          </w:p>
        </w:tc>
        <w:tc>
          <w:tcPr>
            <w:tcW w:w="1660" w:type="dxa"/>
          </w:tcPr>
          <w:p w14:paraId="4490B837" w14:textId="6E5934F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043006A3" w14:textId="77777777" w:rsidTr="00C706E9">
        <w:tc>
          <w:tcPr>
            <w:tcW w:w="1660" w:type="dxa"/>
            <w:gridSpan w:val="2"/>
            <w:vMerge/>
          </w:tcPr>
          <w:p w14:paraId="094D963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089653A" w14:textId="0F6735C3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31FD04FD" w14:textId="0A7C2BF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52B52A1D" w14:textId="51A91BB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0B1D7577" w14:textId="0B5E644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2D1D4497" w14:textId="77777777" w:rsidTr="00C706E9">
        <w:tc>
          <w:tcPr>
            <w:tcW w:w="1660" w:type="dxa"/>
            <w:gridSpan w:val="2"/>
            <w:vMerge/>
          </w:tcPr>
          <w:p w14:paraId="417B5BB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47AD779" w14:textId="3F9837C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Identificación de secciones</w:t>
            </w:r>
          </w:p>
        </w:tc>
        <w:tc>
          <w:tcPr>
            <w:tcW w:w="2075" w:type="dxa"/>
            <w:gridSpan w:val="3"/>
          </w:tcPr>
          <w:p w14:paraId="67A8FBD2" w14:textId="7E706AB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secciones o departamentos.</w:t>
            </w:r>
          </w:p>
        </w:tc>
        <w:tc>
          <w:tcPr>
            <w:tcW w:w="2075" w:type="dxa"/>
            <w:gridSpan w:val="5"/>
          </w:tcPr>
          <w:p w14:paraId="58D19056" w14:textId="6B372EE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 las secciones de superficie y sus costos.</w:t>
            </w:r>
          </w:p>
        </w:tc>
        <w:tc>
          <w:tcPr>
            <w:tcW w:w="2075" w:type="dxa"/>
            <w:gridSpan w:val="2"/>
          </w:tcPr>
          <w:p w14:paraId="7A9B2667" w14:textId="3460D52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Distingue las secciones distribuibles de las no distribuibles.</w:t>
            </w:r>
          </w:p>
        </w:tc>
      </w:tr>
      <w:tr w:rsidR="00813BE1" w14:paraId="322A8088" w14:textId="77777777" w:rsidTr="00C706E9">
        <w:tc>
          <w:tcPr>
            <w:tcW w:w="1660" w:type="dxa"/>
            <w:gridSpan w:val="2"/>
            <w:vMerge/>
          </w:tcPr>
          <w:p w14:paraId="56DD226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C7DC98B" w14:textId="66ECDFD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Clasificación de costos</w:t>
            </w:r>
          </w:p>
        </w:tc>
        <w:tc>
          <w:tcPr>
            <w:tcW w:w="2075" w:type="dxa"/>
            <w:gridSpan w:val="3"/>
          </w:tcPr>
          <w:p w14:paraId="00A9CA91" w14:textId="4F71F8B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Confunde los elementos del costo.</w:t>
            </w:r>
          </w:p>
        </w:tc>
        <w:tc>
          <w:tcPr>
            <w:tcW w:w="2075" w:type="dxa"/>
            <w:gridSpan w:val="5"/>
          </w:tcPr>
          <w:p w14:paraId="0CCCD3E7" w14:textId="2A9C932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Clasifica los costos en mano de obra, materiales y gastos.</w:t>
            </w:r>
          </w:p>
        </w:tc>
        <w:tc>
          <w:tcPr>
            <w:tcW w:w="2075" w:type="dxa"/>
            <w:gridSpan w:val="2"/>
          </w:tcPr>
          <w:p w14:paraId="28E9F360" w14:textId="16A58A2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Justifica la clasificación con el control interno de cada sección.</w:t>
            </w:r>
          </w:p>
        </w:tc>
      </w:tr>
      <w:tr w:rsidR="00813BE1" w14:paraId="70211E7C" w14:textId="77777777" w:rsidTr="00C706E9">
        <w:tc>
          <w:tcPr>
            <w:tcW w:w="1660" w:type="dxa"/>
            <w:gridSpan w:val="2"/>
            <w:vMerge/>
          </w:tcPr>
          <w:p w14:paraId="2391AAA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64C7E35" w14:textId="4D61635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</w:tcPr>
          <w:p w14:paraId="5F92758E" w14:textId="48E5E83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errores en los asientos.</w:t>
            </w:r>
          </w:p>
        </w:tc>
        <w:tc>
          <w:tcPr>
            <w:tcW w:w="2075" w:type="dxa"/>
            <w:gridSpan w:val="5"/>
          </w:tcPr>
          <w:p w14:paraId="10B4B6EC" w14:textId="3F3CD3B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asientos son correctos y cuadran.</w:t>
            </w:r>
          </w:p>
        </w:tc>
        <w:tc>
          <w:tcPr>
            <w:tcW w:w="2075" w:type="dxa"/>
            <w:gridSpan w:val="2"/>
          </w:tcPr>
          <w:p w14:paraId="7FDA2DEF" w14:textId="0A51F5C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los registros con el mayor.</w:t>
            </w:r>
          </w:p>
        </w:tc>
      </w:tr>
      <w:tr w:rsidR="00813BE1" w14:paraId="64819AAE" w14:textId="77777777" w:rsidTr="00C706E9">
        <w:tc>
          <w:tcPr>
            <w:tcW w:w="1660" w:type="dxa"/>
            <w:gridSpan w:val="2"/>
            <w:vMerge/>
          </w:tcPr>
          <w:p w14:paraId="419B743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03C5E428" w14:textId="5A8DE1D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8: </w:t>
            </w:r>
            <w:r w:rsidRPr="00813BE1">
              <w:rPr>
                <w:sz w:val="21"/>
                <w:szCs w:val="21"/>
              </w:rPr>
              <w:t>Planilla de distribución de los costos de superficie a costo mina y costo ingenio</w:t>
            </w:r>
          </w:p>
        </w:tc>
        <w:tc>
          <w:tcPr>
            <w:tcW w:w="1660" w:type="dxa"/>
          </w:tcPr>
          <w:p w14:paraId="59CE9045" w14:textId="42A9DB6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719F5409" w14:textId="77777777" w:rsidTr="00C706E9">
        <w:tc>
          <w:tcPr>
            <w:tcW w:w="1660" w:type="dxa"/>
            <w:gridSpan w:val="2"/>
            <w:vMerge/>
          </w:tcPr>
          <w:p w14:paraId="5B17E97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F64556B" w14:textId="361A55A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072DC5E3" w14:textId="775AF92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020D4B0B" w14:textId="3819C40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5304939A" w14:textId="4BE7C28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7C2911EB" w14:textId="77777777" w:rsidTr="00C706E9">
        <w:tc>
          <w:tcPr>
            <w:tcW w:w="1660" w:type="dxa"/>
            <w:gridSpan w:val="2"/>
            <w:vMerge/>
          </w:tcPr>
          <w:p w14:paraId="0867CCF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12FD929" w14:textId="59ED579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Bases de distribución</w:t>
            </w:r>
          </w:p>
        </w:tc>
        <w:tc>
          <w:tcPr>
            <w:tcW w:w="2075" w:type="dxa"/>
            <w:gridSpan w:val="3"/>
          </w:tcPr>
          <w:p w14:paraId="73AAA5CD" w14:textId="75A782C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Distribuye sin base.</w:t>
            </w:r>
          </w:p>
        </w:tc>
        <w:tc>
          <w:tcPr>
            <w:tcW w:w="2075" w:type="dxa"/>
            <w:gridSpan w:val="5"/>
          </w:tcPr>
          <w:p w14:paraId="74A7943E" w14:textId="4F86EC2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 bases de distribución adecuadas.</w:t>
            </w:r>
          </w:p>
        </w:tc>
        <w:tc>
          <w:tcPr>
            <w:tcW w:w="2075" w:type="dxa"/>
            <w:gridSpan w:val="2"/>
          </w:tcPr>
          <w:p w14:paraId="5BEF0895" w14:textId="3B57437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Justifica cada base con datos reales de consumo o servicio.</w:t>
            </w:r>
          </w:p>
        </w:tc>
      </w:tr>
      <w:tr w:rsidR="00813BE1" w14:paraId="41272520" w14:textId="77777777" w:rsidTr="00C706E9">
        <w:tc>
          <w:tcPr>
            <w:tcW w:w="1660" w:type="dxa"/>
            <w:gridSpan w:val="2"/>
            <w:vMerge/>
          </w:tcPr>
          <w:p w14:paraId="4EA163C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07C8E80" w14:textId="1CFD344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Distribución</w:t>
            </w:r>
          </w:p>
        </w:tc>
        <w:tc>
          <w:tcPr>
            <w:tcW w:w="2075" w:type="dxa"/>
            <w:gridSpan w:val="3"/>
          </w:tcPr>
          <w:p w14:paraId="65737E7E" w14:textId="64AE1A4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Distribuye con errores.</w:t>
            </w:r>
          </w:p>
        </w:tc>
        <w:tc>
          <w:tcPr>
            <w:tcW w:w="2075" w:type="dxa"/>
            <w:gridSpan w:val="5"/>
          </w:tcPr>
          <w:p w14:paraId="1AC8983E" w14:textId="5DBAA5C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Asigna los costos a costo mina y a costo ingenio.</w:t>
            </w:r>
          </w:p>
        </w:tc>
        <w:tc>
          <w:tcPr>
            <w:tcW w:w="2075" w:type="dxa"/>
            <w:gridSpan w:val="2"/>
          </w:tcPr>
          <w:p w14:paraId="1C854EA7" w14:textId="7C46B7D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los costos distribuidos con los registrados.</w:t>
            </w:r>
          </w:p>
        </w:tc>
      </w:tr>
      <w:tr w:rsidR="00813BE1" w14:paraId="43ACD71B" w14:textId="77777777" w:rsidTr="00C706E9">
        <w:tc>
          <w:tcPr>
            <w:tcW w:w="1660" w:type="dxa"/>
            <w:gridSpan w:val="2"/>
            <w:vMerge/>
          </w:tcPr>
          <w:p w14:paraId="15C808E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60A5C50" w14:textId="200CFAC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</w:tcPr>
          <w:p w14:paraId="46842D19" w14:textId="6790CE3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</w:tcPr>
          <w:p w14:paraId="57C2EF39" w14:textId="7CB1525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</w:tcPr>
          <w:p w14:paraId="6C60410F" w14:textId="59E9A8B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813BE1" w14:paraId="1669B2F0" w14:textId="77777777" w:rsidTr="00C706E9">
        <w:tc>
          <w:tcPr>
            <w:tcW w:w="1660" w:type="dxa"/>
            <w:gridSpan w:val="2"/>
            <w:vMerge/>
          </w:tcPr>
          <w:p w14:paraId="58C50DF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1AB65AF6" w14:textId="6FA5125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9: </w:t>
            </w:r>
            <w:r w:rsidRPr="00813BE1">
              <w:rPr>
                <w:sz w:val="21"/>
                <w:szCs w:val="21"/>
              </w:rPr>
              <w:t>Libro diario de las operaciones de explotación minera</w:t>
            </w:r>
          </w:p>
        </w:tc>
        <w:tc>
          <w:tcPr>
            <w:tcW w:w="1660" w:type="dxa"/>
          </w:tcPr>
          <w:p w14:paraId="60CC3DBF" w14:textId="36E1AA7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6728625A" w14:textId="77777777" w:rsidTr="00C706E9">
        <w:tc>
          <w:tcPr>
            <w:tcW w:w="1660" w:type="dxa"/>
            <w:gridSpan w:val="2"/>
            <w:vMerge/>
          </w:tcPr>
          <w:p w14:paraId="70025FE6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625FC08" w14:textId="0D94520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1A4293F4" w14:textId="6EDC01D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0732B157" w14:textId="41FFD71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3ECA04D6" w14:textId="2598CC5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3AD63383" w14:textId="77777777" w:rsidTr="00C706E9">
        <w:tc>
          <w:tcPr>
            <w:tcW w:w="1660" w:type="dxa"/>
            <w:gridSpan w:val="2"/>
            <w:vMerge/>
          </w:tcPr>
          <w:p w14:paraId="1352040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C70E7D1" w14:textId="622AB90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Labores de explotación</w:t>
            </w:r>
          </w:p>
        </w:tc>
        <w:tc>
          <w:tcPr>
            <w:tcW w:w="2075" w:type="dxa"/>
            <w:gridSpan w:val="3"/>
          </w:tcPr>
          <w:p w14:paraId="227A1904" w14:textId="35440E4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labores o servicios auxiliares.</w:t>
            </w:r>
          </w:p>
        </w:tc>
        <w:tc>
          <w:tcPr>
            <w:tcW w:w="2075" w:type="dxa"/>
            <w:gridSpan w:val="5"/>
          </w:tcPr>
          <w:p w14:paraId="411E6AFF" w14:textId="7CAB44A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las labores de interior mina y de cielo abierto.</w:t>
            </w:r>
          </w:p>
        </w:tc>
        <w:tc>
          <w:tcPr>
            <w:tcW w:w="2075" w:type="dxa"/>
            <w:gridSpan w:val="2"/>
          </w:tcPr>
          <w:p w14:paraId="46FB897C" w14:textId="37B24E7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Distingue las labores que se capitalizan de las que van al costo.</w:t>
            </w:r>
          </w:p>
        </w:tc>
      </w:tr>
      <w:tr w:rsidR="00813BE1" w14:paraId="666DC8B7" w14:textId="77777777" w:rsidTr="00C706E9">
        <w:tc>
          <w:tcPr>
            <w:tcW w:w="1660" w:type="dxa"/>
            <w:gridSpan w:val="2"/>
            <w:vMerge/>
          </w:tcPr>
          <w:p w14:paraId="4682FDC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A4ECFA7" w14:textId="17424CF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Clasificación de costos</w:t>
            </w:r>
          </w:p>
        </w:tc>
        <w:tc>
          <w:tcPr>
            <w:tcW w:w="2075" w:type="dxa"/>
            <w:gridSpan w:val="3"/>
          </w:tcPr>
          <w:p w14:paraId="2C810605" w14:textId="720BD40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Mezcla los elementos del costo.</w:t>
            </w:r>
          </w:p>
        </w:tc>
        <w:tc>
          <w:tcPr>
            <w:tcW w:w="2075" w:type="dxa"/>
            <w:gridSpan w:val="5"/>
          </w:tcPr>
          <w:p w14:paraId="6CD0CB2D" w14:textId="5B9626B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labor directa, labor indirecta, materiales y gastos.</w:t>
            </w:r>
          </w:p>
        </w:tc>
        <w:tc>
          <w:tcPr>
            <w:tcW w:w="2075" w:type="dxa"/>
            <w:gridSpan w:val="2"/>
          </w:tcPr>
          <w:p w14:paraId="210F63A1" w14:textId="1A060CC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Acumula los costos por sección de interior mina.</w:t>
            </w:r>
          </w:p>
        </w:tc>
      </w:tr>
      <w:tr w:rsidR="00813BE1" w14:paraId="3B5905BC" w14:textId="77777777" w:rsidTr="00C706E9">
        <w:tc>
          <w:tcPr>
            <w:tcW w:w="1660" w:type="dxa"/>
            <w:gridSpan w:val="2"/>
            <w:vMerge/>
          </w:tcPr>
          <w:p w14:paraId="1CB9FB4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5E9DB17" w14:textId="7EC5950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</w:tcPr>
          <w:p w14:paraId="1786C458" w14:textId="3BE3AEE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errores en los asientos.</w:t>
            </w:r>
          </w:p>
        </w:tc>
        <w:tc>
          <w:tcPr>
            <w:tcW w:w="2075" w:type="dxa"/>
            <w:gridSpan w:val="5"/>
          </w:tcPr>
          <w:p w14:paraId="28272648" w14:textId="5154E6E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asientos son correctos y cuadran.</w:t>
            </w:r>
          </w:p>
        </w:tc>
        <w:tc>
          <w:tcPr>
            <w:tcW w:w="2075" w:type="dxa"/>
            <w:gridSpan w:val="2"/>
          </w:tcPr>
          <w:p w14:paraId="00F4687C" w14:textId="171BD4E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los registros con los reportes de producción.</w:t>
            </w:r>
          </w:p>
        </w:tc>
      </w:tr>
      <w:tr w:rsidR="00813BE1" w14:paraId="7B0CDA3B" w14:textId="77777777" w:rsidTr="00C706E9">
        <w:tc>
          <w:tcPr>
            <w:tcW w:w="1660" w:type="dxa"/>
            <w:gridSpan w:val="2"/>
            <w:vMerge/>
          </w:tcPr>
          <w:p w14:paraId="613DC8F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1A53EF4C" w14:textId="45B3E99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10: </w:t>
            </w:r>
            <w:r w:rsidRPr="00813BE1">
              <w:rPr>
                <w:sz w:val="21"/>
                <w:szCs w:val="21"/>
              </w:rPr>
              <w:t>Planilla de costos mina</w:t>
            </w:r>
          </w:p>
        </w:tc>
        <w:tc>
          <w:tcPr>
            <w:tcW w:w="1660" w:type="dxa"/>
          </w:tcPr>
          <w:p w14:paraId="210FED3C" w14:textId="33369D7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3E3E1501" w14:textId="77777777" w:rsidTr="00C706E9">
        <w:tc>
          <w:tcPr>
            <w:tcW w:w="1660" w:type="dxa"/>
            <w:gridSpan w:val="2"/>
            <w:vMerge/>
          </w:tcPr>
          <w:p w14:paraId="371CF58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D05269E" w14:textId="2C4FEF5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79A77A06" w14:textId="7B0585F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2901377C" w14:textId="2757E79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2EBA5AE7" w14:textId="5E82462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E28D168" w14:textId="77777777" w:rsidTr="00C706E9">
        <w:tc>
          <w:tcPr>
            <w:tcW w:w="1660" w:type="dxa"/>
            <w:gridSpan w:val="2"/>
            <w:vMerge/>
          </w:tcPr>
          <w:p w14:paraId="6EB88CF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904FC7B" w14:textId="5551665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Acumulación de costos</w:t>
            </w:r>
          </w:p>
        </w:tc>
        <w:tc>
          <w:tcPr>
            <w:tcW w:w="2075" w:type="dxa"/>
            <w:gridSpan w:val="3"/>
          </w:tcPr>
          <w:p w14:paraId="0F56D43A" w14:textId="0039B15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elementos del costo.</w:t>
            </w:r>
          </w:p>
        </w:tc>
        <w:tc>
          <w:tcPr>
            <w:tcW w:w="2075" w:type="dxa"/>
            <w:gridSpan w:val="5"/>
          </w:tcPr>
          <w:p w14:paraId="11186ADF" w14:textId="33A5AB7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Acumula todos los costos incurridos en interior mina.</w:t>
            </w:r>
          </w:p>
        </w:tc>
        <w:tc>
          <w:tcPr>
            <w:tcW w:w="2075" w:type="dxa"/>
            <w:gridSpan w:val="2"/>
          </w:tcPr>
          <w:p w14:paraId="70C8B085" w14:textId="66F0F66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los costos por sección y por tipo de labor.</w:t>
            </w:r>
          </w:p>
        </w:tc>
      </w:tr>
      <w:tr w:rsidR="00813BE1" w14:paraId="06867848" w14:textId="77777777" w:rsidTr="00C706E9">
        <w:tc>
          <w:tcPr>
            <w:tcW w:w="1660" w:type="dxa"/>
            <w:gridSpan w:val="2"/>
            <w:vMerge/>
          </w:tcPr>
          <w:p w14:paraId="5EF65C9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C4C116F" w14:textId="1C5B9CC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Costo unitario</w:t>
            </w:r>
          </w:p>
        </w:tc>
        <w:tc>
          <w:tcPr>
            <w:tcW w:w="2075" w:type="dxa"/>
            <w:gridSpan w:val="3"/>
          </w:tcPr>
          <w:p w14:paraId="7D45A8B6" w14:textId="72BBDD1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calcula el costo unitario.</w:t>
            </w:r>
          </w:p>
        </w:tc>
        <w:tc>
          <w:tcPr>
            <w:tcW w:w="2075" w:type="dxa"/>
            <w:gridSpan w:val="5"/>
          </w:tcPr>
          <w:p w14:paraId="746642B4" w14:textId="0BC8393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Determina el costo por tonelada extraída.</w:t>
            </w:r>
          </w:p>
        </w:tc>
        <w:tc>
          <w:tcPr>
            <w:tcW w:w="2075" w:type="dxa"/>
            <w:gridSpan w:val="2"/>
          </w:tcPr>
          <w:p w14:paraId="1219E582" w14:textId="172B3C1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Analiza la variación del costo entre periodos.</w:t>
            </w:r>
          </w:p>
        </w:tc>
      </w:tr>
      <w:tr w:rsidR="00813BE1" w14:paraId="5B1B23B0" w14:textId="77777777" w:rsidTr="00C706E9">
        <w:tc>
          <w:tcPr>
            <w:tcW w:w="1660" w:type="dxa"/>
            <w:gridSpan w:val="2"/>
            <w:vMerge/>
          </w:tcPr>
          <w:p w14:paraId="6FC123A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F814156" w14:textId="1B6619D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</w:tcPr>
          <w:p w14:paraId="7CB47CB2" w14:textId="31D2505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</w:tcPr>
          <w:p w14:paraId="3320AD8E" w14:textId="53CEA82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</w:tcPr>
          <w:p w14:paraId="07AEE1DA" w14:textId="07D70D2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Verifica los totales con los registros de respaldo.</w:t>
            </w:r>
          </w:p>
        </w:tc>
      </w:tr>
      <w:tr w:rsidR="00813BE1" w14:paraId="1A521EAE" w14:textId="77777777" w:rsidTr="00C706E9">
        <w:tc>
          <w:tcPr>
            <w:tcW w:w="1660" w:type="dxa"/>
            <w:gridSpan w:val="2"/>
            <w:vMerge/>
          </w:tcPr>
          <w:p w14:paraId="3B34F95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7A4D8538" w14:textId="5CE2F64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11: </w:t>
            </w:r>
            <w:r w:rsidRPr="00813BE1">
              <w:rPr>
                <w:sz w:val="21"/>
                <w:szCs w:val="21"/>
              </w:rPr>
              <w:t>Asientos contables de costos de tratamiento de mineral</w:t>
            </w:r>
          </w:p>
        </w:tc>
        <w:tc>
          <w:tcPr>
            <w:tcW w:w="1660" w:type="dxa"/>
          </w:tcPr>
          <w:p w14:paraId="0AFCABA9" w14:textId="6B03322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35B3BC11" w14:textId="77777777" w:rsidTr="00C706E9">
        <w:tc>
          <w:tcPr>
            <w:tcW w:w="1660" w:type="dxa"/>
            <w:gridSpan w:val="2"/>
            <w:vMerge/>
          </w:tcPr>
          <w:p w14:paraId="5B6FBA1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8433675" w14:textId="73043C7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758D1D7D" w14:textId="4295601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41B12F55" w14:textId="2C7EA39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4571B183" w14:textId="46F43F7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72012180" w14:textId="77777777" w:rsidTr="00C706E9">
        <w:tc>
          <w:tcPr>
            <w:tcW w:w="1660" w:type="dxa"/>
            <w:gridSpan w:val="2"/>
            <w:vMerge/>
          </w:tcPr>
          <w:p w14:paraId="4B42AAF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7A5E148" w14:textId="64D496B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Procesos de concentración</w:t>
            </w:r>
          </w:p>
        </w:tc>
        <w:tc>
          <w:tcPr>
            <w:tcW w:w="2075" w:type="dxa"/>
            <w:gridSpan w:val="3"/>
          </w:tcPr>
          <w:p w14:paraId="11C0644C" w14:textId="12D93A3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Confunde los procesos del ingenio.</w:t>
            </w:r>
          </w:p>
        </w:tc>
        <w:tc>
          <w:tcPr>
            <w:tcW w:w="2075" w:type="dxa"/>
            <w:gridSpan w:val="5"/>
          </w:tcPr>
          <w:p w14:paraId="1CD4629F" w14:textId="5B84D3E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las operaciones según el método de concentración.</w:t>
            </w:r>
          </w:p>
        </w:tc>
        <w:tc>
          <w:tcPr>
            <w:tcW w:w="2075" w:type="dxa"/>
            <w:gridSpan w:val="2"/>
          </w:tcPr>
          <w:p w14:paraId="1AD82B48" w14:textId="0C18445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la recuperación metalúrgica con el costo.</w:t>
            </w:r>
          </w:p>
        </w:tc>
      </w:tr>
      <w:tr w:rsidR="00813BE1" w14:paraId="7444F558" w14:textId="77777777" w:rsidTr="00C706E9">
        <w:tc>
          <w:tcPr>
            <w:tcW w:w="1660" w:type="dxa"/>
            <w:gridSpan w:val="2"/>
            <w:vMerge/>
          </w:tcPr>
          <w:p w14:paraId="306F1C1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196850A" w14:textId="5E7BD14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Elementos del costo</w:t>
            </w:r>
          </w:p>
        </w:tc>
        <w:tc>
          <w:tcPr>
            <w:tcW w:w="2075" w:type="dxa"/>
            <w:gridSpan w:val="3"/>
          </w:tcPr>
          <w:p w14:paraId="767A97D0" w14:textId="65F35BF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materiales, mano de obra o costos indirectos.</w:t>
            </w:r>
          </w:p>
        </w:tc>
        <w:tc>
          <w:tcPr>
            <w:tcW w:w="2075" w:type="dxa"/>
            <w:gridSpan w:val="5"/>
          </w:tcPr>
          <w:p w14:paraId="581EF5D4" w14:textId="2A87316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los tres elementos del costo del ingenio.</w:t>
            </w:r>
          </w:p>
        </w:tc>
        <w:tc>
          <w:tcPr>
            <w:tcW w:w="2075" w:type="dxa"/>
            <w:gridSpan w:val="2"/>
          </w:tcPr>
          <w:p w14:paraId="36C9BC2E" w14:textId="0BCAA8F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Distribuye los servicios auxiliares con una base justificada.</w:t>
            </w:r>
          </w:p>
        </w:tc>
      </w:tr>
      <w:tr w:rsidR="00813BE1" w14:paraId="6D150BAC" w14:textId="77777777" w:rsidTr="00C706E9">
        <w:tc>
          <w:tcPr>
            <w:tcW w:w="1660" w:type="dxa"/>
            <w:gridSpan w:val="2"/>
            <w:vMerge/>
          </w:tcPr>
          <w:p w14:paraId="1485197F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12FDF99" w14:textId="7F3E65B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Control interno</w:t>
            </w:r>
          </w:p>
        </w:tc>
        <w:tc>
          <w:tcPr>
            <w:tcW w:w="2075" w:type="dxa"/>
            <w:gridSpan w:val="3"/>
          </w:tcPr>
          <w:p w14:paraId="34A1CED8" w14:textId="605DAEA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evalúa el control interno.</w:t>
            </w:r>
          </w:p>
        </w:tc>
        <w:tc>
          <w:tcPr>
            <w:tcW w:w="2075" w:type="dxa"/>
            <w:gridSpan w:val="5"/>
          </w:tcPr>
          <w:p w14:paraId="3E88FB47" w14:textId="27635A0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 controles sobre el consumo de reactivos y materiales.</w:t>
            </w:r>
          </w:p>
        </w:tc>
        <w:tc>
          <w:tcPr>
            <w:tcW w:w="2075" w:type="dxa"/>
            <w:gridSpan w:val="2"/>
          </w:tcPr>
          <w:p w14:paraId="281C9F39" w14:textId="63C3F53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Propone mejoras al control interno del ingenio.</w:t>
            </w:r>
          </w:p>
        </w:tc>
      </w:tr>
      <w:tr w:rsidR="00813BE1" w14:paraId="43D6CA82" w14:textId="77777777" w:rsidTr="00C706E9">
        <w:tc>
          <w:tcPr>
            <w:tcW w:w="1660" w:type="dxa"/>
            <w:gridSpan w:val="2"/>
            <w:vMerge/>
          </w:tcPr>
          <w:p w14:paraId="5B6DA7A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18C5169F" w14:textId="6C95055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12: </w:t>
            </w:r>
            <w:r w:rsidRPr="00813BE1">
              <w:rPr>
                <w:sz w:val="21"/>
                <w:szCs w:val="21"/>
              </w:rPr>
              <w:t>Planilla de prorrateo de minerales producidos</w:t>
            </w:r>
          </w:p>
        </w:tc>
        <w:tc>
          <w:tcPr>
            <w:tcW w:w="1660" w:type="dxa"/>
          </w:tcPr>
          <w:p w14:paraId="5C0195A5" w14:textId="56D90D3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7816DC91" w14:textId="77777777" w:rsidTr="00C706E9">
        <w:tc>
          <w:tcPr>
            <w:tcW w:w="1660" w:type="dxa"/>
            <w:gridSpan w:val="2"/>
            <w:vMerge/>
          </w:tcPr>
          <w:p w14:paraId="2223C8D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1DC1A32" w14:textId="1BA1613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03E5DE50" w14:textId="442820C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248E56FD" w14:textId="5EE8D403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03ABFD08" w14:textId="01B2FD3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4C898685" w14:textId="77777777" w:rsidTr="00C706E9">
        <w:tc>
          <w:tcPr>
            <w:tcW w:w="1660" w:type="dxa"/>
            <w:gridSpan w:val="2"/>
            <w:vMerge/>
          </w:tcPr>
          <w:p w14:paraId="20189D8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B5F87B9" w14:textId="284A79D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Costo por tonelada y contenido fino</w:t>
            </w:r>
          </w:p>
        </w:tc>
        <w:tc>
          <w:tcPr>
            <w:tcW w:w="2075" w:type="dxa"/>
            <w:gridSpan w:val="3"/>
          </w:tcPr>
          <w:p w14:paraId="4AE6BBF1" w14:textId="265F00A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considera la ley del mineral.</w:t>
            </w:r>
          </w:p>
        </w:tc>
        <w:tc>
          <w:tcPr>
            <w:tcW w:w="2075" w:type="dxa"/>
            <w:gridSpan w:val="5"/>
          </w:tcPr>
          <w:p w14:paraId="10C4F095" w14:textId="7CD0A44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Determina el costo por tonelada tratada y por contenido fino.</w:t>
            </w:r>
          </w:p>
        </w:tc>
        <w:tc>
          <w:tcPr>
            <w:tcW w:w="2075" w:type="dxa"/>
            <w:gridSpan w:val="2"/>
          </w:tcPr>
          <w:p w14:paraId="6E4E4A69" w14:textId="420C55D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el costo con la cotización del mineral.</w:t>
            </w:r>
          </w:p>
        </w:tc>
      </w:tr>
      <w:tr w:rsidR="00813BE1" w14:paraId="790ECA9D" w14:textId="77777777" w:rsidTr="00C706E9">
        <w:tc>
          <w:tcPr>
            <w:tcW w:w="1660" w:type="dxa"/>
            <w:gridSpan w:val="2"/>
            <w:vMerge/>
          </w:tcPr>
          <w:p w14:paraId="52FA773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DBBEC64" w14:textId="64FA071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Prorrateo</w:t>
            </w:r>
          </w:p>
        </w:tc>
        <w:tc>
          <w:tcPr>
            <w:tcW w:w="2075" w:type="dxa"/>
            <w:gridSpan w:val="3"/>
          </w:tcPr>
          <w:p w14:paraId="5D68A4BF" w14:textId="58E6A02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una base de prorrateo errónea.</w:t>
            </w:r>
          </w:p>
        </w:tc>
        <w:tc>
          <w:tcPr>
            <w:tcW w:w="2075" w:type="dxa"/>
            <w:gridSpan w:val="5"/>
          </w:tcPr>
          <w:p w14:paraId="12852D4C" w14:textId="561F1A8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Prorratea el costo total entre los minerales producidos.</w:t>
            </w:r>
          </w:p>
        </w:tc>
        <w:tc>
          <w:tcPr>
            <w:tcW w:w="2075" w:type="dxa"/>
            <w:gridSpan w:val="2"/>
          </w:tcPr>
          <w:p w14:paraId="1A278465" w14:textId="08FCBE1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 el efecto de dos bases de prorrateo.</w:t>
            </w:r>
          </w:p>
        </w:tc>
      </w:tr>
      <w:tr w:rsidR="00813BE1" w14:paraId="315E1751" w14:textId="77777777" w:rsidTr="00C706E9">
        <w:tc>
          <w:tcPr>
            <w:tcW w:w="1660" w:type="dxa"/>
            <w:gridSpan w:val="2"/>
            <w:vMerge/>
          </w:tcPr>
          <w:p w14:paraId="477FE48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06E82FC" w14:textId="4078997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Subproductos e inventarios</w:t>
            </w:r>
          </w:p>
        </w:tc>
        <w:tc>
          <w:tcPr>
            <w:tcW w:w="2075" w:type="dxa"/>
            <w:gridSpan w:val="3"/>
          </w:tcPr>
          <w:p w14:paraId="7AA3A7A7" w14:textId="2A11A22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trata los subproductos.</w:t>
            </w:r>
          </w:p>
        </w:tc>
        <w:tc>
          <w:tcPr>
            <w:tcW w:w="2075" w:type="dxa"/>
            <w:gridSpan w:val="5"/>
          </w:tcPr>
          <w:p w14:paraId="7363B504" w14:textId="23D821D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Valúa los subproductos y el traspaso a inventarios.</w:t>
            </w:r>
          </w:p>
        </w:tc>
        <w:tc>
          <w:tcPr>
            <w:tcW w:w="2075" w:type="dxa"/>
            <w:gridSpan w:val="2"/>
          </w:tcPr>
          <w:p w14:paraId="53244453" w14:textId="6B7919A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Analiza el efecto del prorrateo en la valuación de inventarios.</w:t>
            </w:r>
          </w:p>
        </w:tc>
      </w:tr>
      <w:tr w:rsidR="00813BE1" w14:paraId="0E5E4EC8" w14:textId="77777777" w:rsidTr="00C706E9">
        <w:tc>
          <w:tcPr>
            <w:tcW w:w="1660" w:type="dxa"/>
            <w:gridSpan w:val="2"/>
            <w:vMerge/>
          </w:tcPr>
          <w:p w14:paraId="01B15F3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0C9F4E5A" w14:textId="1C35C15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13: </w:t>
            </w:r>
            <w:r w:rsidRPr="00813BE1">
              <w:rPr>
                <w:sz w:val="21"/>
                <w:szCs w:val="21"/>
              </w:rPr>
              <w:t>Hoja de liquidación provisional y definitiva de venta de minerales</w:t>
            </w:r>
          </w:p>
        </w:tc>
        <w:tc>
          <w:tcPr>
            <w:tcW w:w="1660" w:type="dxa"/>
          </w:tcPr>
          <w:p w14:paraId="568D8619" w14:textId="3F9B9A0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3483FE4B" w14:textId="77777777" w:rsidTr="00C706E9">
        <w:tc>
          <w:tcPr>
            <w:tcW w:w="1660" w:type="dxa"/>
            <w:gridSpan w:val="2"/>
            <w:vMerge/>
          </w:tcPr>
          <w:p w14:paraId="530113D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B620580" w14:textId="0D67BA3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2A79F1C4" w14:textId="1392E36E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233CC632" w14:textId="76C246A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6D8C2568" w14:textId="233F0E93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064FA7D9" w14:textId="77777777" w:rsidTr="00C706E9">
        <w:tc>
          <w:tcPr>
            <w:tcW w:w="1660" w:type="dxa"/>
            <w:gridSpan w:val="2"/>
            <w:vMerge/>
          </w:tcPr>
          <w:p w14:paraId="46BF524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4C4F94A" w14:textId="4EDD844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Valor bruto</w:t>
            </w:r>
          </w:p>
        </w:tc>
        <w:tc>
          <w:tcPr>
            <w:tcW w:w="2075" w:type="dxa"/>
            <w:gridSpan w:val="3"/>
          </w:tcPr>
          <w:p w14:paraId="039C50E5" w14:textId="43EEDB5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Calcula mal el contenido fino.</w:t>
            </w:r>
          </w:p>
        </w:tc>
        <w:tc>
          <w:tcPr>
            <w:tcW w:w="2075" w:type="dxa"/>
            <w:gridSpan w:val="5"/>
          </w:tcPr>
          <w:p w14:paraId="1ED81FD5" w14:textId="5263FBD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Determina el valor bruto con la cotización oficial.</w:t>
            </w:r>
          </w:p>
        </w:tc>
        <w:tc>
          <w:tcPr>
            <w:tcW w:w="2075" w:type="dxa"/>
            <w:gridSpan w:val="2"/>
          </w:tcPr>
          <w:p w14:paraId="644A0286" w14:textId="03975E4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la diferencia entre ambas liquidaciones.</w:t>
            </w:r>
          </w:p>
        </w:tc>
      </w:tr>
      <w:tr w:rsidR="00813BE1" w14:paraId="37E4CBD8" w14:textId="77777777" w:rsidTr="00C706E9">
        <w:tc>
          <w:tcPr>
            <w:tcW w:w="1660" w:type="dxa"/>
            <w:gridSpan w:val="2"/>
            <w:vMerge/>
          </w:tcPr>
          <w:p w14:paraId="38E6E92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D8B5549" w14:textId="077C31F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Deducciones</w:t>
            </w:r>
          </w:p>
        </w:tc>
        <w:tc>
          <w:tcPr>
            <w:tcW w:w="2075" w:type="dxa"/>
            <w:gridSpan w:val="3"/>
          </w:tcPr>
          <w:p w14:paraId="35539C60" w14:textId="538BF44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castigos o gastos.</w:t>
            </w:r>
          </w:p>
        </w:tc>
        <w:tc>
          <w:tcPr>
            <w:tcW w:w="2075" w:type="dxa"/>
            <w:gridSpan w:val="5"/>
          </w:tcPr>
          <w:p w14:paraId="63A2D3F5" w14:textId="58C8DC3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Deduce castigos, penalidades y gastos de realización.</w:t>
            </w:r>
          </w:p>
        </w:tc>
        <w:tc>
          <w:tcPr>
            <w:tcW w:w="2075" w:type="dxa"/>
            <w:gridSpan w:val="2"/>
          </w:tcPr>
          <w:p w14:paraId="78AA49F9" w14:textId="457D9E6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Verifica las deducciones con el contrato de venta.</w:t>
            </w:r>
          </w:p>
        </w:tc>
      </w:tr>
      <w:tr w:rsidR="00813BE1" w14:paraId="2E3A4B68" w14:textId="77777777" w:rsidTr="00C706E9">
        <w:tc>
          <w:tcPr>
            <w:tcW w:w="1660" w:type="dxa"/>
            <w:gridSpan w:val="2"/>
            <w:vMerge/>
          </w:tcPr>
          <w:p w14:paraId="5F6CF70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24CE3E3" w14:textId="507E2D9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Ajuste de precio</w:t>
            </w:r>
          </w:p>
        </w:tc>
        <w:tc>
          <w:tcPr>
            <w:tcW w:w="2075" w:type="dxa"/>
            <w:gridSpan w:val="3"/>
          </w:tcPr>
          <w:p w14:paraId="0ACF6558" w14:textId="189C1BB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registra el ajuste.</w:t>
            </w:r>
          </w:p>
        </w:tc>
        <w:tc>
          <w:tcPr>
            <w:tcW w:w="2075" w:type="dxa"/>
            <w:gridSpan w:val="5"/>
          </w:tcPr>
          <w:p w14:paraId="516F8768" w14:textId="7F3BB02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el ajuste del precio provisional.</w:t>
            </w:r>
          </w:p>
        </w:tc>
        <w:tc>
          <w:tcPr>
            <w:tcW w:w="2075" w:type="dxa"/>
            <w:gridSpan w:val="2"/>
          </w:tcPr>
          <w:p w14:paraId="3EAA8197" w14:textId="20F126C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Evalúa el efecto del ajuste en el resultado del periodo.</w:t>
            </w:r>
          </w:p>
        </w:tc>
      </w:tr>
      <w:tr w:rsidR="00813BE1" w14:paraId="17748C81" w14:textId="77777777" w:rsidTr="00C706E9">
        <w:tc>
          <w:tcPr>
            <w:tcW w:w="1660" w:type="dxa"/>
            <w:gridSpan w:val="2"/>
            <w:vMerge/>
          </w:tcPr>
          <w:p w14:paraId="0D6BAE8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7713FB8F" w14:textId="1DF87553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14: </w:t>
            </w:r>
            <w:r w:rsidRPr="00813BE1">
              <w:rPr>
                <w:sz w:val="21"/>
                <w:szCs w:val="21"/>
              </w:rPr>
              <w:t>Cuadro comparativo de cotizaciones y regalías mineras</w:t>
            </w:r>
          </w:p>
        </w:tc>
        <w:tc>
          <w:tcPr>
            <w:tcW w:w="1660" w:type="dxa"/>
          </w:tcPr>
          <w:p w14:paraId="54A6A0D2" w14:textId="72ED03A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69E6840A" w14:textId="77777777" w:rsidTr="00C706E9">
        <w:tc>
          <w:tcPr>
            <w:tcW w:w="1660" w:type="dxa"/>
            <w:gridSpan w:val="2"/>
            <w:vMerge/>
          </w:tcPr>
          <w:p w14:paraId="6D3F002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4F51F4D" w14:textId="6AB5E0E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6ABE85B1" w14:textId="1A35621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2A1BC466" w14:textId="60D1B81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064A4284" w14:textId="706C923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2DB23E1C" w14:textId="77777777" w:rsidTr="00C706E9">
        <w:tc>
          <w:tcPr>
            <w:tcW w:w="1660" w:type="dxa"/>
            <w:gridSpan w:val="2"/>
            <w:vMerge/>
          </w:tcPr>
          <w:p w14:paraId="4B64556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32D9EEB" w14:textId="7B46115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Cotizaciones</w:t>
            </w:r>
          </w:p>
        </w:tc>
        <w:tc>
          <w:tcPr>
            <w:tcW w:w="2075" w:type="dxa"/>
            <w:gridSpan w:val="3"/>
          </w:tcPr>
          <w:p w14:paraId="68368E49" w14:textId="71906F7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cotizaciones no oficiales.</w:t>
            </w:r>
          </w:p>
        </w:tc>
        <w:tc>
          <w:tcPr>
            <w:tcW w:w="2075" w:type="dxa"/>
            <w:gridSpan w:val="5"/>
          </w:tcPr>
          <w:p w14:paraId="0FFD7C76" w14:textId="0E10B31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las cotizaciones oficiales de los minerales vendidos.</w:t>
            </w:r>
          </w:p>
        </w:tc>
        <w:tc>
          <w:tcPr>
            <w:tcW w:w="2075" w:type="dxa"/>
            <w:gridSpan w:val="2"/>
          </w:tcPr>
          <w:p w14:paraId="0A9C6A9A" w14:textId="5923CC2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Analiza la tendencia de las cotizaciones en el periodo.</w:t>
            </w:r>
          </w:p>
        </w:tc>
      </w:tr>
      <w:tr w:rsidR="00813BE1" w14:paraId="19C29C79" w14:textId="77777777" w:rsidTr="00C706E9">
        <w:tc>
          <w:tcPr>
            <w:tcW w:w="1660" w:type="dxa"/>
            <w:gridSpan w:val="2"/>
            <w:vMerge/>
          </w:tcPr>
          <w:p w14:paraId="2A05797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F10792F" w14:textId="0201D95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Alícuotas de regalía</w:t>
            </w:r>
          </w:p>
        </w:tc>
        <w:tc>
          <w:tcPr>
            <w:tcW w:w="2075" w:type="dxa"/>
            <w:gridSpan w:val="3"/>
          </w:tcPr>
          <w:p w14:paraId="2605BC18" w14:textId="79683CA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 alícuotas erróneas.</w:t>
            </w:r>
          </w:p>
        </w:tc>
        <w:tc>
          <w:tcPr>
            <w:tcW w:w="2075" w:type="dxa"/>
            <w:gridSpan w:val="5"/>
          </w:tcPr>
          <w:p w14:paraId="450DAB27" w14:textId="57B8616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Ubica la alícuota de cada mineral según la tabla legal.</w:t>
            </w:r>
          </w:p>
        </w:tc>
        <w:tc>
          <w:tcPr>
            <w:tcW w:w="2075" w:type="dxa"/>
            <w:gridSpan w:val="2"/>
          </w:tcPr>
          <w:p w14:paraId="386BC71E" w14:textId="67ECD93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la regalía con los libros de ventas y compras.</w:t>
            </w:r>
          </w:p>
        </w:tc>
      </w:tr>
      <w:tr w:rsidR="00813BE1" w14:paraId="5F388676" w14:textId="77777777" w:rsidTr="00C706E9">
        <w:tc>
          <w:tcPr>
            <w:tcW w:w="1660" w:type="dxa"/>
            <w:gridSpan w:val="2"/>
            <w:vMerge/>
          </w:tcPr>
          <w:p w14:paraId="59F987E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4DE85E0" w14:textId="56A3036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Acreditación contra el IUE</w:t>
            </w:r>
          </w:p>
        </w:tc>
        <w:tc>
          <w:tcPr>
            <w:tcW w:w="2075" w:type="dxa"/>
            <w:gridSpan w:val="3"/>
          </w:tcPr>
          <w:p w14:paraId="77C2B29F" w14:textId="270D7C3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distingue la regalía acreditable.</w:t>
            </w:r>
          </w:p>
        </w:tc>
        <w:tc>
          <w:tcPr>
            <w:tcW w:w="2075" w:type="dxa"/>
            <w:gridSpan w:val="5"/>
          </w:tcPr>
          <w:p w14:paraId="034B6C36" w14:textId="19F39CE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Distingue la regalía acreditable de la no acreditable.</w:t>
            </w:r>
          </w:p>
        </w:tc>
        <w:tc>
          <w:tcPr>
            <w:tcW w:w="2075" w:type="dxa"/>
            <w:gridSpan w:val="2"/>
          </w:tcPr>
          <w:p w14:paraId="7F82FD33" w14:textId="27ED9F5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Analiza el efecto de la acreditación en el flujo de caja.</w:t>
            </w:r>
          </w:p>
        </w:tc>
      </w:tr>
      <w:tr w:rsidR="00813BE1" w14:paraId="3045251A" w14:textId="77777777" w:rsidTr="00C706E9">
        <w:tc>
          <w:tcPr>
            <w:tcW w:w="1660" w:type="dxa"/>
            <w:gridSpan w:val="2"/>
            <w:vMerge/>
          </w:tcPr>
          <w:p w14:paraId="168B543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7A2B1C78" w14:textId="394DD9F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15: </w:t>
            </w:r>
            <w:r w:rsidRPr="00813BE1">
              <w:rPr>
                <w:sz w:val="21"/>
                <w:szCs w:val="21"/>
              </w:rPr>
              <w:t>Diapositivas sobre el impacto ambiental de las empresas mineras auríferas</w:t>
            </w:r>
          </w:p>
        </w:tc>
        <w:tc>
          <w:tcPr>
            <w:tcW w:w="1660" w:type="dxa"/>
          </w:tcPr>
          <w:p w14:paraId="62F01AE8" w14:textId="5D88B87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3277F686" w14:textId="77777777" w:rsidTr="00C706E9">
        <w:tc>
          <w:tcPr>
            <w:tcW w:w="1660" w:type="dxa"/>
            <w:gridSpan w:val="2"/>
            <w:vMerge/>
          </w:tcPr>
          <w:p w14:paraId="67AD22B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819E999" w14:textId="51CC14A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15237CFC" w14:textId="6F2104D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0D7E8054" w14:textId="285D929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490DD382" w14:textId="6686B8A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032DEA7B" w14:textId="77777777" w:rsidTr="00C706E9">
        <w:tc>
          <w:tcPr>
            <w:tcW w:w="1660" w:type="dxa"/>
            <w:gridSpan w:val="2"/>
            <w:vMerge/>
          </w:tcPr>
          <w:p w14:paraId="3F39336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0766751" w14:textId="37C612B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Identificación de impactos</w:t>
            </w:r>
          </w:p>
        </w:tc>
        <w:tc>
          <w:tcPr>
            <w:tcW w:w="2075" w:type="dxa"/>
            <w:gridSpan w:val="3"/>
          </w:tcPr>
          <w:p w14:paraId="296640EE" w14:textId="4015CAC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identifica los impactos.</w:t>
            </w:r>
          </w:p>
        </w:tc>
        <w:tc>
          <w:tcPr>
            <w:tcW w:w="2075" w:type="dxa"/>
            <w:gridSpan w:val="5"/>
          </w:tcPr>
          <w:p w14:paraId="52D5AE45" w14:textId="0C4FAFD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 los impactos del mercurio y de los residuos en el agua, el suelo y la salud.</w:t>
            </w:r>
          </w:p>
        </w:tc>
        <w:tc>
          <w:tcPr>
            <w:tcW w:w="2075" w:type="dxa"/>
            <w:gridSpan w:val="2"/>
          </w:tcPr>
          <w:p w14:paraId="6A8B75AA" w14:textId="3043038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Prioriza los impactos según su gravedad y la zona afectada.</w:t>
            </w:r>
          </w:p>
        </w:tc>
      </w:tr>
      <w:tr w:rsidR="00813BE1" w14:paraId="6FB5769C" w14:textId="77777777" w:rsidTr="00C706E9">
        <w:tc>
          <w:tcPr>
            <w:tcW w:w="1660" w:type="dxa"/>
            <w:gridSpan w:val="2"/>
            <w:vMerge/>
          </w:tcPr>
          <w:p w14:paraId="13891D7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E3D3615" w14:textId="0CE5151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Diseño de las diapositivas</w:t>
            </w:r>
          </w:p>
        </w:tc>
        <w:tc>
          <w:tcPr>
            <w:tcW w:w="2075" w:type="dxa"/>
            <w:gridSpan w:val="3"/>
          </w:tcPr>
          <w:p w14:paraId="5D507CCC" w14:textId="7006EC4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diapositivas están recargadas o desordenadas.</w:t>
            </w:r>
          </w:p>
        </w:tc>
        <w:tc>
          <w:tcPr>
            <w:tcW w:w="2075" w:type="dxa"/>
            <w:gridSpan w:val="5"/>
          </w:tcPr>
          <w:p w14:paraId="73D08EA6" w14:textId="0A3368E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diapositivas son claras, con texto breve e imágenes pertinentes.</w:t>
            </w:r>
          </w:p>
        </w:tc>
        <w:tc>
          <w:tcPr>
            <w:tcW w:w="2075" w:type="dxa"/>
            <w:gridSpan w:val="2"/>
          </w:tcPr>
          <w:p w14:paraId="22FD6FC4" w14:textId="30602E4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mapas, datos y gráficos que sustentan el mensaje.</w:t>
            </w:r>
          </w:p>
        </w:tc>
      </w:tr>
      <w:tr w:rsidR="00813BE1" w14:paraId="1ADEF926" w14:textId="77777777" w:rsidTr="00C706E9">
        <w:tc>
          <w:tcPr>
            <w:tcW w:w="1660" w:type="dxa"/>
            <w:gridSpan w:val="2"/>
            <w:vMerge/>
          </w:tcPr>
          <w:p w14:paraId="1F9438A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44E53C9" w14:textId="6D7CC4C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</w:tcPr>
          <w:p w14:paraId="1BF0F5D4" w14:textId="7937FA9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</w:tcPr>
          <w:p w14:paraId="06137526" w14:textId="1BA9F04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clara y todos participan.</w:t>
            </w:r>
          </w:p>
        </w:tc>
        <w:tc>
          <w:tcPr>
            <w:tcW w:w="2075" w:type="dxa"/>
            <w:gridSpan w:val="2"/>
          </w:tcPr>
          <w:p w14:paraId="3381EFF2" w14:textId="0B38005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responde con solvencia a las preguntas del curso.</w:t>
            </w:r>
          </w:p>
        </w:tc>
      </w:tr>
      <w:tr w:rsidR="00813BE1" w14:paraId="3A359C77" w14:textId="77777777" w:rsidTr="00C706E9">
        <w:tc>
          <w:tcPr>
            <w:tcW w:w="1660" w:type="dxa"/>
            <w:gridSpan w:val="2"/>
            <w:vMerge/>
          </w:tcPr>
          <w:p w14:paraId="7708DF4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2A6B652A" w14:textId="1645FE6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16: </w:t>
            </w:r>
            <w:r w:rsidRPr="00813BE1">
              <w:rPr>
                <w:sz w:val="21"/>
                <w:szCs w:val="21"/>
              </w:rPr>
              <w:t>Resumen explicativo de la normativa ambiental vigente</w:t>
            </w:r>
          </w:p>
        </w:tc>
        <w:tc>
          <w:tcPr>
            <w:tcW w:w="1660" w:type="dxa"/>
          </w:tcPr>
          <w:p w14:paraId="7514CE27" w14:textId="7F24A88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5BB9E638" w14:textId="77777777" w:rsidTr="00C706E9">
        <w:tc>
          <w:tcPr>
            <w:tcW w:w="1660" w:type="dxa"/>
            <w:gridSpan w:val="2"/>
            <w:vMerge/>
          </w:tcPr>
          <w:p w14:paraId="35C0431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BDABC99" w14:textId="0D2B3AE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0181FB00" w14:textId="268B6C8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7286D210" w14:textId="004E0AA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3935B051" w14:textId="0DAA32B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1079905" w14:textId="77777777" w:rsidTr="00C706E9">
        <w:tc>
          <w:tcPr>
            <w:tcW w:w="1660" w:type="dxa"/>
            <w:gridSpan w:val="2"/>
            <w:vMerge/>
          </w:tcPr>
          <w:p w14:paraId="05C1E78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ADC298A" w14:textId="74D6FB3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Normas vigentes</w:t>
            </w:r>
          </w:p>
        </w:tc>
        <w:tc>
          <w:tcPr>
            <w:tcW w:w="2075" w:type="dxa"/>
            <w:gridSpan w:val="3"/>
          </w:tcPr>
          <w:p w14:paraId="6B328ADE" w14:textId="7102F1B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normas o cita normas derogadas.</w:t>
            </w:r>
          </w:p>
        </w:tc>
        <w:tc>
          <w:tcPr>
            <w:tcW w:w="2075" w:type="dxa"/>
            <w:gridSpan w:val="5"/>
          </w:tcPr>
          <w:p w14:paraId="0D064AAE" w14:textId="251673A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Resume la Ley 1333 y sus reglamentos para el sector minero.</w:t>
            </w:r>
          </w:p>
        </w:tc>
        <w:tc>
          <w:tcPr>
            <w:tcW w:w="2075" w:type="dxa"/>
            <w:gridSpan w:val="2"/>
          </w:tcPr>
          <w:p w14:paraId="456BBB92" w14:textId="3DD9C90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la jerarquía y la vigencia de cada norma.</w:t>
            </w:r>
          </w:p>
        </w:tc>
      </w:tr>
      <w:tr w:rsidR="00813BE1" w14:paraId="30418C77" w14:textId="77777777" w:rsidTr="00C706E9">
        <w:tc>
          <w:tcPr>
            <w:tcW w:w="1660" w:type="dxa"/>
            <w:gridSpan w:val="2"/>
            <w:vMerge/>
          </w:tcPr>
          <w:p w14:paraId="2B862B8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53FFA22" w14:textId="63F456D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Aplicación a la minería</w:t>
            </w:r>
          </w:p>
        </w:tc>
        <w:tc>
          <w:tcPr>
            <w:tcW w:w="2075" w:type="dxa"/>
            <w:gridSpan w:val="3"/>
          </w:tcPr>
          <w:p w14:paraId="126BD760" w14:textId="33F2E28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relaciona la norma con la actividad minera.</w:t>
            </w:r>
          </w:p>
        </w:tc>
        <w:tc>
          <w:tcPr>
            <w:tcW w:w="2075" w:type="dxa"/>
            <w:gridSpan w:val="5"/>
          </w:tcPr>
          <w:p w14:paraId="4E323C5D" w14:textId="7AA094D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los instrumentos de regulación ambiental aplicables a la minería.</w:t>
            </w:r>
          </w:p>
        </w:tc>
        <w:tc>
          <w:tcPr>
            <w:tcW w:w="2075" w:type="dxa"/>
            <w:gridSpan w:val="2"/>
          </w:tcPr>
          <w:p w14:paraId="7842A85A" w14:textId="0541F8C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Vincula las obligaciones ambientales con su registro contable.</w:t>
            </w:r>
          </w:p>
        </w:tc>
      </w:tr>
      <w:tr w:rsidR="00813BE1" w14:paraId="00E1B250" w14:textId="77777777" w:rsidTr="00C706E9">
        <w:tc>
          <w:tcPr>
            <w:tcW w:w="1660" w:type="dxa"/>
            <w:gridSpan w:val="2"/>
            <w:vMerge/>
          </w:tcPr>
          <w:p w14:paraId="5DB6902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FC57A6B" w14:textId="47D6DD4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</w:tcPr>
          <w:p w14:paraId="15F62893" w14:textId="756F971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resumen es confuso.</w:t>
            </w:r>
          </w:p>
        </w:tc>
        <w:tc>
          <w:tcPr>
            <w:tcW w:w="2075" w:type="dxa"/>
            <w:gridSpan w:val="5"/>
          </w:tcPr>
          <w:p w14:paraId="1F7F50BE" w14:textId="4EFBA88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resumen es claro y ordenado.</w:t>
            </w:r>
          </w:p>
        </w:tc>
        <w:tc>
          <w:tcPr>
            <w:tcW w:w="2075" w:type="dxa"/>
            <w:gridSpan w:val="2"/>
          </w:tcPr>
          <w:p w14:paraId="72494B7B" w14:textId="086D5D6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resumen es sintético y sustenta sus conclusiones.</w:t>
            </w:r>
          </w:p>
        </w:tc>
      </w:tr>
      <w:tr w:rsidR="00813BE1" w14:paraId="2ACE8949" w14:textId="77777777" w:rsidTr="00C706E9">
        <w:tc>
          <w:tcPr>
            <w:tcW w:w="1660" w:type="dxa"/>
            <w:gridSpan w:val="2"/>
            <w:vMerge/>
          </w:tcPr>
          <w:p w14:paraId="6D8247A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3A03D266" w14:textId="4782FBA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17: </w:t>
            </w:r>
            <w:r w:rsidRPr="00813BE1">
              <w:rPr>
                <w:sz w:val="21"/>
                <w:szCs w:val="21"/>
              </w:rPr>
              <w:t>Diagrama de llaves de la historia del petróleo en Bolivia</w:t>
            </w:r>
          </w:p>
        </w:tc>
        <w:tc>
          <w:tcPr>
            <w:tcW w:w="1660" w:type="dxa"/>
          </w:tcPr>
          <w:p w14:paraId="3FAB5451" w14:textId="46E1153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6D053869" w14:textId="77777777" w:rsidTr="00C706E9">
        <w:tc>
          <w:tcPr>
            <w:tcW w:w="1660" w:type="dxa"/>
            <w:gridSpan w:val="2"/>
            <w:vMerge/>
          </w:tcPr>
          <w:p w14:paraId="5075718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4918191" w14:textId="3D8106E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1D2467A0" w14:textId="635652B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18A837B3" w14:textId="0C6F0B9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086D87F3" w14:textId="1562CB1E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6EDA44D6" w14:textId="77777777" w:rsidTr="00C706E9">
        <w:tc>
          <w:tcPr>
            <w:tcW w:w="1660" w:type="dxa"/>
            <w:gridSpan w:val="2"/>
            <w:vMerge/>
          </w:tcPr>
          <w:p w14:paraId="7C520AC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2737CA1" w14:textId="2E85A27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Contenido histórico</w:t>
            </w:r>
          </w:p>
        </w:tc>
        <w:tc>
          <w:tcPr>
            <w:tcW w:w="2075" w:type="dxa"/>
            <w:gridSpan w:val="3"/>
          </w:tcPr>
          <w:p w14:paraId="538129B1" w14:textId="278D721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etapas o confunde los periodos.</w:t>
            </w:r>
          </w:p>
        </w:tc>
        <w:tc>
          <w:tcPr>
            <w:tcW w:w="2075" w:type="dxa"/>
            <w:gridSpan w:val="5"/>
          </w:tcPr>
          <w:p w14:paraId="1D295939" w14:textId="6FA6CD6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las principales etapas: concesiones, creación de YPFB, nacionalizaciones y Ley 3058.</w:t>
            </w:r>
          </w:p>
        </w:tc>
        <w:tc>
          <w:tcPr>
            <w:tcW w:w="2075" w:type="dxa"/>
            <w:gridSpan w:val="2"/>
          </w:tcPr>
          <w:p w14:paraId="5650A517" w14:textId="7C99D3D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cada etapa con su efecto económico y social.</w:t>
            </w:r>
          </w:p>
        </w:tc>
      </w:tr>
      <w:tr w:rsidR="00813BE1" w14:paraId="7E1A31E2" w14:textId="77777777" w:rsidTr="00C706E9">
        <w:tc>
          <w:tcPr>
            <w:tcW w:w="1660" w:type="dxa"/>
            <w:gridSpan w:val="2"/>
            <w:vMerge/>
          </w:tcPr>
          <w:p w14:paraId="468FABA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0B8B3FC" w14:textId="2912796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Desglose de lo general a lo específico</w:t>
            </w:r>
          </w:p>
        </w:tc>
        <w:tc>
          <w:tcPr>
            <w:tcW w:w="2075" w:type="dxa"/>
            <w:gridSpan w:val="3"/>
          </w:tcPr>
          <w:p w14:paraId="18DD7243" w14:textId="7756228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diagrama no tiene niveles de desglose.</w:t>
            </w:r>
          </w:p>
        </w:tc>
        <w:tc>
          <w:tcPr>
            <w:tcW w:w="2075" w:type="dxa"/>
            <w:gridSpan w:val="5"/>
          </w:tcPr>
          <w:p w14:paraId="02753229" w14:textId="78F0A68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Desglosa cada etapa en sus hechos principales.</w:t>
            </w:r>
          </w:p>
        </w:tc>
        <w:tc>
          <w:tcPr>
            <w:tcW w:w="2075" w:type="dxa"/>
            <w:gridSpan w:val="2"/>
          </w:tcPr>
          <w:p w14:paraId="6511FCC0" w14:textId="55DF8A2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Integra fechas, actores y normas en cada nivel.</w:t>
            </w:r>
          </w:p>
        </w:tc>
      </w:tr>
      <w:tr w:rsidR="00813BE1" w14:paraId="75511A9C" w14:textId="77777777" w:rsidTr="00C706E9">
        <w:tc>
          <w:tcPr>
            <w:tcW w:w="1660" w:type="dxa"/>
            <w:gridSpan w:val="2"/>
            <w:vMerge/>
          </w:tcPr>
          <w:p w14:paraId="4DF89DA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5C5789E" w14:textId="7AFD8B4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</w:tcPr>
          <w:p w14:paraId="13B13AE4" w14:textId="101BF33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</w:tcPr>
          <w:p w14:paraId="112CE91D" w14:textId="2300F05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clara y todos participan.</w:t>
            </w:r>
          </w:p>
        </w:tc>
        <w:tc>
          <w:tcPr>
            <w:tcW w:w="2075" w:type="dxa"/>
            <w:gridSpan w:val="2"/>
          </w:tcPr>
          <w:p w14:paraId="02F7BE6D" w14:textId="2D6B20B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responde con solvencia a las preguntas del curso.</w:t>
            </w:r>
          </w:p>
        </w:tc>
      </w:tr>
      <w:tr w:rsidR="00813BE1" w14:paraId="61EB375B" w14:textId="77777777" w:rsidTr="00C706E9">
        <w:tc>
          <w:tcPr>
            <w:tcW w:w="1660" w:type="dxa"/>
            <w:gridSpan w:val="2"/>
            <w:vMerge/>
          </w:tcPr>
          <w:p w14:paraId="4376C9A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3F233408" w14:textId="205F8DC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18: </w:t>
            </w:r>
            <w:r w:rsidRPr="00813BE1">
              <w:rPr>
                <w:sz w:val="21"/>
                <w:szCs w:val="21"/>
              </w:rPr>
              <w:t>Trabajo de investigación sobre las empresas petroleras en Bolivia y su organización</w:t>
            </w:r>
          </w:p>
        </w:tc>
        <w:tc>
          <w:tcPr>
            <w:tcW w:w="1660" w:type="dxa"/>
          </w:tcPr>
          <w:p w14:paraId="448FF65D" w14:textId="53BB165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35AE5B17" w14:textId="77777777" w:rsidTr="00C706E9">
        <w:tc>
          <w:tcPr>
            <w:tcW w:w="1660" w:type="dxa"/>
            <w:gridSpan w:val="2"/>
            <w:vMerge/>
          </w:tcPr>
          <w:p w14:paraId="17B79BA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9DAA689" w14:textId="0BDF0EB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5433CC4E" w14:textId="58EBEDD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6231B3F6" w14:textId="6F7F968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27D1C63A" w14:textId="0626F91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230B9BA" w14:textId="77777777" w:rsidTr="00C706E9">
        <w:tc>
          <w:tcPr>
            <w:tcW w:w="1660" w:type="dxa"/>
            <w:gridSpan w:val="2"/>
            <w:vMerge/>
          </w:tcPr>
          <w:p w14:paraId="7CE947C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C73E055" w14:textId="22FCF52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Identificación de empresas</w:t>
            </w:r>
          </w:p>
        </w:tc>
        <w:tc>
          <w:tcPr>
            <w:tcW w:w="2075" w:type="dxa"/>
            <w:gridSpan w:val="3"/>
          </w:tcPr>
          <w:p w14:paraId="2471EF87" w14:textId="0E4A510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Menciona pocas empresas o con datos erróneos.</w:t>
            </w:r>
          </w:p>
        </w:tc>
        <w:tc>
          <w:tcPr>
            <w:tcW w:w="2075" w:type="dxa"/>
            <w:gridSpan w:val="5"/>
          </w:tcPr>
          <w:p w14:paraId="41FECEEE" w14:textId="1558C5A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 a YPFB, sus subsidiarias y las empresas operadoras.</w:t>
            </w:r>
          </w:p>
        </w:tc>
        <w:tc>
          <w:tcPr>
            <w:tcW w:w="2075" w:type="dxa"/>
            <w:gridSpan w:val="2"/>
          </w:tcPr>
          <w:p w14:paraId="675565D6" w14:textId="491BEDA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Incluye datos actualizados de producción y campos de cada empresa.</w:t>
            </w:r>
          </w:p>
        </w:tc>
      </w:tr>
      <w:tr w:rsidR="00813BE1" w14:paraId="4DBC5EE1" w14:textId="77777777" w:rsidTr="00C706E9">
        <w:tc>
          <w:tcPr>
            <w:tcW w:w="1660" w:type="dxa"/>
            <w:gridSpan w:val="2"/>
            <w:vMerge/>
          </w:tcPr>
          <w:p w14:paraId="3251FF7F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EC36655" w14:textId="144774E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Tipo de organización</w:t>
            </w:r>
          </w:p>
        </w:tc>
        <w:tc>
          <w:tcPr>
            <w:tcW w:w="2075" w:type="dxa"/>
            <w:gridSpan w:val="3"/>
          </w:tcPr>
          <w:p w14:paraId="79399162" w14:textId="6068DBB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describe la organización de las empresas.</w:t>
            </w:r>
          </w:p>
        </w:tc>
        <w:tc>
          <w:tcPr>
            <w:tcW w:w="2075" w:type="dxa"/>
            <w:gridSpan w:val="5"/>
          </w:tcPr>
          <w:p w14:paraId="308B59E2" w14:textId="74F3530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Describe la organización de cada empresa según su actividad en la cadena.</w:t>
            </w:r>
          </w:p>
        </w:tc>
        <w:tc>
          <w:tcPr>
            <w:tcW w:w="2075" w:type="dxa"/>
            <w:gridSpan w:val="2"/>
          </w:tcPr>
          <w:p w14:paraId="6D04018D" w14:textId="58F7552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 las estructuras organizativas y explica sus diferencias.</w:t>
            </w:r>
          </w:p>
        </w:tc>
      </w:tr>
      <w:tr w:rsidR="00813BE1" w14:paraId="1C4175AE" w14:textId="77777777" w:rsidTr="00C706E9">
        <w:tc>
          <w:tcPr>
            <w:tcW w:w="1660" w:type="dxa"/>
            <w:gridSpan w:val="2"/>
            <w:vMerge/>
          </w:tcPr>
          <w:p w14:paraId="4E90C3D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2B6E53B" w14:textId="17E891D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Fuentes y redacción</w:t>
            </w:r>
          </w:p>
        </w:tc>
        <w:tc>
          <w:tcPr>
            <w:tcW w:w="2075" w:type="dxa"/>
            <w:gridSpan w:val="3"/>
          </w:tcPr>
          <w:p w14:paraId="5D84CA25" w14:textId="7F64F94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cita fuentes o la redacción es confusa.</w:t>
            </w:r>
          </w:p>
        </w:tc>
        <w:tc>
          <w:tcPr>
            <w:tcW w:w="2075" w:type="dxa"/>
            <w:gridSpan w:val="5"/>
          </w:tcPr>
          <w:p w14:paraId="4A4BD2BF" w14:textId="2A48FCE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Cita fuentes confiables y redacta con claridad.</w:t>
            </w:r>
          </w:p>
        </w:tc>
        <w:tc>
          <w:tcPr>
            <w:tcW w:w="2075" w:type="dxa"/>
            <w:gridSpan w:val="2"/>
          </w:tcPr>
          <w:p w14:paraId="59E0B30A" w14:textId="7D77ADB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fuentes oficiales del sector y concluye con fundamento.</w:t>
            </w:r>
          </w:p>
        </w:tc>
      </w:tr>
      <w:tr w:rsidR="00813BE1" w14:paraId="76F2D5E8" w14:textId="77777777" w:rsidTr="00C706E9">
        <w:tc>
          <w:tcPr>
            <w:tcW w:w="1660" w:type="dxa"/>
            <w:gridSpan w:val="2"/>
            <w:vMerge/>
          </w:tcPr>
          <w:p w14:paraId="164C4F0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0880AFF0" w14:textId="088E972E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19: </w:t>
            </w:r>
            <w:r w:rsidRPr="00813BE1">
              <w:rPr>
                <w:sz w:val="21"/>
                <w:szCs w:val="21"/>
              </w:rPr>
              <w:t>Cuestionario sobre la contabilidad petrolera</w:t>
            </w:r>
          </w:p>
        </w:tc>
        <w:tc>
          <w:tcPr>
            <w:tcW w:w="1660" w:type="dxa"/>
          </w:tcPr>
          <w:p w14:paraId="4BEA4F59" w14:textId="027C2FB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2%</w:t>
            </w:r>
          </w:p>
        </w:tc>
      </w:tr>
      <w:tr w:rsidR="00813BE1" w14:paraId="2545D372" w14:textId="77777777" w:rsidTr="00C706E9">
        <w:tc>
          <w:tcPr>
            <w:tcW w:w="1660" w:type="dxa"/>
            <w:gridSpan w:val="2"/>
            <w:vMerge/>
          </w:tcPr>
          <w:p w14:paraId="5D05178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7652FDA" w14:textId="37FEE4E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6FE97770" w14:textId="4B72818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6A97FB32" w14:textId="5EE5BB1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638CA293" w14:textId="191C9A4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309CFF7F" w14:textId="77777777" w:rsidTr="00C706E9">
        <w:tc>
          <w:tcPr>
            <w:tcW w:w="1660" w:type="dxa"/>
            <w:gridSpan w:val="2"/>
            <w:vMerge/>
          </w:tcPr>
          <w:p w14:paraId="02CD816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0EAF13D" w14:textId="33D3DEC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Definición</w:t>
            </w:r>
          </w:p>
        </w:tc>
        <w:tc>
          <w:tcPr>
            <w:tcW w:w="2075" w:type="dxa"/>
            <w:gridSpan w:val="3"/>
          </w:tcPr>
          <w:p w14:paraId="7035854E" w14:textId="7455542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Define la contabilidad petrolera de forma incorrecta o incompleta.</w:t>
            </w:r>
          </w:p>
        </w:tc>
        <w:tc>
          <w:tcPr>
            <w:tcW w:w="2075" w:type="dxa"/>
            <w:gridSpan w:val="5"/>
          </w:tcPr>
          <w:p w14:paraId="5047F181" w14:textId="46A3629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Define la contabilidad petrolera y sus características.</w:t>
            </w:r>
          </w:p>
        </w:tc>
        <w:tc>
          <w:tcPr>
            <w:tcW w:w="2075" w:type="dxa"/>
            <w:gridSpan w:val="2"/>
          </w:tcPr>
          <w:p w14:paraId="7308B88D" w14:textId="59BB14D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Diferencia la contabilidad petrolera de la minera con ejemplos.</w:t>
            </w:r>
          </w:p>
        </w:tc>
      </w:tr>
      <w:tr w:rsidR="00813BE1" w14:paraId="5C7438B2" w14:textId="77777777" w:rsidTr="00C706E9">
        <w:tc>
          <w:tcPr>
            <w:tcW w:w="1660" w:type="dxa"/>
            <w:gridSpan w:val="2"/>
            <w:vMerge/>
          </w:tcPr>
          <w:p w14:paraId="120271C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2D45D9B" w14:textId="0E5146E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Importancia en la toma de decisiones</w:t>
            </w:r>
          </w:p>
        </w:tc>
        <w:tc>
          <w:tcPr>
            <w:tcW w:w="2075" w:type="dxa"/>
            <w:gridSpan w:val="3"/>
          </w:tcPr>
          <w:p w14:paraId="2817A328" w14:textId="6CE6AC1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relaciona la información contable con las decisiones.</w:t>
            </w:r>
          </w:p>
        </w:tc>
        <w:tc>
          <w:tcPr>
            <w:tcW w:w="2075" w:type="dxa"/>
            <w:gridSpan w:val="5"/>
          </w:tcPr>
          <w:p w14:paraId="2DDAF094" w14:textId="7AA3977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cómo la información contable apoya las decisiones gerenciales.</w:t>
            </w:r>
          </w:p>
        </w:tc>
        <w:tc>
          <w:tcPr>
            <w:tcW w:w="2075" w:type="dxa"/>
            <w:gridSpan w:val="2"/>
          </w:tcPr>
          <w:p w14:paraId="434C2D57" w14:textId="3F4C2D2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Ilustra con casos concretos de decisiones del sector.</w:t>
            </w:r>
          </w:p>
        </w:tc>
      </w:tr>
      <w:tr w:rsidR="00813BE1" w14:paraId="5CC81799" w14:textId="77777777" w:rsidTr="00C706E9">
        <w:tc>
          <w:tcPr>
            <w:tcW w:w="1660" w:type="dxa"/>
            <w:gridSpan w:val="2"/>
            <w:vMerge/>
          </w:tcPr>
          <w:p w14:paraId="71AFF98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7057DDA" w14:textId="2B62C92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Precisión de las respuestas</w:t>
            </w:r>
          </w:p>
        </w:tc>
        <w:tc>
          <w:tcPr>
            <w:tcW w:w="2075" w:type="dxa"/>
            <w:gridSpan w:val="3"/>
          </w:tcPr>
          <w:p w14:paraId="78B9CFC3" w14:textId="1FADF55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respuestas son incompletas o erróneas.</w:t>
            </w:r>
          </w:p>
        </w:tc>
        <w:tc>
          <w:tcPr>
            <w:tcW w:w="2075" w:type="dxa"/>
            <w:gridSpan w:val="5"/>
          </w:tcPr>
          <w:p w14:paraId="0B645531" w14:textId="09458A1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Responde correctamente la mayoría de las preguntas.</w:t>
            </w:r>
          </w:p>
        </w:tc>
        <w:tc>
          <w:tcPr>
            <w:tcW w:w="2075" w:type="dxa"/>
            <w:gridSpan w:val="2"/>
          </w:tcPr>
          <w:p w14:paraId="2324FB44" w14:textId="02FC686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Responde todas las preguntas con precisión y terminología petrolera.</w:t>
            </w:r>
          </w:p>
        </w:tc>
      </w:tr>
      <w:tr w:rsidR="00813BE1" w14:paraId="33353305" w14:textId="77777777" w:rsidTr="00C706E9">
        <w:tc>
          <w:tcPr>
            <w:tcW w:w="1660" w:type="dxa"/>
            <w:gridSpan w:val="2"/>
            <w:vMerge/>
          </w:tcPr>
          <w:p w14:paraId="033E35C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04A0F98B" w14:textId="18DFCDB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20: </w:t>
            </w:r>
            <w:r w:rsidRPr="00813BE1">
              <w:rPr>
                <w:sz w:val="21"/>
                <w:szCs w:val="21"/>
              </w:rPr>
              <w:t>Mapa mental de las actividades hidrocarburíferas</w:t>
            </w:r>
          </w:p>
        </w:tc>
        <w:tc>
          <w:tcPr>
            <w:tcW w:w="1660" w:type="dxa"/>
          </w:tcPr>
          <w:p w14:paraId="2E920777" w14:textId="289F996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2%</w:t>
            </w:r>
          </w:p>
        </w:tc>
      </w:tr>
      <w:tr w:rsidR="00813BE1" w14:paraId="3C0394AA" w14:textId="77777777" w:rsidTr="00C706E9">
        <w:tc>
          <w:tcPr>
            <w:tcW w:w="1660" w:type="dxa"/>
            <w:gridSpan w:val="2"/>
            <w:vMerge/>
          </w:tcPr>
          <w:p w14:paraId="1AF3066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8491C07" w14:textId="1D4E401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27C53E1B" w14:textId="00047D4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54EC4FEC" w14:textId="7B0C852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08C300D5" w14:textId="33815E6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254CB6D5" w14:textId="77777777" w:rsidTr="00C706E9">
        <w:tc>
          <w:tcPr>
            <w:tcW w:w="1660" w:type="dxa"/>
            <w:gridSpan w:val="2"/>
            <w:vMerge/>
          </w:tcPr>
          <w:p w14:paraId="706B1AD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7F0B4B1" w14:textId="40D4F2F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Actividades</w:t>
            </w:r>
          </w:p>
        </w:tc>
        <w:tc>
          <w:tcPr>
            <w:tcW w:w="2075" w:type="dxa"/>
            <w:gridSpan w:val="3"/>
          </w:tcPr>
          <w:p w14:paraId="4850D260" w14:textId="2281FC0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actividades de la cadena.</w:t>
            </w:r>
          </w:p>
        </w:tc>
        <w:tc>
          <w:tcPr>
            <w:tcW w:w="2075" w:type="dxa"/>
            <w:gridSpan w:val="5"/>
          </w:tcPr>
          <w:p w14:paraId="5FA3922D" w14:textId="20FCE34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exploración, explotación, transporte, refinación, comercialización y redes de gas.</w:t>
            </w:r>
          </w:p>
        </w:tc>
        <w:tc>
          <w:tcPr>
            <w:tcW w:w="2075" w:type="dxa"/>
            <w:gridSpan w:val="2"/>
          </w:tcPr>
          <w:p w14:paraId="212BB85E" w14:textId="68F5DEC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cada actividad con sus costos y tributos.</w:t>
            </w:r>
          </w:p>
        </w:tc>
      </w:tr>
      <w:tr w:rsidR="00813BE1" w14:paraId="1BB13C96" w14:textId="77777777" w:rsidTr="00C706E9">
        <w:tc>
          <w:tcPr>
            <w:tcW w:w="1660" w:type="dxa"/>
            <w:gridSpan w:val="2"/>
            <w:vMerge/>
          </w:tcPr>
          <w:p w14:paraId="0B0EC43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089A28E" w14:textId="60A9A16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Estructura del mapa mental</w:t>
            </w:r>
          </w:p>
        </w:tc>
        <w:tc>
          <w:tcPr>
            <w:tcW w:w="2075" w:type="dxa"/>
            <w:gridSpan w:val="3"/>
          </w:tcPr>
          <w:p w14:paraId="4B2E0D1C" w14:textId="647C837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ideas no tienen jerarquía ni conexiones.</w:t>
            </w:r>
          </w:p>
        </w:tc>
        <w:tc>
          <w:tcPr>
            <w:tcW w:w="2075" w:type="dxa"/>
            <w:gridSpan w:val="5"/>
          </w:tcPr>
          <w:p w14:paraId="40B9B7C0" w14:textId="0F4A990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Organiza las ideas desde un concepto central con ramas claras.</w:t>
            </w:r>
          </w:p>
        </w:tc>
        <w:tc>
          <w:tcPr>
            <w:tcW w:w="2075" w:type="dxa"/>
            <w:gridSpan w:val="2"/>
          </w:tcPr>
          <w:p w14:paraId="2FCB0CA7" w14:textId="1F50AD2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jerarquía, colores e imágenes que facilitan la comprensión.</w:t>
            </w:r>
          </w:p>
        </w:tc>
      </w:tr>
      <w:tr w:rsidR="00813BE1" w14:paraId="6A82F180" w14:textId="77777777" w:rsidTr="00C706E9">
        <w:tc>
          <w:tcPr>
            <w:tcW w:w="1660" w:type="dxa"/>
            <w:gridSpan w:val="2"/>
            <w:vMerge/>
          </w:tcPr>
          <w:p w14:paraId="796DF8C4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AED72D7" w14:textId="4353A3B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</w:tcPr>
          <w:p w14:paraId="525B4A7E" w14:textId="4BF895B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</w:tcPr>
          <w:p w14:paraId="134599F2" w14:textId="29C7FCF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</w:tcPr>
          <w:p w14:paraId="702F880B" w14:textId="7D1604F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813BE1" w14:paraId="0D473503" w14:textId="77777777" w:rsidTr="00C706E9">
        <w:tc>
          <w:tcPr>
            <w:tcW w:w="1660" w:type="dxa"/>
            <w:gridSpan w:val="2"/>
            <w:vMerge/>
          </w:tcPr>
          <w:p w14:paraId="3C779DB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53EAEDCB" w14:textId="7B86F2F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21: </w:t>
            </w:r>
            <w:r w:rsidRPr="00813BE1">
              <w:rPr>
                <w:sz w:val="21"/>
                <w:szCs w:val="21"/>
              </w:rPr>
              <w:t>Comprobantes contables de la exploración de hidrocarburos</w:t>
            </w:r>
          </w:p>
        </w:tc>
        <w:tc>
          <w:tcPr>
            <w:tcW w:w="1660" w:type="dxa"/>
          </w:tcPr>
          <w:p w14:paraId="76B15CEF" w14:textId="6BF12DD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25337616" w14:textId="77777777" w:rsidTr="00C706E9">
        <w:tc>
          <w:tcPr>
            <w:tcW w:w="1660" w:type="dxa"/>
            <w:gridSpan w:val="2"/>
            <w:vMerge/>
          </w:tcPr>
          <w:p w14:paraId="7FC9750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E9C6011" w14:textId="32A8192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001E5F32" w14:textId="41B9A69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2836ADC0" w14:textId="5CC0D50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54B45526" w14:textId="423B47E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180E47D3" w14:textId="77777777" w:rsidTr="00C706E9">
        <w:tc>
          <w:tcPr>
            <w:tcW w:w="1660" w:type="dxa"/>
            <w:gridSpan w:val="2"/>
            <w:vMerge/>
          </w:tcPr>
          <w:p w14:paraId="4245F75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12DC9A7" w14:textId="341615C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Aplicación de los métodos</w:t>
            </w:r>
          </w:p>
        </w:tc>
        <w:tc>
          <w:tcPr>
            <w:tcW w:w="2075" w:type="dxa"/>
            <w:gridSpan w:val="3"/>
          </w:tcPr>
          <w:p w14:paraId="249DBC60" w14:textId="413EF93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Confunde ambos métodos.</w:t>
            </w:r>
          </w:p>
        </w:tc>
        <w:tc>
          <w:tcPr>
            <w:tcW w:w="2075" w:type="dxa"/>
            <w:gridSpan w:val="5"/>
          </w:tcPr>
          <w:p w14:paraId="525064E6" w14:textId="7FF3BBD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Contabiliza por el método del costo total y por el de esfuerzo exitoso.</w:t>
            </w:r>
          </w:p>
        </w:tc>
        <w:tc>
          <w:tcPr>
            <w:tcW w:w="2075" w:type="dxa"/>
            <w:gridSpan w:val="2"/>
          </w:tcPr>
          <w:p w14:paraId="713BA3F8" w14:textId="3DD2DC6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cada método con la NIIF 6.</w:t>
            </w:r>
          </w:p>
        </w:tc>
      </w:tr>
      <w:tr w:rsidR="00813BE1" w14:paraId="167A615C" w14:textId="77777777" w:rsidTr="00C706E9">
        <w:tc>
          <w:tcPr>
            <w:tcW w:w="1660" w:type="dxa"/>
            <w:gridSpan w:val="2"/>
            <w:vMerge/>
          </w:tcPr>
          <w:p w14:paraId="76E61E5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5264A97" w14:textId="0025AE1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Comprobantes</w:t>
            </w:r>
          </w:p>
        </w:tc>
        <w:tc>
          <w:tcPr>
            <w:tcW w:w="2075" w:type="dxa"/>
            <w:gridSpan w:val="3"/>
          </w:tcPr>
          <w:p w14:paraId="5908672F" w14:textId="6B11213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comprobantes están incompletos.</w:t>
            </w:r>
          </w:p>
        </w:tc>
        <w:tc>
          <w:tcPr>
            <w:tcW w:w="2075" w:type="dxa"/>
            <w:gridSpan w:val="5"/>
          </w:tcPr>
          <w:p w14:paraId="326B584E" w14:textId="4366545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Elabora comprobantes con cuentas, glosa y respaldo.</w:t>
            </w:r>
          </w:p>
        </w:tc>
        <w:tc>
          <w:tcPr>
            <w:tcW w:w="2075" w:type="dxa"/>
            <w:gridSpan w:val="2"/>
          </w:tcPr>
          <w:p w14:paraId="5B278732" w14:textId="0BCDA17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Distingue los costos capitalizables de los que van a resultados.</w:t>
            </w:r>
          </w:p>
        </w:tc>
      </w:tr>
      <w:tr w:rsidR="00813BE1" w14:paraId="79405025" w14:textId="77777777" w:rsidTr="00C706E9">
        <w:tc>
          <w:tcPr>
            <w:tcW w:w="1660" w:type="dxa"/>
            <w:gridSpan w:val="2"/>
            <w:vMerge/>
          </w:tcPr>
          <w:p w14:paraId="6FF5B1E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FB5EC11" w14:textId="219FD0A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</w:tcPr>
          <w:p w14:paraId="412E0E3C" w14:textId="05DFBF0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errores en los asientos.</w:t>
            </w:r>
          </w:p>
        </w:tc>
        <w:tc>
          <w:tcPr>
            <w:tcW w:w="2075" w:type="dxa"/>
            <w:gridSpan w:val="5"/>
          </w:tcPr>
          <w:p w14:paraId="1EE4E745" w14:textId="31DE1E9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asientos son correctos y cuadran.</w:t>
            </w:r>
          </w:p>
        </w:tc>
        <w:tc>
          <w:tcPr>
            <w:tcW w:w="2075" w:type="dxa"/>
            <w:gridSpan w:val="2"/>
          </w:tcPr>
          <w:p w14:paraId="4E8902E1" w14:textId="48D380B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los saldos de ambos métodos.</w:t>
            </w:r>
          </w:p>
        </w:tc>
      </w:tr>
      <w:tr w:rsidR="00813BE1" w14:paraId="1B5449EE" w14:textId="77777777" w:rsidTr="00C706E9">
        <w:tc>
          <w:tcPr>
            <w:tcW w:w="1660" w:type="dxa"/>
            <w:gridSpan w:val="2"/>
            <w:vMerge/>
          </w:tcPr>
          <w:p w14:paraId="334F968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0F4F637C" w14:textId="36AB01E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22: </w:t>
            </w:r>
            <w:r w:rsidRPr="00813BE1">
              <w:rPr>
                <w:sz w:val="21"/>
                <w:szCs w:val="21"/>
              </w:rPr>
              <w:t>Cuadro comparativo del efecto en la depreciación de pozos petroleros</w:t>
            </w:r>
          </w:p>
        </w:tc>
        <w:tc>
          <w:tcPr>
            <w:tcW w:w="1660" w:type="dxa"/>
          </w:tcPr>
          <w:p w14:paraId="73A851BA" w14:textId="50916A0E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039F24B3" w14:textId="77777777" w:rsidTr="00C706E9">
        <w:tc>
          <w:tcPr>
            <w:tcW w:w="1660" w:type="dxa"/>
            <w:gridSpan w:val="2"/>
            <w:vMerge/>
          </w:tcPr>
          <w:p w14:paraId="0BA4DE9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EFC2A5C" w14:textId="5E0C165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3AF1EDA7" w14:textId="70A383C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6E36FE86" w14:textId="4275DCD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4ECF593C" w14:textId="169266A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78BA43CA" w14:textId="77777777" w:rsidTr="00C706E9">
        <w:tc>
          <w:tcPr>
            <w:tcW w:w="1660" w:type="dxa"/>
            <w:gridSpan w:val="2"/>
            <w:vMerge/>
          </w:tcPr>
          <w:p w14:paraId="0B4F889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5381773" w14:textId="16BAD60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Efecto en los estados</w:t>
            </w:r>
          </w:p>
        </w:tc>
        <w:tc>
          <w:tcPr>
            <w:tcW w:w="2075" w:type="dxa"/>
            <w:gridSpan w:val="3"/>
          </w:tcPr>
          <w:p w14:paraId="53E83D4A" w14:textId="75C4C9B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compara resultados.</w:t>
            </w:r>
          </w:p>
        </w:tc>
        <w:tc>
          <w:tcPr>
            <w:tcW w:w="2075" w:type="dxa"/>
            <w:gridSpan w:val="5"/>
          </w:tcPr>
          <w:p w14:paraId="0F8427A9" w14:textId="064D960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 el efecto de ambos métodos en el resultado y en el activo.</w:t>
            </w:r>
          </w:p>
        </w:tc>
        <w:tc>
          <w:tcPr>
            <w:tcW w:w="2075" w:type="dxa"/>
            <w:gridSpan w:val="2"/>
          </w:tcPr>
          <w:p w14:paraId="5BF247D3" w14:textId="765002F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Recomienda una política contable con fundamento.</w:t>
            </w:r>
          </w:p>
        </w:tc>
      </w:tr>
      <w:tr w:rsidR="00813BE1" w14:paraId="3EE4AEE8" w14:textId="77777777" w:rsidTr="00C706E9">
        <w:tc>
          <w:tcPr>
            <w:tcW w:w="1660" w:type="dxa"/>
            <w:gridSpan w:val="2"/>
            <w:vMerge/>
          </w:tcPr>
          <w:p w14:paraId="1CC789E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E033884" w14:textId="7221394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Cálculo de la depreciación</w:t>
            </w:r>
          </w:p>
        </w:tc>
        <w:tc>
          <w:tcPr>
            <w:tcW w:w="2075" w:type="dxa"/>
            <w:gridSpan w:val="3"/>
          </w:tcPr>
          <w:p w14:paraId="4C9BFD9D" w14:textId="0CB0550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Calcula mal la depreciación o el agotamiento.</w:t>
            </w:r>
          </w:p>
        </w:tc>
        <w:tc>
          <w:tcPr>
            <w:tcW w:w="2075" w:type="dxa"/>
            <w:gridSpan w:val="5"/>
          </w:tcPr>
          <w:p w14:paraId="175D4BD3" w14:textId="60346CF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Calcula la depreciación de pozos por unidades producidas.</w:t>
            </w:r>
          </w:p>
        </w:tc>
        <w:tc>
          <w:tcPr>
            <w:tcW w:w="2075" w:type="dxa"/>
            <w:gridSpan w:val="2"/>
          </w:tcPr>
          <w:p w14:paraId="7132A4AF" w14:textId="5EC61A7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Proyecta el efecto en varios periodos.</w:t>
            </w:r>
          </w:p>
        </w:tc>
      </w:tr>
      <w:tr w:rsidR="00813BE1" w14:paraId="66C0D3F2" w14:textId="77777777" w:rsidTr="00C706E9">
        <w:tc>
          <w:tcPr>
            <w:tcW w:w="1660" w:type="dxa"/>
            <w:gridSpan w:val="2"/>
            <w:vMerge/>
          </w:tcPr>
          <w:p w14:paraId="6616D25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48F7E0A" w14:textId="0FC9B0C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</w:tcPr>
          <w:p w14:paraId="5FE30ED6" w14:textId="10E6661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</w:tcPr>
          <w:p w14:paraId="24BD1357" w14:textId="3DA23D8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</w:tcPr>
          <w:p w14:paraId="049BC428" w14:textId="6B4563F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813BE1" w14:paraId="54302467" w14:textId="77777777" w:rsidTr="00C706E9">
        <w:tc>
          <w:tcPr>
            <w:tcW w:w="1660" w:type="dxa"/>
            <w:gridSpan w:val="2"/>
            <w:vMerge/>
          </w:tcPr>
          <w:p w14:paraId="0E8FEB9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424CEECB" w14:textId="5D6A956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23: </w:t>
            </w:r>
            <w:r w:rsidRPr="00813BE1">
              <w:rPr>
                <w:sz w:val="21"/>
                <w:szCs w:val="21"/>
              </w:rPr>
              <w:t>Libro diario de las operaciones de explotación de hidrocarburos</w:t>
            </w:r>
          </w:p>
        </w:tc>
        <w:tc>
          <w:tcPr>
            <w:tcW w:w="1660" w:type="dxa"/>
          </w:tcPr>
          <w:p w14:paraId="1C71C8C6" w14:textId="0ADDEF0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33F47CEB" w14:textId="77777777" w:rsidTr="00C706E9">
        <w:tc>
          <w:tcPr>
            <w:tcW w:w="1660" w:type="dxa"/>
            <w:gridSpan w:val="2"/>
            <w:vMerge/>
          </w:tcPr>
          <w:p w14:paraId="55F1606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80C3938" w14:textId="4319914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77FBDF19" w14:textId="5D926F3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14AAC669" w14:textId="5F8EE77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768A553A" w14:textId="440FA53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34E814A3" w14:textId="77777777" w:rsidTr="00C706E9">
        <w:tc>
          <w:tcPr>
            <w:tcW w:w="1660" w:type="dxa"/>
            <w:gridSpan w:val="2"/>
            <w:vMerge/>
          </w:tcPr>
          <w:p w14:paraId="45691E1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CB4F0BC" w14:textId="4CFD2E8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Labores de producción</w:t>
            </w:r>
          </w:p>
        </w:tc>
        <w:tc>
          <w:tcPr>
            <w:tcW w:w="2075" w:type="dxa"/>
            <w:gridSpan w:val="3"/>
          </w:tcPr>
          <w:p w14:paraId="748450F5" w14:textId="678C173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labores del campo.</w:t>
            </w:r>
          </w:p>
        </w:tc>
        <w:tc>
          <w:tcPr>
            <w:tcW w:w="2075" w:type="dxa"/>
            <w:gridSpan w:val="5"/>
          </w:tcPr>
          <w:p w14:paraId="1322C02B" w14:textId="517B5B1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los costos de cada labor de producción.</w:t>
            </w:r>
          </w:p>
        </w:tc>
        <w:tc>
          <w:tcPr>
            <w:tcW w:w="2075" w:type="dxa"/>
            <w:gridSpan w:val="2"/>
          </w:tcPr>
          <w:p w14:paraId="3732DA28" w14:textId="7187723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Distingue los costos controlables de los no controlables.</w:t>
            </w:r>
          </w:p>
        </w:tc>
      </w:tr>
      <w:tr w:rsidR="00813BE1" w14:paraId="545F10AF" w14:textId="77777777" w:rsidTr="00C706E9">
        <w:tc>
          <w:tcPr>
            <w:tcW w:w="1660" w:type="dxa"/>
            <w:gridSpan w:val="2"/>
            <w:vMerge/>
          </w:tcPr>
          <w:p w14:paraId="466C7E7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B3C7F7C" w14:textId="7774539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Distribución y depreciación</w:t>
            </w:r>
          </w:p>
        </w:tc>
        <w:tc>
          <w:tcPr>
            <w:tcW w:w="2075" w:type="dxa"/>
            <w:gridSpan w:val="3"/>
          </w:tcPr>
          <w:p w14:paraId="6AF3933B" w14:textId="7F76841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Distribuye sin base.</w:t>
            </w:r>
          </w:p>
        </w:tc>
        <w:tc>
          <w:tcPr>
            <w:tcW w:w="2075" w:type="dxa"/>
            <w:gridSpan w:val="5"/>
          </w:tcPr>
          <w:p w14:paraId="1D6440D0" w14:textId="5446334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Distribuye los gastos y registra la depreciación.</w:t>
            </w:r>
          </w:p>
        </w:tc>
        <w:tc>
          <w:tcPr>
            <w:tcW w:w="2075" w:type="dxa"/>
            <w:gridSpan w:val="2"/>
          </w:tcPr>
          <w:p w14:paraId="2A172123" w14:textId="04F6454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Justifica las bases de distribución elegidas.</w:t>
            </w:r>
          </w:p>
        </w:tc>
      </w:tr>
      <w:tr w:rsidR="00813BE1" w14:paraId="4520B913" w14:textId="77777777" w:rsidTr="00C706E9">
        <w:tc>
          <w:tcPr>
            <w:tcW w:w="1660" w:type="dxa"/>
            <w:gridSpan w:val="2"/>
            <w:vMerge/>
          </w:tcPr>
          <w:p w14:paraId="5E0FE2A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2776C7A" w14:textId="1DA30FE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</w:tcPr>
          <w:p w14:paraId="5A893A31" w14:textId="4C37C07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errores en los asientos.</w:t>
            </w:r>
          </w:p>
        </w:tc>
        <w:tc>
          <w:tcPr>
            <w:tcW w:w="2075" w:type="dxa"/>
            <w:gridSpan w:val="5"/>
          </w:tcPr>
          <w:p w14:paraId="5D8A5AA4" w14:textId="2E878B1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asientos son correctos y cuadran.</w:t>
            </w:r>
          </w:p>
        </w:tc>
        <w:tc>
          <w:tcPr>
            <w:tcW w:w="2075" w:type="dxa"/>
            <w:gridSpan w:val="2"/>
          </w:tcPr>
          <w:p w14:paraId="1FC4348D" w14:textId="55EF988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el costo con la producción fiscalizada.</w:t>
            </w:r>
          </w:p>
        </w:tc>
      </w:tr>
      <w:tr w:rsidR="00813BE1" w14:paraId="135F52AF" w14:textId="77777777" w:rsidTr="00C706E9">
        <w:tc>
          <w:tcPr>
            <w:tcW w:w="1660" w:type="dxa"/>
            <w:gridSpan w:val="2"/>
            <w:vMerge/>
          </w:tcPr>
          <w:p w14:paraId="1368DC0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38CEC9DF" w14:textId="2DA2171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24: </w:t>
            </w:r>
            <w:r w:rsidRPr="00813BE1">
              <w:rPr>
                <w:sz w:val="21"/>
                <w:szCs w:val="21"/>
              </w:rPr>
              <w:t>Cuadro de cálculo de regalías, participación del TGN e IDH</w:t>
            </w:r>
          </w:p>
        </w:tc>
        <w:tc>
          <w:tcPr>
            <w:tcW w:w="1660" w:type="dxa"/>
          </w:tcPr>
          <w:p w14:paraId="7023401C" w14:textId="320EE2E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2D1C2A95" w14:textId="77777777" w:rsidTr="00C706E9">
        <w:tc>
          <w:tcPr>
            <w:tcW w:w="1660" w:type="dxa"/>
            <w:gridSpan w:val="2"/>
            <w:vMerge/>
          </w:tcPr>
          <w:p w14:paraId="4AF3B54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27D4281" w14:textId="7A23D7D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1A6CF1B5" w14:textId="7142910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608171FD" w14:textId="5AF758E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60FEE175" w14:textId="2D14CC3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73EA2F01" w14:textId="77777777" w:rsidTr="00C706E9">
        <w:tc>
          <w:tcPr>
            <w:tcW w:w="1660" w:type="dxa"/>
            <w:gridSpan w:val="2"/>
            <w:vMerge/>
          </w:tcPr>
          <w:p w14:paraId="2C9A713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BF72C91" w14:textId="601F72E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Base de cálculo</w:t>
            </w:r>
          </w:p>
        </w:tc>
        <w:tc>
          <w:tcPr>
            <w:tcW w:w="2075" w:type="dxa"/>
            <w:gridSpan w:val="3"/>
          </w:tcPr>
          <w:p w14:paraId="147596BD" w14:textId="2C415D4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una base distinta de la fiscalizada.</w:t>
            </w:r>
          </w:p>
        </w:tc>
        <w:tc>
          <w:tcPr>
            <w:tcW w:w="2075" w:type="dxa"/>
            <w:gridSpan w:val="5"/>
          </w:tcPr>
          <w:p w14:paraId="7E247EE3" w14:textId="47C44EF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 xml:space="preserve">Calcula </w:t>
            </w:r>
            <w:r w:rsidR="00C706E9">
              <w:rPr>
                <w:sz w:val="21"/>
                <w:szCs w:val="21"/>
              </w:rPr>
              <w:t>sobre la producción fiscalizada expresada en barriles de crudo o pies cúbicos de gas</w:t>
            </w:r>
            <w:r w:rsidRPr="00813BE1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</w:tcPr>
          <w:p w14:paraId="5924CD70" w14:textId="60323C2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la producción fiscalizada con la registrada.</w:t>
            </w:r>
          </w:p>
        </w:tc>
      </w:tr>
      <w:tr w:rsidR="00813BE1" w14:paraId="26D18F88" w14:textId="77777777" w:rsidTr="00C706E9">
        <w:tc>
          <w:tcPr>
            <w:tcW w:w="1660" w:type="dxa"/>
            <w:gridSpan w:val="2"/>
            <w:vMerge/>
          </w:tcPr>
          <w:p w14:paraId="7A1A3A16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B336097" w14:textId="1E39884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Alícuotas</w:t>
            </w:r>
          </w:p>
        </w:tc>
        <w:tc>
          <w:tcPr>
            <w:tcW w:w="2075" w:type="dxa"/>
            <w:gridSpan w:val="3"/>
          </w:tcPr>
          <w:p w14:paraId="5D0D71C5" w14:textId="050706E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 alícuotas erróneas.</w:t>
            </w:r>
          </w:p>
        </w:tc>
        <w:tc>
          <w:tcPr>
            <w:tcW w:w="2075" w:type="dxa"/>
            <w:gridSpan w:val="5"/>
          </w:tcPr>
          <w:p w14:paraId="67D28880" w14:textId="3B9F29AC" w:rsidR="00813BE1" w:rsidRPr="00813BE1" w:rsidRDefault="00D4367E" w:rsidP="00813BE1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Aplica los porcentajes </w:t>
            </w:r>
            <w:r w:rsidR="00813BE1" w:rsidRPr="00813BE1">
              <w:rPr>
                <w:sz w:val="21"/>
                <w:szCs w:val="21"/>
              </w:rPr>
              <w:t>de la Ley 3058 a cada concepto.</w:t>
            </w:r>
          </w:p>
        </w:tc>
        <w:tc>
          <w:tcPr>
            <w:tcW w:w="2075" w:type="dxa"/>
            <w:gridSpan w:val="2"/>
          </w:tcPr>
          <w:p w14:paraId="12CB92F5" w14:textId="330040D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el destino de cada concepto de la renta petrolera.</w:t>
            </w:r>
          </w:p>
        </w:tc>
      </w:tr>
      <w:tr w:rsidR="00813BE1" w14:paraId="3D155004" w14:textId="77777777" w:rsidTr="00C706E9">
        <w:tc>
          <w:tcPr>
            <w:tcW w:w="1660" w:type="dxa"/>
            <w:gridSpan w:val="2"/>
            <w:vMerge/>
          </w:tcPr>
          <w:p w14:paraId="507C15A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35822FA" w14:textId="1FD4444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</w:tcPr>
          <w:p w14:paraId="2742B334" w14:textId="680EBE5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</w:tcPr>
          <w:p w14:paraId="44E19853" w14:textId="07D8C59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fórmulas y tablas de control.</w:t>
            </w:r>
          </w:p>
        </w:tc>
        <w:tc>
          <w:tcPr>
            <w:tcW w:w="2075" w:type="dxa"/>
            <w:gridSpan w:val="2"/>
          </w:tcPr>
          <w:p w14:paraId="1D9D781A" w14:textId="4E396F5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modelo permite simular cambios de precio y volumen.</w:t>
            </w:r>
          </w:p>
        </w:tc>
      </w:tr>
      <w:tr w:rsidR="00813BE1" w14:paraId="778D5580" w14:textId="77777777" w:rsidTr="00C706E9">
        <w:tc>
          <w:tcPr>
            <w:tcW w:w="1660" w:type="dxa"/>
            <w:gridSpan w:val="2"/>
            <w:vMerge/>
          </w:tcPr>
          <w:p w14:paraId="75AB89BC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50CFDACC" w14:textId="525E465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25: </w:t>
            </w:r>
            <w:r w:rsidRPr="00813BE1">
              <w:rPr>
                <w:sz w:val="21"/>
                <w:szCs w:val="21"/>
              </w:rPr>
              <w:t>Planilla de prorrateo del costo de refinación entre los derivados</w:t>
            </w:r>
          </w:p>
        </w:tc>
        <w:tc>
          <w:tcPr>
            <w:tcW w:w="1660" w:type="dxa"/>
          </w:tcPr>
          <w:p w14:paraId="5109945B" w14:textId="3E68242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5AC2808D" w14:textId="77777777" w:rsidTr="00C706E9">
        <w:tc>
          <w:tcPr>
            <w:tcW w:w="1660" w:type="dxa"/>
            <w:gridSpan w:val="2"/>
            <w:vMerge/>
          </w:tcPr>
          <w:p w14:paraId="041605A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BE40F77" w14:textId="7961E0F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573237B9" w14:textId="75ECEDD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3C9098D6" w14:textId="05A9F75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12442169" w14:textId="5779D71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0A87CD11" w14:textId="77777777" w:rsidTr="00C706E9">
        <w:tc>
          <w:tcPr>
            <w:tcW w:w="1660" w:type="dxa"/>
            <w:gridSpan w:val="2"/>
            <w:vMerge/>
          </w:tcPr>
          <w:p w14:paraId="72CA7F0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D783FA1" w14:textId="77FA538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Costos de refinación</w:t>
            </w:r>
          </w:p>
        </w:tc>
        <w:tc>
          <w:tcPr>
            <w:tcW w:w="2075" w:type="dxa"/>
            <w:gridSpan w:val="3"/>
          </w:tcPr>
          <w:p w14:paraId="692DE8B7" w14:textId="6896F7F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procesos de refinación.</w:t>
            </w:r>
          </w:p>
        </w:tc>
        <w:tc>
          <w:tcPr>
            <w:tcW w:w="2075" w:type="dxa"/>
            <w:gridSpan w:val="5"/>
          </w:tcPr>
          <w:p w14:paraId="21459D88" w14:textId="5D1CAF3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Acumula los costos por proceso de refinación.</w:t>
            </w:r>
          </w:p>
        </w:tc>
        <w:tc>
          <w:tcPr>
            <w:tcW w:w="2075" w:type="dxa"/>
            <w:gridSpan w:val="2"/>
          </w:tcPr>
          <w:p w14:paraId="06B93736" w14:textId="69352E4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Analiza el efecto de los precios regulados en el margen.</w:t>
            </w:r>
          </w:p>
        </w:tc>
      </w:tr>
      <w:tr w:rsidR="00813BE1" w14:paraId="450AAEF4" w14:textId="77777777" w:rsidTr="00C706E9">
        <w:tc>
          <w:tcPr>
            <w:tcW w:w="1660" w:type="dxa"/>
            <w:gridSpan w:val="2"/>
            <w:vMerge/>
          </w:tcPr>
          <w:p w14:paraId="16D2AC5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B2B458D" w14:textId="2EB0AA3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Prorrateo</w:t>
            </w:r>
          </w:p>
        </w:tc>
        <w:tc>
          <w:tcPr>
            <w:tcW w:w="2075" w:type="dxa"/>
            <w:gridSpan w:val="3"/>
          </w:tcPr>
          <w:p w14:paraId="3617FCED" w14:textId="762B0A0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una base de prorrateo errónea.</w:t>
            </w:r>
          </w:p>
        </w:tc>
        <w:tc>
          <w:tcPr>
            <w:tcW w:w="2075" w:type="dxa"/>
            <w:gridSpan w:val="5"/>
          </w:tcPr>
          <w:p w14:paraId="514EED9C" w14:textId="1A1624E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Prorratea el costo con los precios oficiales de los derivados.</w:t>
            </w:r>
          </w:p>
        </w:tc>
        <w:tc>
          <w:tcPr>
            <w:tcW w:w="2075" w:type="dxa"/>
            <w:gridSpan w:val="2"/>
          </w:tcPr>
          <w:p w14:paraId="5BFE4785" w14:textId="1F06B7A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 el resultado con otra base de prorrateo.</w:t>
            </w:r>
          </w:p>
        </w:tc>
      </w:tr>
      <w:tr w:rsidR="00813BE1" w14:paraId="34466075" w14:textId="77777777" w:rsidTr="00C706E9">
        <w:tc>
          <w:tcPr>
            <w:tcW w:w="1660" w:type="dxa"/>
            <w:gridSpan w:val="2"/>
            <w:vMerge/>
          </w:tcPr>
          <w:p w14:paraId="45E6A73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CAA14B7" w14:textId="69C9B4D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</w:tcPr>
          <w:p w14:paraId="63E9969B" w14:textId="237B09A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</w:tcPr>
          <w:p w14:paraId="1343A841" w14:textId="672C54B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</w:tcPr>
          <w:p w14:paraId="259A8754" w14:textId="69D411F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Verifica los totales con los registros de respaldo.</w:t>
            </w:r>
          </w:p>
        </w:tc>
      </w:tr>
      <w:tr w:rsidR="00813BE1" w14:paraId="7ED29B85" w14:textId="77777777" w:rsidTr="00C706E9">
        <w:tc>
          <w:tcPr>
            <w:tcW w:w="1660" w:type="dxa"/>
            <w:gridSpan w:val="2"/>
            <w:vMerge/>
          </w:tcPr>
          <w:p w14:paraId="0AEF322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15641794" w14:textId="48C0AC1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26: </w:t>
            </w:r>
            <w:r w:rsidRPr="00813BE1">
              <w:rPr>
                <w:sz w:val="21"/>
                <w:szCs w:val="21"/>
              </w:rPr>
              <w:t>Cuadro de cálculo del IEHD por derivado</w:t>
            </w:r>
          </w:p>
        </w:tc>
        <w:tc>
          <w:tcPr>
            <w:tcW w:w="1660" w:type="dxa"/>
          </w:tcPr>
          <w:p w14:paraId="3BE94396" w14:textId="704808D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10969A9B" w14:textId="77777777" w:rsidTr="00C706E9">
        <w:tc>
          <w:tcPr>
            <w:tcW w:w="1660" w:type="dxa"/>
            <w:gridSpan w:val="2"/>
            <w:vMerge/>
          </w:tcPr>
          <w:p w14:paraId="70A528D6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B1C8CC3" w14:textId="15E3C43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6150C16C" w14:textId="4F3D570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721928FE" w14:textId="4024914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4A469388" w14:textId="6DDDE63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261ED0EC" w14:textId="77777777" w:rsidTr="00C706E9">
        <w:tc>
          <w:tcPr>
            <w:tcW w:w="1660" w:type="dxa"/>
            <w:gridSpan w:val="2"/>
            <w:vMerge/>
          </w:tcPr>
          <w:p w14:paraId="7CB5E9BF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9D5427D" w14:textId="268E45D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Alícuotas por derivado</w:t>
            </w:r>
          </w:p>
        </w:tc>
        <w:tc>
          <w:tcPr>
            <w:tcW w:w="2075" w:type="dxa"/>
            <w:gridSpan w:val="3"/>
          </w:tcPr>
          <w:p w14:paraId="3564AA39" w14:textId="05BB6BC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 alícuotas erróneas.</w:t>
            </w:r>
          </w:p>
        </w:tc>
        <w:tc>
          <w:tcPr>
            <w:tcW w:w="2075" w:type="dxa"/>
            <w:gridSpan w:val="5"/>
          </w:tcPr>
          <w:p w14:paraId="71E32D5D" w14:textId="0FC54D5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 la alícuota vigente a cada derivado.</w:t>
            </w:r>
          </w:p>
        </w:tc>
        <w:tc>
          <w:tcPr>
            <w:tcW w:w="2075" w:type="dxa"/>
            <w:gridSpan w:val="2"/>
          </w:tcPr>
          <w:p w14:paraId="33502EC3" w14:textId="257BCE6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la actualización de las alícuotas.</w:t>
            </w:r>
          </w:p>
        </w:tc>
      </w:tr>
      <w:tr w:rsidR="00813BE1" w14:paraId="375A7966" w14:textId="77777777" w:rsidTr="00C706E9">
        <w:tc>
          <w:tcPr>
            <w:tcW w:w="1660" w:type="dxa"/>
            <w:gridSpan w:val="2"/>
            <w:vMerge/>
          </w:tcPr>
          <w:p w14:paraId="0741BEA9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03C1378" w14:textId="2803634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Base de cálculo</w:t>
            </w:r>
          </w:p>
        </w:tc>
        <w:tc>
          <w:tcPr>
            <w:tcW w:w="2075" w:type="dxa"/>
            <w:gridSpan w:val="3"/>
          </w:tcPr>
          <w:p w14:paraId="1BC38D4E" w14:textId="2B50A2E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volúmenes o unidades erróneas.</w:t>
            </w:r>
          </w:p>
        </w:tc>
        <w:tc>
          <w:tcPr>
            <w:tcW w:w="2075" w:type="dxa"/>
            <w:gridSpan w:val="5"/>
          </w:tcPr>
          <w:p w14:paraId="3810B158" w14:textId="612E901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Calcula sobre los volúmenes comercializados en la unidad correcta.</w:t>
            </w:r>
          </w:p>
        </w:tc>
        <w:tc>
          <w:tcPr>
            <w:tcW w:w="2075" w:type="dxa"/>
            <w:gridSpan w:val="2"/>
          </w:tcPr>
          <w:p w14:paraId="7370542F" w14:textId="79355B3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Concilia el IEHD con las ventas registradas.</w:t>
            </w:r>
          </w:p>
        </w:tc>
      </w:tr>
      <w:tr w:rsidR="00813BE1" w14:paraId="10B2CBFD" w14:textId="77777777" w:rsidTr="00C706E9">
        <w:tc>
          <w:tcPr>
            <w:tcW w:w="1660" w:type="dxa"/>
            <w:gridSpan w:val="2"/>
            <w:vMerge/>
          </w:tcPr>
          <w:p w14:paraId="24F00E4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8618E6B" w14:textId="61ACE9B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</w:tcPr>
          <w:p w14:paraId="41A16EAC" w14:textId="487B699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</w:tcPr>
          <w:p w14:paraId="691F811E" w14:textId="31227AD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</w:tcPr>
          <w:p w14:paraId="78A9446C" w14:textId="5834C7C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813BE1" w14:paraId="4DD35B0B" w14:textId="77777777" w:rsidTr="00C706E9">
        <w:tc>
          <w:tcPr>
            <w:tcW w:w="1660" w:type="dxa"/>
            <w:gridSpan w:val="2"/>
            <w:vMerge/>
          </w:tcPr>
          <w:p w14:paraId="364859F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10B117C7" w14:textId="7E399EC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27: </w:t>
            </w:r>
            <w:r w:rsidRPr="00813BE1">
              <w:rPr>
                <w:sz w:val="21"/>
                <w:szCs w:val="21"/>
              </w:rPr>
              <w:t>Asiento contable del pago de la renta petrolera</w:t>
            </w:r>
          </w:p>
        </w:tc>
        <w:tc>
          <w:tcPr>
            <w:tcW w:w="1660" w:type="dxa"/>
          </w:tcPr>
          <w:p w14:paraId="74E9F11A" w14:textId="3B5B26D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7855A9CD" w14:textId="77777777" w:rsidTr="00C706E9">
        <w:tc>
          <w:tcPr>
            <w:tcW w:w="1660" w:type="dxa"/>
            <w:gridSpan w:val="2"/>
            <w:vMerge/>
          </w:tcPr>
          <w:p w14:paraId="4058A4B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3B3D3A7" w14:textId="074E6F3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44CB78F9" w14:textId="687F9FC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4CECB0FD" w14:textId="2DF1AAC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2F4EAD28" w14:textId="7784C46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E1D723C" w14:textId="77777777" w:rsidTr="00C706E9">
        <w:tc>
          <w:tcPr>
            <w:tcW w:w="1660" w:type="dxa"/>
            <w:gridSpan w:val="2"/>
            <w:vMerge/>
          </w:tcPr>
          <w:p w14:paraId="0960084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4292C95" w14:textId="4266B93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</w:tcPr>
          <w:p w14:paraId="7AA025D8" w14:textId="1955829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asientos no corresponden.</w:t>
            </w:r>
          </w:p>
        </w:tc>
        <w:tc>
          <w:tcPr>
            <w:tcW w:w="2075" w:type="dxa"/>
            <w:gridSpan w:val="5"/>
          </w:tcPr>
          <w:p w14:paraId="6CD8C7E0" w14:textId="32E6E53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Registra el pago de regalías, participación del TGN e IDH.</w:t>
            </w:r>
          </w:p>
        </w:tc>
        <w:tc>
          <w:tcPr>
            <w:tcW w:w="2075" w:type="dxa"/>
            <w:gridSpan w:val="2"/>
          </w:tcPr>
          <w:p w14:paraId="5378D8AE" w14:textId="5ADFD16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Separa las cuentas de cada concepto y su destino.</w:t>
            </w:r>
          </w:p>
        </w:tc>
      </w:tr>
      <w:tr w:rsidR="00813BE1" w14:paraId="38D191B3" w14:textId="77777777" w:rsidTr="00C706E9">
        <w:tc>
          <w:tcPr>
            <w:tcW w:w="1660" w:type="dxa"/>
            <w:gridSpan w:val="2"/>
            <w:vMerge/>
          </w:tcPr>
          <w:p w14:paraId="2AB45EA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49F49D6" w14:textId="0A3B86C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Cuentas utilizadas</w:t>
            </w:r>
          </w:p>
        </w:tc>
        <w:tc>
          <w:tcPr>
            <w:tcW w:w="2075" w:type="dxa"/>
            <w:gridSpan w:val="3"/>
          </w:tcPr>
          <w:p w14:paraId="4DE0808A" w14:textId="260052D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cuentas imprecisas.</w:t>
            </w:r>
          </w:p>
        </w:tc>
        <w:tc>
          <w:tcPr>
            <w:tcW w:w="2075" w:type="dxa"/>
            <w:gridSpan w:val="5"/>
          </w:tcPr>
          <w:p w14:paraId="38B01A41" w14:textId="12C304B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las cuentas del plan de cuentas petrolero.</w:t>
            </w:r>
          </w:p>
        </w:tc>
        <w:tc>
          <w:tcPr>
            <w:tcW w:w="2075" w:type="dxa"/>
            <w:gridSpan w:val="2"/>
          </w:tcPr>
          <w:p w14:paraId="56EC0D93" w14:textId="3B1E656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el efecto del registro en los estados financieros.</w:t>
            </w:r>
          </w:p>
        </w:tc>
      </w:tr>
      <w:tr w:rsidR="00813BE1" w14:paraId="4095E6B1" w14:textId="77777777" w:rsidTr="00C706E9">
        <w:tc>
          <w:tcPr>
            <w:tcW w:w="1660" w:type="dxa"/>
            <w:gridSpan w:val="2"/>
            <w:vMerge/>
          </w:tcPr>
          <w:p w14:paraId="5ACF5CF0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02D4604" w14:textId="3906AD4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Revelación</w:t>
            </w:r>
          </w:p>
        </w:tc>
        <w:tc>
          <w:tcPr>
            <w:tcW w:w="2075" w:type="dxa"/>
            <w:gridSpan w:val="3"/>
          </w:tcPr>
          <w:p w14:paraId="43E3F7B2" w14:textId="0F0259E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revela los pagos.</w:t>
            </w:r>
          </w:p>
        </w:tc>
        <w:tc>
          <w:tcPr>
            <w:tcW w:w="2075" w:type="dxa"/>
            <w:gridSpan w:val="5"/>
          </w:tcPr>
          <w:p w14:paraId="1BA24541" w14:textId="4400191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Revela los pagos al Estado en notas.</w:t>
            </w:r>
          </w:p>
        </w:tc>
        <w:tc>
          <w:tcPr>
            <w:tcW w:w="2075" w:type="dxa"/>
            <w:gridSpan w:val="2"/>
          </w:tcPr>
          <w:p w14:paraId="3B477D12" w14:textId="1595018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Vincula la revelación con la transparencia del sector.</w:t>
            </w:r>
          </w:p>
        </w:tc>
      </w:tr>
      <w:tr w:rsidR="00813BE1" w14:paraId="11F6C592" w14:textId="77777777" w:rsidTr="00C706E9">
        <w:tc>
          <w:tcPr>
            <w:tcW w:w="1660" w:type="dxa"/>
            <w:gridSpan w:val="2"/>
            <w:vMerge/>
          </w:tcPr>
          <w:p w14:paraId="51BFF54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4C30C077" w14:textId="6E19D91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28: </w:t>
            </w:r>
            <w:r w:rsidRPr="00813BE1">
              <w:rPr>
                <w:sz w:val="21"/>
                <w:szCs w:val="21"/>
              </w:rPr>
              <w:t>Cuadro resumen de la participación del Estado y la retribución del Titular</w:t>
            </w:r>
          </w:p>
        </w:tc>
        <w:tc>
          <w:tcPr>
            <w:tcW w:w="1660" w:type="dxa"/>
          </w:tcPr>
          <w:p w14:paraId="055466C2" w14:textId="241F3EA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3757DD92" w14:textId="77777777" w:rsidTr="00C706E9">
        <w:tc>
          <w:tcPr>
            <w:tcW w:w="1660" w:type="dxa"/>
            <w:gridSpan w:val="2"/>
            <w:vMerge/>
          </w:tcPr>
          <w:p w14:paraId="4306222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D58B071" w14:textId="601B734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2E75D870" w14:textId="5B5DFBA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79FCFE0D" w14:textId="0B3EC77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79AB2FDB" w14:textId="3F43DA49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B340371" w14:textId="77777777" w:rsidTr="00C706E9">
        <w:tc>
          <w:tcPr>
            <w:tcW w:w="1660" w:type="dxa"/>
            <w:gridSpan w:val="2"/>
            <w:vMerge/>
          </w:tcPr>
          <w:p w14:paraId="40DBEB0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FD34B58" w14:textId="63668FF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Ingreso por comercialización</w:t>
            </w:r>
          </w:p>
        </w:tc>
        <w:tc>
          <w:tcPr>
            <w:tcW w:w="2075" w:type="dxa"/>
            <w:gridSpan w:val="3"/>
          </w:tcPr>
          <w:p w14:paraId="77FE61D5" w14:textId="37F8C9D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Calcula mal el ingreso.</w:t>
            </w:r>
          </w:p>
        </w:tc>
        <w:tc>
          <w:tcPr>
            <w:tcW w:w="2075" w:type="dxa"/>
            <w:gridSpan w:val="5"/>
          </w:tcPr>
          <w:p w14:paraId="74FC13AC" w14:textId="4E0B3B3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Determina el ingreso por comercialización de la producción.</w:t>
            </w:r>
          </w:p>
        </w:tc>
        <w:tc>
          <w:tcPr>
            <w:tcW w:w="2075" w:type="dxa"/>
            <w:gridSpan w:val="2"/>
          </w:tcPr>
          <w:p w14:paraId="058BB1E3" w14:textId="4EADCD2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Verifica el ingreso con los volúmenes y precios oficiales.</w:t>
            </w:r>
          </w:p>
        </w:tc>
      </w:tr>
      <w:tr w:rsidR="00813BE1" w14:paraId="5ACDA0E5" w14:textId="77777777" w:rsidTr="00C706E9">
        <w:tc>
          <w:tcPr>
            <w:tcW w:w="1660" w:type="dxa"/>
            <w:gridSpan w:val="2"/>
            <w:vMerge/>
          </w:tcPr>
          <w:p w14:paraId="7574E5C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0A11549" w14:textId="71EACAD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Deducciones</w:t>
            </w:r>
          </w:p>
        </w:tc>
        <w:tc>
          <w:tcPr>
            <w:tcW w:w="2075" w:type="dxa"/>
            <w:gridSpan w:val="3"/>
          </w:tcPr>
          <w:p w14:paraId="5EBA5853" w14:textId="1C5C74C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conceptos de la renta estatal.</w:t>
            </w:r>
          </w:p>
        </w:tc>
        <w:tc>
          <w:tcPr>
            <w:tcW w:w="2075" w:type="dxa"/>
            <w:gridSpan w:val="5"/>
          </w:tcPr>
          <w:p w14:paraId="2DDB5AF2" w14:textId="36348AC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Deduce regalías, participación del TGN, IDH y retribución del Titular.</w:t>
            </w:r>
          </w:p>
        </w:tc>
        <w:tc>
          <w:tcPr>
            <w:tcW w:w="2075" w:type="dxa"/>
            <w:gridSpan w:val="2"/>
          </w:tcPr>
          <w:p w14:paraId="533CB3E1" w14:textId="0AAA817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Sustenta la retribución del Titular con el contrato.</w:t>
            </w:r>
          </w:p>
        </w:tc>
      </w:tr>
      <w:tr w:rsidR="00813BE1" w14:paraId="1708E9BD" w14:textId="77777777" w:rsidTr="00C706E9">
        <w:tc>
          <w:tcPr>
            <w:tcW w:w="1660" w:type="dxa"/>
            <w:gridSpan w:val="2"/>
            <w:vMerge/>
          </w:tcPr>
          <w:p w14:paraId="1DA24916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5DA86F0" w14:textId="5C57C0D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Análisis de la participación estatal</w:t>
            </w:r>
          </w:p>
        </w:tc>
        <w:tc>
          <w:tcPr>
            <w:tcW w:w="2075" w:type="dxa"/>
            <w:gridSpan w:val="3"/>
          </w:tcPr>
          <w:p w14:paraId="5B779CFF" w14:textId="3862388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analiza el resultado.</w:t>
            </w:r>
          </w:p>
        </w:tc>
        <w:tc>
          <w:tcPr>
            <w:tcW w:w="2075" w:type="dxa"/>
            <w:gridSpan w:val="5"/>
          </w:tcPr>
          <w:p w14:paraId="16CECD90" w14:textId="184F373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Determina la participación del Estado en la producción.</w:t>
            </w:r>
          </w:p>
        </w:tc>
        <w:tc>
          <w:tcPr>
            <w:tcW w:w="2075" w:type="dxa"/>
            <w:gridSpan w:val="2"/>
          </w:tcPr>
          <w:p w14:paraId="16B0C882" w14:textId="3E23FAA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Analiza su incidencia en la economía nacional.</w:t>
            </w:r>
          </w:p>
        </w:tc>
      </w:tr>
      <w:tr w:rsidR="00813BE1" w14:paraId="2103B361" w14:textId="77777777" w:rsidTr="00C706E9">
        <w:tc>
          <w:tcPr>
            <w:tcW w:w="1660" w:type="dxa"/>
            <w:gridSpan w:val="2"/>
            <w:vMerge/>
          </w:tcPr>
          <w:p w14:paraId="4BFBA83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1071146F" w14:textId="60429C44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29: </w:t>
            </w:r>
            <w:r w:rsidRPr="00813BE1">
              <w:rPr>
                <w:sz w:val="21"/>
                <w:szCs w:val="21"/>
              </w:rPr>
              <w:t>Cuadro comparativo de las fuentes de ingreso de las entidades petroleras</w:t>
            </w:r>
          </w:p>
        </w:tc>
        <w:tc>
          <w:tcPr>
            <w:tcW w:w="1660" w:type="dxa"/>
          </w:tcPr>
          <w:p w14:paraId="5D29A09E" w14:textId="03F61E5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3EE2863A" w14:textId="77777777" w:rsidTr="00C706E9">
        <w:tc>
          <w:tcPr>
            <w:tcW w:w="1660" w:type="dxa"/>
            <w:gridSpan w:val="2"/>
            <w:vMerge/>
          </w:tcPr>
          <w:p w14:paraId="26054BE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43CE70F" w14:textId="0A005D5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1F78E8A4" w14:textId="21701AA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7C81AC46" w14:textId="2B40B44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15BAEB53" w14:textId="53F29CD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179DA163" w14:textId="77777777" w:rsidTr="00C706E9">
        <w:tc>
          <w:tcPr>
            <w:tcW w:w="1660" w:type="dxa"/>
            <w:gridSpan w:val="2"/>
            <w:vMerge/>
          </w:tcPr>
          <w:p w14:paraId="134425F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870D509" w14:textId="38822E3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Giro del negocio</w:t>
            </w:r>
          </w:p>
        </w:tc>
        <w:tc>
          <w:tcPr>
            <w:tcW w:w="2075" w:type="dxa"/>
            <w:gridSpan w:val="3"/>
          </w:tcPr>
          <w:p w14:paraId="5BA99A7A" w14:textId="3F48F51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Confunde las actividades de las entidades.</w:t>
            </w:r>
          </w:p>
        </w:tc>
        <w:tc>
          <w:tcPr>
            <w:tcW w:w="2075" w:type="dxa"/>
            <w:gridSpan w:val="5"/>
          </w:tcPr>
          <w:p w14:paraId="14981CDB" w14:textId="35E9AC6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Describe el giro de YPFB, sus subsidiarias y los Titulares.</w:t>
            </w:r>
          </w:p>
        </w:tc>
        <w:tc>
          <w:tcPr>
            <w:tcW w:w="2075" w:type="dxa"/>
            <w:gridSpan w:val="2"/>
          </w:tcPr>
          <w:p w14:paraId="2A97AB91" w14:textId="38F979E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Relaciona cada giro con su posición en la cadena.</w:t>
            </w:r>
          </w:p>
        </w:tc>
      </w:tr>
      <w:tr w:rsidR="00813BE1" w14:paraId="360B2AC2" w14:textId="77777777" w:rsidTr="00C706E9">
        <w:tc>
          <w:tcPr>
            <w:tcW w:w="1660" w:type="dxa"/>
            <w:gridSpan w:val="2"/>
            <w:vMerge/>
          </w:tcPr>
          <w:p w14:paraId="1544FFE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31AD9FA" w14:textId="5C0D441D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Fuentes de ingreso</w:t>
            </w:r>
          </w:p>
        </w:tc>
        <w:tc>
          <w:tcPr>
            <w:tcW w:w="2075" w:type="dxa"/>
            <w:gridSpan w:val="3"/>
          </w:tcPr>
          <w:p w14:paraId="08290C1D" w14:textId="4FA9116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fuentes de ingreso principales.</w:t>
            </w:r>
          </w:p>
        </w:tc>
        <w:tc>
          <w:tcPr>
            <w:tcW w:w="2075" w:type="dxa"/>
            <w:gridSpan w:val="5"/>
          </w:tcPr>
          <w:p w14:paraId="29C2622B" w14:textId="3475C88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 la fuente de ingreso principal de cada entidad.</w:t>
            </w:r>
          </w:p>
        </w:tc>
        <w:tc>
          <w:tcPr>
            <w:tcW w:w="2075" w:type="dxa"/>
            <w:gridSpan w:val="2"/>
          </w:tcPr>
          <w:p w14:paraId="213CD6DA" w14:textId="3ADD0C5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Compara la importancia relativa de cada fuente.</w:t>
            </w:r>
          </w:p>
        </w:tc>
      </w:tr>
      <w:tr w:rsidR="00813BE1" w14:paraId="52CDB214" w14:textId="77777777" w:rsidTr="00C706E9">
        <w:tc>
          <w:tcPr>
            <w:tcW w:w="1660" w:type="dxa"/>
            <w:gridSpan w:val="2"/>
            <w:vMerge/>
          </w:tcPr>
          <w:p w14:paraId="65742BD7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34C2CF5E" w14:textId="15E1621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Fuentes y presentación</w:t>
            </w:r>
          </w:p>
        </w:tc>
        <w:tc>
          <w:tcPr>
            <w:tcW w:w="2075" w:type="dxa"/>
            <w:gridSpan w:val="3"/>
          </w:tcPr>
          <w:p w14:paraId="309A1115" w14:textId="60CD563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cita fuentes o el cuadro es confuso.</w:t>
            </w:r>
          </w:p>
        </w:tc>
        <w:tc>
          <w:tcPr>
            <w:tcW w:w="2075" w:type="dxa"/>
            <w:gridSpan w:val="5"/>
          </w:tcPr>
          <w:p w14:paraId="218E147E" w14:textId="4B150AC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Cita fuentes confiables y el cuadro es claro.</w:t>
            </w:r>
          </w:p>
        </w:tc>
        <w:tc>
          <w:tcPr>
            <w:tcW w:w="2075" w:type="dxa"/>
            <w:gridSpan w:val="2"/>
          </w:tcPr>
          <w:p w14:paraId="62B4F2A6" w14:textId="54937E9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estados financieros publicados como fuente.</w:t>
            </w:r>
          </w:p>
        </w:tc>
      </w:tr>
      <w:tr w:rsidR="00813BE1" w14:paraId="573EAEB0" w14:textId="77777777" w:rsidTr="00C706E9">
        <w:tc>
          <w:tcPr>
            <w:tcW w:w="1660" w:type="dxa"/>
            <w:gridSpan w:val="2"/>
            <w:vMerge/>
          </w:tcPr>
          <w:p w14:paraId="3835990F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7B3DAE96" w14:textId="244C6F27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30: </w:t>
            </w:r>
            <w:r w:rsidRPr="00813BE1">
              <w:rPr>
                <w:sz w:val="21"/>
                <w:szCs w:val="21"/>
              </w:rPr>
              <w:t>Balance General y Estado de Resultados de YPFB Corporación y sus subsidiarias</w:t>
            </w:r>
          </w:p>
        </w:tc>
        <w:tc>
          <w:tcPr>
            <w:tcW w:w="1660" w:type="dxa"/>
          </w:tcPr>
          <w:p w14:paraId="085F9E0B" w14:textId="72E715A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4%</w:t>
            </w:r>
          </w:p>
        </w:tc>
      </w:tr>
      <w:tr w:rsidR="00813BE1" w14:paraId="603AE876" w14:textId="77777777" w:rsidTr="00C706E9">
        <w:tc>
          <w:tcPr>
            <w:tcW w:w="1660" w:type="dxa"/>
            <w:gridSpan w:val="2"/>
            <w:vMerge/>
          </w:tcPr>
          <w:p w14:paraId="1AC0739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41F905E" w14:textId="3B1528B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29F2538C" w14:textId="30701D7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507BDCD4" w14:textId="4FA21AB3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3AD388FB" w14:textId="772D4A15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211F232A" w14:textId="77777777" w:rsidTr="00C706E9">
        <w:tc>
          <w:tcPr>
            <w:tcW w:w="1660" w:type="dxa"/>
            <w:gridSpan w:val="2"/>
            <w:vMerge/>
          </w:tcPr>
          <w:p w14:paraId="4EF4EA8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4D734CF" w14:textId="0CD072A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Estados por subsidiaria</w:t>
            </w:r>
          </w:p>
        </w:tc>
        <w:tc>
          <w:tcPr>
            <w:tcW w:w="2075" w:type="dxa"/>
            <w:gridSpan w:val="3"/>
          </w:tcPr>
          <w:p w14:paraId="6F11C043" w14:textId="3BC23E1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Los estados no cuadran.</w:t>
            </w:r>
          </w:p>
        </w:tc>
        <w:tc>
          <w:tcPr>
            <w:tcW w:w="2075" w:type="dxa"/>
            <w:gridSpan w:val="5"/>
          </w:tcPr>
          <w:p w14:paraId="1709CD18" w14:textId="1950248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 los estados completos y cuadrados de cada subsidiaria.</w:t>
            </w:r>
          </w:p>
        </w:tc>
        <w:tc>
          <w:tcPr>
            <w:tcW w:w="2075" w:type="dxa"/>
            <w:gridSpan w:val="2"/>
          </w:tcPr>
          <w:p w14:paraId="6E0DC3D8" w14:textId="2F8F566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Analiza la situación financiera con indicadores del sector.</w:t>
            </w:r>
          </w:p>
        </w:tc>
      </w:tr>
      <w:tr w:rsidR="00813BE1" w14:paraId="74D19FF7" w14:textId="77777777" w:rsidTr="00C706E9">
        <w:tc>
          <w:tcPr>
            <w:tcW w:w="1660" w:type="dxa"/>
            <w:gridSpan w:val="2"/>
            <w:vMerge/>
          </w:tcPr>
          <w:p w14:paraId="4294D91A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35981ED" w14:textId="0F5DB8C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Consolidación</w:t>
            </w:r>
          </w:p>
        </w:tc>
        <w:tc>
          <w:tcPr>
            <w:tcW w:w="2075" w:type="dxa"/>
            <w:gridSpan w:val="3"/>
          </w:tcPr>
          <w:p w14:paraId="7BDA45DF" w14:textId="49792B7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elimina las operaciones entre empresas del grupo.</w:t>
            </w:r>
          </w:p>
        </w:tc>
        <w:tc>
          <w:tcPr>
            <w:tcW w:w="2075" w:type="dxa"/>
            <w:gridSpan w:val="5"/>
          </w:tcPr>
          <w:p w14:paraId="7FB787F9" w14:textId="264E405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Elimina las operaciones entre empresas del grupo.</w:t>
            </w:r>
          </w:p>
        </w:tc>
        <w:tc>
          <w:tcPr>
            <w:tcW w:w="2075" w:type="dxa"/>
            <w:gridSpan w:val="2"/>
          </w:tcPr>
          <w:p w14:paraId="3EE86759" w14:textId="795CC6F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el efecto de las eliminaciones en el consolidado.</w:t>
            </w:r>
          </w:p>
        </w:tc>
      </w:tr>
      <w:tr w:rsidR="00813BE1" w14:paraId="6465E45A" w14:textId="77777777" w:rsidTr="00C706E9">
        <w:tc>
          <w:tcPr>
            <w:tcW w:w="1660" w:type="dxa"/>
            <w:gridSpan w:val="2"/>
            <w:vMerge/>
          </w:tcPr>
          <w:p w14:paraId="28F2B062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01655794" w14:textId="46A2B05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Presentación en grupo</w:t>
            </w:r>
          </w:p>
        </w:tc>
        <w:tc>
          <w:tcPr>
            <w:tcW w:w="2075" w:type="dxa"/>
            <w:gridSpan w:val="3"/>
          </w:tcPr>
          <w:p w14:paraId="27DD702E" w14:textId="05DBCFA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presentación es desordenada.</w:t>
            </w:r>
          </w:p>
        </w:tc>
        <w:tc>
          <w:tcPr>
            <w:tcW w:w="2075" w:type="dxa"/>
            <w:gridSpan w:val="5"/>
          </w:tcPr>
          <w:p w14:paraId="75255D04" w14:textId="3DC66C0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presentación es clara y todos participan.</w:t>
            </w:r>
          </w:p>
        </w:tc>
        <w:tc>
          <w:tcPr>
            <w:tcW w:w="2075" w:type="dxa"/>
            <w:gridSpan w:val="2"/>
          </w:tcPr>
          <w:p w14:paraId="356E52A9" w14:textId="7935F6C1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grupo responde las observaciones del curso con fundamento.</w:t>
            </w:r>
          </w:p>
        </w:tc>
      </w:tr>
      <w:tr w:rsidR="00813BE1" w14:paraId="3D3849B2" w14:textId="77777777" w:rsidTr="00C706E9">
        <w:tc>
          <w:tcPr>
            <w:tcW w:w="1660" w:type="dxa"/>
            <w:gridSpan w:val="2"/>
            <w:vMerge/>
          </w:tcPr>
          <w:p w14:paraId="33F62B0F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05DEBA8A" w14:textId="3B38C983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31: </w:t>
            </w:r>
            <w:r w:rsidRPr="00813BE1">
              <w:rPr>
                <w:sz w:val="21"/>
                <w:szCs w:val="21"/>
              </w:rPr>
              <w:t>Diapositivas sobre el impacto ambiental de las empresas mineras auríferas</w:t>
            </w:r>
          </w:p>
        </w:tc>
        <w:tc>
          <w:tcPr>
            <w:tcW w:w="1660" w:type="dxa"/>
          </w:tcPr>
          <w:p w14:paraId="4CA6FCAD" w14:textId="2A9FB3B6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6D3808E5" w14:textId="77777777" w:rsidTr="00C706E9">
        <w:tc>
          <w:tcPr>
            <w:tcW w:w="1660" w:type="dxa"/>
            <w:gridSpan w:val="2"/>
            <w:vMerge/>
          </w:tcPr>
          <w:p w14:paraId="33700B2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6C67C62E" w14:textId="591FF438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642AC0B4" w14:textId="35EC5A3D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572FAC1B" w14:textId="301EE90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5AEA652B" w14:textId="0838D00C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5430095B" w14:textId="77777777" w:rsidTr="00C706E9">
        <w:tc>
          <w:tcPr>
            <w:tcW w:w="1660" w:type="dxa"/>
            <w:gridSpan w:val="2"/>
            <w:vMerge/>
          </w:tcPr>
          <w:p w14:paraId="19BA371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7DF8D60" w14:textId="2BAFFF5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Identificación de impactos</w:t>
            </w:r>
          </w:p>
        </w:tc>
        <w:tc>
          <w:tcPr>
            <w:tcW w:w="2075" w:type="dxa"/>
            <w:gridSpan w:val="3"/>
          </w:tcPr>
          <w:p w14:paraId="763F5B90" w14:textId="45371CC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identifica los impactos.</w:t>
            </w:r>
          </w:p>
        </w:tc>
        <w:tc>
          <w:tcPr>
            <w:tcW w:w="2075" w:type="dxa"/>
            <w:gridSpan w:val="5"/>
          </w:tcPr>
          <w:p w14:paraId="77A88C49" w14:textId="4C19BD94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Identifica los impactos en el agua, el suelo y la salud.</w:t>
            </w:r>
          </w:p>
        </w:tc>
        <w:tc>
          <w:tcPr>
            <w:tcW w:w="2075" w:type="dxa"/>
            <w:gridSpan w:val="2"/>
          </w:tcPr>
          <w:p w14:paraId="181AB8CB" w14:textId="6C97C822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Prioriza los impactos según su gravedad y la zona afectada.</w:t>
            </w:r>
          </w:p>
        </w:tc>
      </w:tr>
      <w:tr w:rsidR="00813BE1" w14:paraId="139B3932" w14:textId="77777777" w:rsidTr="00C706E9">
        <w:tc>
          <w:tcPr>
            <w:tcW w:w="1660" w:type="dxa"/>
            <w:gridSpan w:val="2"/>
            <w:vMerge/>
          </w:tcPr>
          <w:p w14:paraId="51E3B815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819D72C" w14:textId="2A9753A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Diseño de las diapositivas</w:t>
            </w:r>
          </w:p>
        </w:tc>
        <w:tc>
          <w:tcPr>
            <w:tcW w:w="2075" w:type="dxa"/>
            <w:gridSpan w:val="3"/>
          </w:tcPr>
          <w:p w14:paraId="026068C9" w14:textId="1E872130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diapositivas están recargadas o desordenadas.</w:t>
            </w:r>
          </w:p>
        </w:tc>
        <w:tc>
          <w:tcPr>
            <w:tcW w:w="2075" w:type="dxa"/>
            <w:gridSpan w:val="5"/>
          </w:tcPr>
          <w:p w14:paraId="47A0AA88" w14:textId="432FD7B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Las diapositivas son claras, con texto breve e imágenes pertinentes.</w:t>
            </w:r>
          </w:p>
        </w:tc>
        <w:tc>
          <w:tcPr>
            <w:tcW w:w="2075" w:type="dxa"/>
            <w:gridSpan w:val="2"/>
          </w:tcPr>
          <w:p w14:paraId="79BAF022" w14:textId="72FB43D3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Usa mapas, datos y gráficos que sustentan el mensaje.</w:t>
            </w:r>
          </w:p>
        </w:tc>
      </w:tr>
      <w:tr w:rsidR="00813BE1" w14:paraId="0A2B8E28" w14:textId="77777777" w:rsidTr="00C706E9">
        <w:tc>
          <w:tcPr>
            <w:tcW w:w="1660" w:type="dxa"/>
            <w:gridSpan w:val="2"/>
            <w:vMerge/>
          </w:tcPr>
          <w:p w14:paraId="44EDFBEB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78E64E85" w14:textId="5A5FB4B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</w:tcPr>
          <w:p w14:paraId="365F3097" w14:textId="6EF5A4D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</w:tcPr>
          <w:p w14:paraId="7CD7D676" w14:textId="005B62D7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La exposición es clara y todos participan.</w:t>
            </w:r>
          </w:p>
        </w:tc>
        <w:tc>
          <w:tcPr>
            <w:tcW w:w="2075" w:type="dxa"/>
            <w:gridSpan w:val="2"/>
          </w:tcPr>
          <w:p w14:paraId="7F4B6340" w14:textId="01B59F36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equipo responde con solvencia a las preguntas del curso.</w:t>
            </w:r>
          </w:p>
        </w:tc>
      </w:tr>
      <w:tr w:rsidR="00813BE1" w14:paraId="457D3A21" w14:textId="77777777" w:rsidTr="00C706E9">
        <w:tc>
          <w:tcPr>
            <w:tcW w:w="1660" w:type="dxa"/>
            <w:gridSpan w:val="2"/>
            <w:vMerge/>
          </w:tcPr>
          <w:p w14:paraId="43F94A6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4DA84242" w14:textId="18B9C98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 xml:space="preserve">Producto 32: </w:t>
            </w:r>
            <w:r w:rsidRPr="00813BE1">
              <w:rPr>
                <w:sz w:val="21"/>
                <w:szCs w:val="21"/>
              </w:rPr>
              <w:t>Resumen explicativo de la normativa ambiental vigente</w:t>
            </w:r>
          </w:p>
        </w:tc>
        <w:tc>
          <w:tcPr>
            <w:tcW w:w="1660" w:type="dxa"/>
          </w:tcPr>
          <w:p w14:paraId="4B02CCF2" w14:textId="447DAE41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3%</w:t>
            </w:r>
          </w:p>
        </w:tc>
      </w:tr>
      <w:tr w:rsidR="00813BE1" w14:paraId="6F3FDD45" w14:textId="77777777" w:rsidTr="00C706E9">
        <w:tc>
          <w:tcPr>
            <w:tcW w:w="1660" w:type="dxa"/>
            <w:gridSpan w:val="2"/>
            <w:vMerge/>
          </w:tcPr>
          <w:p w14:paraId="702BD223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5C2973DC" w14:textId="313691EA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</w:tcPr>
          <w:p w14:paraId="3D4EB589" w14:textId="322B090B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</w:tcPr>
          <w:p w14:paraId="0F9710DB" w14:textId="7413B5EF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</w:tcPr>
          <w:p w14:paraId="316E4AFF" w14:textId="721E5400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Destacado (81–100)</w:t>
            </w:r>
          </w:p>
        </w:tc>
      </w:tr>
      <w:tr w:rsidR="00813BE1" w14:paraId="0C3689EC" w14:textId="77777777" w:rsidTr="00C706E9">
        <w:tc>
          <w:tcPr>
            <w:tcW w:w="1660" w:type="dxa"/>
            <w:gridSpan w:val="2"/>
            <w:vMerge/>
          </w:tcPr>
          <w:p w14:paraId="00188898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483CF1AE" w14:textId="03A2131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Normas vigentes</w:t>
            </w:r>
          </w:p>
        </w:tc>
        <w:tc>
          <w:tcPr>
            <w:tcW w:w="2075" w:type="dxa"/>
            <w:gridSpan w:val="3"/>
          </w:tcPr>
          <w:p w14:paraId="65107E78" w14:textId="0E69CA7B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Omite normas o cita normas derogadas.</w:t>
            </w:r>
          </w:p>
        </w:tc>
        <w:tc>
          <w:tcPr>
            <w:tcW w:w="2075" w:type="dxa"/>
            <w:gridSpan w:val="5"/>
          </w:tcPr>
          <w:p w14:paraId="44D0BC67" w14:textId="3674A0F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Resume la Ley 1333 y sus reglamentos sectoriales.</w:t>
            </w:r>
          </w:p>
        </w:tc>
        <w:tc>
          <w:tcPr>
            <w:tcW w:w="2075" w:type="dxa"/>
            <w:gridSpan w:val="2"/>
          </w:tcPr>
          <w:p w14:paraId="16D88A18" w14:textId="4CF70768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la jerarquía y la vigencia de cada norma.</w:t>
            </w:r>
          </w:p>
        </w:tc>
      </w:tr>
      <w:tr w:rsidR="00813BE1" w14:paraId="12A42448" w14:textId="77777777" w:rsidTr="00C706E9">
        <w:tc>
          <w:tcPr>
            <w:tcW w:w="1660" w:type="dxa"/>
            <w:gridSpan w:val="2"/>
            <w:vMerge/>
          </w:tcPr>
          <w:p w14:paraId="2355D5FD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2EFF07AE" w14:textId="3326C20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Aplicación a la actividad</w:t>
            </w:r>
          </w:p>
        </w:tc>
        <w:tc>
          <w:tcPr>
            <w:tcW w:w="2075" w:type="dxa"/>
            <w:gridSpan w:val="3"/>
          </w:tcPr>
          <w:p w14:paraId="08D65D9B" w14:textId="1408A81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No relaciona la norma con la actividad.</w:t>
            </w:r>
          </w:p>
        </w:tc>
        <w:tc>
          <w:tcPr>
            <w:tcW w:w="2075" w:type="dxa"/>
            <w:gridSpan w:val="5"/>
          </w:tcPr>
          <w:p w14:paraId="22D1AA0C" w14:textId="41CE0F9E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Explica los instrumentos de regulación ambiental aplicables.</w:t>
            </w:r>
          </w:p>
        </w:tc>
        <w:tc>
          <w:tcPr>
            <w:tcW w:w="2075" w:type="dxa"/>
            <w:gridSpan w:val="2"/>
          </w:tcPr>
          <w:p w14:paraId="607564AD" w14:textId="600E0A29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Vincula las obligaciones ambientales con su registro contable.</w:t>
            </w:r>
          </w:p>
        </w:tc>
      </w:tr>
      <w:tr w:rsidR="00813BE1" w14:paraId="7B58B733" w14:textId="77777777" w:rsidTr="00C706E9">
        <w:tc>
          <w:tcPr>
            <w:tcW w:w="1660" w:type="dxa"/>
            <w:gridSpan w:val="2"/>
            <w:vMerge/>
          </w:tcPr>
          <w:p w14:paraId="3E10930E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2075" w:type="dxa"/>
            <w:gridSpan w:val="4"/>
          </w:tcPr>
          <w:p w14:paraId="1CE66312" w14:textId="00B82325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</w:tcPr>
          <w:p w14:paraId="4D735AFE" w14:textId="4712B72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resumen es confuso.</w:t>
            </w:r>
          </w:p>
        </w:tc>
        <w:tc>
          <w:tcPr>
            <w:tcW w:w="2075" w:type="dxa"/>
            <w:gridSpan w:val="5"/>
          </w:tcPr>
          <w:p w14:paraId="5D76979E" w14:textId="6E099AFA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resumen es claro y ordenado.</w:t>
            </w:r>
          </w:p>
        </w:tc>
        <w:tc>
          <w:tcPr>
            <w:tcW w:w="2075" w:type="dxa"/>
            <w:gridSpan w:val="2"/>
          </w:tcPr>
          <w:p w14:paraId="29A35DF8" w14:textId="5B51A80C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 w:rsidRPr="00813BE1">
              <w:rPr>
                <w:sz w:val="21"/>
                <w:szCs w:val="21"/>
              </w:rPr>
              <w:t>El resumen es sintético y sustenta sus conclusiones.</w:t>
            </w:r>
          </w:p>
        </w:tc>
      </w:tr>
      <w:tr w:rsidR="00813BE1" w14:paraId="0973CDD0" w14:textId="77777777" w:rsidTr="00C706E9">
        <w:tc>
          <w:tcPr>
            <w:tcW w:w="1660" w:type="dxa"/>
            <w:gridSpan w:val="2"/>
            <w:vMerge/>
          </w:tcPr>
          <w:p w14:paraId="15792401" w14:textId="77777777" w:rsidR="00813BE1" w:rsidRPr="00813BE1" w:rsidRDefault="00813BE1" w:rsidP="00813BE1">
            <w:pPr>
              <w:rPr>
                <w:sz w:val="21"/>
                <w:szCs w:val="21"/>
              </w:rPr>
            </w:pPr>
          </w:p>
        </w:tc>
        <w:tc>
          <w:tcPr>
            <w:tcW w:w="6640" w:type="dxa"/>
            <w:gridSpan w:val="13"/>
          </w:tcPr>
          <w:p w14:paraId="6366F33B" w14:textId="72887CA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TOTAL</w:t>
            </w:r>
          </w:p>
        </w:tc>
        <w:tc>
          <w:tcPr>
            <w:tcW w:w="1660" w:type="dxa"/>
          </w:tcPr>
          <w:p w14:paraId="7F8E1976" w14:textId="30FC3E52" w:rsidR="00813BE1" w:rsidRPr="00813BE1" w:rsidRDefault="00813BE1" w:rsidP="00813BE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813BE1">
              <w:rPr>
                <w:b/>
                <w:i/>
                <w:sz w:val="21"/>
                <w:szCs w:val="21"/>
              </w:rPr>
              <w:t>100%</w:t>
            </w:r>
          </w:p>
        </w:tc>
      </w:tr>
      <w:tr w:rsidR="00813BE1" w14:paraId="69859A3A" w14:textId="77777777" w:rsidTr="00C706E9">
        <w:tc>
          <w:tcPr>
            <w:tcW w:w="9960" w:type="dxa"/>
            <w:gridSpan w:val="16"/>
          </w:tcPr>
          <w:p w14:paraId="3AAB6779" w14:textId="0BE9EB95" w:rsidR="00813BE1" w:rsidRDefault="00813BE1" w:rsidP="00813BE1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6E1FA8A4" w14:textId="02F1306E" w:rsidR="00813BE1" w:rsidRDefault="00813BE1" w:rsidP="00813BE1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</w:rPr>
              <w:t>Perez Vargas, Juan (2025). Fundamentos de Contabilidad Minera. Latinas Editores Ltda. Primera edición.</w:t>
            </w:r>
          </w:p>
          <w:p w14:paraId="6D517541" w14:textId="0595C07F" w:rsidR="00813BE1" w:rsidRPr="00813BE1" w:rsidRDefault="00813BE1" w:rsidP="00813BE1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Pozo Balderrama, E. (2022). </w:t>
            </w:r>
            <w:r>
              <w:rPr>
                <w:i/>
                <w:iCs/>
                <w:sz w:val="21"/>
                <w:szCs w:val="21"/>
              </w:rPr>
              <w:t>Guía práctica de contabilidad minera</w:t>
            </w:r>
            <w:r>
              <w:rPr>
                <w:sz w:val="21"/>
                <w:szCs w:val="21"/>
              </w:rPr>
              <w:t>. Bolivia.</w:t>
            </w:r>
          </w:p>
          <w:p w14:paraId="5CAD6EA9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Código de Comercio, Decreto Ley N° 14379.</w:t>
            </w:r>
          </w:p>
          <w:p w14:paraId="047B4435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Código Tributario Boliviano, Ley N° 2492.</w:t>
            </w:r>
          </w:p>
          <w:p w14:paraId="07F44D92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>
              <w:rPr>
                <w:i/>
                <w:iCs/>
                <w:sz w:val="21"/>
                <w:szCs w:val="21"/>
              </w:rPr>
              <w:t>Compendio de Normas de Contabilidad y Auditoría</w:t>
            </w:r>
            <w:r>
              <w:rPr>
                <w:sz w:val="21"/>
                <w:szCs w:val="21"/>
              </w:rPr>
              <w:t>. Santa Cruz – Bolivia.</w:t>
            </w:r>
          </w:p>
          <w:p w14:paraId="425082E0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Consejo de Normas Internacionales de Contabilidad (IASB). NIIF 6 Exploración y Evaluación de Recursos Minerales, CINIIF 20 Costos de desmonte y NIIF 15 Ingresos de actividades ordinarias procedentes de contratos con clientes.</w:t>
            </w:r>
          </w:p>
          <w:p w14:paraId="25B9A4FE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Fundación IFRS – Consejo de Normas Internacionales de Contabilidad, IASB (2023). </w:t>
            </w:r>
            <w:r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>
              <w:rPr>
                <w:sz w:val="21"/>
                <w:szCs w:val="21"/>
              </w:rPr>
              <w:t>. Londres.</w:t>
            </w:r>
          </w:p>
          <w:p w14:paraId="5DFB610A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1333, del Medio Ambiente, de 27 de abril de 1992; Decreto Supremo N° 24782, Reglamento Ambiental para Actividades Mineras, y Decreto Supremo N° 24335, Reglamento Ambiental para el Sector Hidrocarburos.</w:t>
            </w:r>
          </w:p>
          <w:p w14:paraId="0FC6A264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3058, de Hidrocarburos, de 17 de mayo de 2005.</w:t>
            </w:r>
          </w:p>
          <w:p w14:paraId="52507D11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535, de Minería y Metalurgia, de 28 de mayo de 2014.</w:t>
            </w:r>
          </w:p>
          <w:p w14:paraId="74DACB7E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Normas legales relacionadas con la industria minera y petrolera de Bolivia.</w:t>
            </w:r>
          </w:p>
          <w:p w14:paraId="08BD8435" w14:textId="14DC546C" w:rsidR="00813BE1" w:rsidRDefault="00813BE1" w:rsidP="00813BE1">
            <w:pPr>
              <w:spacing w:before="10" w:after="10"/>
              <w:ind w:left="360" w:hanging="360"/>
            </w:pPr>
          </w:p>
        </w:tc>
      </w:tr>
      <w:tr w:rsidR="00813BE1" w14:paraId="29328DFD" w14:textId="77777777" w:rsidTr="00C706E9">
        <w:tc>
          <w:tcPr>
            <w:tcW w:w="9960" w:type="dxa"/>
            <w:gridSpan w:val="16"/>
          </w:tcPr>
          <w:p w14:paraId="457A8D05" w14:textId="77777777" w:rsidR="00813BE1" w:rsidRDefault="00813BE1" w:rsidP="00813BE1">
            <w:pPr>
              <w:spacing w:before="20" w:after="20"/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0980CC84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Agencia Nacional de Hidrocarburos: https://www.anh.gob.bo y Ministerio de Hidrocarburos y Energías: https://www.mhe.gob.bo</w:t>
            </w:r>
          </w:p>
          <w:p w14:paraId="2D32934F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Consejo de Normas Internacionales de Sostenibilidad (ISSB). NIIF S1 y NIIF S2, de aplicación en Bolivia desde el 1 de enero de 2027 por la Resolución CTNAC N° 01/2024.</w:t>
            </w:r>
          </w:p>
          <w:p w14:paraId="084A0FC0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Fowler Newton, E. (2001). </w:t>
            </w:r>
            <w:r>
              <w:rPr>
                <w:i/>
                <w:iCs/>
                <w:sz w:val="21"/>
                <w:szCs w:val="21"/>
              </w:rPr>
              <w:t>Cuestiones Contables Fundamentales</w:t>
            </w:r>
            <w:r>
              <w:rPr>
                <w:sz w:val="21"/>
                <w:szCs w:val="21"/>
              </w:rPr>
              <w:t>. Buenos Aires – Argentina: Ediciones Macchi.</w:t>
            </w:r>
          </w:p>
          <w:p w14:paraId="1C4AE842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Páginas de internet especializadas en la industria minera y petrolera.</w:t>
            </w:r>
          </w:p>
          <w:p w14:paraId="00BCE59A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lastRenderedPageBreak/>
              <w:t>Servicio Nacional de Registro y Control de la Comercialización de Minerales y Metales: https://www.senarecom.gob.bo</w:t>
            </w:r>
          </w:p>
          <w:p w14:paraId="69C0EC35" w14:textId="77777777" w:rsidR="00813BE1" w:rsidRDefault="00813BE1" w:rsidP="00813BE1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Yacimientos Petrolíferos Fiscales Bolivianos: https://www.ypfb.gob.bo</w:t>
            </w:r>
          </w:p>
        </w:tc>
      </w:tr>
    </w:tbl>
    <w:p w14:paraId="137DF4F6" w14:textId="77777777" w:rsidR="003C294E" w:rsidRDefault="003C294E"/>
    <w:sectPr w:rsidR="003C294E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5E507F" w14:textId="77777777" w:rsidR="003B577B" w:rsidRDefault="003B577B">
      <w:r>
        <w:separator/>
      </w:r>
    </w:p>
  </w:endnote>
  <w:endnote w:type="continuationSeparator" w:id="0">
    <w:p w14:paraId="5510010F" w14:textId="77777777" w:rsidR="003B577B" w:rsidRDefault="003B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E0BB6A" w14:textId="0B9DA3BE" w:rsidR="00B6060E" w:rsidRDefault="00B6060E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3E040D">
      <w:rPr>
        <w:b/>
        <w:bCs/>
        <w:i/>
        <w:iCs/>
        <w:noProof/>
        <w:sz w:val="20"/>
        <w:szCs w:val="20"/>
      </w:rPr>
      <w:t>8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D9CF0" w14:textId="77777777" w:rsidR="003B577B" w:rsidRDefault="003B577B">
      <w:r>
        <w:separator/>
      </w:r>
    </w:p>
  </w:footnote>
  <w:footnote w:type="continuationSeparator" w:id="0">
    <w:p w14:paraId="3B51FFB7" w14:textId="77777777" w:rsidR="003B577B" w:rsidRDefault="003B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D6887"/>
    <w:multiLevelType w:val="hybridMultilevel"/>
    <w:tmpl w:val="A9D83F0C"/>
    <w:lvl w:ilvl="0" w:tplc="43CA2610">
      <w:start w:val="1"/>
      <w:numFmt w:val="decimal"/>
      <w:lvlText w:val="%1."/>
      <w:lvlJc w:val="left"/>
      <w:pPr>
        <w:ind w:left="400" w:hanging="380"/>
      </w:pPr>
    </w:lvl>
    <w:lvl w:ilvl="1" w:tplc="BBA0A1C6">
      <w:numFmt w:val="decimal"/>
      <w:lvlText w:val=""/>
      <w:lvlJc w:val="left"/>
    </w:lvl>
    <w:lvl w:ilvl="2" w:tplc="BE3CAA3C">
      <w:numFmt w:val="decimal"/>
      <w:lvlText w:val=""/>
      <w:lvlJc w:val="left"/>
    </w:lvl>
    <w:lvl w:ilvl="3" w:tplc="712AD1BA">
      <w:numFmt w:val="decimal"/>
      <w:lvlText w:val=""/>
      <w:lvlJc w:val="left"/>
    </w:lvl>
    <w:lvl w:ilvl="4" w:tplc="7CE4DE86">
      <w:numFmt w:val="decimal"/>
      <w:lvlText w:val=""/>
      <w:lvlJc w:val="left"/>
    </w:lvl>
    <w:lvl w:ilvl="5" w:tplc="6A825BCE">
      <w:numFmt w:val="decimal"/>
      <w:lvlText w:val=""/>
      <w:lvlJc w:val="left"/>
    </w:lvl>
    <w:lvl w:ilvl="6" w:tplc="5B22BC88">
      <w:numFmt w:val="decimal"/>
      <w:lvlText w:val=""/>
      <w:lvlJc w:val="left"/>
    </w:lvl>
    <w:lvl w:ilvl="7" w:tplc="3EF4A83C">
      <w:numFmt w:val="decimal"/>
      <w:lvlText w:val=""/>
      <w:lvlJc w:val="left"/>
    </w:lvl>
    <w:lvl w:ilvl="8" w:tplc="A7A4B2A8">
      <w:numFmt w:val="decimal"/>
      <w:lvlText w:val=""/>
      <w:lvlJc w:val="left"/>
    </w:lvl>
  </w:abstractNum>
  <w:abstractNum w:abstractNumId="1" w15:restartNumberingAfterBreak="0">
    <w:nsid w:val="3C66446E"/>
    <w:multiLevelType w:val="hybridMultilevel"/>
    <w:tmpl w:val="CD0E3CE2"/>
    <w:lvl w:ilvl="0" w:tplc="3C642C3A">
      <w:start w:val="1"/>
      <w:numFmt w:val="bullet"/>
      <w:lvlText w:val="•"/>
      <w:lvlJc w:val="left"/>
      <w:pPr>
        <w:ind w:left="260" w:hanging="220"/>
      </w:pPr>
    </w:lvl>
    <w:lvl w:ilvl="1" w:tplc="19DC70E6">
      <w:numFmt w:val="decimal"/>
      <w:lvlText w:val=""/>
      <w:lvlJc w:val="left"/>
    </w:lvl>
    <w:lvl w:ilvl="2" w:tplc="BCACA32C">
      <w:numFmt w:val="decimal"/>
      <w:lvlText w:val=""/>
      <w:lvlJc w:val="left"/>
    </w:lvl>
    <w:lvl w:ilvl="3" w:tplc="701A0822">
      <w:numFmt w:val="decimal"/>
      <w:lvlText w:val=""/>
      <w:lvlJc w:val="left"/>
    </w:lvl>
    <w:lvl w:ilvl="4" w:tplc="6B783CEC">
      <w:numFmt w:val="decimal"/>
      <w:lvlText w:val=""/>
      <w:lvlJc w:val="left"/>
    </w:lvl>
    <w:lvl w:ilvl="5" w:tplc="A4027466">
      <w:numFmt w:val="decimal"/>
      <w:lvlText w:val=""/>
      <w:lvlJc w:val="left"/>
    </w:lvl>
    <w:lvl w:ilvl="6" w:tplc="F75E6508">
      <w:numFmt w:val="decimal"/>
      <w:lvlText w:val=""/>
      <w:lvlJc w:val="left"/>
    </w:lvl>
    <w:lvl w:ilvl="7" w:tplc="8376C07A">
      <w:numFmt w:val="decimal"/>
      <w:lvlText w:val=""/>
      <w:lvlJc w:val="left"/>
    </w:lvl>
    <w:lvl w:ilvl="8" w:tplc="B8286C40">
      <w:numFmt w:val="decimal"/>
      <w:lvlText w:val=""/>
      <w:lvlJc w:val="left"/>
    </w:lvl>
  </w:abstractNum>
  <w:abstractNum w:abstractNumId="2" w15:restartNumberingAfterBreak="0">
    <w:nsid w:val="75076F67"/>
    <w:multiLevelType w:val="hybridMultilevel"/>
    <w:tmpl w:val="2B3883DE"/>
    <w:lvl w:ilvl="0" w:tplc="7FC66940">
      <w:start w:val="1"/>
      <w:numFmt w:val="bullet"/>
      <w:lvlText w:val="●"/>
      <w:lvlJc w:val="left"/>
      <w:pPr>
        <w:ind w:left="720" w:hanging="360"/>
      </w:pPr>
    </w:lvl>
    <w:lvl w:ilvl="1" w:tplc="2F0EA97A">
      <w:start w:val="1"/>
      <w:numFmt w:val="bullet"/>
      <w:lvlText w:val="○"/>
      <w:lvlJc w:val="left"/>
      <w:pPr>
        <w:ind w:left="1440" w:hanging="360"/>
      </w:pPr>
    </w:lvl>
    <w:lvl w:ilvl="2" w:tplc="4EDCCFDE">
      <w:start w:val="1"/>
      <w:numFmt w:val="bullet"/>
      <w:lvlText w:val="■"/>
      <w:lvlJc w:val="left"/>
      <w:pPr>
        <w:ind w:left="2160" w:hanging="360"/>
      </w:pPr>
    </w:lvl>
    <w:lvl w:ilvl="3" w:tplc="05841616">
      <w:start w:val="1"/>
      <w:numFmt w:val="bullet"/>
      <w:lvlText w:val="●"/>
      <w:lvlJc w:val="left"/>
      <w:pPr>
        <w:ind w:left="2880" w:hanging="360"/>
      </w:pPr>
    </w:lvl>
    <w:lvl w:ilvl="4" w:tplc="D14CD63C">
      <w:start w:val="1"/>
      <w:numFmt w:val="bullet"/>
      <w:lvlText w:val="○"/>
      <w:lvlJc w:val="left"/>
      <w:pPr>
        <w:ind w:left="3600" w:hanging="360"/>
      </w:pPr>
    </w:lvl>
    <w:lvl w:ilvl="5" w:tplc="684CB2EA">
      <w:start w:val="1"/>
      <w:numFmt w:val="bullet"/>
      <w:lvlText w:val="■"/>
      <w:lvlJc w:val="left"/>
      <w:pPr>
        <w:ind w:left="4320" w:hanging="360"/>
      </w:pPr>
    </w:lvl>
    <w:lvl w:ilvl="6" w:tplc="56F0AAB8">
      <w:start w:val="1"/>
      <w:numFmt w:val="bullet"/>
      <w:lvlText w:val="●"/>
      <w:lvlJc w:val="left"/>
      <w:pPr>
        <w:ind w:left="5040" w:hanging="360"/>
      </w:pPr>
    </w:lvl>
    <w:lvl w:ilvl="7" w:tplc="BFB8912E">
      <w:start w:val="1"/>
      <w:numFmt w:val="bullet"/>
      <w:lvlText w:val="●"/>
      <w:lvlJc w:val="left"/>
      <w:pPr>
        <w:ind w:left="5760" w:hanging="360"/>
      </w:pPr>
    </w:lvl>
    <w:lvl w:ilvl="8" w:tplc="1D22EA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14"/>
    <w:rsid w:val="000240FE"/>
    <w:rsid w:val="00031A88"/>
    <w:rsid w:val="000526A4"/>
    <w:rsid w:val="00096CAE"/>
    <w:rsid w:val="000B29C5"/>
    <w:rsid w:val="001942A9"/>
    <w:rsid w:val="00195526"/>
    <w:rsid w:val="001C1490"/>
    <w:rsid w:val="001F5711"/>
    <w:rsid w:val="00252FE6"/>
    <w:rsid w:val="00257B17"/>
    <w:rsid w:val="00265012"/>
    <w:rsid w:val="00277A06"/>
    <w:rsid w:val="00287240"/>
    <w:rsid w:val="002D3E0C"/>
    <w:rsid w:val="002F6395"/>
    <w:rsid w:val="002F761B"/>
    <w:rsid w:val="003433A3"/>
    <w:rsid w:val="00366102"/>
    <w:rsid w:val="00377E29"/>
    <w:rsid w:val="003B577B"/>
    <w:rsid w:val="003C0644"/>
    <w:rsid w:val="003C294E"/>
    <w:rsid w:val="003C5DA8"/>
    <w:rsid w:val="003E040D"/>
    <w:rsid w:val="003F7BF5"/>
    <w:rsid w:val="004731E4"/>
    <w:rsid w:val="004752F4"/>
    <w:rsid w:val="004A28DA"/>
    <w:rsid w:val="00525601"/>
    <w:rsid w:val="00534295"/>
    <w:rsid w:val="00565C68"/>
    <w:rsid w:val="0057245D"/>
    <w:rsid w:val="00593D40"/>
    <w:rsid w:val="005E625E"/>
    <w:rsid w:val="00660D47"/>
    <w:rsid w:val="006A79B2"/>
    <w:rsid w:val="006C0A18"/>
    <w:rsid w:val="006D0972"/>
    <w:rsid w:val="006F2B4C"/>
    <w:rsid w:val="007D67EF"/>
    <w:rsid w:val="007D7896"/>
    <w:rsid w:val="007F1D07"/>
    <w:rsid w:val="00812610"/>
    <w:rsid w:val="00813BE1"/>
    <w:rsid w:val="00846B38"/>
    <w:rsid w:val="00860FF4"/>
    <w:rsid w:val="00865F3E"/>
    <w:rsid w:val="009023FB"/>
    <w:rsid w:val="00910CFB"/>
    <w:rsid w:val="009D4818"/>
    <w:rsid w:val="00A63211"/>
    <w:rsid w:val="00AA5E97"/>
    <w:rsid w:val="00AC0518"/>
    <w:rsid w:val="00AE2797"/>
    <w:rsid w:val="00B23C20"/>
    <w:rsid w:val="00B6060E"/>
    <w:rsid w:val="00BC6CBB"/>
    <w:rsid w:val="00BD6694"/>
    <w:rsid w:val="00BD7B2C"/>
    <w:rsid w:val="00C4380B"/>
    <w:rsid w:val="00C706E9"/>
    <w:rsid w:val="00CB1A04"/>
    <w:rsid w:val="00CE4BE3"/>
    <w:rsid w:val="00CF2545"/>
    <w:rsid w:val="00D4367E"/>
    <w:rsid w:val="00D808BA"/>
    <w:rsid w:val="00DC197C"/>
    <w:rsid w:val="00DC550C"/>
    <w:rsid w:val="00DD4B1D"/>
    <w:rsid w:val="00DD69C6"/>
    <w:rsid w:val="00E7391A"/>
    <w:rsid w:val="00E81C24"/>
    <w:rsid w:val="00EC4776"/>
    <w:rsid w:val="00EE653D"/>
    <w:rsid w:val="00F14063"/>
    <w:rsid w:val="00F46782"/>
    <w:rsid w:val="00F676B6"/>
    <w:rsid w:val="00F74314"/>
    <w:rsid w:val="00FC17BD"/>
    <w:rsid w:val="00FE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5D5DF"/>
  <w15:docId w15:val="{B0B50119-39BD-4315-995B-627589E1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C70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7966</Words>
  <Characters>43817</Characters>
  <Application>Microsoft Office Word</Application>
  <DocSecurity>0</DocSecurity>
  <Lines>365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</cp:lastModifiedBy>
  <cp:revision>2</cp:revision>
  <dcterms:created xsi:type="dcterms:W3CDTF">2026-10-09T21:38:00Z</dcterms:created>
  <dcterms:modified xsi:type="dcterms:W3CDTF">2026-10-09T21:38:00Z</dcterms:modified>
</cp:coreProperties>
</file>
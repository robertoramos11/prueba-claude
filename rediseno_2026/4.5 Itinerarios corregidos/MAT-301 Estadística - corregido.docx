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C3A29D" w14:textId="77777777" w:rsidR="009546E8" w:rsidRDefault="00F63324">
      <w:pPr>
        <w:spacing w:after="60"/>
      </w:pPr>
      <w:r>
        <w:rPr>
          <w:i/>
          <w:iCs/>
        </w:rPr>
        <w:t>Nivel: Licenciatura en Contaduría Pública</w:t>
      </w:r>
    </w:p>
    <w:p w14:paraId="72C3A29E" w14:textId="77777777" w:rsidR="009546E8" w:rsidRDefault="00F63324">
      <w:pPr>
        <w:spacing w:after="60"/>
        <w:jc w:val="center"/>
      </w:pPr>
      <w:r>
        <w:rPr>
          <w:b/>
          <w:bCs/>
        </w:rPr>
        <w:t>TERCER AÑO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"/>
        <w:gridCol w:w="415"/>
        <w:gridCol w:w="830"/>
        <w:gridCol w:w="830"/>
        <w:gridCol w:w="415"/>
        <w:gridCol w:w="1245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9546E8" w14:paraId="72C3A2A3" w14:textId="77777777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9F" w14:textId="77777777" w:rsidR="009546E8" w:rsidRDefault="00F6332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A0" w14:textId="77777777" w:rsidR="009546E8" w:rsidRDefault="00F6332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A1" w14:textId="77777777" w:rsidR="009546E8" w:rsidRDefault="00F6332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A2" w14:textId="77777777" w:rsidR="009546E8" w:rsidRDefault="00F6332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9546E8" w14:paraId="72C3A2A8" w14:textId="77777777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A4" w14:textId="77777777" w:rsidR="009546E8" w:rsidRDefault="00F6332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Estadística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A5" w14:textId="77777777" w:rsidR="009546E8" w:rsidRDefault="00F6332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MAT-301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A6" w14:textId="77777777" w:rsidR="009546E8" w:rsidRDefault="00F6332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Matemáticas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A7" w14:textId="77777777" w:rsidR="009546E8" w:rsidRDefault="00F6332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MAT-201</w:t>
            </w:r>
          </w:p>
        </w:tc>
      </w:tr>
      <w:tr w:rsidR="009546E8" w14:paraId="72C3A2AB" w14:textId="77777777">
        <w:tc>
          <w:tcPr>
            <w:tcW w:w="747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A9" w14:textId="77777777" w:rsidR="009546E8" w:rsidRDefault="00F6332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AA" w14:textId="77777777" w:rsidR="009546E8" w:rsidRDefault="00F63324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9546E8" w:rsidRPr="00930946" w14:paraId="72C3A2B3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AC" w14:textId="77777777" w:rsidR="009546E8" w:rsidRPr="00930946" w:rsidRDefault="00F63324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AD" w14:textId="77777777" w:rsidR="009546E8" w:rsidRPr="00930946" w:rsidRDefault="00F63324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AE" w14:textId="2ECD8578" w:rsidR="009546E8" w:rsidRPr="00930946" w:rsidRDefault="008607D2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HTG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AF" w14:textId="77777777" w:rsidR="009546E8" w:rsidRPr="00930946" w:rsidRDefault="00F63324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B0" w14:textId="77777777" w:rsidR="009546E8" w:rsidRPr="00930946" w:rsidRDefault="00F63324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B1" w14:textId="77777777" w:rsidR="009546E8" w:rsidRPr="00930946" w:rsidRDefault="00F63324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B2" w14:textId="77777777" w:rsidR="009546E8" w:rsidRPr="00930946" w:rsidRDefault="009546E8">
            <w:pPr>
              <w:spacing w:before="20" w:after="20"/>
              <w:jc w:val="center"/>
            </w:pPr>
          </w:p>
        </w:tc>
      </w:tr>
      <w:tr w:rsidR="009546E8" w:rsidRPr="00930946" w14:paraId="72C3A2BB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B4" w14:textId="5CCD33AC" w:rsidR="009546E8" w:rsidRPr="00930946" w:rsidRDefault="00BC7DA3">
            <w:pPr>
              <w:spacing w:before="20" w:after="20"/>
              <w:jc w:val="center"/>
            </w:pPr>
            <w:r>
              <w:t>160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B5" w14:textId="72AA2E3A" w:rsidR="009546E8" w:rsidRPr="00930946" w:rsidRDefault="00B93452">
            <w:pPr>
              <w:spacing w:before="20" w:after="20"/>
              <w:jc w:val="center"/>
            </w:pPr>
            <w:r>
              <w:t>16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B6" w14:textId="68AF017A" w:rsidR="009546E8" w:rsidRPr="00930946" w:rsidRDefault="00B93452">
            <w:pPr>
              <w:spacing w:before="20" w:after="20"/>
              <w:jc w:val="center"/>
            </w:pPr>
            <w:r>
              <w:t>32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B7" w14:textId="6007FB92" w:rsidR="009546E8" w:rsidRPr="00930946" w:rsidRDefault="00B93452">
            <w:pPr>
              <w:spacing w:before="20" w:after="20"/>
              <w:jc w:val="center"/>
            </w:pPr>
            <w:r>
              <w:t>16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B8" w14:textId="4A434A33" w:rsidR="009546E8" w:rsidRPr="00930946" w:rsidRDefault="00B93452">
            <w:pPr>
              <w:spacing w:before="20" w:after="20"/>
              <w:jc w:val="center"/>
            </w:pPr>
            <w:r>
              <w:t>16</w:t>
            </w:r>
            <w:bookmarkStart w:id="0" w:name="_GoBack"/>
            <w:bookmarkEnd w:id="0"/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B9" w14:textId="131F085E" w:rsidR="009546E8" w:rsidRPr="00930946" w:rsidRDefault="002901FB">
            <w:pPr>
              <w:spacing w:before="20" w:after="20"/>
              <w:jc w:val="center"/>
            </w:pPr>
            <w:r>
              <w:t>24</w:t>
            </w:r>
            <w:r w:rsidR="00BC7DA3">
              <w:t>0</w:t>
            </w: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2BA" w14:textId="77777777" w:rsidR="009546E8" w:rsidRPr="00930946" w:rsidRDefault="009546E8"/>
        </w:tc>
      </w:tr>
      <w:tr w:rsidR="009546E8" w:rsidRPr="00930946" w14:paraId="72C3A2BD" w14:textId="77777777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BC" w14:textId="77777777" w:rsidR="009546E8" w:rsidRPr="00930946" w:rsidRDefault="00F63324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9546E8" w:rsidRPr="00930946" w14:paraId="72C3A2BF" w14:textId="77777777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BE" w14:textId="63366548" w:rsidR="009546E8" w:rsidRPr="00930946" w:rsidRDefault="00F63324">
            <w:pPr>
              <w:spacing w:before="20" w:after="20"/>
              <w:jc w:val="center"/>
            </w:pPr>
            <w:r w:rsidRPr="00930946">
              <w:rPr>
                <w:sz w:val="21"/>
                <w:szCs w:val="21"/>
              </w:rPr>
              <w:t>Aplica el muestreo</w:t>
            </w:r>
            <w:r w:rsidRPr="00930946">
              <w:rPr>
                <w:sz w:val="21"/>
                <w:szCs w:val="21"/>
                <w:lang w:val="es-ES"/>
              </w:rPr>
              <w:t xml:space="preserve"> </w:t>
            </w:r>
            <w:r w:rsidR="005413A4" w:rsidRPr="00930946">
              <w:rPr>
                <w:sz w:val="21"/>
                <w:szCs w:val="21"/>
                <w:lang w:val="es-ES"/>
              </w:rPr>
              <w:t>estadístico</w:t>
            </w:r>
            <w:r w:rsidRPr="00930946">
              <w:rPr>
                <w:sz w:val="21"/>
                <w:szCs w:val="21"/>
              </w:rPr>
              <w:t xml:space="preserve"> en el análisis de datos aplicado a los negocios</w:t>
            </w:r>
            <w:r w:rsidRPr="00930946">
              <w:rPr>
                <w:sz w:val="21"/>
                <w:szCs w:val="21"/>
                <w:lang w:val="es-ES"/>
              </w:rPr>
              <w:t>.</w:t>
            </w:r>
            <w:r w:rsidR="00F34BD1" w:rsidRPr="00930946">
              <w:rPr>
                <w:sz w:val="21"/>
                <w:szCs w:val="21"/>
                <w:lang w:val="es-ES"/>
              </w:rPr>
              <w:t xml:space="preserve"> </w:t>
            </w:r>
            <w:r w:rsidRPr="00930946">
              <w:rPr>
                <w:sz w:val="21"/>
                <w:szCs w:val="21"/>
              </w:rPr>
              <w:t>Calcula</w:t>
            </w:r>
            <w:r w:rsidRPr="00930946">
              <w:rPr>
                <w:sz w:val="21"/>
                <w:szCs w:val="21"/>
                <w:lang w:val="es-ES"/>
              </w:rPr>
              <w:t xml:space="preserve"> e interpreta</w:t>
            </w:r>
            <w:r w:rsidRPr="00930946">
              <w:rPr>
                <w:sz w:val="21"/>
                <w:szCs w:val="21"/>
              </w:rPr>
              <w:t xml:space="preserve"> medidas de tendencia central, de posición, de dispersión y de forma de un conjunto de datos, analizando la correlación y la regresión entre dos o más variables con atención a sus supuestos y límites, aplicando las probabilidades y los modelos probabilísticos a variables aleatorias, </w:t>
            </w:r>
            <w:r w:rsidRPr="00930946">
              <w:rPr>
                <w:sz w:val="21"/>
                <w:szCs w:val="21"/>
                <w:lang w:val="es-ES"/>
              </w:rPr>
              <w:t xml:space="preserve">construyendo intervalos de confianza para estimar los </w:t>
            </w:r>
            <w:r w:rsidR="00D23F54" w:rsidRPr="00930946">
              <w:rPr>
                <w:sz w:val="21"/>
                <w:szCs w:val="21"/>
                <w:lang w:val="es-ES"/>
              </w:rPr>
              <w:t>parámetros</w:t>
            </w:r>
            <w:r w:rsidRPr="00930946">
              <w:rPr>
                <w:sz w:val="21"/>
                <w:szCs w:val="21"/>
                <w:lang w:val="es-ES"/>
              </w:rPr>
              <w:t xml:space="preserve"> poblacionales. Aplica la docimasia de </w:t>
            </w:r>
            <w:r w:rsidRPr="00930946">
              <w:rPr>
                <w:sz w:val="21"/>
                <w:szCs w:val="21"/>
              </w:rPr>
              <w:t>hipótesis estadísticas</w:t>
            </w:r>
            <w:r w:rsidRPr="00930946">
              <w:rPr>
                <w:sz w:val="21"/>
                <w:szCs w:val="21"/>
                <w:lang w:val="es-ES"/>
              </w:rPr>
              <w:t xml:space="preserve">, utilizando muestras </w:t>
            </w:r>
            <w:proofErr w:type="spellStart"/>
            <w:r w:rsidRPr="00930946">
              <w:rPr>
                <w:sz w:val="21"/>
                <w:szCs w:val="21"/>
                <w:lang w:val="es-ES"/>
              </w:rPr>
              <w:t>insesgadas</w:t>
            </w:r>
            <w:proofErr w:type="spellEnd"/>
            <w:r w:rsidRPr="00930946">
              <w:rPr>
                <w:sz w:val="21"/>
                <w:szCs w:val="21"/>
                <w:lang w:val="es-ES"/>
              </w:rPr>
              <w:t xml:space="preserve">, consistentes, eficientes y de </w:t>
            </w:r>
            <w:r w:rsidR="00D23F54" w:rsidRPr="00930946">
              <w:rPr>
                <w:sz w:val="21"/>
                <w:szCs w:val="21"/>
                <w:lang w:val="es-ES"/>
              </w:rPr>
              <w:t>máxima</w:t>
            </w:r>
            <w:r w:rsidRPr="00930946">
              <w:rPr>
                <w:sz w:val="21"/>
                <w:szCs w:val="21"/>
                <w:lang w:val="es-ES"/>
              </w:rPr>
              <w:t xml:space="preserve"> verosimilitud</w:t>
            </w:r>
            <w:r w:rsidRPr="00930946">
              <w:rPr>
                <w:sz w:val="21"/>
                <w:szCs w:val="21"/>
              </w:rPr>
              <w:t xml:space="preserve"> sobre media</w:t>
            </w:r>
            <w:r w:rsidRPr="00930946">
              <w:rPr>
                <w:sz w:val="21"/>
                <w:szCs w:val="21"/>
                <w:lang w:val="es-ES"/>
              </w:rPr>
              <w:t>s</w:t>
            </w:r>
            <w:r w:rsidRPr="00930946">
              <w:rPr>
                <w:sz w:val="21"/>
                <w:szCs w:val="21"/>
              </w:rPr>
              <w:t xml:space="preserve"> o </w:t>
            </w:r>
            <w:proofErr w:type="spellStart"/>
            <w:r w:rsidRPr="00930946">
              <w:rPr>
                <w:sz w:val="21"/>
                <w:szCs w:val="21"/>
              </w:rPr>
              <w:t>proporci</w:t>
            </w:r>
            <w:r w:rsidRPr="00930946">
              <w:rPr>
                <w:sz w:val="21"/>
                <w:szCs w:val="21"/>
                <w:lang w:val="es-ES"/>
              </w:rPr>
              <w:t>ones</w:t>
            </w:r>
            <w:proofErr w:type="spellEnd"/>
            <w:r w:rsidRPr="00930946">
              <w:rPr>
                <w:sz w:val="21"/>
                <w:szCs w:val="21"/>
                <w:lang w:val="es-ES"/>
              </w:rPr>
              <w:t xml:space="preserve"> </w:t>
            </w:r>
            <w:r w:rsidRPr="00930946">
              <w:rPr>
                <w:sz w:val="21"/>
                <w:szCs w:val="21"/>
              </w:rPr>
              <w:t>poblacional</w:t>
            </w:r>
            <w:r w:rsidRPr="00930946">
              <w:rPr>
                <w:sz w:val="21"/>
                <w:szCs w:val="21"/>
                <w:lang w:val="es-ES"/>
              </w:rPr>
              <w:t>es</w:t>
            </w:r>
            <w:r w:rsidRPr="00930946">
              <w:rPr>
                <w:sz w:val="21"/>
                <w:szCs w:val="21"/>
              </w:rPr>
              <w:t>, con el manejo de herramientas estadísticas computacionales como Excel, R, Python, SPSS y STATA, todo ello con rigor técnico, sentido crítico en la interpretación de los resultados</w:t>
            </w:r>
            <w:r w:rsidRPr="00930946">
              <w:rPr>
                <w:sz w:val="21"/>
                <w:szCs w:val="21"/>
                <w:lang w:val="es-ES"/>
              </w:rPr>
              <w:t xml:space="preserve"> estadísticos</w:t>
            </w:r>
            <w:r w:rsidRPr="00930946">
              <w:rPr>
                <w:sz w:val="21"/>
                <w:szCs w:val="21"/>
              </w:rPr>
              <w:t xml:space="preserve"> y ética en el manejo de los datos</w:t>
            </w:r>
            <w:r w:rsidRPr="00930946">
              <w:rPr>
                <w:sz w:val="21"/>
                <w:szCs w:val="21"/>
                <w:lang w:val="es-ES"/>
              </w:rPr>
              <w:t xml:space="preserve"> para una posterior toma de decisiones</w:t>
            </w:r>
            <w:r w:rsidRPr="00930946">
              <w:rPr>
                <w:sz w:val="21"/>
                <w:szCs w:val="21"/>
              </w:rPr>
              <w:t>.</w:t>
            </w:r>
          </w:p>
        </w:tc>
      </w:tr>
      <w:tr w:rsidR="009546E8" w:rsidRPr="00930946" w14:paraId="72C3A2C1" w14:textId="77777777">
        <w:trPr>
          <w:cantSplit/>
        </w:trPr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C0" w14:textId="77777777" w:rsidR="009546E8" w:rsidRPr="00930946" w:rsidRDefault="00F63324">
            <w:pPr>
              <w:spacing w:before="20" w:after="20"/>
              <w:jc w:val="both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1: </w:t>
            </w:r>
            <w:r w:rsidRPr="00930946">
              <w:rPr>
                <w:sz w:val="21"/>
                <w:szCs w:val="21"/>
              </w:rPr>
              <w:t xml:space="preserve">Calcula </w:t>
            </w:r>
            <w:r w:rsidRPr="00930946">
              <w:rPr>
                <w:sz w:val="21"/>
                <w:szCs w:val="21"/>
                <w:lang w:val="es-ES"/>
              </w:rPr>
              <w:t xml:space="preserve">e interpreta </w:t>
            </w:r>
            <w:r w:rsidRPr="00930946">
              <w:rPr>
                <w:sz w:val="21"/>
                <w:szCs w:val="21"/>
              </w:rPr>
              <w:t>las medidas de tendencia central, de posición, de dispersión y de forma de un conjunto de datos, representando su</w:t>
            </w:r>
            <w:r w:rsidRPr="00930946">
              <w:rPr>
                <w:sz w:val="21"/>
                <w:szCs w:val="21"/>
                <w:lang w:val="es-ES"/>
              </w:rPr>
              <w:t>s</w:t>
            </w:r>
            <w:r w:rsidRPr="00930946">
              <w:rPr>
                <w:sz w:val="21"/>
                <w:szCs w:val="21"/>
              </w:rPr>
              <w:t xml:space="preserve"> </w:t>
            </w:r>
            <w:proofErr w:type="spellStart"/>
            <w:r w:rsidRPr="00930946">
              <w:rPr>
                <w:sz w:val="21"/>
                <w:szCs w:val="21"/>
              </w:rPr>
              <w:t>distribuci</w:t>
            </w:r>
            <w:r w:rsidRPr="00930946">
              <w:rPr>
                <w:sz w:val="21"/>
                <w:szCs w:val="21"/>
                <w:lang w:val="es-ES"/>
              </w:rPr>
              <w:t>ones</w:t>
            </w:r>
            <w:proofErr w:type="spellEnd"/>
            <w:r w:rsidRPr="00930946">
              <w:rPr>
                <w:sz w:val="21"/>
                <w:szCs w:val="21"/>
                <w:lang w:val="es-ES"/>
              </w:rPr>
              <w:t xml:space="preserve"> </w:t>
            </w:r>
            <w:r w:rsidRPr="00930946">
              <w:rPr>
                <w:sz w:val="21"/>
                <w:szCs w:val="21"/>
              </w:rPr>
              <w:t>de frecuencias en histogramas, polígonos y ojivas.</w:t>
            </w:r>
          </w:p>
        </w:tc>
      </w:tr>
      <w:tr w:rsidR="009546E8" w:rsidRPr="00930946" w14:paraId="72C3A2C5" w14:textId="77777777">
        <w:tc>
          <w:tcPr>
            <w:tcW w:w="3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C2" w14:textId="77777777" w:rsidR="009546E8" w:rsidRPr="00930946" w:rsidRDefault="00F63324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C3" w14:textId="77777777" w:rsidR="009546E8" w:rsidRPr="00930946" w:rsidRDefault="00F63324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C4" w14:textId="77777777" w:rsidR="009546E8" w:rsidRPr="00930946" w:rsidRDefault="00F63324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6140A0" w:rsidRPr="00930946" w14:paraId="4A378338" w14:textId="77777777" w:rsidTr="00202B4A"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DB2E0" w14:textId="1FFF3CF0" w:rsidR="006140A0" w:rsidRPr="00930946" w:rsidRDefault="006140A0" w:rsidP="006140A0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sz w:val="21"/>
                <w:szCs w:val="21"/>
              </w:rPr>
              <w:t>1. Organiza un conjunto de datos en distribuciones de frecuencias y sus representaciones gráficas, depurando antes los valores atípicos, los datos faltantes y los errores de registro.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420C1" w14:textId="1DD192EA" w:rsidR="006140A0" w:rsidRPr="00930946" w:rsidRDefault="006140A0" w:rsidP="006140A0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sz w:val="21"/>
                <w:szCs w:val="21"/>
              </w:rPr>
              <w:t>1.1 Depura en el laboratorio de cómputo una base de datos oficial del Instituto Nacional de Estadística con SPSS, R o Python.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95CBC" w14:textId="0BFDD8AD" w:rsidR="006140A0" w:rsidRPr="00930946" w:rsidRDefault="006140A0" w:rsidP="006140A0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b/>
                <w:bCs/>
                <w:sz w:val="21"/>
                <w:szCs w:val="21"/>
              </w:rPr>
              <w:t xml:space="preserve">Producto 1: </w:t>
            </w:r>
            <w:r w:rsidRPr="00930946">
              <w:rPr>
                <w:sz w:val="21"/>
                <w:szCs w:val="21"/>
              </w:rPr>
              <w:t>Base de datos depurada con su registro de correcciones.</w:t>
            </w:r>
          </w:p>
        </w:tc>
      </w:tr>
      <w:tr w:rsidR="006140A0" w:rsidRPr="00930946" w14:paraId="0B365C4B" w14:textId="77777777" w:rsidTr="00202B4A">
        <w:tc>
          <w:tcPr>
            <w:tcW w:w="332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655E2" w14:textId="77777777" w:rsidR="006140A0" w:rsidRPr="00930946" w:rsidRDefault="006140A0" w:rsidP="006140A0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9AB39" w14:textId="246E2B22" w:rsidR="006140A0" w:rsidRPr="00930946" w:rsidRDefault="006140A0" w:rsidP="006140A0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sz w:val="21"/>
                <w:szCs w:val="21"/>
              </w:rPr>
              <w:t>1.2 Elabora en equipo el histograma, el polígono de frecuencia y la ojiva de una distribución de frecuencias.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FA87BE" w14:textId="3179795D" w:rsidR="006140A0" w:rsidRPr="00930946" w:rsidRDefault="006140A0" w:rsidP="006140A0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b/>
                <w:bCs/>
                <w:sz w:val="21"/>
                <w:szCs w:val="21"/>
              </w:rPr>
              <w:t xml:space="preserve">Producto 2: </w:t>
            </w:r>
            <w:r w:rsidRPr="00930946">
              <w:rPr>
                <w:sz w:val="21"/>
                <w:szCs w:val="21"/>
              </w:rPr>
              <w:t>Distribución de frecuencias con sus representaciones gráficas.</w:t>
            </w:r>
          </w:p>
        </w:tc>
      </w:tr>
      <w:tr w:rsidR="006140A0" w:rsidRPr="00930946" w14:paraId="22D7C25C" w14:textId="77777777" w:rsidTr="00202B4A"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7439D" w14:textId="0450C171" w:rsidR="006140A0" w:rsidRPr="00930946" w:rsidRDefault="006140A0" w:rsidP="006140A0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sz w:val="21"/>
                <w:szCs w:val="21"/>
              </w:rPr>
              <w:t>2. Calcula las medidas de tendencia central, de posición, de dispersión y de forma de un conjunto de datos, interpretando su significado en la información financiera.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9D17F" w14:textId="2919BC75" w:rsidR="006140A0" w:rsidRPr="00930946" w:rsidRDefault="006140A0" w:rsidP="006140A0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sz w:val="21"/>
                <w:szCs w:val="21"/>
              </w:rPr>
              <w:t>2.1 Calcula en aula las medidas de tendencia central, de posición y de dispersión de un conjunto de datos con SPSS, R o Python.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E6F1D1" w14:textId="5B5F9504" w:rsidR="006140A0" w:rsidRPr="00930946" w:rsidRDefault="006140A0" w:rsidP="006140A0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b/>
                <w:bCs/>
                <w:sz w:val="21"/>
                <w:szCs w:val="21"/>
              </w:rPr>
              <w:t xml:space="preserve">Producto 3: </w:t>
            </w:r>
            <w:r w:rsidRPr="00930946">
              <w:rPr>
                <w:sz w:val="21"/>
                <w:szCs w:val="21"/>
              </w:rPr>
              <w:t>Cuadro de medidas de tendencia central, de posición, de apuntamiento y de dispersión.</w:t>
            </w:r>
          </w:p>
        </w:tc>
      </w:tr>
      <w:tr w:rsidR="006140A0" w:rsidRPr="00930946" w14:paraId="7731B19F" w14:textId="77777777" w:rsidTr="00202B4A">
        <w:tc>
          <w:tcPr>
            <w:tcW w:w="332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25AE1" w14:textId="77777777" w:rsidR="006140A0" w:rsidRPr="00930946" w:rsidRDefault="006140A0" w:rsidP="006140A0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5271B" w14:textId="7CE4A359" w:rsidR="006140A0" w:rsidRPr="00930946" w:rsidRDefault="006140A0" w:rsidP="006140A0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sz w:val="21"/>
                <w:szCs w:val="21"/>
              </w:rPr>
              <w:t>2.2 Analiza ante el curso la asimetría y el apuntamiento de la distribución de las ventas de una empresa.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A0795" w14:textId="6A5B98EC" w:rsidR="006140A0" w:rsidRPr="00930946" w:rsidRDefault="006140A0" w:rsidP="006140A0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b/>
                <w:bCs/>
                <w:sz w:val="21"/>
                <w:szCs w:val="21"/>
              </w:rPr>
              <w:t xml:space="preserve">Producto 4: </w:t>
            </w:r>
            <w:r w:rsidRPr="00930946">
              <w:rPr>
                <w:sz w:val="21"/>
                <w:szCs w:val="21"/>
              </w:rPr>
              <w:t>Informe de las medidas de forma de una distribución.</w:t>
            </w:r>
          </w:p>
        </w:tc>
      </w:tr>
      <w:tr w:rsidR="006140A0" w:rsidRPr="00930946" w14:paraId="72C3A2D4" w14:textId="77777777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D3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6140A0" w:rsidRPr="00930946" w14:paraId="72C3A2D8" w14:textId="77777777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D5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D6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D7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6140A0" w:rsidRPr="00930946" w14:paraId="72C3A2EF" w14:textId="77777777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D9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Tema 1: Distribución de Frecuencias y Representaciones Gráficas</w:t>
            </w:r>
          </w:p>
          <w:p w14:paraId="72C3A2DA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Tema 2: Medidas de Tendencia Central, de Posición y de Dispersión</w:t>
            </w:r>
          </w:p>
          <w:p w14:paraId="72C3A2DB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Tema 3: Medidas de Forma: Asimetría y Apuntamiento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DC" w14:textId="069F9675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30946">
              <w:rPr>
                <w:sz w:val="21"/>
                <w:szCs w:val="21"/>
              </w:rPr>
              <w:t>Definición y clasificación de la estadística; población, muestra y variables estadísticas. (C)</w:t>
            </w:r>
          </w:p>
          <w:p w14:paraId="72C3A2DD" w14:textId="2D51DF5F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30946">
              <w:rPr>
                <w:sz w:val="21"/>
                <w:szCs w:val="21"/>
              </w:rPr>
              <w:t>Distribución de frecuencias: intervalos de clase, límites de clase y frecuencias absoluta y relativa; sus propiedades. (C, P)</w:t>
            </w:r>
          </w:p>
          <w:p w14:paraId="72C3A2DE" w14:textId="467C71B0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30946">
              <w:rPr>
                <w:sz w:val="21"/>
                <w:szCs w:val="21"/>
              </w:rPr>
              <w:t>Representaciones gráficas de la distribución de frecuencias: histograma, polígono de frecuencia y ojiva. (C, P)</w:t>
            </w:r>
          </w:p>
          <w:p w14:paraId="72C3A2DF" w14:textId="6D4799D7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30946">
              <w:rPr>
                <w:sz w:val="21"/>
                <w:szCs w:val="21"/>
              </w:rPr>
              <w:lastRenderedPageBreak/>
              <w:t>Buenas prácticas de representación gráfica: escalas, títulos y fuente de los datos, y errores frecuentes que distorsionan la lectura.</w:t>
            </w:r>
            <w:r>
              <w:rPr>
                <w:sz w:val="21"/>
                <w:szCs w:val="21"/>
              </w:rPr>
              <w:t xml:space="preserve"> </w:t>
            </w:r>
            <w:del w:id="9001" w:author="Comisión de revisión 4.5" w:date="2026-10-13T00:00:00Z">
              <w:r>
                <w:rPr>
                  <w:sz w:val="21"/>
                  <w:szCs w:val="21"/>
                </w:rPr>
                <w:delText xml:space="preserve">(</w:delText>
              </w:r>
              <w:r>
                <w:rPr>
                  <w:sz w:val="21"/>
                  <w:szCs w:val="21"/>
                </w:rPr>
                <w:delText xml:space="preserve">C,P</w:delText>
              </w:r>
              <w:r>
                <w:rPr>
                  <w:sz w:val="21"/>
                  <w:szCs w:val="21"/>
                </w:rPr>
                <w:delText xml:space="preserve">)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</w:rPr>
                <w:t xml:space="preserve">(C, P)</w:t>
              </w:r>
            </w:ins>
            <w:proofErr w:type="gramStart"/>
            <w:proofErr w:type="gramEnd"/>
          </w:p>
          <w:p w14:paraId="72C3A2E0" w14:textId="6CB4B220" w:rsidR="006140A0" w:rsidRPr="00930946" w:rsidRDefault="00DC0DDA" w:rsidP="006140A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30946">
              <w:rPr>
                <w:sz w:val="21"/>
                <w:szCs w:val="21"/>
              </w:rPr>
              <w:t xml:space="preserve">Aplicación de los programas </w:t>
            </w:r>
            <w:r w:rsidR="006140A0" w:rsidRPr="00930946">
              <w:rPr>
                <w:sz w:val="21"/>
                <w:szCs w:val="21"/>
              </w:rPr>
              <w:t>SPSS, R y/o Python para la distribución de frecuencias y sus representaciones gráficas.</w:t>
            </w:r>
            <w:r w:rsidRPr="00930946">
              <w:rPr>
                <w:sz w:val="21"/>
                <w:szCs w:val="21"/>
              </w:rPr>
              <w:t xml:space="preserve"> (P, T)</w:t>
            </w:r>
          </w:p>
          <w:p w14:paraId="72C3A2E1" w14:textId="108A47DA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30946">
              <w:rPr>
                <w:sz w:val="21"/>
                <w:szCs w:val="21"/>
              </w:rPr>
              <w:t>Media aritmética, mediana, moda y media geométrica; sus propiedades.</w:t>
            </w:r>
            <w:r w:rsidR="00DC0DDA" w:rsidRPr="00930946">
              <w:rPr>
                <w:sz w:val="21"/>
                <w:szCs w:val="21"/>
              </w:rPr>
              <w:t xml:space="preserve"> (C, P)</w:t>
            </w:r>
          </w:p>
          <w:p w14:paraId="72C3A2E2" w14:textId="6CEE8735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30946">
              <w:rPr>
                <w:sz w:val="21"/>
                <w:szCs w:val="21"/>
              </w:rPr>
              <w:t xml:space="preserve">Medidas de posición: </w:t>
            </w:r>
            <w:proofErr w:type="spellStart"/>
            <w:r w:rsidRPr="00930946">
              <w:rPr>
                <w:sz w:val="21"/>
                <w:szCs w:val="21"/>
              </w:rPr>
              <w:t>deciles</w:t>
            </w:r>
            <w:proofErr w:type="spellEnd"/>
            <w:r w:rsidRPr="00930946">
              <w:rPr>
                <w:sz w:val="21"/>
                <w:szCs w:val="21"/>
              </w:rPr>
              <w:t>, cuartiles y percentiles.</w:t>
            </w:r>
            <w:r w:rsidR="00DC0DDA" w:rsidRPr="00930946">
              <w:rPr>
                <w:sz w:val="21"/>
                <w:szCs w:val="21"/>
              </w:rPr>
              <w:t xml:space="preserve"> (C, P)</w:t>
            </w:r>
          </w:p>
          <w:p w14:paraId="72C3A2E3" w14:textId="24633858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30946">
              <w:rPr>
                <w:sz w:val="21"/>
                <w:szCs w:val="21"/>
              </w:rPr>
              <w:t>Aplicación de los programas SPSS, R y/o Python para el cálculo de medidas de tendencia central y de posición.</w:t>
            </w:r>
            <w:r w:rsidR="00DC0DDA" w:rsidRPr="00930946">
              <w:rPr>
                <w:sz w:val="21"/>
                <w:szCs w:val="21"/>
              </w:rPr>
              <w:t xml:space="preserve"> (P, T)</w:t>
            </w:r>
          </w:p>
          <w:p w14:paraId="72C3A2E4" w14:textId="283E18E3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30946">
              <w:rPr>
                <w:sz w:val="21"/>
                <w:szCs w:val="21"/>
              </w:rPr>
              <w:t>Rango, desviación media, desviación estándar o típica, varianza y coeficiente de variación; sus propiedades.</w:t>
            </w:r>
            <w:r w:rsidR="00DC0DDA" w:rsidRPr="00930946">
              <w:rPr>
                <w:sz w:val="21"/>
                <w:szCs w:val="21"/>
              </w:rPr>
              <w:t xml:space="preserve"> (C, P)</w:t>
            </w:r>
          </w:p>
          <w:p w14:paraId="72C3A2E5" w14:textId="36487FB0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30946">
              <w:rPr>
                <w:sz w:val="21"/>
                <w:szCs w:val="21"/>
              </w:rPr>
              <w:t>Depuración de la base de datos: valores atípicos, datos faltantes y verificación de la consistencia antes del análisis estadístico.</w:t>
            </w:r>
            <w:r w:rsidR="00DC0DDA" w:rsidRPr="00930946">
              <w:rPr>
                <w:sz w:val="21"/>
                <w:szCs w:val="21"/>
              </w:rPr>
              <w:t xml:space="preserve"> (C, P)</w:t>
            </w:r>
          </w:p>
          <w:p w14:paraId="72C3A2E6" w14:textId="39F780DE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30946">
              <w:rPr>
                <w:sz w:val="21"/>
                <w:szCs w:val="21"/>
              </w:rPr>
              <w:t>Aplicación de los programas SPSS, R y/o Python para el estudio de las medidas de dispersión; ejercicios de aplicación.</w:t>
            </w:r>
            <w:r w:rsidR="00DC0DDA" w:rsidRPr="00930946">
              <w:rPr>
                <w:sz w:val="21"/>
                <w:szCs w:val="21"/>
              </w:rPr>
              <w:t xml:space="preserve"> (P, T)</w:t>
            </w:r>
          </w:p>
          <w:p w14:paraId="72C3A2E7" w14:textId="31C34D28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30946">
              <w:rPr>
                <w:sz w:val="21"/>
                <w:szCs w:val="21"/>
              </w:rPr>
              <w:t>Momentos respecto al origen y respecto a la media aritmética.</w:t>
            </w:r>
            <w:r w:rsidR="00DC0DDA" w:rsidRPr="00930946">
              <w:rPr>
                <w:sz w:val="21"/>
                <w:szCs w:val="21"/>
              </w:rPr>
              <w:t xml:space="preserve"> (C)</w:t>
            </w:r>
          </w:p>
          <w:p w14:paraId="72C3A2E8" w14:textId="5C757CFF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30946">
              <w:rPr>
                <w:sz w:val="21"/>
                <w:szCs w:val="21"/>
              </w:rPr>
              <w:t>Coeficiente de asimetría y coeficiente de apuntamiento.</w:t>
            </w:r>
            <w:r w:rsidR="00DC0DDA" w:rsidRPr="00930946">
              <w:rPr>
                <w:sz w:val="21"/>
                <w:szCs w:val="21"/>
              </w:rPr>
              <w:t xml:space="preserve"> (C, P)</w:t>
            </w:r>
          </w:p>
          <w:p w14:paraId="72C3A2E9" w14:textId="6B54D783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30946">
              <w:rPr>
                <w:sz w:val="21"/>
                <w:szCs w:val="21"/>
              </w:rPr>
              <w:t>Aplicación de los programas SPSS, R y/o Python para el estudio de las medidas de forma, asimetría y apuntamiento; ejercicios de aplicación.</w:t>
            </w:r>
            <w:r w:rsidR="00DC0DDA" w:rsidRPr="00930946">
              <w:rPr>
                <w:sz w:val="21"/>
                <w:szCs w:val="21"/>
              </w:rPr>
              <w:t xml:space="preserve"> (P, T)</w:t>
            </w:r>
          </w:p>
          <w:p w14:paraId="72C3A2EA" w14:textId="52A33D27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30946">
              <w:rPr>
                <w:sz w:val="21"/>
                <w:szCs w:val="21"/>
              </w:rPr>
              <w:t>Fuentes oficiales de datos de Bolivia y su uso responsable: citación de fuentes, periodos de referencia y notas metodológicas.</w:t>
            </w:r>
            <w:r w:rsidR="00DC0DDA" w:rsidRPr="00930946">
              <w:rPr>
                <w:sz w:val="21"/>
                <w:szCs w:val="21"/>
              </w:rPr>
              <w:t xml:space="preserve"> (C, A)</w:t>
            </w:r>
          </w:p>
          <w:p w14:paraId="72C3A2EB" w14:textId="5D927D84" w:rsidR="006140A0" w:rsidRPr="00930946" w:rsidRDefault="006140A0" w:rsidP="006140A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30946">
              <w:rPr>
                <w:sz w:val="21"/>
                <w:szCs w:val="21"/>
              </w:rPr>
              <w:t xml:space="preserve">Terminología estadística en inglés: </w:t>
            </w:r>
            <w:proofErr w:type="spellStart"/>
            <w:r w:rsidRPr="00930946">
              <w:rPr>
                <w:sz w:val="21"/>
                <w:szCs w:val="21"/>
              </w:rPr>
              <w:t>sample</w:t>
            </w:r>
            <w:proofErr w:type="spellEnd"/>
            <w:r w:rsidRPr="00930946">
              <w:rPr>
                <w:sz w:val="21"/>
                <w:szCs w:val="21"/>
              </w:rPr>
              <w:t xml:space="preserve">, </w:t>
            </w:r>
            <w:proofErr w:type="spellStart"/>
            <w:r w:rsidRPr="00930946">
              <w:rPr>
                <w:sz w:val="21"/>
                <w:szCs w:val="21"/>
              </w:rPr>
              <w:t>population</w:t>
            </w:r>
            <w:proofErr w:type="spellEnd"/>
            <w:r w:rsidRPr="00930946">
              <w:rPr>
                <w:sz w:val="21"/>
                <w:szCs w:val="21"/>
              </w:rPr>
              <w:t xml:space="preserve">, mean, standard </w:t>
            </w:r>
            <w:proofErr w:type="spellStart"/>
            <w:r w:rsidRPr="00930946">
              <w:rPr>
                <w:sz w:val="21"/>
                <w:szCs w:val="21"/>
              </w:rPr>
              <w:t>deviation</w:t>
            </w:r>
            <w:proofErr w:type="spellEnd"/>
            <w:r w:rsidRPr="00930946">
              <w:rPr>
                <w:sz w:val="21"/>
                <w:szCs w:val="21"/>
              </w:rPr>
              <w:t xml:space="preserve">, </w:t>
            </w:r>
            <w:proofErr w:type="spellStart"/>
            <w:r w:rsidRPr="00930946">
              <w:rPr>
                <w:sz w:val="21"/>
                <w:szCs w:val="21"/>
              </w:rPr>
              <w:t>outlier</w:t>
            </w:r>
            <w:proofErr w:type="spellEnd"/>
            <w:r w:rsidRPr="00930946">
              <w:rPr>
                <w:sz w:val="21"/>
                <w:szCs w:val="21"/>
              </w:rPr>
              <w:t xml:space="preserve">, </w:t>
            </w:r>
            <w:proofErr w:type="spellStart"/>
            <w:r w:rsidRPr="00930946">
              <w:rPr>
                <w:sz w:val="21"/>
                <w:szCs w:val="21"/>
              </w:rPr>
              <w:t>confidence</w:t>
            </w:r>
            <w:proofErr w:type="spellEnd"/>
            <w:r w:rsidRPr="00930946">
              <w:rPr>
                <w:sz w:val="21"/>
                <w:szCs w:val="21"/>
              </w:rPr>
              <w:t xml:space="preserve"> </w:t>
            </w:r>
            <w:proofErr w:type="spellStart"/>
            <w:r w:rsidRPr="00930946">
              <w:rPr>
                <w:sz w:val="21"/>
                <w:szCs w:val="21"/>
              </w:rPr>
              <w:t>interval</w:t>
            </w:r>
            <w:proofErr w:type="spellEnd"/>
            <w:r w:rsidRPr="00930946">
              <w:rPr>
                <w:sz w:val="21"/>
                <w:szCs w:val="21"/>
              </w:rPr>
              <w:t>; entre otras.</w:t>
            </w:r>
            <w:r w:rsidR="00DC0DDA" w:rsidRPr="00930946">
              <w:rPr>
                <w:sz w:val="21"/>
                <w:szCs w:val="21"/>
              </w:rPr>
              <w:t xml:space="preserve">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EC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lastRenderedPageBreak/>
              <w:t>Resultados finales del Censo de Población y Vivienda 2024 publicados por el Instituto Nacional de Estadística, con una población de 11.365.333 habitantes.</w:t>
            </w:r>
          </w:p>
          <w:p w14:paraId="72C3A2ED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 xml:space="preserve">Índice de precios al consumidor y encuestas del </w:t>
            </w:r>
            <w:r w:rsidRPr="00930946">
              <w:rPr>
                <w:sz w:val="21"/>
                <w:szCs w:val="21"/>
              </w:rPr>
              <w:lastRenderedPageBreak/>
              <w:t>Instituto Nacional de Estadística como fuentes de datos para el análisis descriptivo.</w:t>
            </w:r>
          </w:p>
          <w:p w14:paraId="72C3A2EE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>Uso de la estadística descriptiva en la preparación de presupuestos y proyecciones financieras del contador público.</w:t>
            </w:r>
          </w:p>
        </w:tc>
      </w:tr>
      <w:tr w:rsidR="006140A0" w:rsidRPr="00930946" w14:paraId="72C3A2F1" w14:textId="77777777">
        <w:trPr>
          <w:cantSplit/>
        </w:trPr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F0" w14:textId="77777777" w:rsidR="006140A0" w:rsidRPr="00930946" w:rsidRDefault="006140A0" w:rsidP="006140A0">
            <w:pPr>
              <w:spacing w:before="20" w:after="20"/>
              <w:jc w:val="both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2: </w:t>
            </w:r>
            <w:r w:rsidRPr="00930946">
              <w:rPr>
                <w:sz w:val="21"/>
                <w:szCs w:val="21"/>
              </w:rPr>
              <w:t>Analiza la distribución bidimensional de dos variables estadísticas, calculando el coeficiente de correlación lineal y la ecuación de regresión de un conjunto de datos.</w:t>
            </w:r>
          </w:p>
        </w:tc>
      </w:tr>
      <w:tr w:rsidR="006140A0" w:rsidRPr="00930946" w14:paraId="72C3A2F5" w14:textId="77777777">
        <w:tc>
          <w:tcPr>
            <w:tcW w:w="3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F2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F3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2F4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6140A0" w:rsidRPr="00930946" w14:paraId="2C75CB9E" w14:textId="77777777" w:rsidTr="00202B4A"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4F162D" w14:textId="32537B1E" w:rsidR="006140A0" w:rsidRPr="00930946" w:rsidRDefault="006140A0" w:rsidP="006140A0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sz w:val="21"/>
                <w:szCs w:val="21"/>
              </w:rPr>
              <w:t>1. Analiza la distribución bidimensional de dos variables, calculando la covarianza, el coeficiente de correlación y la ecuación de regresión por mínimos cuadrados.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2699A" w14:textId="47A70663" w:rsidR="006140A0" w:rsidRPr="00930946" w:rsidRDefault="006140A0" w:rsidP="006140A0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sz w:val="21"/>
                <w:szCs w:val="21"/>
              </w:rPr>
              <w:t>1.1 Calcula en aula la covarianza y el coeficiente de correlación lineal de una distribución bidimensional.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A2E0F" w14:textId="6DACF1A8" w:rsidR="006140A0" w:rsidRPr="00930946" w:rsidRDefault="006140A0" w:rsidP="006140A0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b/>
                <w:bCs/>
                <w:sz w:val="21"/>
                <w:szCs w:val="21"/>
              </w:rPr>
              <w:t xml:space="preserve">Producto 5: </w:t>
            </w:r>
            <w:r w:rsidRPr="00930946">
              <w:rPr>
                <w:sz w:val="21"/>
                <w:szCs w:val="21"/>
              </w:rPr>
              <w:t>Cuadro de covarianza y coeficiente de correlación.</w:t>
            </w:r>
          </w:p>
        </w:tc>
      </w:tr>
      <w:tr w:rsidR="006140A0" w:rsidRPr="00930946" w14:paraId="3B777A43" w14:textId="77777777" w:rsidTr="00202B4A">
        <w:tc>
          <w:tcPr>
            <w:tcW w:w="332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867AD" w14:textId="77777777" w:rsidR="006140A0" w:rsidRPr="00930946" w:rsidRDefault="006140A0" w:rsidP="006140A0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2E2C11" w14:textId="1EBFB73D" w:rsidR="006140A0" w:rsidRPr="00930946" w:rsidRDefault="006140A0" w:rsidP="006140A0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sz w:val="21"/>
                <w:szCs w:val="21"/>
              </w:rPr>
              <w:t>1.2 Ajusta en el laboratorio de cómputo funciones lineal, parabólica, potencial y exponencial de regresión con SPSS, R o Python.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D6850" w14:textId="3BE566B8" w:rsidR="006140A0" w:rsidRPr="00930946" w:rsidRDefault="006140A0" w:rsidP="006140A0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b/>
                <w:bCs/>
                <w:sz w:val="21"/>
                <w:szCs w:val="21"/>
              </w:rPr>
              <w:t xml:space="preserve">Producto 6: </w:t>
            </w:r>
            <w:r w:rsidRPr="00930946">
              <w:rPr>
                <w:sz w:val="21"/>
                <w:szCs w:val="21"/>
              </w:rPr>
              <w:t>Diagrama de dispersión con las funciones de regresión ajustadas.</w:t>
            </w:r>
          </w:p>
        </w:tc>
      </w:tr>
      <w:tr w:rsidR="006140A0" w:rsidRPr="00930946" w14:paraId="502A9718" w14:textId="77777777" w:rsidTr="00202B4A"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D4900" w14:textId="6AA2663A" w:rsidR="006140A0" w:rsidRPr="00930946" w:rsidRDefault="006140A0" w:rsidP="006140A0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sz w:val="21"/>
                <w:szCs w:val="21"/>
              </w:rPr>
              <w:t xml:space="preserve">2. Evalúa el coeficiente de determinación y los límites de un modelo de regresión, distinguiendo </w:t>
            </w:r>
            <w:r w:rsidRPr="00930946">
              <w:rPr>
                <w:sz w:val="21"/>
                <w:szCs w:val="21"/>
              </w:rPr>
              <w:lastRenderedPageBreak/>
              <w:t>la correlación de la causalidad en un procedimiento en variables bidimensionales.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C666C7" w14:textId="7338A08D" w:rsidR="006140A0" w:rsidRPr="00930946" w:rsidRDefault="006140A0" w:rsidP="006140A0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sz w:val="21"/>
                <w:szCs w:val="21"/>
              </w:rPr>
              <w:lastRenderedPageBreak/>
              <w:t>2.1 Analiza en equipo el coeficiente de determinación de un modelo de regresión de un caso práctico.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1E212" w14:textId="5E742720" w:rsidR="006140A0" w:rsidRPr="00930946" w:rsidRDefault="006140A0" w:rsidP="006140A0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b/>
                <w:bCs/>
                <w:sz w:val="21"/>
                <w:szCs w:val="21"/>
              </w:rPr>
              <w:t xml:space="preserve">Producto 7: </w:t>
            </w:r>
            <w:r w:rsidRPr="00930946">
              <w:rPr>
                <w:sz w:val="21"/>
                <w:szCs w:val="21"/>
              </w:rPr>
              <w:t>Informe del coeficiente de determinación de un modelo de regresión.</w:t>
            </w:r>
          </w:p>
        </w:tc>
      </w:tr>
      <w:tr w:rsidR="006140A0" w:rsidRPr="00930946" w14:paraId="6FD51B09" w14:textId="77777777" w:rsidTr="00202B4A">
        <w:tc>
          <w:tcPr>
            <w:tcW w:w="332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5957D" w14:textId="77777777" w:rsidR="006140A0" w:rsidRPr="00930946" w:rsidRDefault="006140A0" w:rsidP="006140A0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A4CAC7" w14:textId="290DD1AA" w:rsidR="006140A0" w:rsidRPr="00930946" w:rsidRDefault="006140A0" w:rsidP="006140A0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sz w:val="21"/>
                <w:szCs w:val="21"/>
              </w:rPr>
              <w:t>2.2 Estima ante el curso una partida de gastos con regresión y explica las desviaciones significativas.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42390" w14:textId="123134D6" w:rsidR="006140A0" w:rsidRPr="00930946" w:rsidRDefault="006140A0" w:rsidP="006140A0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b/>
                <w:bCs/>
                <w:sz w:val="21"/>
                <w:szCs w:val="21"/>
              </w:rPr>
              <w:t xml:space="preserve">Producto 8: </w:t>
            </w:r>
            <w:r w:rsidRPr="00930946">
              <w:rPr>
                <w:sz w:val="21"/>
                <w:szCs w:val="21"/>
              </w:rPr>
              <w:t>Procedimiento analítico de una partida de gastos basado en regresión.</w:t>
            </w:r>
          </w:p>
        </w:tc>
      </w:tr>
      <w:tr w:rsidR="006140A0" w:rsidRPr="00930946" w14:paraId="72C3A307" w14:textId="77777777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04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lastRenderedPageBreak/>
              <w:t>Unidad de aprendizaje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05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06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6140A0" w:rsidRPr="00930946" w14:paraId="72C3A317" w14:textId="77777777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08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Tema 4: Distribuciones Bidimensionales</w:t>
            </w:r>
          </w:p>
          <w:p w14:paraId="72C3A309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Tema 5: Análisis de Correlación y Regresión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0A" w14:textId="7AC9E886" w:rsidR="006140A0" w:rsidRPr="00930946" w:rsidRDefault="006140A0" w:rsidP="006140A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30946">
              <w:rPr>
                <w:sz w:val="21"/>
                <w:szCs w:val="21"/>
              </w:rPr>
              <w:t>Distribución bidimensional y distribución marginal; media y varianza marginal.</w:t>
            </w:r>
            <w:r w:rsidR="00DC0DDA" w:rsidRPr="00930946">
              <w:rPr>
                <w:sz w:val="21"/>
                <w:szCs w:val="21"/>
              </w:rPr>
              <w:t xml:space="preserve"> (C, P)</w:t>
            </w:r>
          </w:p>
          <w:p w14:paraId="72C3A30B" w14:textId="19BCE2B1" w:rsidR="006140A0" w:rsidRPr="00930946" w:rsidRDefault="006140A0" w:rsidP="006140A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30946">
              <w:rPr>
                <w:sz w:val="21"/>
                <w:szCs w:val="21"/>
              </w:rPr>
              <w:t>Covarianza y sus propiedades.</w:t>
            </w:r>
            <w:r w:rsidR="00DC0DDA" w:rsidRPr="00930946">
              <w:rPr>
                <w:sz w:val="21"/>
                <w:szCs w:val="21"/>
              </w:rPr>
              <w:t xml:space="preserve"> (C)</w:t>
            </w:r>
          </w:p>
          <w:p w14:paraId="72C3A30C" w14:textId="69C69D2D" w:rsidR="006140A0" w:rsidRPr="00930946" w:rsidRDefault="006140A0" w:rsidP="006140A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30946">
              <w:rPr>
                <w:sz w:val="21"/>
                <w:szCs w:val="21"/>
              </w:rPr>
              <w:t>Aplicación de los programas SPSS, R y/o Python para el estudio de distribuciones bidimensionales; ejercicios de aplicación.</w:t>
            </w:r>
            <w:r w:rsidR="00DC0DDA" w:rsidRPr="00930946">
              <w:rPr>
                <w:sz w:val="21"/>
                <w:szCs w:val="21"/>
              </w:rPr>
              <w:t xml:space="preserve"> (P, T)</w:t>
            </w:r>
          </w:p>
          <w:p w14:paraId="72C3A30D" w14:textId="013F757F" w:rsidR="006140A0" w:rsidRPr="00930946" w:rsidRDefault="006140A0" w:rsidP="006140A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30946">
              <w:rPr>
                <w:sz w:val="21"/>
                <w:szCs w:val="21"/>
              </w:rPr>
              <w:t>Correlación lineal y coeficiente de correlación lineal; diagrama de dispersión.</w:t>
            </w:r>
            <w:r w:rsidR="00DC0DDA" w:rsidRPr="00930946">
              <w:rPr>
                <w:sz w:val="21"/>
                <w:szCs w:val="21"/>
              </w:rPr>
              <w:t xml:space="preserve"> (C, P)</w:t>
            </w:r>
          </w:p>
          <w:p w14:paraId="72C3A30E" w14:textId="7D7F7432" w:rsidR="006140A0" w:rsidRPr="00930946" w:rsidRDefault="006140A0" w:rsidP="006140A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30946">
              <w:rPr>
                <w:sz w:val="21"/>
                <w:szCs w:val="21"/>
              </w:rPr>
              <w:t>Regresión lineal y principio de mínimos cuadrados.</w:t>
            </w:r>
            <w:r w:rsidR="00DC0DDA" w:rsidRPr="00930946">
              <w:rPr>
                <w:sz w:val="21"/>
                <w:szCs w:val="21"/>
              </w:rPr>
              <w:t xml:space="preserve"> (C, P)</w:t>
            </w:r>
          </w:p>
          <w:p w14:paraId="72C3A30F" w14:textId="1CE59736" w:rsidR="006140A0" w:rsidRPr="00930946" w:rsidRDefault="006140A0" w:rsidP="006140A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30946">
              <w:rPr>
                <w:sz w:val="21"/>
                <w:szCs w:val="21"/>
              </w:rPr>
              <w:t>Función lineal, parabólica, potencial y exponencial de regresión.</w:t>
            </w:r>
            <w:r w:rsidR="00DC0DDA" w:rsidRPr="00930946">
              <w:rPr>
                <w:sz w:val="21"/>
                <w:szCs w:val="21"/>
              </w:rPr>
              <w:t xml:space="preserve"> (C, P)</w:t>
            </w:r>
          </w:p>
          <w:p w14:paraId="72C3A310" w14:textId="0BC0FD10" w:rsidR="006140A0" w:rsidRPr="00930946" w:rsidRDefault="006140A0" w:rsidP="006140A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30946">
              <w:rPr>
                <w:sz w:val="21"/>
                <w:szCs w:val="21"/>
              </w:rPr>
              <w:t>Coeficiente de determinación y coeficiente de correlación.</w:t>
            </w:r>
            <w:r w:rsidR="00DC0DDA" w:rsidRPr="00930946">
              <w:rPr>
                <w:sz w:val="21"/>
                <w:szCs w:val="21"/>
              </w:rPr>
              <w:t xml:space="preserve"> (C, P)</w:t>
            </w:r>
          </w:p>
          <w:p w14:paraId="72C3A311" w14:textId="6867FBB4" w:rsidR="006140A0" w:rsidRPr="00930946" w:rsidRDefault="006140A0" w:rsidP="006140A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30946">
              <w:rPr>
                <w:sz w:val="21"/>
                <w:szCs w:val="21"/>
              </w:rPr>
              <w:t>Supuestos y límites del modelo de regresión: correlación frente a causalidad, efecto de los valores atípicos y extrapolación fuera del rango observado.</w:t>
            </w:r>
            <w:r w:rsidR="00DC0DDA" w:rsidRPr="00930946">
              <w:rPr>
                <w:sz w:val="21"/>
                <w:szCs w:val="21"/>
              </w:rPr>
              <w:t xml:space="preserve"> (C, A)</w:t>
            </w:r>
          </w:p>
          <w:p w14:paraId="72C3A313" w14:textId="70E9F247" w:rsidR="006140A0" w:rsidRPr="00930946" w:rsidRDefault="006140A0" w:rsidP="003C1009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30946">
              <w:rPr>
                <w:sz w:val="21"/>
                <w:szCs w:val="21"/>
              </w:rPr>
              <w:t>Aplicación de los programas SPSS, R y/o Python para el análisis de correlación y regresión; ejercicios de aplicación.</w:t>
            </w:r>
            <w:r w:rsidR="00DC0DDA" w:rsidRPr="00930946">
              <w:rPr>
                <w:sz w:val="21"/>
                <w:szCs w:val="21"/>
              </w:rPr>
              <w:t xml:space="preserve"> (P, T)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14" w14:textId="70D92710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>Uso de la ecuación de regresión lineal en la proyección de flujo</w:t>
            </w:r>
            <w:r w:rsidR="003C1009" w:rsidRPr="00930946">
              <w:rPr>
                <w:sz w:val="21"/>
                <w:szCs w:val="21"/>
              </w:rPr>
              <w:t>s de efectivo y de presupuestos.</w:t>
            </w:r>
          </w:p>
          <w:p w14:paraId="72C3A316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>Series estadísticas del Instituto Nacional de Estadística y del Banco Central de Bolivia para el análisis de correlación entre variables económicas.</w:t>
            </w:r>
          </w:p>
        </w:tc>
      </w:tr>
      <w:tr w:rsidR="006140A0" w:rsidRPr="00930946" w14:paraId="72C3A319" w14:textId="77777777">
        <w:trPr>
          <w:cantSplit/>
        </w:trPr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18" w14:textId="77777777" w:rsidR="006140A0" w:rsidRPr="00930946" w:rsidRDefault="006140A0" w:rsidP="006140A0">
            <w:pPr>
              <w:spacing w:before="20" w:after="20"/>
              <w:jc w:val="both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3: </w:t>
            </w:r>
            <w:r w:rsidRPr="00930946">
              <w:rPr>
                <w:sz w:val="21"/>
                <w:szCs w:val="21"/>
              </w:rPr>
              <w:t>Aplica las propiedades de la probabilidad y los modelos probabilísticos discretos y continuos, calculando la media, la varianza y la desviación típica de una variable aleatoria.</w:t>
            </w:r>
          </w:p>
        </w:tc>
      </w:tr>
      <w:tr w:rsidR="006140A0" w:rsidRPr="00930946" w14:paraId="72C3A31D" w14:textId="77777777">
        <w:tc>
          <w:tcPr>
            <w:tcW w:w="3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1A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1B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1C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202B4A" w:rsidRPr="00930946" w14:paraId="1622AD91" w14:textId="77777777" w:rsidTr="00202B4A"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41EEF" w14:textId="461CD564" w:rsidR="00202B4A" w:rsidRPr="00930946" w:rsidRDefault="00202B4A" w:rsidP="00202B4A">
            <w:pPr>
              <w:spacing w:before="10" w:after="10"/>
            </w:pPr>
            <w:r w:rsidRPr="00930946">
              <w:rPr>
                <w:sz w:val="21"/>
                <w:szCs w:val="21"/>
              </w:rPr>
              <w:t>1. Aplica las distribucion</w:t>
            </w:r>
            <w:r w:rsidR="00F20577" w:rsidRPr="00930946">
              <w:rPr>
                <w:sz w:val="21"/>
                <w:szCs w:val="21"/>
              </w:rPr>
              <w:t xml:space="preserve">es de probabilidad discreta de </w:t>
            </w:r>
            <w:r w:rsidRPr="00930946">
              <w:rPr>
                <w:sz w:val="21"/>
                <w:szCs w:val="21"/>
              </w:rPr>
              <w:t>los modelos probabilísticos de B</w:t>
            </w:r>
            <w:r w:rsidR="00F20577" w:rsidRPr="00930946">
              <w:rPr>
                <w:sz w:val="21"/>
                <w:szCs w:val="21"/>
              </w:rPr>
              <w:t>ernoulli, binomial, geométrica,</w:t>
            </w:r>
            <w:r w:rsidRPr="00930946">
              <w:rPr>
                <w:sz w:val="21"/>
                <w:szCs w:val="21"/>
              </w:rPr>
              <w:t xml:space="preserve"> </w:t>
            </w:r>
            <w:proofErr w:type="spellStart"/>
            <w:r w:rsidRPr="00930946">
              <w:rPr>
                <w:sz w:val="21"/>
                <w:szCs w:val="21"/>
              </w:rPr>
              <w:t>Poisson</w:t>
            </w:r>
            <w:proofErr w:type="spellEnd"/>
            <w:r w:rsidRPr="00930946">
              <w:rPr>
                <w:sz w:val="21"/>
                <w:szCs w:val="21"/>
              </w:rPr>
              <w:t xml:space="preserve"> </w:t>
            </w:r>
            <w:r w:rsidR="00F20577" w:rsidRPr="00930946">
              <w:rPr>
                <w:sz w:val="21"/>
                <w:szCs w:val="21"/>
              </w:rPr>
              <w:t>y norm</w:t>
            </w:r>
            <w:r w:rsidRPr="00930946">
              <w:rPr>
                <w:sz w:val="21"/>
                <w:szCs w:val="21"/>
              </w:rPr>
              <w:t>a</w:t>
            </w:r>
            <w:r w:rsidR="00F20577" w:rsidRPr="00930946">
              <w:rPr>
                <w:sz w:val="21"/>
                <w:szCs w:val="21"/>
              </w:rPr>
              <w:t>l a</w:t>
            </w:r>
            <w:r w:rsidRPr="00930946">
              <w:rPr>
                <w:sz w:val="21"/>
                <w:szCs w:val="21"/>
              </w:rPr>
              <w:t xml:space="preserve"> una variable aleatoria.</w:t>
            </w:r>
          </w:p>
          <w:p w14:paraId="0B934D5C" w14:textId="77777777" w:rsidR="00202B4A" w:rsidRPr="00930946" w:rsidRDefault="00202B4A" w:rsidP="006140A0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B8855" w14:textId="6E865367" w:rsidR="00202B4A" w:rsidRPr="00930946" w:rsidRDefault="00202B4A" w:rsidP="00202B4A">
            <w:pPr>
              <w:spacing w:before="10" w:after="10"/>
              <w:rPr>
                <w:bCs/>
                <w:iCs/>
                <w:sz w:val="21"/>
                <w:szCs w:val="21"/>
              </w:rPr>
            </w:pPr>
            <w:r w:rsidRPr="00930946">
              <w:rPr>
                <w:bCs/>
                <w:iCs/>
                <w:sz w:val="21"/>
                <w:szCs w:val="21"/>
              </w:rPr>
              <w:t xml:space="preserve">1.1 </w:t>
            </w:r>
            <w:r w:rsidRPr="00930946">
              <w:rPr>
                <w:sz w:val="21"/>
                <w:szCs w:val="21"/>
              </w:rPr>
              <w:t xml:space="preserve">Calcula en aula las probabilidades de variables aleatorias discretas tales como Binomial y </w:t>
            </w:r>
            <w:proofErr w:type="spellStart"/>
            <w:r w:rsidRPr="00930946">
              <w:rPr>
                <w:sz w:val="21"/>
                <w:szCs w:val="21"/>
              </w:rPr>
              <w:t>Poisson</w:t>
            </w:r>
            <w:proofErr w:type="spellEnd"/>
            <w:r w:rsidRPr="00930946"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79EA6A" w14:textId="3E009052" w:rsidR="00202B4A" w:rsidRPr="00930946" w:rsidRDefault="00202B4A" w:rsidP="00F20577">
            <w:pPr>
              <w:spacing w:before="10" w:after="1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 xml:space="preserve">Producto 9: </w:t>
            </w:r>
            <w:r w:rsidR="00F20577" w:rsidRPr="00930946">
              <w:rPr>
                <w:sz w:val="21"/>
                <w:szCs w:val="21"/>
              </w:rPr>
              <w:t>Distribución de probabilidad de una variable aleatoria discreta con su media y su varianza.</w:t>
            </w:r>
          </w:p>
        </w:tc>
      </w:tr>
      <w:tr w:rsidR="00202B4A" w:rsidRPr="00930946" w14:paraId="4E89F9DE" w14:textId="77777777" w:rsidTr="00202B4A">
        <w:tc>
          <w:tcPr>
            <w:tcW w:w="332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0D47D" w14:textId="77777777" w:rsidR="00202B4A" w:rsidRPr="00930946" w:rsidRDefault="00202B4A" w:rsidP="006140A0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46D91" w14:textId="16F90454" w:rsidR="00202B4A" w:rsidRPr="00930946" w:rsidRDefault="00202B4A" w:rsidP="00202B4A">
            <w:pPr>
              <w:spacing w:before="20" w:after="20"/>
              <w:rPr>
                <w:bCs/>
                <w:iCs/>
                <w:sz w:val="21"/>
                <w:szCs w:val="21"/>
              </w:rPr>
            </w:pPr>
            <w:r w:rsidRPr="00930946">
              <w:rPr>
                <w:bCs/>
                <w:iCs/>
                <w:sz w:val="21"/>
                <w:szCs w:val="21"/>
              </w:rPr>
              <w:t xml:space="preserve">1.2 </w:t>
            </w:r>
            <w:r w:rsidRPr="00930946">
              <w:rPr>
                <w:sz w:val="21"/>
                <w:szCs w:val="21"/>
              </w:rPr>
              <w:t xml:space="preserve">Calcula en aula las probabilidades de variables aleatorias discretas tales como Geométrica, Pascal, </w:t>
            </w:r>
            <w:proofErr w:type="spellStart"/>
            <w:r w:rsidR="00D23F54" w:rsidRPr="00930946">
              <w:rPr>
                <w:sz w:val="21"/>
                <w:szCs w:val="21"/>
              </w:rPr>
              <w:t>Hipergeométrica</w:t>
            </w:r>
            <w:proofErr w:type="spellEnd"/>
            <w:r w:rsidR="00F20577" w:rsidRPr="00930946">
              <w:rPr>
                <w:sz w:val="21"/>
                <w:szCs w:val="21"/>
              </w:rPr>
              <w:t>, Normal esta</w:t>
            </w:r>
            <w:r w:rsidR="00D23F54">
              <w:rPr>
                <w:sz w:val="21"/>
                <w:szCs w:val="21"/>
              </w:rPr>
              <w:t>n</w:t>
            </w:r>
            <w:r w:rsidR="00F20577" w:rsidRPr="00930946">
              <w:rPr>
                <w:sz w:val="21"/>
                <w:szCs w:val="21"/>
              </w:rPr>
              <w:t>darizada</w:t>
            </w:r>
            <w:r w:rsidR="00D23F54"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4D6B5" w14:textId="5843A301" w:rsidR="00202B4A" w:rsidRPr="00930946" w:rsidRDefault="00202B4A" w:rsidP="00202B4A">
            <w:pPr>
              <w:spacing w:before="10" w:after="10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 xml:space="preserve">Producto 10: </w:t>
            </w:r>
            <w:r w:rsidRPr="00930946">
              <w:rPr>
                <w:sz w:val="21"/>
                <w:szCs w:val="21"/>
              </w:rPr>
              <w:t>Distribución de probabilidad de u</w:t>
            </w:r>
            <w:r w:rsidR="00F20577" w:rsidRPr="00930946">
              <w:rPr>
                <w:sz w:val="21"/>
                <w:szCs w:val="21"/>
              </w:rPr>
              <w:t>na variable aleatoria</w:t>
            </w:r>
            <w:r w:rsidRPr="00930946">
              <w:rPr>
                <w:sz w:val="21"/>
                <w:szCs w:val="21"/>
              </w:rPr>
              <w:t xml:space="preserve"> continua con su media y su varianza.</w:t>
            </w:r>
          </w:p>
          <w:p w14:paraId="75BC2951" w14:textId="6631BDB0" w:rsidR="00202B4A" w:rsidRPr="00930946" w:rsidRDefault="00202B4A" w:rsidP="00202B4A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</w:p>
        </w:tc>
      </w:tr>
      <w:tr w:rsidR="00202B4A" w:rsidRPr="00930946" w14:paraId="41236D10" w14:textId="77777777" w:rsidTr="00202B4A"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7A4C4" w14:textId="177ACB38" w:rsidR="00202B4A" w:rsidRPr="00930946" w:rsidRDefault="00202B4A" w:rsidP="00F20577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sz w:val="21"/>
                <w:szCs w:val="21"/>
              </w:rPr>
              <w:t xml:space="preserve">2. </w:t>
            </w:r>
            <w:r w:rsidR="00F20577" w:rsidRPr="00930946">
              <w:rPr>
                <w:sz w:val="21"/>
                <w:szCs w:val="21"/>
              </w:rPr>
              <w:t xml:space="preserve">Aplica el teorema de </w:t>
            </w:r>
            <w:proofErr w:type="spellStart"/>
            <w:r w:rsidR="00F20577" w:rsidRPr="00930946">
              <w:rPr>
                <w:sz w:val="21"/>
                <w:szCs w:val="21"/>
              </w:rPr>
              <w:t>Bayes</w:t>
            </w:r>
            <w:proofErr w:type="spellEnd"/>
            <w:r w:rsidR="00F20577" w:rsidRPr="00930946">
              <w:rPr>
                <w:sz w:val="21"/>
                <w:szCs w:val="21"/>
              </w:rPr>
              <w:t xml:space="preserve"> en diferentes campos en el área económica y financiera.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CAFEE" w14:textId="77777777" w:rsidR="00F20577" w:rsidRPr="00930946" w:rsidRDefault="00202B4A" w:rsidP="00F20577">
            <w:pPr>
              <w:spacing w:before="10" w:after="10"/>
            </w:pPr>
            <w:r w:rsidRPr="00930946">
              <w:rPr>
                <w:bCs/>
                <w:iCs/>
                <w:sz w:val="21"/>
                <w:szCs w:val="21"/>
              </w:rPr>
              <w:t xml:space="preserve">2.1 </w:t>
            </w:r>
            <w:r w:rsidR="00F20577" w:rsidRPr="00930946">
              <w:rPr>
                <w:sz w:val="21"/>
                <w:szCs w:val="21"/>
              </w:rPr>
              <w:t xml:space="preserve">Calcula en aula la probabilidad de eventos con el teorema de </w:t>
            </w:r>
            <w:proofErr w:type="spellStart"/>
            <w:r w:rsidR="00F20577" w:rsidRPr="00930946">
              <w:rPr>
                <w:sz w:val="21"/>
                <w:szCs w:val="21"/>
              </w:rPr>
              <w:t>Bayes</w:t>
            </w:r>
            <w:proofErr w:type="spellEnd"/>
            <w:r w:rsidR="00F20577" w:rsidRPr="00930946">
              <w:rPr>
                <w:sz w:val="21"/>
                <w:szCs w:val="21"/>
              </w:rPr>
              <w:t xml:space="preserve"> de un caso práctico.</w:t>
            </w:r>
          </w:p>
          <w:p w14:paraId="4F28BA29" w14:textId="6260B060" w:rsidR="00202B4A" w:rsidRPr="00930946" w:rsidRDefault="00202B4A" w:rsidP="00202B4A">
            <w:pPr>
              <w:spacing w:before="20" w:after="20"/>
              <w:rPr>
                <w:bCs/>
                <w:iCs/>
                <w:sz w:val="21"/>
                <w:szCs w:val="21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6C8323" w14:textId="77777777" w:rsidR="00F20577" w:rsidRPr="00930946" w:rsidRDefault="00202B4A" w:rsidP="00F20577">
            <w:pPr>
              <w:spacing w:before="10" w:after="10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 xml:space="preserve">Producto 11: </w:t>
            </w:r>
            <w:r w:rsidR="00F20577" w:rsidRPr="00930946">
              <w:rPr>
                <w:sz w:val="21"/>
                <w:szCs w:val="21"/>
              </w:rPr>
              <w:t xml:space="preserve">Cálculo de probabilidades condicionales y del teorema de </w:t>
            </w:r>
            <w:proofErr w:type="spellStart"/>
            <w:r w:rsidR="00F20577" w:rsidRPr="00930946">
              <w:rPr>
                <w:sz w:val="21"/>
                <w:szCs w:val="21"/>
              </w:rPr>
              <w:t>Bayes</w:t>
            </w:r>
            <w:proofErr w:type="spellEnd"/>
            <w:r w:rsidR="00F20577" w:rsidRPr="00930946">
              <w:rPr>
                <w:sz w:val="21"/>
                <w:szCs w:val="21"/>
              </w:rPr>
              <w:t xml:space="preserve"> de un caso práctico.</w:t>
            </w:r>
          </w:p>
          <w:p w14:paraId="687A9142" w14:textId="68639198" w:rsidR="00202B4A" w:rsidRPr="00930946" w:rsidRDefault="00202B4A" w:rsidP="00202B4A">
            <w:pPr>
              <w:spacing w:before="20" w:after="20"/>
              <w:rPr>
                <w:bCs/>
                <w:iCs/>
                <w:sz w:val="21"/>
                <w:szCs w:val="21"/>
              </w:rPr>
            </w:pPr>
          </w:p>
        </w:tc>
      </w:tr>
      <w:tr w:rsidR="00202B4A" w:rsidRPr="00930946" w14:paraId="72C3A329" w14:textId="77777777" w:rsidTr="00202B4A">
        <w:tc>
          <w:tcPr>
            <w:tcW w:w="332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23" w14:textId="67FD8F3D" w:rsidR="00202B4A" w:rsidRPr="00930946" w:rsidRDefault="00202B4A" w:rsidP="00202B4A">
            <w:pPr>
              <w:spacing w:before="10" w:after="10"/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25" w14:textId="68EAC5E9" w:rsidR="00202B4A" w:rsidRPr="00930946" w:rsidRDefault="00F20577" w:rsidP="00F20577">
            <w:pPr>
              <w:pStyle w:val="Prrafodelista"/>
              <w:numPr>
                <w:ilvl w:val="1"/>
                <w:numId w:val="11"/>
              </w:numPr>
              <w:spacing w:before="10" w:after="10"/>
            </w:pPr>
            <w:r w:rsidRPr="00930946">
              <w:t xml:space="preserve">Calcula en aula la aplicación del teorema de </w:t>
            </w:r>
            <w:proofErr w:type="spellStart"/>
            <w:r w:rsidRPr="00930946">
              <w:t>Bayes</w:t>
            </w:r>
            <w:proofErr w:type="spellEnd"/>
            <w:r w:rsidRPr="00930946">
              <w:t xml:space="preserve"> en el campo económico y financiero.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28" w14:textId="0EF24CBB" w:rsidR="00202B4A" w:rsidRPr="00930946" w:rsidRDefault="00F20577" w:rsidP="00F20577">
            <w:pPr>
              <w:spacing w:before="10" w:after="10"/>
            </w:pPr>
            <w:r w:rsidRPr="00930946">
              <w:rPr>
                <w:b/>
                <w:i/>
                <w:sz w:val="21"/>
                <w:szCs w:val="21"/>
              </w:rPr>
              <w:t xml:space="preserve">Producto 12: </w:t>
            </w:r>
            <w:r w:rsidR="00202B4A" w:rsidRPr="00930946">
              <w:rPr>
                <w:sz w:val="21"/>
                <w:szCs w:val="21"/>
              </w:rPr>
              <w:t>Informe de aplicación de un modelo probabilístico a un caso de la profesión contable.</w:t>
            </w:r>
          </w:p>
        </w:tc>
      </w:tr>
      <w:tr w:rsidR="006140A0" w:rsidRPr="00930946" w14:paraId="72C3A32B" w14:textId="77777777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2A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6140A0" w:rsidRPr="00930946" w14:paraId="72C3A32F" w14:textId="77777777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2C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lastRenderedPageBreak/>
              <w:t>Unidad de aprendizaje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2D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2E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6140A0" w:rsidRPr="00930946" w14:paraId="72C3A33F" w14:textId="77777777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30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Tema 6: Probabilidades</w:t>
            </w:r>
          </w:p>
          <w:p w14:paraId="72C3A331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Tema 7: Variables Aleatorias y Modelos Probabilísticos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32" w14:textId="3B032896" w:rsidR="006140A0" w:rsidRPr="00930946" w:rsidRDefault="006140A0" w:rsidP="006140A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930946">
              <w:rPr>
                <w:sz w:val="21"/>
                <w:szCs w:val="21"/>
              </w:rPr>
              <w:t>Definición de probabilidad clásica y axiomática; sus propiedades.</w:t>
            </w:r>
            <w:r w:rsidR="001F6D3F" w:rsidRPr="00930946">
              <w:rPr>
                <w:sz w:val="21"/>
                <w:szCs w:val="21"/>
              </w:rPr>
              <w:t xml:space="preserve"> (C)</w:t>
            </w:r>
          </w:p>
          <w:p w14:paraId="72C3A333" w14:textId="60B4A399" w:rsidR="006140A0" w:rsidRPr="00930946" w:rsidRDefault="006140A0" w:rsidP="006140A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930946">
              <w:rPr>
                <w:sz w:val="21"/>
                <w:szCs w:val="21"/>
              </w:rPr>
              <w:t>Probabilidad condicional y marginal; teorema de la multiplicación.</w:t>
            </w:r>
            <w:r w:rsidR="001F6D3F" w:rsidRPr="00930946">
              <w:rPr>
                <w:sz w:val="21"/>
                <w:szCs w:val="21"/>
              </w:rPr>
              <w:t xml:space="preserve"> (C, P)</w:t>
            </w:r>
          </w:p>
          <w:p w14:paraId="72C3A334" w14:textId="582752E5" w:rsidR="006140A0" w:rsidRPr="00930946" w:rsidRDefault="006140A0" w:rsidP="006140A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del w:id="9013" w:author="Comisión de revisión 4.5" w:date="2026-10-13T00:00:00Z">
              <w:r>
                <w:rPr>
                  <w:sz w:val="21"/>
                  <w:szCs w:val="21"/>
                </w:rPr>
                <w:delText xml:space="preserve">Conjunto Partición de un espacio </w:delText>
              </w:r>
              <w:r>
                <w:rPr>
                  <w:sz w:val="21"/>
                  <w:szCs w:val="21"/>
                </w:rPr>
                <w:delText xml:space="preserve">muestral</w:delText>
              </w:r>
            </w:del>
            <w:ins w:id="9014" w:author="Comisión de revisión 4.5" w:date="2026-10-13T00:00:00Z">
              <w:r>
                <w:rPr>
                  <w:sz w:val="21"/>
                  <w:szCs w:val="21"/>
                </w:rPr>
                <w:t xml:space="preserve">Partición de un espacio muestral</w:t>
              </w:r>
            </w:ins>
            <w:proofErr w:type="spellStart"/>
            <w:proofErr w:type="spellEnd"/>
            <w:r w:rsidRPr="00930946">
              <w:rPr>
                <w:sz w:val="21"/>
                <w:szCs w:val="21"/>
              </w:rPr>
              <w:t xml:space="preserve"> y probabilidad total; teorema de </w:t>
            </w:r>
            <w:proofErr w:type="spellStart"/>
            <w:r w:rsidRPr="00930946">
              <w:rPr>
                <w:sz w:val="21"/>
                <w:szCs w:val="21"/>
              </w:rPr>
              <w:t>Bayes</w:t>
            </w:r>
            <w:proofErr w:type="spellEnd"/>
            <w:r w:rsidRPr="00930946">
              <w:rPr>
                <w:sz w:val="21"/>
                <w:szCs w:val="21"/>
              </w:rPr>
              <w:t>.</w:t>
            </w:r>
            <w:r w:rsidR="001F6D3F" w:rsidRPr="00930946">
              <w:rPr>
                <w:sz w:val="21"/>
                <w:szCs w:val="21"/>
              </w:rPr>
              <w:t xml:space="preserve"> (C, P)</w:t>
            </w:r>
          </w:p>
          <w:p w14:paraId="72C3A336" w14:textId="005A468F" w:rsidR="006140A0" w:rsidRPr="00930946" w:rsidRDefault="006140A0" w:rsidP="006140A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930946">
              <w:rPr>
                <w:sz w:val="21"/>
                <w:szCs w:val="21"/>
              </w:rPr>
              <w:t>Eventos independientes y sus teoremas; ejercicios de aplicación.</w:t>
            </w:r>
            <w:r w:rsidR="001F6D3F" w:rsidRPr="00930946">
              <w:rPr>
                <w:sz w:val="21"/>
                <w:szCs w:val="21"/>
              </w:rPr>
              <w:t xml:space="preserve"> (C, P)</w:t>
            </w:r>
          </w:p>
          <w:p w14:paraId="72C3A337" w14:textId="5137BB7F" w:rsidR="006140A0" w:rsidRPr="00930946" w:rsidRDefault="006140A0" w:rsidP="006140A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930946">
              <w:rPr>
                <w:sz w:val="21"/>
                <w:szCs w:val="21"/>
              </w:rPr>
              <w:t>Definición de variable aleatoria y función de probabilidad.</w:t>
            </w:r>
            <w:r w:rsidR="001F6D3F" w:rsidRPr="00930946">
              <w:rPr>
                <w:sz w:val="21"/>
                <w:szCs w:val="21"/>
              </w:rPr>
              <w:t xml:space="preserve"> (C)</w:t>
            </w:r>
          </w:p>
          <w:p w14:paraId="72C3A338" w14:textId="1306E05F" w:rsidR="006140A0" w:rsidRPr="00930946" w:rsidRDefault="006140A0" w:rsidP="006140A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930946">
              <w:rPr>
                <w:sz w:val="21"/>
                <w:szCs w:val="21"/>
              </w:rPr>
              <w:t>Distribución de probabilidad de una variable aleatoria discreta; media, varianza y desviación típica.</w:t>
            </w:r>
            <w:r w:rsidR="001F6D3F" w:rsidRPr="00930946">
              <w:rPr>
                <w:sz w:val="21"/>
                <w:szCs w:val="21"/>
              </w:rPr>
              <w:t xml:space="preserve"> (C, P)</w:t>
            </w:r>
          </w:p>
          <w:p w14:paraId="72C3A339" w14:textId="4D8F8131" w:rsidR="006140A0" w:rsidRPr="00930946" w:rsidRDefault="006140A0" w:rsidP="006140A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930946">
              <w:rPr>
                <w:sz w:val="21"/>
                <w:szCs w:val="21"/>
              </w:rPr>
              <w:t xml:space="preserve">Distribución de probabilidad discreta: Bernoulli, binomial, geométrica y </w:t>
            </w:r>
            <w:proofErr w:type="spellStart"/>
            <w:r w:rsidRPr="00930946">
              <w:rPr>
                <w:sz w:val="21"/>
                <w:szCs w:val="21"/>
              </w:rPr>
              <w:t>Poisson</w:t>
            </w:r>
            <w:proofErr w:type="spellEnd"/>
            <w:r w:rsidRPr="00930946">
              <w:rPr>
                <w:sz w:val="21"/>
                <w:szCs w:val="21"/>
              </w:rPr>
              <w:t>.</w:t>
            </w:r>
            <w:r w:rsidR="001F6D3F" w:rsidRPr="00930946">
              <w:rPr>
                <w:sz w:val="21"/>
                <w:szCs w:val="21"/>
              </w:rPr>
              <w:t xml:space="preserve"> (C, P)</w:t>
            </w:r>
          </w:p>
          <w:p w14:paraId="72C3A33A" w14:textId="35898D65" w:rsidR="006140A0" w:rsidRPr="00930946" w:rsidRDefault="006140A0" w:rsidP="006140A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930946">
              <w:rPr>
                <w:sz w:val="21"/>
                <w:szCs w:val="21"/>
              </w:rPr>
              <w:t>Distribución de probabilidad continua: distribución normal y sus propiedades; ejercicios de aplicación.</w:t>
            </w:r>
            <w:r w:rsidR="001F6D3F" w:rsidRPr="00930946">
              <w:rPr>
                <w:sz w:val="21"/>
                <w:szCs w:val="21"/>
              </w:rPr>
              <w:t xml:space="preserve"> (C, P)</w:t>
            </w:r>
          </w:p>
          <w:p w14:paraId="72C3A33B" w14:textId="52710B5F" w:rsidR="006140A0" w:rsidRPr="00930946" w:rsidRDefault="006140A0" w:rsidP="006140A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930946">
              <w:rPr>
                <w:sz w:val="21"/>
                <w:szCs w:val="21"/>
              </w:rPr>
              <w:t>Modelos de probabilidad en la detección de irregularidades: frecuencia esperada de los dígitos y pruebas de razonabilidad sobre bases de datos completas.</w:t>
            </w:r>
            <w:r w:rsidR="001F6D3F" w:rsidRPr="00930946">
              <w:rPr>
                <w:sz w:val="21"/>
                <w:szCs w:val="21"/>
              </w:rPr>
              <w:t xml:space="preserve"> (C, 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8D911" w14:textId="0AA68B84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t xml:space="preserve">Aplicación del teorema de </w:t>
            </w:r>
            <w:proofErr w:type="spellStart"/>
            <w:r w:rsidRPr="00930946">
              <w:t>Bayes</w:t>
            </w:r>
            <w:proofErr w:type="spellEnd"/>
            <w:r w:rsidRPr="00930946">
              <w:t xml:space="preserve"> y los modelos probabilísticos en contabilidad.</w:t>
            </w:r>
          </w:p>
          <w:p w14:paraId="72C3A33D" w14:textId="44B73429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>Uso de la distribución normal en el análisis de datos financieros de empresas bolivianas.</w:t>
            </w:r>
          </w:p>
          <w:p w14:paraId="72C3A33E" w14:textId="378D5ADD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>Aplicaciones de la variable aleatoria en la teoría de juegos.</w:t>
            </w:r>
          </w:p>
        </w:tc>
      </w:tr>
      <w:tr w:rsidR="006140A0" w:rsidRPr="00930946" w14:paraId="72C3A341" w14:textId="77777777">
        <w:trPr>
          <w:cantSplit/>
        </w:trPr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40" w14:textId="7FB3C14C" w:rsidR="006140A0" w:rsidRPr="00930946" w:rsidRDefault="006140A0" w:rsidP="006140A0">
            <w:pPr>
              <w:spacing w:before="20" w:after="20"/>
              <w:jc w:val="both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4: </w:t>
            </w:r>
            <w:r w:rsidRPr="00930946">
              <w:rPr>
                <w:sz w:val="21"/>
                <w:szCs w:val="21"/>
              </w:rPr>
              <w:t xml:space="preserve">Determina el tamaño y la asignación de una muestra aleatoria simple, estratificada, sistemática o por conglomerados, calculando la distribución </w:t>
            </w:r>
            <w:proofErr w:type="spellStart"/>
            <w:r w:rsidRPr="00930946">
              <w:rPr>
                <w:sz w:val="21"/>
                <w:szCs w:val="21"/>
              </w:rPr>
              <w:t>muestral</w:t>
            </w:r>
            <w:proofErr w:type="spellEnd"/>
            <w:r w:rsidRPr="00930946">
              <w:rPr>
                <w:sz w:val="21"/>
                <w:szCs w:val="21"/>
              </w:rPr>
              <w:t xml:space="preserve"> de la media y de la proporción poblacional en cada caso.</w:t>
            </w:r>
          </w:p>
        </w:tc>
      </w:tr>
      <w:tr w:rsidR="006140A0" w:rsidRPr="00930946" w14:paraId="72C3A345" w14:textId="77777777">
        <w:tc>
          <w:tcPr>
            <w:tcW w:w="3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42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43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44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F20577" w:rsidRPr="00930946" w14:paraId="62862A8F" w14:textId="77777777" w:rsidTr="00B10C17"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F6686" w14:textId="77E8E6DD" w:rsidR="00F20577" w:rsidRPr="00930946" w:rsidRDefault="00F20577" w:rsidP="00F20577">
            <w:pPr>
              <w:spacing w:before="10" w:after="10"/>
            </w:pPr>
            <w:r w:rsidRPr="00930946">
              <w:rPr>
                <w:sz w:val="21"/>
                <w:szCs w:val="21"/>
              </w:rPr>
              <w:t>1. Identifica los métodos de muestreo irrestricto aleatorio, sistemático, estratificado y por conglomerados.</w:t>
            </w:r>
          </w:p>
          <w:p w14:paraId="59791C52" w14:textId="77777777" w:rsidR="00F20577" w:rsidRPr="00930946" w:rsidRDefault="00F20577" w:rsidP="006140A0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064B0" w14:textId="4B718465" w:rsidR="00F20577" w:rsidRPr="00930946" w:rsidRDefault="00E207F7" w:rsidP="00E207F7">
            <w:pPr>
              <w:spacing w:before="20" w:after="20"/>
              <w:rPr>
                <w:bCs/>
                <w:iCs/>
                <w:sz w:val="21"/>
                <w:szCs w:val="21"/>
              </w:rPr>
            </w:pPr>
            <w:r>
              <w:rPr>
                <w:bCs/>
                <w:iCs/>
                <w:sz w:val="21"/>
                <w:szCs w:val="21"/>
              </w:rPr>
              <w:t xml:space="preserve">1.1 Calcula muestras aleatorias simples, estratificadas y por conglomerados </w:t>
            </w:r>
            <w:del w:id="9005" w:author="Comisión de revisión 4.5" w:date="2026-10-13T00:00:00Z">
              <w:r>
                <w:rPr>
                  <w:bCs/>
                  <w:iCs/>
                  <w:sz w:val="21"/>
                  <w:szCs w:val="21"/>
                </w:rPr>
                <w:delText xml:space="preserve">con el  uso de paquetes</w:delText>
              </w:r>
            </w:del>
            <w:ins w:id="9006" w:author="Comisión de revisión 4.5" w:date="2026-10-13T00:00:00Z">
              <w:r>
                <w:rPr>
                  <w:bCs/>
                  <w:iCs/>
                  <w:sz w:val="21"/>
                  <w:szCs w:val="21"/>
                </w:rPr>
                <w:t xml:space="preserve">con el uso de paquetes</w:t>
              </w:r>
            </w:ins>
            <w:r>
              <w:rPr>
                <w:bCs/>
                <w:iCs/>
                <w:sz w:val="21"/>
                <w:szCs w:val="21"/>
              </w:rPr>
              <w:t xml:space="preserve"> como SPSS, R o Pyt</w:t>
            </w:r>
            <w:r w:rsidR="001F05A7">
              <w:rPr>
                <w:bCs/>
                <w:iCs/>
                <w:sz w:val="21"/>
                <w:szCs w:val="21"/>
              </w:rPr>
              <w:t>h</w:t>
            </w:r>
            <w:r w:rsidRPr="00930946">
              <w:rPr>
                <w:bCs/>
                <w:iCs/>
                <w:sz w:val="21"/>
                <w:szCs w:val="21"/>
              </w:rPr>
              <w:t>on.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CEC07" w14:textId="0EF3DDA8" w:rsidR="00E207F7" w:rsidRPr="00930946" w:rsidRDefault="00E207F7" w:rsidP="00E207F7">
            <w:pPr>
              <w:spacing w:before="10" w:after="10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 xml:space="preserve">Producto 13: </w:t>
            </w:r>
            <w:r w:rsidRPr="00930946">
              <w:rPr>
                <w:sz w:val="21"/>
                <w:szCs w:val="21"/>
              </w:rPr>
              <w:t>Cálculo de las muestras aleatorias simples, estratificadas, sistemáticas, o por conglomerados de poblaciones grandes, obtenidas mediante el uso de programa de Excel.</w:t>
            </w:r>
          </w:p>
          <w:p w14:paraId="3F6360D2" w14:textId="4F17654D" w:rsidR="00F20577" w:rsidRPr="00930946" w:rsidRDefault="00F20577" w:rsidP="006140A0">
            <w:pPr>
              <w:spacing w:before="20" w:after="20"/>
              <w:jc w:val="center"/>
              <w:rPr>
                <w:bCs/>
                <w:iCs/>
                <w:sz w:val="21"/>
                <w:szCs w:val="21"/>
              </w:rPr>
            </w:pPr>
          </w:p>
        </w:tc>
      </w:tr>
      <w:tr w:rsidR="00F20577" w:rsidRPr="00930946" w14:paraId="6140B7A0" w14:textId="77777777" w:rsidTr="00B10C17">
        <w:tc>
          <w:tcPr>
            <w:tcW w:w="332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16C35" w14:textId="77777777" w:rsidR="00F20577" w:rsidRPr="00930946" w:rsidRDefault="00F20577" w:rsidP="006140A0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12A51" w14:textId="24CF25FB" w:rsidR="00F20577" w:rsidRPr="00930946" w:rsidRDefault="00E207F7" w:rsidP="00E207F7">
            <w:pPr>
              <w:spacing w:before="20" w:after="20"/>
              <w:rPr>
                <w:bCs/>
                <w:iCs/>
                <w:sz w:val="21"/>
                <w:szCs w:val="21"/>
              </w:rPr>
            </w:pPr>
            <w:r w:rsidRPr="00930946">
              <w:rPr>
                <w:bCs/>
                <w:iCs/>
                <w:sz w:val="21"/>
                <w:szCs w:val="21"/>
              </w:rPr>
              <w:t>1.2 Interpreta y distingue los distintos tipos de muestras obtenidas con el uso de los paquetes como SPSS, R o Pyt</w:t>
            </w:r>
            <w:r w:rsidR="001F05A7">
              <w:rPr>
                <w:bCs/>
                <w:iCs/>
                <w:sz w:val="21"/>
                <w:szCs w:val="21"/>
              </w:rPr>
              <w:t>h</w:t>
            </w:r>
            <w:r w:rsidRPr="00930946">
              <w:rPr>
                <w:bCs/>
                <w:iCs/>
                <w:sz w:val="21"/>
                <w:szCs w:val="21"/>
              </w:rPr>
              <w:t>on.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10F9C" w14:textId="25A9B44A" w:rsidR="00F20577" w:rsidRPr="00930946" w:rsidRDefault="00E207F7" w:rsidP="00E207F7">
            <w:pPr>
              <w:spacing w:before="20" w:after="20"/>
              <w:rPr>
                <w:bCs/>
                <w:i/>
                <w:iCs/>
                <w:sz w:val="21"/>
                <w:szCs w:val="21"/>
              </w:rPr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 xml:space="preserve">Producto 14: </w:t>
            </w:r>
            <w:del w:id="9007" w:author="Comisión de revisión 4.5" w:date="2026-10-13T00:00:00Z">
              <w:r>
                <w:rPr>
                  <w:bCs/>
                  <w:iCs/>
                  <w:sz w:val="21"/>
                  <w:szCs w:val="21"/>
                </w:rPr>
                <w:delText xml:space="preserve">Calculo de límites de error</w:delText>
              </w:r>
            </w:del>
            <w:ins w:id="9008" w:author="Comisión de revisión 4.5" w:date="2026-10-13T00:00:00Z">
              <w:r>
                <w:rPr>
                  <w:bCs/>
                  <w:iCs/>
                  <w:sz w:val="21"/>
                  <w:szCs w:val="21"/>
                </w:rPr>
                <w:t xml:space="preserve">Cálculo de límites de error</w:t>
              </w:r>
            </w:ins>
            <w:r>
              <w:rPr>
                <w:bCs/>
                <w:iCs/>
                <w:sz w:val="21"/>
                <w:szCs w:val="21"/>
              </w:rPr>
              <w:t xml:space="preserve"> de estimación al determinar los tamaños de muestras aleatorias simples, estratificadas y por conglomerados.</w:t>
            </w:r>
          </w:p>
        </w:tc>
      </w:tr>
      <w:tr w:rsidR="00F20577" w:rsidRPr="00930946" w14:paraId="5995799E" w14:textId="77777777" w:rsidTr="00B10C17"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1495A" w14:textId="76736FD3" w:rsidR="00F20577" w:rsidRPr="00930946" w:rsidRDefault="00F20577" w:rsidP="00F20577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sz w:val="21"/>
                <w:szCs w:val="21"/>
              </w:rPr>
              <w:t>2. Determina el tamaño y la asignación de una muestra según el método de muestreo seleccionado.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7F35C" w14:textId="73054183" w:rsidR="00F20577" w:rsidRPr="00930946" w:rsidRDefault="00E207F7" w:rsidP="00E207F7">
            <w:pPr>
              <w:spacing w:before="10" w:after="10"/>
            </w:pPr>
            <w:r w:rsidRPr="00930946">
              <w:rPr>
                <w:bCs/>
                <w:iCs/>
                <w:sz w:val="21"/>
                <w:szCs w:val="21"/>
              </w:rPr>
              <w:t xml:space="preserve">2.1 </w:t>
            </w:r>
            <w:r w:rsidRPr="00930946">
              <w:rPr>
                <w:sz w:val="21"/>
                <w:szCs w:val="21"/>
              </w:rPr>
              <w:t>Determina en aula el tamaño y la asignación de una muestra de un caso práctico.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FFF65" w14:textId="4CE7698B" w:rsidR="00F20577" w:rsidRPr="00930946" w:rsidRDefault="00E207F7" w:rsidP="00E207F7">
            <w:pPr>
              <w:spacing w:before="20" w:after="20"/>
              <w:rPr>
                <w:bCs/>
                <w:iCs/>
                <w:sz w:val="21"/>
                <w:szCs w:val="21"/>
              </w:rPr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 xml:space="preserve">Producto 15: </w:t>
            </w:r>
            <w:r w:rsidRPr="00930946">
              <w:rPr>
                <w:sz w:val="21"/>
                <w:szCs w:val="21"/>
              </w:rPr>
              <w:t>Cálculo del tamaño y la asignación de una muestra de un caso práctico en contabilidad.</w:t>
            </w:r>
          </w:p>
        </w:tc>
      </w:tr>
      <w:tr w:rsidR="00F20577" w:rsidRPr="00930946" w14:paraId="72C3A34F" w14:textId="77777777" w:rsidTr="00B10C17">
        <w:tc>
          <w:tcPr>
            <w:tcW w:w="332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4A" w14:textId="017DA0DD" w:rsidR="00F20577" w:rsidRPr="00930946" w:rsidRDefault="00F20577" w:rsidP="00F20577">
            <w:pPr>
              <w:spacing w:before="10" w:after="10"/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4C" w14:textId="32AFDA84" w:rsidR="00F20577" w:rsidRPr="00930946" w:rsidRDefault="00E207F7" w:rsidP="00E207F7">
            <w:pPr>
              <w:spacing w:before="10" w:after="10"/>
            </w:pPr>
            <w:r w:rsidRPr="00930946">
              <w:t>2.2 Valora los tamaños de muestras seleccionados mediante los diferentes métodos de muestreo estadístico en base a sus niveles de significancia de cada modelo.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4E" w14:textId="5D5EC4D3" w:rsidR="00F20577" w:rsidRPr="00930946" w:rsidRDefault="00E207F7" w:rsidP="00E207F7">
            <w:pPr>
              <w:spacing w:before="10" w:after="10"/>
            </w:pPr>
            <w:r w:rsidRPr="00930946">
              <w:rPr>
                <w:b/>
                <w:i/>
              </w:rPr>
              <w:t xml:space="preserve">Producto 16: </w:t>
            </w:r>
            <w:r w:rsidR="00B10C17" w:rsidRPr="00930946">
              <w:t>Informe acerca de los niveles de significancia aplicados al determinar los tamaños de muestra obtenidos por cualquier método de muestreo utilizado.</w:t>
            </w:r>
          </w:p>
        </w:tc>
      </w:tr>
      <w:tr w:rsidR="006140A0" w:rsidRPr="00930946" w14:paraId="72C3A351" w14:textId="77777777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50" w14:textId="36C8E1E5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lastRenderedPageBreak/>
              <w:t>Evidencias de conocimiento</w:t>
            </w:r>
          </w:p>
        </w:tc>
      </w:tr>
      <w:tr w:rsidR="006140A0" w:rsidRPr="00930946" w14:paraId="72C3A355" w14:textId="77777777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52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53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54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6140A0" w:rsidRPr="00930946" w14:paraId="72C3A360" w14:textId="77777777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B8A59" w14:textId="77777777" w:rsidR="006140A0" w:rsidRPr="00930946" w:rsidRDefault="006140A0" w:rsidP="006140A0">
            <w:pPr>
              <w:spacing w:before="20" w:after="20"/>
              <w:rPr>
                <w:sz w:val="21"/>
                <w:szCs w:val="21"/>
              </w:rPr>
            </w:pPr>
            <w:r w:rsidRPr="00930946">
              <w:rPr>
                <w:sz w:val="21"/>
                <w:szCs w:val="21"/>
              </w:rPr>
              <w:t>Tema 8: Tipos y Técnicas de Muestreo</w:t>
            </w:r>
          </w:p>
          <w:p w14:paraId="1ECA58F4" w14:textId="77777777" w:rsidR="00B10C17" w:rsidRPr="00930946" w:rsidRDefault="00B10C17" w:rsidP="00B10C17">
            <w:pPr>
              <w:spacing w:before="20" w:after="20"/>
            </w:pPr>
            <w:r w:rsidRPr="00930946">
              <w:rPr>
                <w:sz w:val="21"/>
                <w:szCs w:val="21"/>
              </w:rPr>
              <w:t>Tema 9: Muestreo de Atributos</w:t>
            </w:r>
          </w:p>
          <w:p w14:paraId="72C3A356" w14:textId="53C35A3D" w:rsidR="00B10C17" w:rsidRPr="00930946" w:rsidRDefault="00B10C17" w:rsidP="00B10C17">
            <w:pPr>
              <w:spacing w:before="20" w:after="20"/>
            </w:pPr>
            <w:r w:rsidRPr="00930946">
              <w:rPr>
                <w:sz w:val="21"/>
                <w:szCs w:val="21"/>
              </w:rPr>
              <w:t>Tema 10: Muestreo de Variables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58" w14:textId="5CAEE44A" w:rsidR="006140A0" w:rsidRPr="00930946" w:rsidRDefault="006140A0" w:rsidP="00B10C17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930946">
              <w:rPr>
                <w:sz w:val="21"/>
                <w:szCs w:val="21"/>
              </w:rPr>
              <w:t xml:space="preserve">Distribución </w:t>
            </w:r>
            <w:proofErr w:type="spellStart"/>
            <w:r w:rsidRPr="00930946">
              <w:rPr>
                <w:sz w:val="21"/>
                <w:szCs w:val="21"/>
              </w:rPr>
              <w:t>muestral</w:t>
            </w:r>
            <w:proofErr w:type="spellEnd"/>
            <w:r w:rsidRPr="00930946">
              <w:rPr>
                <w:sz w:val="21"/>
                <w:szCs w:val="21"/>
              </w:rPr>
              <w:t xml:space="preserve"> de la media y de la proporción.</w:t>
            </w:r>
            <w:r w:rsidR="001F6D3F" w:rsidRPr="00930946">
              <w:rPr>
                <w:sz w:val="21"/>
                <w:szCs w:val="21"/>
              </w:rPr>
              <w:t xml:space="preserve"> (C, P)</w:t>
            </w:r>
          </w:p>
          <w:p w14:paraId="72C3A359" w14:textId="3BBB1A24" w:rsidR="006140A0" w:rsidRPr="00930946" w:rsidRDefault="006140A0" w:rsidP="00B10C17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930946">
              <w:rPr>
                <w:sz w:val="21"/>
                <w:szCs w:val="21"/>
              </w:rPr>
              <w:t>La varianza en poblaciones finitas e infinitas.</w:t>
            </w:r>
            <w:r w:rsidR="001F6D3F" w:rsidRPr="00930946">
              <w:rPr>
                <w:sz w:val="21"/>
                <w:szCs w:val="21"/>
              </w:rPr>
              <w:t xml:space="preserve"> (C, P)</w:t>
            </w:r>
          </w:p>
          <w:p w14:paraId="72C3A35A" w14:textId="530B79D6" w:rsidR="006140A0" w:rsidRPr="00930946" w:rsidRDefault="006140A0" w:rsidP="00B10C17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930946">
              <w:rPr>
                <w:sz w:val="21"/>
                <w:szCs w:val="21"/>
              </w:rPr>
              <w:t>Estimación de medias y proporciones poblacionales.</w:t>
            </w:r>
            <w:r w:rsidR="001F6D3F" w:rsidRPr="00930946">
              <w:rPr>
                <w:sz w:val="21"/>
                <w:szCs w:val="21"/>
              </w:rPr>
              <w:t xml:space="preserve"> (C, P)</w:t>
            </w:r>
          </w:p>
          <w:p w14:paraId="72C3A35B" w14:textId="7987ACD5" w:rsidR="006140A0" w:rsidRPr="00930946" w:rsidRDefault="006140A0" w:rsidP="00B10C17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930946">
              <w:rPr>
                <w:sz w:val="21"/>
                <w:szCs w:val="21"/>
              </w:rPr>
              <w:t>Determinación y selección del tamaño y la asignación de la muestra; ejercicios de aplicación.</w:t>
            </w:r>
            <w:r w:rsidR="001F6D3F" w:rsidRPr="00930946">
              <w:rPr>
                <w:sz w:val="21"/>
                <w:szCs w:val="21"/>
              </w:rPr>
              <w:t xml:space="preserve"> (C, P)</w:t>
            </w:r>
          </w:p>
          <w:p w14:paraId="4781A28A" w14:textId="1AFBA100" w:rsidR="006140A0" w:rsidRPr="00930946" w:rsidRDefault="006140A0" w:rsidP="00B10C17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930946">
              <w:rPr>
                <w:sz w:val="21"/>
                <w:szCs w:val="21"/>
              </w:rPr>
              <w:t>Selección aleatoria de la muestra con herramientas informáticas y documentación del procedimiento de selección, alternativamente se pueden utilizar los programas: SPSS, R y/o Python.</w:t>
            </w:r>
            <w:r w:rsidR="001F6D3F" w:rsidRPr="00930946">
              <w:rPr>
                <w:sz w:val="21"/>
                <w:szCs w:val="21"/>
              </w:rPr>
              <w:t xml:space="preserve"> (P, T)</w:t>
            </w:r>
          </w:p>
          <w:p w14:paraId="7583C69D" w14:textId="4285225B" w:rsidR="00B10C17" w:rsidRPr="00930946" w:rsidRDefault="00B10C17" w:rsidP="00B10C17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930946">
              <w:rPr>
                <w:sz w:val="21"/>
                <w:szCs w:val="21"/>
              </w:rPr>
              <w:t>Introducción a las probabilidades del muestreo de atributos e interpretación de los resultados de muestreo.</w:t>
            </w:r>
            <w:r w:rsidR="004D3DE4" w:rsidRPr="00930946">
              <w:rPr>
                <w:sz w:val="21"/>
                <w:szCs w:val="21"/>
              </w:rPr>
              <w:t xml:space="preserve"> (C)</w:t>
            </w:r>
          </w:p>
          <w:p w14:paraId="5B67795B" w14:textId="2F8FE83D" w:rsidR="00B10C17" w:rsidRPr="00930946" w:rsidRDefault="00B10C17" w:rsidP="00B10C17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930946">
              <w:rPr>
                <w:sz w:val="21"/>
                <w:szCs w:val="21"/>
              </w:rPr>
              <w:t>Cómputo de la probabilidad de una muestra con un error; cálculo para poblaciones grandes; ejercicios de aplicación.</w:t>
            </w:r>
            <w:r w:rsidR="004D3DE4" w:rsidRPr="00930946">
              <w:rPr>
                <w:sz w:val="21"/>
                <w:szCs w:val="21"/>
              </w:rPr>
              <w:t xml:space="preserve"> (C, P)</w:t>
            </w:r>
          </w:p>
          <w:p w14:paraId="2BA78FDF" w14:textId="21341774" w:rsidR="00B10C17" w:rsidRPr="00930946" w:rsidRDefault="00B10C17" w:rsidP="00B10C17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930946">
              <w:rPr>
                <w:sz w:val="21"/>
                <w:szCs w:val="21"/>
              </w:rPr>
              <w:t>Distribución normal, media aritmética, varianza y desviación estándar en el muestreo de variables.</w:t>
            </w:r>
            <w:r w:rsidR="004D3DE4" w:rsidRPr="00930946">
              <w:rPr>
                <w:sz w:val="21"/>
                <w:szCs w:val="21"/>
              </w:rPr>
              <w:t xml:space="preserve"> (C, P)</w:t>
            </w:r>
          </w:p>
          <w:p w14:paraId="5647227F" w14:textId="2C7B0D6C" w:rsidR="00B10C17" w:rsidRPr="00930946" w:rsidRDefault="00B10C17" w:rsidP="00B10C17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930946">
              <w:rPr>
                <w:sz w:val="21"/>
                <w:szCs w:val="21"/>
              </w:rPr>
              <w:t>Distribución de muestreo y estimación por intervalos.</w:t>
            </w:r>
            <w:r w:rsidR="004D3DE4" w:rsidRPr="00930946">
              <w:rPr>
                <w:sz w:val="21"/>
                <w:szCs w:val="21"/>
              </w:rPr>
              <w:t xml:space="preserve"> (C, P)</w:t>
            </w:r>
          </w:p>
          <w:p w14:paraId="02033CBB" w14:textId="30631047" w:rsidR="00B10C17" w:rsidRPr="00930946" w:rsidRDefault="00B10C17" w:rsidP="00B10C17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930946">
              <w:rPr>
                <w:sz w:val="21"/>
                <w:szCs w:val="21"/>
              </w:rPr>
              <w:t>Muestreo por Unidades Monetarias (MUM).</w:t>
            </w:r>
            <w:r w:rsidR="004D3DE4" w:rsidRPr="00930946">
              <w:rPr>
                <w:sz w:val="21"/>
                <w:szCs w:val="21"/>
              </w:rPr>
              <w:t xml:space="preserve"> (C, P)</w:t>
            </w:r>
          </w:p>
          <w:p w14:paraId="513D7633" w14:textId="19D4B447" w:rsidR="00B10C17" w:rsidRPr="00930946" w:rsidRDefault="00B10C17" w:rsidP="00B10C17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930946">
              <w:rPr>
                <w:sz w:val="21"/>
                <w:szCs w:val="21"/>
              </w:rPr>
              <w:t>Documentación del muestreo en los papeles de trabajo electrónicos: criterio de selección, parámetros aplicados y conclusión alcanzada.</w:t>
            </w:r>
            <w:r w:rsidR="004D3DE4" w:rsidRPr="00930946">
              <w:rPr>
                <w:sz w:val="21"/>
                <w:szCs w:val="21"/>
              </w:rPr>
              <w:t xml:space="preserve"> (P, T)</w:t>
            </w:r>
          </w:p>
          <w:p w14:paraId="72C3A35D" w14:textId="1E4A7107" w:rsidR="00B10C17" w:rsidRPr="00930946" w:rsidRDefault="00B10C17" w:rsidP="00B10C17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930946">
              <w:rPr>
                <w:sz w:val="21"/>
                <w:szCs w:val="21"/>
              </w:rPr>
              <w:t>Ética e integridad en el manejo de los datos estadísticos: resguardo de la evidencia y prohibición de alterar los resultados obtenidos.</w:t>
            </w:r>
            <w:r w:rsidR="004D3DE4" w:rsidRPr="00930946">
              <w:rPr>
                <w:sz w:val="21"/>
                <w:szCs w:val="21"/>
              </w:rPr>
              <w:t xml:space="preserve"> (C, A)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53CCD2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>Norma Internacional de Auditoría 530, Muestreo estadístico de auditoría, adoptada en Bolivia por la Resolución CTNAC N° 01/2015.</w:t>
            </w:r>
          </w:p>
          <w:p w14:paraId="72C3A35F" w14:textId="12680E94" w:rsidR="00B10C17" w:rsidRPr="00930946" w:rsidRDefault="00B10C17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>
              <w:rPr>
                <w:sz w:val="21"/>
                <w:szCs w:val="21"/>
              </w:rPr>
              <w:t xml:space="preserve">Aplicación del Muestreo por </w:t>
            </w:r>
            <w:del w:id="9017" w:author="Comisión de revisión 4.5" w:date="2026-10-13T00:00:00Z">
              <w:r>
                <w:rPr>
                  <w:sz w:val="21"/>
                  <w:szCs w:val="21"/>
                </w:rPr>
                <w:delText xml:space="preserve">Unidades Monetarias estados financieros</w:delText>
              </w:r>
            </w:del>
            <w:ins w:id="9018" w:author="Comisión de revisión 4.5" w:date="2026-10-13T00:00:00Z">
              <w:r>
                <w:rPr>
                  <w:sz w:val="21"/>
                  <w:szCs w:val="21"/>
                </w:rPr>
                <w:t xml:space="preserve">Unidades Monetarias en estados financieros</w:t>
              </w:r>
            </w:ins>
            <w:r>
              <w:rPr>
                <w:sz w:val="21"/>
                <w:szCs w:val="21"/>
              </w:rPr>
              <w:t xml:space="preserve"> en Bolivia.</w:t>
            </w:r>
          </w:p>
        </w:tc>
      </w:tr>
      <w:tr w:rsidR="006140A0" w:rsidRPr="00930946" w14:paraId="72C3A38C" w14:textId="77777777">
        <w:trPr>
          <w:cantSplit/>
        </w:trPr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8B" w14:textId="06691B6C" w:rsidR="006140A0" w:rsidRPr="00930946" w:rsidRDefault="006140A0" w:rsidP="006140A0">
            <w:pPr>
              <w:spacing w:before="20" w:after="20"/>
              <w:jc w:val="both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</w:t>
            </w:r>
            <w:r w:rsidR="00B10C17" w:rsidRPr="00930946">
              <w:rPr>
                <w:b/>
                <w:bCs/>
                <w:i/>
                <w:iCs/>
                <w:sz w:val="21"/>
                <w:szCs w:val="21"/>
              </w:rPr>
              <w:t>5</w:t>
            </w:r>
            <w:r w:rsidRPr="00930946">
              <w:rPr>
                <w:b/>
                <w:bCs/>
                <w:i/>
                <w:iCs/>
                <w:sz w:val="21"/>
                <w:szCs w:val="21"/>
              </w:rPr>
              <w:t xml:space="preserve">: </w:t>
            </w:r>
            <w:r w:rsidRPr="00930946">
              <w:rPr>
                <w:sz w:val="21"/>
                <w:szCs w:val="21"/>
              </w:rPr>
              <w:t>Verifica las hipótesis estadísticas sobre una media, una proporción o la diferencia entre dos poblaciones, contrastando la hipótesis nula con la hipótesis alternativa en pruebas bilaterales y unilaterales.</w:t>
            </w:r>
          </w:p>
        </w:tc>
      </w:tr>
      <w:tr w:rsidR="006140A0" w:rsidRPr="00930946" w14:paraId="72C3A390" w14:textId="77777777">
        <w:tc>
          <w:tcPr>
            <w:tcW w:w="3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8D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8E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8F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B10C17" w:rsidRPr="00930946" w14:paraId="05D36F7C" w14:textId="77777777" w:rsidTr="00B10C17"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1300F" w14:textId="2EF0566B" w:rsidR="00B10C17" w:rsidRPr="00930946" w:rsidRDefault="00B10C17" w:rsidP="00B10C17">
            <w:pPr>
              <w:spacing w:before="10" w:after="10"/>
            </w:pPr>
            <w:r w:rsidRPr="00930946">
              <w:rPr>
                <w:sz w:val="21"/>
                <w:szCs w:val="21"/>
              </w:rPr>
              <w:t>1. Aplica pruebas bilaterales o unilaterales para la estimación de una media o la proporción poblacional.</w:t>
            </w:r>
          </w:p>
          <w:p w14:paraId="6A28E319" w14:textId="7E3011D6" w:rsidR="00B10C17" w:rsidRPr="00930946" w:rsidRDefault="00B10C17" w:rsidP="006140A0">
            <w:pPr>
              <w:spacing w:before="20" w:after="20"/>
              <w:jc w:val="center"/>
              <w:rPr>
                <w:bCs/>
                <w:iCs/>
                <w:sz w:val="21"/>
                <w:szCs w:val="21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D2B1F" w14:textId="17290D4B" w:rsidR="00B10C17" w:rsidRPr="00930946" w:rsidRDefault="00B10C17" w:rsidP="00B10C17">
            <w:pPr>
              <w:spacing w:before="10" w:after="10"/>
            </w:pPr>
            <w:r w:rsidRPr="00930946">
              <w:rPr>
                <w:bCs/>
                <w:iCs/>
                <w:sz w:val="21"/>
                <w:szCs w:val="21"/>
              </w:rPr>
              <w:t xml:space="preserve">1.1 </w:t>
            </w:r>
            <w:r w:rsidRPr="00930946">
              <w:rPr>
                <w:sz w:val="21"/>
                <w:szCs w:val="21"/>
              </w:rPr>
              <w:t>Formula en aula la hipótesis nula y la hipótesis alternativa de un caso práctico.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C1376" w14:textId="30EC650E" w:rsidR="00B10C17" w:rsidRPr="00930946" w:rsidRDefault="00B10C17" w:rsidP="00B10C17">
            <w:pPr>
              <w:spacing w:before="20" w:after="20"/>
              <w:rPr>
                <w:bCs/>
                <w:iCs/>
                <w:sz w:val="21"/>
                <w:szCs w:val="21"/>
              </w:rPr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 xml:space="preserve">Producto 17: </w:t>
            </w:r>
            <w:r>
              <w:rPr>
                <w:bCs/>
                <w:iCs/>
                <w:sz w:val="21"/>
                <w:szCs w:val="21"/>
              </w:rPr>
              <w:t xml:space="preserve">Análisis estadístico </w:t>
            </w:r>
            <w:del w:id="9015" w:author="Comisión de revisión 4.5" w:date="2026-10-13T00:00:00Z">
              <w:r>
                <w:rPr>
                  <w:bCs/>
                  <w:iCs/>
                  <w:sz w:val="21"/>
                  <w:szCs w:val="21"/>
                </w:rPr>
                <w:delText xml:space="preserve">de los resultados arribados u obtenidos</w:delText>
              </w:r>
            </w:del>
            <w:ins w:id="9016" w:author="Comisión de revisión 4.5" w:date="2026-10-13T00:00:00Z">
              <w:r>
                <w:rPr>
                  <w:bCs/>
                  <w:iCs/>
                  <w:sz w:val="21"/>
                  <w:szCs w:val="21"/>
                </w:rPr>
                <w:t xml:space="preserve">de los resultados obtenidos</w:t>
              </w:r>
            </w:ins>
            <w:r>
              <w:rPr>
                <w:bCs/>
                <w:iCs/>
                <w:sz w:val="21"/>
                <w:szCs w:val="21"/>
              </w:rPr>
              <w:t xml:space="preserve"> </w:t>
            </w:r>
            <w:r w:rsidR="00A4624C" w:rsidRPr="00930946">
              <w:rPr>
                <w:bCs/>
                <w:iCs/>
                <w:sz w:val="21"/>
                <w:szCs w:val="21"/>
              </w:rPr>
              <w:t>al realizar una prueba de hipótesis.</w:t>
            </w:r>
          </w:p>
        </w:tc>
      </w:tr>
      <w:tr w:rsidR="00B10C17" w:rsidRPr="00930946" w14:paraId="3D74DA28" w14:textId="77777777" w:rsidTr="00B10C17">
        <w:tc>
          <w:tcPr>
            <w:tcW w:w="332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4F2AC" w14:textId="77777777" w:rsidR="00B10C17" w:rsidRPr="00930946" w:rsidRDefault="00B10C17" w:rsidP="006140A0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6E77BE" w14:textId="7BD980A0" w:rsidR="00B10C17" w:rsidRPr="00930946" w:rsidRDefault="00B10C17" w:rsidP="00B10C17">
            <w:pPr>
              <w:spacing w:before="20" w:after="20"/>
              <w:rPr>
                <w:bCs/>
                <w:iCs/>
                <w:sz w:val="21"/>
                <w:szCs w:val="21"/>
              </w:rPr>
            </w:pPr>
            <w:r w:rsidRPr="00930946">
              <w:rPr>
                <w:bCs/>
                <w:iCs/>
                <w:sz w:val="21"/>
                <w:szCs w:val="21"/>
              </w:rPr>
              <w:t xml:space="preserve">1.2 </w:t>
            </w:r>
            <w:r w:rsidRPr="00930946">
              <w:rPr>
                <w:sz w:val="21"/>
                <w:szCs w:val="21"/>
              </w:rPr>
              <w:t>Verifica en equipo una hipótesis sobre la media o la proporción poblacional de un caso práctico con SPSS, R o Python.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483E6" w14:textId="5F1D9410" w:rsidR="00B10C17" w:rsidRPr="00930946" w:rsidRDefault="00B10C17" w:rsidP="00A4624C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del w:id="9003" w:author="Comisión de revisión 4.5" w:date="2026-10-13T00:00:00Z">
              <w:r>
                <w:rPr>
                  <w:b/>
                  <w:bCs/>
                  <w:i/>
                  <w:iCs/>
                  <w:sz w:val="21"/>
                  <w:szCs w:val="21"/>
                </w:rPr>
                <w:delText xml:space="preserve">Producto</w:delText>
              </w:r>
              <w:r>
                <w:rPr>
                  <w:b/>
                  <w:bCs/>
                  <w:i/>
                  <w:iCs/>
                  <w:sz w:val="21"/>
                  <w:szCs w:val="21"/>
                </w:rPr>
                <w:delText xml:space="preserve">18</w:delText>
              </w:r>
            </w:del>
            <w:ins w:id="9004" w:author="Comisión de revisión 4.5" w:date="2026-10-13T00:00:00Z">
              <w:r>
                <w:rPr>
                  <w:b/>
                  <w:bCs/>
                  <w:i/>
                  <w:iCs/>
                  <w:sz w:val="21"/>
                  <w:szCs w:val="21"/>
                </w:rPr>
                <w:t xml:space="preserve">Producto 18</w:t>
              </w:r>
            </w:ins>
            <w:r w:rsidRPr="00930946">
              <w:rPr>
                <w:b/>
                <w:bCs/>
                <w:i/>
                <w:iCs/>
                <w:sz w:val="21"/>
                <w:szCs w:val="21"/>
              </w:rPr>
              <w:t xml:space="preserve">: </w:t>
            </w:r>
            <w:r w:rsidR="00A4624C" w:rsidRPr="00930946">
              <w:rPr>
                <w:sz w:val="21"/>
                <w:szCs w:val="21"/>
              </w:rPr>
              <w:t>Prueba de hipótesis de la diferencia entre dos medias o dos proporciones poblacionales.</w:t>
            </w:r>
          </w:p>
        </w:tc>
      </w:tr>
      <w:tr w:rsidR="00B10C17" w:rsidRPr="00930946" w14:paraId="313AF069" w14:textId="77777777" w:rsidTr="00B10C17"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CB412" w14:textId="47F78FEF" w:rsidR="00B10C17" w:rsidRPr="00930946" w:rsidRDefault="00B10C17" w:rsidP="00B10C17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sz w:val="21"/>
                <w:szCs w:val="21"/>
              </w:rPr>
              <w:lastRenderedPageBreak/>
              <w:t>2. Verifica la diferencia entre dos medias o dos proporciones poblacionales con una prueba de hipótesis.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50E47" w14:textId="1D00DA52" w:rsidR="00B10C17" w:rsidRPr="00930946" w:rsidRDefault="00B10C17" w:rsidP="00A4624C">
            <w:pPr>
              <w:spacing w:before="20" w:after="20"/>
              <w:rPr>
                <w:bCs/>
                <w:iCs/>
                <w:sz w:val="21"/>
                <w:szCs w:val="21"/>
              </w:rPr>
            </w:pPr>
            <w:r w:rsidRPr="00930946">
              <w:rPr>
                <w:bCs/>
                <w:iCs/>
                <w:sz w:val="21"/>
                <w:szCs w:val="21"/>
              </w:rPr>
              <w:t xml:space="preserve">2.1 </w:t>
            </w:r>
            <w:r w:rsidR="00A4624C" w:rsidRPr="00930946">
              <w:rPr>
                <w:bCs/>
                <w:iCs/>
                <w:sz w:val="21"/>
                <w:szCs w:val="21"/>
              </w:rPr>
              <w:t>Realiza en aula pruebas de hipótesis bilaterales para estimar medias o proporciones poblacionales.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6F771" w14:textId="2EC33743" w:rsidR="00A4624C" w:rsidRPr="00930946" w:rsidRDefault="00A4624C" w:rsidP="00A4624C">
            <w:pPr>
              <w:spacing w:before="10" w:after="10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 xml:space="preserve">Producto 19: </w:t>
            </w:r>
            <w:r w:rsidRPr="00930946">
              <w:rPr>
                <w:sz w:val="21"/>
                <w:szCs w:val="21"/>
              </w:rPr>
              <w:t>Prueba de hipótesis bilateral de la media poblacional de un caso práctico.</w:t>
            </w:r>
          </w:p>
          <w:p w14:paraId="16B17750" w14:textId="10DF5C35" w:rsidR="00B10C17" w:rsidRPr="00930946" w:rsidRDefault="00B10C17" w:rsidP="00A4624C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</w:p>
        </w:tc>
      </w:tr>
      <w:tr w:rsidR="00B10C17" w:rsidRPr="00930946" w14:paraId="72C3A39A" w14:textId="77777777" w:rsidTr="00B10C17">
        <w:tc>
          <w:tcPr>
            <w:tcW w:w="332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95" w14:textId="220D0C28" w:rsidR="00B10C17" w:rsidRPr="00930946" w:rsidRDefault="00B10C17" w:rsidP="00B10C17">
            <w:pPr>
              <w:spacing w:before="10" w:after="10"/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97" w14:textId="462CEF4D" w:rsidR="00B10C17" w:rsidRPr="00930946" w:rsidRDefault="00A4624C" w:rsidP="00B10C17">
            <w:pPr>
              <w:spacing w:before="10" w:after="10"/>
            </w:pPr>
            <w:r w:rsidRPr="00930946">
              <w:t>2.2 Realiza en aula pruebas de hipótesis unilaterales para estimar medias o proporciones poblacionales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99" w14:textId="5057DC84" w:rsidR="00B10C17" w:rsidRPr="00930946" w:rsidRDefault="00A4624C" w:rsidP="00A4624C">
            <w:pPr>
              <w:spacing w:before="10" w:after="10"/>
              <w:rPr>
                <w:b/>
                <w:i/>
              </w:rPr>
            </w:pPr>
            <w:r w:rsidRPr="00930946">
              <w:rPr>
                <w:b/>
                <w:i/>
              </w:rPr>
              <w:t xml:space="preserve">Producto 20: </w:t>
            </w:r>
            <w:r w:rsidRPr="00930946">
              <w:rPr>
                <w:sz w:val="21"/>
                <w:szCs w:val="21"/>
              </w:rPr>
              <w:t>Prueba de hipótesis unilateral de la media poblacional de un caso práctico.</w:t>
            </w:r>
          </w:p>
        </w:tc>
      </w:tr>
      <w:tr w:rsidR="006140A0" w:rsidRPr="00930946" w14:paraId="72C3A39C" w14:textId="77777777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9B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6140A0" w:rsidRPr="00930946" w14:paraId="72C3A3A0" w14:textId="77777777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9D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9E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9F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6140A0" w:rsidRPr="00930946" w14:paraId="72C3A3AC" w14:textId="77777777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A1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Tema 11: Docimasia de Hipótesis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A2" w14:textId="13CB7C36" w:rsidR="006140A0" w:rsidRPr="00930946" w:rsidRDefault="006140A0" w:rsidP="006140A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930946">
              <w:rPr>
                <w:sz w:val="21"/>
                <w:szCs w:val="21"/>
              </w:rPr>
              <w:t xml:space="preserve">Introducción a la docimasia de hipótesis: hipótesis nula (Ho), hipótesis alternativa (H1) e información </w:t>
            </w:r>
            <w:proofErr w:type="spellStart"/>
            <w:r w:rsidRPr="00930946">
              <w:rPr>
                <w:sz w:val="21"/>
                <w:szCs w:val="21"/>
              </w:rPr>
              <w:t>muestral</w:t>
            </w:r>
            <w:proofErr w:type="spellEnd"/>
            <w:r w:rsidRPr="00930946">
              <w:rPr>
                <w:sz w:val="21"/>
                <w:szCs w:val="21"/>
              </w:rPr>
              <w:t>.</w:t>
            </w:r>
            <w:r w:rsidR="004D3DE4" w:rsidRPr="00930946">
              <w:rPr>
                <w:sz w:val="21"/>
                <w:szCs w:val="21"/>
              </w:rPr>
              <w:t xml:space="preserve"> (C)</w:t>
            </w:r>
          </w:p>
          <w:p w14:paraId="72C3A3A3" w14:textId="710A5375" w:rsidR="006140A0" w:rsidRPr="00930946" w:rsidRDefault="006140A0" w:rsidP="006140A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930946">
              <w:rPr>
                <w:sz w:val="21"/>
                <w:szCs w:val="21"/>
              </w:rPr>
              <w:t>Tipos de errores en la prueba de una hipótesis estadística.</w:t>
            </w:r>
            <w:r w:rsidR="004D3DE4" w:rsidRPr="00930946">
              <w:rPr>
                <w:sz w:val="21"/>
                <w:szCs w:val="21"/>
              </w:rPr>
              <w:t xml:space="preserve"> (C)</w:t>
            </w:r>
          </w:p>
          <w:p w14:paraId="72C3A3A4" w14:textId="20EE3923" w:rsidR="006140A0" w:rsidRPr="00930946" w:rsidRDefault="006140A0" w:rsidP="006140A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930946">
              <w:rPr>
                <w:sz w:val="21"/>
                <w:szCs w:val="21"/>
              </w:rPr>
              <w:t>Nivel de significación, valor p y potencia de la prueba; interpretación correcta de un resultado significativo.</w:t>
            </w:r>
            <w:r w:rsidR="004D3DE4" w:rsidRPr="00930946">
              <w:rPr>
                <w:sz w:val="21"/>
                <w:szCs w:val="21"/>
              </w:rPr>
              <w:t xml:space="preserve"> (C, P)</w:t>
            </w:r>
          </w:p>
          <w:p w14:paraId="72C3A3A5" w14:textId="772FA6F2" w:rsidR="006140A0" w:rsidRPr="00930946" w:rsidRDefault="006140A0" w:rsidP="006140A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930946">
              <w:rPr>
                <w:sz w:val="21"/>
                <w:szCs w:val="21"/>
              </w:rPr>
              <w:t>Pruebas bilaterales y unilaterales para la estimación de la media poblacional.</w:t>
            </w:r>
            <w:r w:rsidR="004D3DE4" w:rsidRPr="00930946">
              <w:rPr>
                <w:sz w:val="21"/>
                <w:szCs w:val="21"/>
              </w:rPr>
              <w:t xml:space="preserve"> (C, P)</w:t>
            </w:r>
          </w:p>
          <w:p w14:paraId="72C3A3A6" w14:textId="453C2EA5" w:rsidR="006140A0" w:rsidRPr="00930946" w:rsidRDefault="006140A0" w:rsidP="006140A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930946">
              <w:rPr>
                <w:sz w:val="21"/>
                <w:szCs w:val="21"/>
              </w:rPr>
              <w:t>Pruebas bilaterales y unilaterales para la estimación de la diferencia entre dos medias poblacionales.</w:t>
            </w:r>
            <w:r w:rsidR="004D3DE4" w:rsidRPr="00930946">
              <w:rPr>
                <w:sz w:val="21"/>
                <w:szCs w:val="21"/>
              </w:rPr>
              <w:t xml:space="preserve"> (C, P)</w:t>
            </w:r>
          </w:p>
          <w:p w14:paraId="72C3A3A7" w14:textId="7E5712A2" w:rsidR="006140A0" w:rsidRPr="00930946" w:rsidRDefault="006140A0" w:rsidP="006140A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930946">
              <w:rPr>
                <w:sz w:val="21"/>
                <w:szCs w:val="21"/>
              </w:rPr>
              <w:t>Pruebas bilaterales y unilaterales para la estimación de la proporción poblacional.</w:t>
            </w:r>
            <w:r w:rsidR="004D3DE4" w:rsidRPr="00930946">
              <w:rPr>
                <w:sz w:val="21"/>
                <w:szCs w:val="21"/>
              </w:rPr>
              <w:t xml:space="preserve"> (C, P)</w:t>
            </w:r>
          </w:p>
          <w:p w14:paraId="72C3A3A8" w14:textId="2B124DC0" w:rsidR="006140A0" w:rsidRPr="00930946" w:rsidRDefault="006140A0" w:rsidP="006140A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930946">
              <w:rPr>
                <w:sz w:val="21"/>
                <w:szCs w:val="21"/>
              </w:rPr>
              <w:t>Pruebas bilaterales y unilaterales para la estimación de la diferencia entre dos proporciones poblacionales.</w:t>
            </w:r>
            <w:r w:rsidR="004D3DE4" w:rsidRPr="00930946">
              <w:rPr>
                <w:sz w:val="21"/>
                <w:szCs w:val="21"/>
              </w:rPr>
              <w:t xml:space="preserve"> (C, P)</w:t>
            </w:r>
          </w:p>
          <w:p w14:paraId="72C3A3A9" w14:textId="415A3618" w:rsidR="006140A0" w:rsidRPr="00930946" w:rsidRDefault="006140A0" w:rsidP="006140A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930946">
              <w:rPr>
                <w:sz w:val="21"/>
                <w:szCs w:val="21"/>
              </w:rPr>
              <w:t xml:space="preserve">Pruebas de hipótesis en hoja de cálculo y con SPSS, R y/o </w:t>
            </w:r>
            <w:r w:rsidR="004D3DE4" w:rsidRPr="00930946">
              <w:rPr>
                <w:sz w:val="21"/>
                <w:szCs w:val="21"/>
              </w:rPr>
              <w:t>Python,</w:t>
            </w:r>
            <w:r w:rsidRPr="00930946">
              <w:rPr>
                <w:sz w:val="21"/>
                <w:szCs w:val="21"/>
              </w:rPr>
              <w:t xml:space="preserve"> con informe de los supuestos empleados.</w:t>
            </w:r>
            <w:r w:rsidR="004D3DE4" w:rsidRPr="00930946">
              <w:rPr>
                <w:sz w:val="21"/>
                <w:szCs w:val="21"/>
              </w:rPr>
              <w:t xml:space="preserve"> (P, T)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AA" w14:textId="231711F8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 xml:space="preserve">Uso de las pruebas de hipótesis en la validación de los resultados de una </w:t>
            </w:r>
            <w:r w:rsidR="003C1009" w:rsidRPr="00930946">
              <w:rPr>
                <w:sz w:val="21"/>
                <w:szCs w:val="21"/>
              </w:rPr>
              <w:t>muestra aleatoria.</w:t>
            </w:r>
          </w:p>
          <w:p w14:paraId="72C3A3AB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>Aplicación de las pruebas de hipótesis en la investigación científica y en la toma de decisiones del contador público.</w:t>
            </w:r>
          </w:p>
        </w:tc>
      </w:tr>
      <w:tr w:rsidR="006140A0" w:rsidRPr="00930946" w14:paraId="72C3A3AE" w14:textId="77777777">
        <w:trPr>
          <w:cantSplit/>
        </w:trPr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AD" w14:textId="032D6DBA" w:rsidR="006140A0" w:rsidRPr="00930946" w:rsidRDefault="00A4624C" w:rsidP="006140A0">
            <w:pPr>
              <w:spacing w:before="20" w:after="20"/>
              <w:jc w:val="both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Elemento de competencia 6</w:t>
            </w:r>
            <w:r w:rsidR="006140A0" w:rsidRPr="00930946">
              <w:rPr>
                <w:b/>
                <w:bCs/>
                <w:i/>
                <w:iCs/>
                <w:sz w:val="21"/>
                <w:szCs w:val="21"/>
              </w:rPr>
              <w:t xml:space="preserve">: </w:t>
            </w:r>
            <w:r w:rsidR="006140A0" w:rsidRPr="00930946">
              <w:rPr>
                <w:sz w:val="21"/>
                <w:szCs w:val="21"/>
              </w:rPr>
              <w:t>Interpreta la ecuación de regresión múltiple y los coeficientes de correlación de un conjunto de variables, utilizando el software SPSS para el análisis de tablas cruzadas y de la escala de Likert.</w:t>
            </w:r>
          </w:p>
        </w:tc>
      </w:tr>
      <w:tr w:rsidR="006140A0" w:rsidRPr="00930946" w14:paraId="72C3A3B2" w14:textId="77777777">
        <w:tc>
          <w:tcPr>
            <w:tcW w:w="3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AF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B0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B1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A4624C" w:rsidRPr="00930946" w14:paraId="1AF1BAE2" w14:textId="77777777" w:rsidTr="001F6D3F"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B549B" w14:textId="37166934" w:rsidR="00A4624C" w:rsidRPr="00930946" w:rsidRDefault="00A4624C" w:rsidP="00A4624C">
            <w:pPr>
              <w:spacing w:before="10" w:after="10"/>
            </w:pPr>
            <w:r w:rsidRPr="00930946">
              <w:rPr>
                <w:sz w:val="21"/>
                <w:szCs w:val="21"/>
              </w:rPr>
              <w:t>1. Describe la ecuación de regresión múltiple y su interpretación con el software SPSS.</w:t>
            </w:r>
          </w:p>
          <w:p w14:paraId="325736B6" w14:textId="77777777" w:rsidR="00A4624C" w:rsidRPr="00930946" w:rsidRDefault="00A4624C" w:rsidP="006140A0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DAA587" w14:textId="2E429766" w:rsidR="00A4624C" w:rsidRPr="00930946" w:rsidRDefault="00A4624C" w:rsidP="00A4624C">
            <w:pPr>
              <w:spacing w:before="20" w:after="20"/>
              <w:rPr>
                <w:bCs/>
                <w:iCs/>
                <w:sz w:val="21"/>
                <w:szCs w:val="21"/>
              </w:rPr>
            </w:pPr>
            <w:r w:rsidRPr="00930946">
              <w:rPr>
                <w:bCs/>
                <w:iCs/>
                <w:sz w:val="21"/>
                <w:szCs w:val="21"/>
              </w:rPr>
              <w:t xml:space="preserve">1.1 Utiliza el paquete de SPSS para construir e interpretar un modelo de regresión múltiple. 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D1BD7" w14:textId="7ADF9B2D" w:rsidR="00A4624C" w:rsidRPr="00930946" w:rsidRDefault="00A4624C" w:rsidP="00A4624C">
            <w:pPr>
              <w:spacing w:before="20" w:after="20"/>
              <w:rPr>
                <w:bCs/>
                <w:iCs/>
                <w:sz w:val="21"/>
                <w:szCs w:val="21"/>
              </w:rPr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 xml:space="preserve">Producto 21: </w:t>
            </w:r>
            <w:r w:rsidRPr="00930946">
              <w:rPr>
                <w:bCs/>
                <w:iCs/>
                <w:sz w:val="21"/>
                <w:szCs w:val="21"/>
              </w:rPr>
              <w:t>Análisis de los coeficientes de regresión, correlación parcial</w:t>
            </w:r>
            <w:r w:rsidR="005B12B0" w:rsidRPr="00930946">
              <w:rPr>
                <w:bCs/>
                <w:iCs/>
                <w:sz w:val="21"/>
                <w:szCs w:val="21"/>
              </w:rPr>
              <w:t>, conjunta y prueba de análisis de varianza de una regresión múltiple.</w:t>
            </w:r>
          </w:p>
        </w:tc>
      </w:tr>
      <w:tr w:rsidR="00A4624C" w:rsidRPr="00930946" w14:paraId="7DC9B066" w14:textId="77777777" w:rsidTr="001F6D3F">
        <w:tc>
          <w:tcPr>
            <w:tcW w:w="332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AB675" w14:textId="77777777" w:rsidR="00A4624C" w:rsidRPr="00930946" w:rsidRDefault="00A4624C" w:rsidP="006140A0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67674" w14:textId="5FE93349" w:rsidR="00A4624C" w:rsidRPr="00930946" w:rsidRDefault="00A4624C" w:rsidP="00A4624C">
            <w:pPr>
              <w:spacing w:before="20" w:after="20"/>
              <w:rPr>
                <w:bCs/>
                <w:iCs/>
                <w:sz w:val="21"/>
                <w:szCs w:val="21"/>
              </w:rPr>
            </w:pPr>
            <w:r w:rsidRPr="00930946">
              <w:rPr>
                <w:bCs/>
                <w:iCs/>
                <w:sz w:val="21"/>
                <w:szCs w:val="21"/>
              </w:rPr>
              <w:t>1.2 Analiza los resultados que arroja el paquete SPSS de un modelo de regresión múltiple para estudiar sus indicadores globales e individuales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B12B7" w14:textId="3C23E5BF" w:rsidR="00A4624C" w:rsidRPr="00930946" w:rsidRDefault="005B12B0" w:rsidP="005B12B0">
            <w:pPr>
              <w:spacing w:before="20" w:after="20"/>
              <w:rPr>
                <w:bCs/>
                <w:iCs/>
                <w:sz w:val="21"/>
                <w:szCs w:val="21"/>
              </w:rPr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 xml:space="preserve">Producto 22: </w:t>
            </w:r>
            <w:r w:rsidRPr="00930946">
              <w:rPr>
                <w:bCs/>
                <w:iCs/>
                <w:sz w:val="21"/>
                <w:szCs w:val="21"/>
              </w:rPr>
              <w:t>Análisis e interpretación de las pruebas individuales y globales obtenidas de un modelo de regresión múltiple, obtenidas mediante el paquete de SPSS.</w:t>
            </w:r>
          </w:p>
        </w:tc>
      </w:tr>
      <w:tr w:rsidR="00A4624C" w:rsidRPr="00930946" w14:paraId="77D2A503" w14:textId="77777777" w:rsidTr="001F6D3F"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0A49F" w14:textId="0756399C" w:rsidR="00A4624C" w:rsidRPr="00930946" w:rsidRDefault="00A4624C" w:rsidP="00A4624C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  <w:r w:rsidRPr="00930946">
              <w:rPr>
                <w:sz w:val="21"/>
                <w:szCs w:val="21"/>
              </w:rPr>
              <w:t>2. Construye tablas cruzadas y analiza la escala de Likert con el software SPSS.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812D9" w14:textId="2E4ED725" w:rsidR="00A4624C" w:rsidRPr="00930946" w:rsidRDefault="005B12B0" w:rsidP="005B12B0">
            <w:pPr>
              <w:spacing w:before="20" w:after="20"/>
              <w:rPr>
                <w:bCs/>
                <w:iCs/>
                <w:sz w:val="21"/>
                <w:szCs w:val="21"/>
              </w:rPr>
            </w:pPr>
            <w:r w:rsidRPr="00930946">
              <w:rPr>
                <w:bCs/>
                <w:iCs/>
                <w:sz w:val="21"/>
                <w:szCs w:val="21"/>
              </w:rPr>
              <w:t xml:space="preserve">2.1 </w:t>
            </w:r>
            <w:r w:rsidRPr="00930946">
              <w:rPr>
                <w:sz w:val="21"/>
                <w:szCs w:val="21"/>
              </w:rPr>
              <w:t>Construye en aula una tabla cruzada de un caso práctico con SPSS.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D7D351" w14:textId="29852118" w:rsidR="00A4624C" w:rsidRPr="00930946" w:rsidRDefault="005B12B0" w:rsidP="005B12B0">
            <w:pPr>
              <w:spacing w:before="20" w:after="20"/>
              <w:rPr>
                <w:bCs/>
                <w:iCs/>
                <w:sz w:val="21"/>
                <w:szCs w:val="21"/>
              </w:rPr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 xml:space="preserve">Producto 23: </w:t>
            </w:r>
            <w:r w:rsidR="00DC0DDA" w:rsidRPr="00930946">
              <w:rPr>
                <w:bCs/>
                <w:iCs/>
                <w:sz w:val="21"/>
                <w:szCs w:val="21"/>
              </w:rPr>
              <w:t xml:space="preserve">Análisis e interpretación de los resultados de </w:t>
            </w:r>
            <w:r w:rsidR="00DC0DDA" w:rsidRPr="00930946">
              <w:rPr>
                <w:bCs/>
                <w:iCs/>
                <w:sz w:val="21"/>
                <w:szCs w:val="21"/>
              </w:rPr>
              <w:lastRenderedPageBreak/>
              <w:t>una tabla cruzada de un caso práctico, realizado con SPSS.</w:t>
            </w:r>
          </w:p>
        </w:tc>
      </w:tr>
      <w:tr w:rsidR="00A4624C" w:rsidRPr="00930946" w14:paraId="72C3A3BC" w14:textId="77777777" w:rsidTr="001F6D3F">
        <w:tc>
          <w:tcPr>
            <w:tcW w:w="332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B7" w14:textId="1A1E3AD9" w:rsidR="00A4624C" w:rsidRPr="00930946" w:rsidRDefault="00A4624C" w:rsidP="00A4624C">
            <w:pPr>
              <w:spacing w:before="10" w:after="10"/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B9" w14:textId="56120EF0" w:rsidR="00A4624C" w:rsidRPr="00930946" w:rsidRDefault="005B12B0" w:rsidP="005B12B0">
            <w:pPr>
              <w:spacing w:before="10" w:after="10"/>
            </w:pPr>
            <w:r w:rsidRPr="00930946">
              <w:t xml:space="preserve">2.2 </w:t>
            </w:r>
            <w:r w:rsidRPr="00930946">
              <w:rPr>
                <w:sz w:val="21"/>
                <w:szCs w:val="21"/>
              </w:rPr>
              <w:t>Construye en aula una matriz de doble entrada denominada escala de Likert de un caso práctico con SPSS.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BB" w14:textId="22A83DE4" w:rsidR="00A4624C" w:rsidRPr="00930946" w:rsidRDefault="00DC0DDA" w:rsidP="00DC0DDA">
            <w:pPr>
              <w:spacing w:before="10" w:after="10"/>
            </w:pPr>
            <w:r w:rsidRPr="00930946">
              <w:rPr>
                <w:b/>
                <w:i/>
                <w:sz w:val="21"/>
                <w:szCs w:val="21"/>
              </w:rPr>
              <w:t xml:space="preserve">Producto 24: </w:t>
            </w:r>
            <w:r w:rsidRPr="00930946">
              <w:rPr>
                <w:sz w:val="21"/>
                <w:szCs w:val="21"/>
              </w:rPr>
              <w:t>Análisis de fiabilidad de los resultados de una escala de Likert elaborada con el paquete de SPSS.</w:t>
            </w:r>
          </w:p>
        </w:tc>
      </w:tr>
      <w:tr w:rsidR="006140A0" w:rsidRPr="00930946" w14:paraId="72C3A3BE" w14:textId="77777777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BD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6140A0" w:rsidRPr="00930946" w14:paraId="72C3A3C2" w14:textId="77777777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BF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C0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C1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6140A0" w:rsidRPr="00930946" w14:paraId="72C3A3D1" w14:textId="77777777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C3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Tema 12: Regresión Múltiple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C4" w14:textId="0B3ACB1B" w:rsidR="006140A0" w:rsidRPr="00930946" w:rsidRDefault="006140A0" w:rsidP="006140A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930946">
              <w:rPr>
                <w:sz w:val="21"/>
                <w:szCs w:val="21"/>
              </w:rPr>
              <w:t>Introducción a la regresión múltiple y su ecuación.</w:t>
            </w:r>
            <w:r w:rsidR="004D3DE4" w:rsidRPr="00930946">
              <w:rPr>
                <w:sz w:val="21"/>
                <w:szCs w:val="21"/>
              </w:rPr>
              <w:t xml:space="preserve"> (C)</w:t>
            </w:r>
          </w:p>
          <w:p w14:paraId="72C3A3C5" w14:textId="1FAE5389" w:rsidR="006140A0" w:rsidRPr="00930946" w:rsidRDefault="006140A0" w:rsidP="006140A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930946">
              <w:rPr>
                <w:sz w:val="21"/>
                <w:szCs w:val="21"/>
              </w:rPr>
              <w:t xml:space="preserve">Coeficientes de regresión o </w:t>
            </w:r>
            <w:proofErr w:type="spellStart"/>
            <w:r w:rsidRPr="00930946">
              <w:rPr>
                <w:sz w:val="21"/>
                <w:szCs w:val="21"/>
              </w:rPr>
              <w:t>regresores</w:t>
            </w:r>
            <w:proofErr w:type="spellEnd"/>
            <w:r w:rsidRPr="00930946">
              <w:rPr>
                <w:sz w:val="21"/>
                <w:szCs w:val="21"/>
              </w:rPr>
              <w:t>.</w:t>
            </w:r>
            <w:r w:rsidR="004D3DE4" w:rsidRPr="00930946">
              <w:rPr>
                <w:sz w:val="21"/>
                <w:szCs w:val="21"/>
              </w:rPr>
              <w:t xml:space="preserve"> (C)</w:t>
            </w:r>
          </w:p>
          <w:p w14:paraId="72C3A3C6" w14:textId="7ECC310C" w:rsidR="006140A0" w:rsidRPr="00930946" w:rsidRDefault="006140A0" w:rsidP="006140A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930946">
              <w:rPr>
                <w:sz w:val="21"/>
                <w:szCs w:val="21"/>
              </w:rPr>
              <w:t>Coeficientes de correlación múltiple, simple y parcial.</w:t>
            </w:r>
            <w:r w:rsidR="004D3DE4" w:rsidRPr="00930946">
              <w:rPr>
                <w:sz w:val="21"/>
                <w:szCs w:val="21"/>
              </w:rPr>
              <w:t xml:space="preserve"> (C)</w:t>
            </w:r>
          </w:p>
          <w:p w14:paraId="72C3A3C7" w14:textId="3B9A3FDB" w:rsidR="006140A0" w:rsidRPr="00930946" w:rsidRDefault="006140A0" w:rsidP="006140A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930946">
              <w:rPr>
                <w:sz w:val="21"/>
                <w:szCs w:val="21"/>
              </w:rPr>
              <w:t xml:space="preserve">Supuestos del modelo de regresión múltiple: linealidad, independencia, </w:t>
            </w:r>
            <w:proofErr w:type="spellStart"/>
            <w:r w:rsidRPr="00930946">
              <w:rPr>
                <w:sz w:val="21"/>
                <w:szCs w:val="21"/>
              </w:rPr>
              <w:t>homocedasticidad</w:t>
            </w:r>
            <w:proofErr w:type="spellEnd"/>
            <w:r w:rsidRPr="00930946">
              <w:rPr>
                <w:sz w:val="21"/>
                <w:szCs w:val="21"/>
              </w:rPr>
              <w:t xml:space="preserve"> y </w:t>
            </w:r>
            <w:proofErr w:type="spellStart"/>
            <w:r w:rsidRPr="00930946">
              <w:rPr>
                <w:sz w:val="21"/>
                <w:szCs w:val="21"/>
              </w:rPr>
              <w:t>multicolinealidad</w:t>
            </w:r>
            <w:proofErr w:type="spellEnd"/>
            <w:r w:rsidRPr="00930946">
              <w:rPr>
                <w:sz w:val="21"/>
                <w:szCs w:val="21"/>
              </w:rPr>
              <w:t xml:space="preserve"> entre los </w:t>
            </w:r>
            <w:proofErr w:type="spellStart"/>
            <w:r w:rsidRPr="00930946">
              <w:rPr>
                <w:sz w:val="21"/>
                <w:szCs w:val="21"/>
              </w:rPr>
              <w:t>regresores</w:t>
            </w:r>
            <w:proofErr w:type="spellEnd"/>
            <w:r w:rsidRPr="00930946">
              <w:rPr>
                <w:sz w:val="21"/>
                <w:szCs w:val="21"/>
              </w:rPr>
              <w:t>.</w:t>
            </w:r>
            <w:r w:rsidR="004D3DE4" w:rsidRPr="00930946">
              <w:rPr>
                <w:sz w:val="21"/>
                <w:szCs w:val="21"/>
              </w:rPr>
              <w:t xml:space="preserve"> (C, P)</w:t>
            </w:r>
          </w:p>
          <w:p w14:paraId="72C3A3C8" w14:textId="6C1B687D" w:rsidR="006140A0" w:rsidRPr="00930946" w:rsidRDefault="006140A0" w:rsidP="006140A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930946">
              <w:rPr>
                <w:sz w:val="21"/>
                <w:szCs w:val="21"/>
              </w:rPr>
              <w:t>Uso del software SPSS para el cálculo e interpretación del análisis de regresión múltiple.</w:t>
            </w:r>
            <w:r w:rsidR="004D3DE4" w:rsidRPr="00930946">
              <w:rPr>
                <w:sz w:val="21"/>
                <w:szCs w:val="21"/>
              </w:rPr>
              <w:t xml:space="preserve"> (P, T)</w:t>
            </w:r>
          </w:p>
          <w:p w14:paraId="72C3A3C9" w14:textId="08AB5A71" w:rsidR="006140A0" w:rsidRPr="00930946" w:rsidRDefault="006140A0" w:rsidP="006140A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930946">
              <w:rPr>
                <w:sz w:val="21"/>
                <w:szCs w:val="21"/>
              </w:rPr>
              <w:t>Construcción e interpretación de tablas cruzadas con el software SPSS.</w:t>
            </w:r>
            <w:r w:rsidR="004D3DE4" w:rsidRPr="00930946">
              <w:rPr>
                <w:sz w:val="21"/>
                <w:szCs w:val="21"/>
              </w:rPr>
              <w:t xml:space="preserve"> (P, T)</w:t>
            </w:r>
          </w:p>
          <w:p w14:paraId="72C3A3CA" w14:textId="46BF6A65" w:rsidR="006140A0" w:rsidRPr="00930946" w:rsidRDefault="006140A0" w:rsidP="006140A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930946">
              <w:rPr>
                <w:sz w:val="21"/>
                <w:szCs w:val="21"/>
              </w:rPr>
              <w:t>Determinación y análisis de la escala de Likert con el software SPSS.</w:t>
            </w:r>
            <w:r w:rsidR="004D3DE4" w:rsidRPr="00930946">
              <w:rPr>
                <w:sz w:val="21"/>
                <w:szCs w:val="21"/>
              </w:rPr>
              <w:t xml:space="preserve"> (P, T)</w:t>
            </w:r>
          </w:p>
          <w:p w14:paraId="72C3A3CD" w14:textId="70DBAC94" w:rsidR="006140A0" w:rsidRPr="00930946" w:rsidRDefault="006140A0" w:rsidP="006140A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930946">
              <w:rPr>
                <w:sz w:val="21"/>
                <w:szCs w:val="21"/>
              </w:rPr>
              <w:t xml:space="preserve">Confidencialidad y uso ético de los datos de encuestas: consentimiento, </w:t>
            </w:r>
            <w:proofErr w:type="spellStart"/>
            <w:r w:rsidRPr="00930946">
              <w:rPr>
                <w:sz w:val="21"/>
                <w:szCs w:val="21"/>
              </w:rPr>
              <w:t>anonimización</w:t>
            </w:r>
            <w:proofErr w:type="spellEnd"/>
            <w:r w:rsidRPr="00930946">
              <w:rPr>
                <w:sz w:val="21"/>
                <w:szCs w:val="21"/>
              </w:rPr>
              <w:t xml:space="preserve"> y resguardo de la información.</w:t>
            </w:r>
            <w:r w:rsidR="004D3DE4" w:rsidRPr="00930946">
              <w:rPr>
                <w:sz w:val="21"/>
                <w:szCs w:val="21"/>
              </w:rPr>
              <w:t xml:space="preserve"> (C, A)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CE" w14:textId="45DC12D5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>Uso de la regresión múltiple y del software SPSS en la investigación de mercado y estudios económicos en Bolivia.</w:t>
            </w:r>
          </w:p>
          <w:p w14:paraId="72C3A3CF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>Aplicación de la escala de Likert en encuestas de satisfacción y estudios académicos del país.</w:t>
            </w:r>
          </w:p>
          <w:p w14:paraId="72C3A3D0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>Ausencia de una ley de protección de datos personales en Bolivia y su efecto en el tratamiento de los datos de encuestas.</w:t>
            </w:r>
          </w:p>
        </w:tc>
      </w:tr>
      <w:tr w:rsidR="006140A0" w:rsidRPr="00930946" w14:paraId="72C3A3D3" w14:textId="77777777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D2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Actividades</w:t>
            </w:r>
          </w:p>
        </w:tc>
      </w:tr>
      <w:tr w:rsidR="006140A0" w:rsidRPr="00930946" w14:paraId="72C3A3D8" w14:textId="77777777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D4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D5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B-</w:t>
            </w:r>
            <w:proofErr w:type="spellStart"/>
            <w:r w:rsidRPr="00930946">
              <w:rPr>
                <w:b/>
                <w:bCs/>
                <w:i/>
                <w:iCs/>
                <w:sz w:val="21"/>
                <w:szCs w:val="21"/>
              </w:rPr>
              <w:t>Learning</w:t>
            </w:r>
            <w:proofErr w:type="spellEnd"/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D6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D7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6140A0" w:rsidRPr="00930946" w14:paraId="72C3A3E8" w14:textId="77777777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D9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sz w:val="21"/>
                <w:szCs w:val="21"/>
              </w:rPr>
              <w:t>Resolución de ejercicios de cálculo estadístico al cierre de cada tema.</w:t>
            </w:r>
          </w:p>
          <w:p w14:paraId="72C3A3DA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sz w:val="21"/>
                <w:szCs w:val="21"/>
              </w:rPr>
              <w:t>Lectura de los manuales de los programas R, Python, SPSS y STATA relacionados con cada tema.</w:t>
            </w:r>
          </w:p>
          <w:p w14:paraId="72C3A3DB" w14:textId="1B972438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sz w:val="21"/>
                <w:szCs w:val="21"/>
              </w:rPr>
              <w:t>Desarrollo progresivo de un caso práctico integral de análisis estadístico y de muestreo estadístico.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DC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sz w:val="21"/>
                <w:szCs w:val="21"/>
              </w:rPr>
              <w:t>Cuestionarios de comprensión de cada tema en la plataforma Moodle UMSA.</w:t>
            </w:r>
          </w:p>
          <w:p w14:paraId="72C3A3DD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sz w:val="21"/>
                <w:szCs w:val="21"/>
              </w:rPr>
              <w:t>Foros de consulta sobre el cálculo de probabilidades y de pruebas de hipótesis.</w:t>
            </w:r>
          </w:p>
          <w:p w14:paraId="72C3A3DE" w14:textId="4369CCF8" w:rsidR="006140A0" w:rsidRPr="00930946" w:rsidRDefault="006140A0" w:rsidP="006140A0">
            <w:pPr>
              <w:spacing w:before="20" w:after="20"/>
              <w:jc w:val="center"/>
            </w:pPr>
            <w:del w:id="9019" w:author="Comisión de revisión 4.5" w:date="2026-10-13T00:00:00Z">
              <w:r>
                <w:rPr>
                  <w:sz w:val="21"/>
                  <w:szCs w:val="21"/>
                </w:rPr>
                <w:delText xml:space="preserve">Video tutoriales del uso</w:delText>
              </w:r>
            </w:del>
            <w:ins w:id="9020" w:author="Comisión de revisión 4.5" w:date="2026-10-13T00:00:00Z">
              <w:r>
                <w:rPr>
                  <w:sz w:val="21"/>
                  <w:szCs w:val="21"/>
                </w:rPr>
                <w:t xml:space="preserve">Videotutoriales del uso</w:t>
              </w:r>
            </w:ins>
            <w:r>
              <w:rPr>
                <w:sz w:val="21"/>
                <w:szCs w:val="21"/>
              </w:rPr>
              <w:t xml:space="preserve"> de R, Python y SPSS para el análisis estadístico.</w:t>
            </w:r>
          </w:p>
          <w:p w14:paraId="72C3A3DF" w14:textId="595778BF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sz w:val="21"/>
                <w:szCs w:val="21"/>
              </w:rPr>
              <w:t>Ejercicios guiados de regresión y de pruebas de hipótesis con SPSS, R y/o Python.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E1" w14:textId="2CC331C2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sz w:val="21"/>
                <w:szCs w:val="21"/>
              </w:rPr>
              <w:t>Resolución colaborativa de casos de estadística descriptiva y de correlación y regresión.</w:t>
            </w:r>
          </w:p>
          <w:p w14:paraId="72C3A3E2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sz w:val="21"/>
                <w:szCs w:val="21"/>
              </w:rPr>
              <w:t>Revisión cruzada de pruebas de hipótesis y de modelos de regresión múltiple entre equipos.</w:t>
            </w:r>
          </w:p>
          <w:p w14:paraId="72C3A3E3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sz w:val="21"/>
                <w:szCs w:val="21"/>
              </w:rPr>
              <w:t>Depuración y análisis descriptivo de una base de datos oficial del Instituto Nacional de Estadística.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E4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sz w:val="21"/>
                <w:szCs w:val="21"/>
              </w:rPr>
              <w:t>Análisis de bases de datos económicas o financieras bolivianas con R, Python o SPSS.</w:t>
            </w:r>
          </w:p>
          <w:p w14:paraId="72C3A3E5" w14:textId="50498B79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sz w:val="21"/>
                <w:szCs w:val="21"/>
              </w:rPr>
              <w:t>Revisión de técnicas de muestreo estadístico aplicadas en empresas bolivianas.</w:t>
            </w:r>
          </w:p>
          <w:p w14:paraId="72C3A3E6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sz w:val="21"/>
                <w:szCs w:val="21"/>
              </w:rPr>
              <w:t>Comparación de software estadístico (Excel, SPSS, STATA, R y Python) para el análisis de datos.</w:t>
            </w:r>
          </w:p>
          <w:p w14:paraId="72C3A3E7" w14:textId="28CB4D00" w:rsidR="006140A0" w:rsidRPr="00930946" w:rsidRDefault="006140A0" w:rsidP="006140A0">
            <w:pPr>
              <w:spacing w:before="20" w:after="20"/>
              <w:jc w:val="center"/>
            </w:pPr>
          </w:p>
        </w:tc>
      </w:tr>
      <w:tr w:rsidR="006140A0" w:rsidRPr="00930946" w14:paraId="72C3A3F1" w14:textId="77777777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E9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Estrategias de aprendizaje</w:t>
            </w:r>
          </w:p>
        </w:tc>
        <w:tc>
          <w:tcPr>
            <w:tcW w:w="747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EA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>Aprendizaje basado en problemas con datos económicos y financieros bolivianos.</w:t>
            </w:r>
          </w:p>
          <w:p w14:paraId="72C3A3EB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>Resolución guiada de ejercicios en orden de dificultad creciente por técnica estadística.</w:t>
            </w:r>
          </w:p>
          <w:p w14:paraId="72C3A3EC" w14:textId="2BC76C6A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>Caso práctico integral que recorre la estadística descriptiva hasta el muestreo estadístico.</w:t>
            </w:r>
          </w:p>
          <w:p w14:paraId="72C3A3EE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lastRenderedPageBreak/>
              <w:t>Trabajo colaborativo en equipos de análisis y resolución de casos estadísticos con software.</w:t>
            </w:r>
          </w:p>
          <w:p w14:paraId="72C3A3EF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>Clase invertida para los contenidos introductorios y conceptuales de cada capítulo.</w:t>
            </w:r>
          </w:p>
          <w:p w14:paraId="72C3A3F0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>Análisis crítico de la interpretación de un resultado estadístico antes de sustentar una conclusión.</w:t>
            </w:r>
          </w:p>
        </w:tc>
      </w:tr>
      <w:tr w:rsidR="006140A0" w:rsidRPr="00930946" w14:paraId="72C3A3FA" w14:textId="77777777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F2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lastRenderedPageBreak/>
              <w:t>Recursos para el aprendizaje</w:t>
            </w:r>
          </w:p>
        </w:tc>
        <w:tc>
          <w:tcPr>
            <w:tcW w:w="747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F3" w14:textId="4825952F" w:rsidR="006140A0" w:rsidRPr="00AF1F60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  <w:rPr>
                <w:lang w:val="en-US"/>
              </w:rPr>
            </w:pPr>
            <w:proofErr w:type="spellStart"/>
            <w:r w:rsidRPr="00AF1F60">
              <w:rPr>
                <w:sz w:val="21"/>
                <w:szCs w:val="21"/>
                <w:lang w:val="en-US"/>
              </w:rPr>
              <w:t>Plataforma</w:t>
            </w:r>
            <w:proofErr w:type="spellEnd"/>
            <w:r w:rsidRPr="00AF1F60">
              <w:rPr>
                <w:sz w:val="21"/>
                <w:szCs w:val="21"/>
                <w:lang w:val="en-US"/>
              </w:rPr>
              <w:t xml:space="preserve"> Moodle UMSA, Classroom, Google meet.</w:t>
            </w:r>
          </w:p>
          <w:p w14:paraId="72C3A3F4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>Software estadístico: Excel, SPSS, STATA, R y Python.</w:t>
            </w:r>
          </w:p>
          <w:p w14:paraId="72C3A3F5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 xml:space="preserve">Tablas estadísticas de las distribuciones binomial, </w:t>
            </w:r>
            <w:proofErr w:type="spellStart"/>
            <w:r w:rsidRPr="00930946">
              <w:rPr>
                <w:sz w:val="21"/>
                <w:szCs w:val="21"/>
              </w:rPr>
              <w:t>Poisson</w:t>
            </w:r>
            <w:proofErr w:type="spellEnd"/>
            <w:r w:rsidRPr="00930946">
              <w:rPr>
                <w:sz w:val="21"/>
                <w:szCs w:val="21"/>
              </w:rPr>
              <w:t xml:space="preserve">, normal, </w:t>
            </w:r>
            <w:proofErr w:type="spellStart"/>
            <w:r w:rsidRPr="00930946">
              <w:rPr>
                <w:sz w:val="21"/>
                <w:szCs w:val="21"/>
              </w:rPr>
              <w:t>chi</w:t>
            </w:r>
            <w:proofErr w:type="spellEnd"/>
            <w:r w:rsidRPr="00930946">
              <w:rPr>
                <w:sz w:val="21"/>
                <w:szCs w:val="21"/>
              </w:rPr>
              <w:t xml:space="preserve"> cuadrado, t-</w:t>
            </w:r>
            <w:proofErr w:type="spellStart"/>
            <w:r w:rsidRPr="00930946">
              <w:rPr>
                <w:sz w:val="21"/>
                <w:szCs w:val="21"/>
              </w:rPr>
              <w:t>Student</w:t>
            </w:r>
            <w:proofErr w:type="spellEnd"/>
            <w:r w:rsidRPr="00930946">
              <w:rPr>
                <w:sz w:val="21"/>
                <w:szCs w:val="21"/>
              </w:rPr>
              <w:t xml:space="preserve"> y Fisher.</w:t>
            </w:r>
          </w:p>
          <w:p w14:paraId="72C3A3F7" w14:textId="0BB1EC1D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>Guías de ejercicios y casos elaborados por la cátedra.</w:t>
            </w:r>
          </w:p>
          <w:p w14:paraId="72C3A3F8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>Bases de datos abiertas del Instituto Nacional de Estadística y del Banco Central de Bolivia.</w:t>
            </w:r>
          </w:p>
          <w:p w14:paraId="72C3A3F9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>Glosario de terminología estadística en inglés.</w:t>
            </w:r>
          </w:p>
        </w:tc>
      </w:tr>
      <w:tr w:rsidR="006140A0" w:rsidRPr="00930946" w14:paraId="72C3A3FF" w14:textId="77777777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FB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Estrategias de evaluación</w:t>
            </w:r>
          </w:p>
        </w:tc>
        <w:tc>
          <w:tcPr>
            <w:tcW w:w="747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3FC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>Evaluación diagnóstica: prueba inicial sobre el análisis combinatorio, los conjuntos y las sumatorias de la asignatura MAT-201.</w:t>
            </w:r>
          </w:p>
          <w:p w14:paraId="72C3A3FD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72C3A3FE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 xml:space="preserve">Evaluación </w:t>
            </w:r>
            <w:proofErr w:type="spellStart"/>
            <w:r w:rsidRPr="00930946">
              <w:rPr>
                <w:sz w:val="21"/>
                <w:szCs w:val="21"/>
              </w:rPr>
              <w:t>sumativa</w:t>
            </w:r>
            <w:proofErr w:type="spellEnd"/>
            <w:r w:rsidRPr="00930946">
              <w:rPr>
                <w:sz w:val="21"/>
                <w:szCs w:val="21"/>
              </w:rPr>
              <w:t>: controles de lectura y asistencia, evaluación de casos prácticos, trabajos de investigación y desarrollo, exámenes parciales y examen final.</w:t>
            </w:r>
          </w:p>
        </w:tc>
      </w:tr>
      <w:tr w:rsidR="006140A0" w:rsidRPr="00930946" w14:paraId="72C3A405" w14:textId="77777777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00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747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01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>Nota mínima de aprobación: 51/100.</w:t>
            </w:r>
          </w:p>
          <w:p w14:paraId="72C3A402" w14:textId="77777777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>Evaluación periódica al finalizar cada tema, basada en evidencias de conocimiento, desempeño y producto.</w:t>
            </w:r>
          </w:p>
          <w:p w14:paraId="72C3A404" w14:textId="58E63B69" w:rsidR="006140A0" w:rsidRPr="00930946" w:rsidRDefault="006140A0" w:rsidP="006140A0">
            <w:pPr>
              <w:pStyle w:val="Prrafodelista"/>
              <w:numPr>
                <w:ilvl w:val="0"/>
                <w:numId w:val="1"/>
              </w:numPr>
              <w:spacing w:before="10" w:after="10"/>
            </w:pPr>
            <w:r w:rsidRPr="00930946">
              <w:rPr>
                <w:sz w:val="21"/>
                <w:szCs w:val="21"/>
              </w:rPr>
              <w:t>La calificación de cada producto integra la prueba escrita del elemento y las evidencias de desempeño y producto.</w:t>
            </w:r>
          </w:p>
        </w:tc>
      </w:tr>
      <w:tr w:rsidR="006140A0" w:rsidRPr="00930946" w14:paraId="72C3A409" w14:textId="77777777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06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Niveles de logro y distribución de la calificación</w:t>
            </w: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07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 xml:space="preserve">Producto 1: </w:t>
            </w:r>
            <w:r w:rsidRPr="00930946">
              <w:rPr>
                <w:sz w:val="21"/>
                <w:szCs w:val="21"/>
              </w:rPr>
              <w:t>Estadística descriptiva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08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24%</w:t>
            </w:r>
          </w:p>
        </w:tc>
      </w:tr>
      <w:tr w:rsidR="006140A0" w:rsidRPr="00930946" w14:paraId="72C3A40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0A" w14:textId="77777777" w:rsidR="006140A0" w:rsidRPr="00930946" w:rsidRDefault="006140A0" w:rsidP="006140A0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0B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0C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0D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0E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6140A0" w:rsidRPr="00930946" w14:paraId="72C3A41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10" w14:textId="77777777" w:rsidR="006140A0" w:rsidRPr="00930946" w:rsidRDefault="006140A0" w:rsidP="006140A0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11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Distribución de frecuencias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12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La distribución de frecuencias o sus representaciones gráficas presentan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13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Elabora correctamente la distribución de frecuencias con sus representaciones gráficas.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14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Representa la distribución con escalas y fuente correctas y verifica la calidad de los datos antes del análisis.</w:t>
            </w:r>
          </w:p>
        </w:tc>
      </w:tr>
      <w:tr w:rsidR="006140A0" w:rsidRPr="00930946" w14:paraId="72C3A41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16" w14:textId="77777777" w:rsidR="006140A0" w:rsidRPr="00930946" w:rsidRDefault="006140A0" w:rsidP="006140A0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17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Medidas de tendencia central y de posición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18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Calcula incorrectamente la media, la mediana o los cuartiles de un conjunto de datos.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19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Calcula correctamente las medidas de tendencia central y de posición de un conjunto de datos.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1A" w14:textId="261987DB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Compara los resultados obtenidos manualmente con los del software R, Python o SPSS.</w:t>
            </w:r>
          </w:p>
        </w:tc>
      </w:tr>
      <w:tr w:rsidR="006140A0" w:rsidRPr="00930946" w14:paraId="72C3A42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1C" w14:textId="77777777" w:rsidR="006140A0" w:rsidRPr="00930946" w:rsidRDefault="006140A0" w:rsidP="006140A0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1D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Medidas de dispersión y de forma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1E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Calcula incorrectamente la varianza, la desviación estándar o los coeficientes de forma.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1F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Calcula correctamente las medidas de dispersión y los coeficientes de asimetría y apuntamiento.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20" w14:textId="1A131661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Analiza la homogeneidad de un conjunto de datos con los coeficientes de asimetría y apuntamiento.</w:t>
            </w:r>
          </w:p>
        </w:tc>
      </w:tr>
      <w:tr w:rsidR="006140A0" w:rsidRPr="00930946" w14:paraId="72C3A42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22" w14:textId="77777777" w:rsidR="006140A0" w:rsidRPr="00930946" w:rsidRDefault="006140A0" w:rsidP="006140A0"/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23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 xml:space="preserve">Producto 2: </w:t>
            </w:r>
            <w:r w:rsidRPr="00930946">
              <w:rPr>
                <w:sz w:val="21"/>
                <w:szCs w:val="21"/>
              </w:rPr>
              <w:t>Correlación y regresión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24" w14:textId="59F4F957" w:rsidR="006140A0" w:rsidRPr="00930946" w:rsidRDefault="00031BD7" w:rsidP="006140A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20</w:t>
            </w:r>
            <w:r w:rsidR="006140A0" w:rsidRPr="00930946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6140A0" w:rsidRPr="00930946" w14:paraId="72C3A42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26" w14:textId="77777777" w:rsidR="006140A0" w:rsidRPr="00930946" w:rsidRDefault="006140A0" w:rsidP="006140A0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27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28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29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2A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6140A0" w:rsidRPr="00930946" w14:paraId="72C3A43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2C" w14:textId="77777777" w:rsidR="006140A0" w:rsidRPr="00930946" w:rsidRDefault="006140A0" w:rsidP="006140A0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2D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Distribución bidimensional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2E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Calcula incorrectamente la distribución marginal o la covarianza.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2F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Calcula correctamente la distribución marginal y la covarianza de dos variables.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30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Interpreta el signo y la magnitud de la covarianza obtenida.</w:t>
            </w:r>
          </w:p>
        </w:tc>
      </w:tr>
      <w:tr w:rsidR="006140A0" w:rsidRPr="00930946" w14:paraId="72C3A43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32" w14:textId="77777777" w:rsidR="006140A0" w:rsidRPr="00930946" w:rsidRDefault="006140A0" w:rsidP="006140A0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33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Coeficiente de correlación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34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Calcula incorrectamente el coeficiente de correlación lineal.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35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Calcula correctamente el coeficiente de correlación lineal con R o Python.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36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Interpreta el coeficiente de correlación y distingue la asociación estadística de la relación causal.</w:t>
            </w:r>
          </w:p>
        </w:tc>
      </w:tr>
      <w:tr w:rsidR="006140A0" w:rsidRPr="00930946" w14:paraId="72C3A43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38" w14:textId="77777777" w:rsidR="006140A0" w:rsidRPr="00930946" w:rsidRDefault="006140A0" w:rsidP="006140A0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39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Regresión lineal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3A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La ecuación de regresión o el coeficiente de determinación presentan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3B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Calcula correctamente la ecuación de regresión</w:t>
            </w:r>
            <w:r w:rsidRPr="00930946">
              <w:rPr>
                <w:sz w:val="21"/>
                <w:szCs w:val="21"/>
                <w:lang w:val="es-ES"/>
              </w:rPr>
              <w:t xml:space="preserve">, el coeficiente de correlación simple y </w:t>
            </w:r>
            <w:r w:rsidRPr="00930946">
              <w:rPr>
                <w:sz w:val="21"/>
                <w:szCs w:val="21"/>
              </w:rPr>
              <w:t>el coeficiente de determinación.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3C" w14:textId="24506826" w:rsidR="006140A0" w:rsidRPr="00930946" w:rsidRDefault="006140A0" w:rsidP="006140A0">
            <w:pPr>
              <w:spacing w:before="20" w:after="20"/>
            </w:pPr>
            <w:r>
              <w:rPr>
                <w:sz w:val="21"/>
                <w:szCs w:val="21"/>
              </w:rPr>
              <w:t xml:space="preserve">Selecciona la función de ajuste más adecuada entre las regresiones lineal, parabólica, </w:t>
            </w:r>
            <w:del w:id="9009" w:author="Comisión de revisión 4.5" w:date="2026-10-13T00:00:00Z">
              <w:r>
                <w:rPr>
                  <w:sz w:val="21"/>
                  <w:szCs w:val="21"/>
                </w:rPr>
                <w:delText xml:space="preserve">potencial </w:delText>
              </w:r>
              <w:r>
                <w:rPr>
                  <w:sz w:val="21"/>
                  <w:szCs w:val="21"/>
                  <w:lang w:val="es-ES"/>
                </w:rPr>
                <w:delText xml:space="preserve">, inversa </w:delText>
              </w:r>
              <w:r>
                <w:rPr>
                  <w:sz w:val="21"/>
                  <w:szCs w:val="21"/>
                </w:rPr>
                <w:delText xml:space="preserve">y exponencial</w:delText>
              </w:r>
            </w:del>
            <w:ins w:id="9010" w:author="Comisión de revisión 4.5" w:date="2026-10-13T00:00:00Z">
              <w:r>
                <w:rPr>
                  <w:sz w:val="21"/>
                  <w:szCs w:val="21"/>
                </w:rPr>
                <w:t xml:space="preserve">potencial, inversa y exponencial</w:t>
              </w:r>
            </w:ins>
            <w:r>
              <w:rPr>
                <w:sz w:val="21"/>
                <w:szCs w:val="21"/>
              </w:rPr>
              <w:t xml:space="preserve">.</w:t>
            </w:r>
          </w:p>
        </w:tc>
      </w:tr>
      <w:tr w:rsidR="006140A0" w:rsidRPr="00930946" w14:paraId="72C3A44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3E" w14:textId="77777777" w:rsidR="006140A0" w:rsidRPr="00930946" w:rsidRDefault="006140A0" w:rsidP="006140A0"/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3F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 xml:space="preserve">Producto 3: </w:t>
            </w:r>
            <w:r w:rsidRPr="00930946">
              <w:rPr>
                <w:sz w:val="21"/>
                <w:szCs w:val="21"/>
              </w:rPr>
              <w:t>Probabilidades y variables aleatorias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40" w14:textId="7FAAF59A" w:rsidR="006140A0" w:rsidRPr="00930946" w:rsidRDefault="00031BD7" w:rsidP="006140A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20</w:t>
            </w:r>
            <w:r w:rsidR="006140A0" w:rsidRPr="00930946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6140A0" w:rsidRPr="00930946" w14:paraId="72C3A44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42" w14:textId="77777777" w:rsidR="006140A0" w:rsidRPr="00930946" w:rsidRDefault="006140A0" w:rsidP="006140A0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43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44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45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46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6140A0" w:rsidRPr="00930946" w14:paraId="72C3A44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48" w14:textId="77777777" w:rsidR="006140A0" w:rsidRPr="00930946" w:rsidRDefault="006140A0" w:rsidP="006140A0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49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 xml:space="preserve">Probabilidad condicional y teorema de </w:t>
            </w:r>
            <w:proofErr w:type="spellStart"/>
            <w:r w:rsidRPr="00930946">
              <w:rPr>
                <w:sz w:val="21"/>
                <w:szCs w:val="21"/>
              </w:rPr>
              <w:t>Bayes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4A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 xml:space="preserve">Aplica incorrectamente el teorema de la multiplicación o el teorema de </w:t>
            </w:r>
            <w:proofErr w:type="spellStart"/>
            <w:r w:rsidRPr="00930946">
              <w:rPr>
                <w:sz w:val="21"/>
                <w:szCs w:val="21"/>
              </w:rPr>
              <w:t>Bayes</w:t>
            </w:r>
            <w:proofErr w:type="spellEnd"/>
            <w:r w:rsidRPr="00930946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4B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 xml:space="preserve">Aplica correctamente el teorema de la multiplicación y el teorema de </w:t>
            </w:r>
            <w:proofErr w:type="spellStart"/>
            <w:r w:rsidRPr="00930946">
              <w:rPr>
                <w:sz w:val="21"/>
                <w:szCs w:val="21"/>
              </w:rPr>
              <w:t>Bayes</w:t>
            </w:r>
            <w:proofErr w:type="spellEnd"/>
            <w:r w:rsidRPr="00930946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4C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 xml:space="preserve">Aplica el teorema de </w:t>
            </w:r>
            <w:proofErr w:type="spellStart"/>
            <w:r w:rsidRPr="00930946">
              <w:rPr>
                <w:sz w:val="21"/>
                <w:szCs w:val="21"/>
              </w:rPr>
              <w:t>Bayes</w:t>
            </w:r>
            <w:proofErr w:type="spellEnd"/>
            <w:r w:rsidRPr="00930946">
              <w:rPr>
                <w:sz w:val="21"/>
                <w:szCs w:val="21"/>
              </w:rPr>
              <w:t xml:space="preserve"> a la revisión de un riesgo ante nueva evidencia y sustenta el resultado.</w:t>
            </w:r>
          </w:p>
        </w:tc>
      </w:tr>
      <w:tr w:rsidR="006140A0" w:rsidRPr="00930946" w14:paraId="72C3A45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4E" w14:textId="77777777" w:rsidR="006140A0" w:rsidRPr="00930946" w:rsidRDefault="006140A0" w:rsidP="006140A0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4F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Distribución de probabilidad discreta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50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 xml:space="preserve">Confunde las distribuciones de Bernoulli, binomial, geométrica o </w:t>
            </w:r>
            <w:proofErr w:type="spellStart"/>
            <w:r w:rsidRPr="00930946">
              <w:rPr>
                <w:sz w:val="21"/>
                <w:szCs w:val="21"/>
              </w:rPr>
              <w:t>Poisson</w:t>
            </w:r>
            <w:proofErr w:type="spellEnd"/>
            <w:r w:rsidRPr="00930946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51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Aplica correctamente la distribución de probabilidad discreta pertinente al caso.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52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Calcula la media y la varianza de la variable aleatoria discreta del caso.</w:t>
            </w:r>
          </w:p>
        </w:tc>
      </w:tr>
      <w:tr w:rsidR="006140A0" w:rsidRPr="00930946" w14:paraId="72C3A45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54" w14:textId="77777777" w:rsidR="006140A0" w:rsidRPr="00930946" w:rsidRDefault="006140A0" w:rsidP="006140A0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55" w14:textId="3F096098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Distribuciones de probabilidad continua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56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Calcula incorrectamente la probabilidad bajo la distribución normal.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57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Calcula correctamente la probabilidad bajo la distribución normal</w:t>
            </w:r>
            <w:r w:rsidRPr="00930946">
              <w:rPr>
                <w:sz w:val="21"/>
                <w:szCs w:val="21"/>
                <w:lang w:val="es-ES"/>
              </w:rPr>
              <w:t xml:space="preserve"> estándar</w:t>
            </w:r>
            <w:r w:rsidRPr="00930946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58" w14:textId="2F813EB1" w:rsidR="006140A0" w:rsidRPr="00930946" w:rsidRDefault="006140A0" w:rsidP="006140A0">
            <w:pPr>
              <w:spacing w:before="20" w:after="20"/>
              <w:rPr>
                <w:lang w:val="es-ES"/>
              </w:rPr>
            </w:pPr>
            <w:r>
              <w:rPr>
                <w:sz w:val="21"/>
                <w:szCs w:val="21"/>
              </w:rPr>
              <w:t xml:space="preserve">Analiza el efecto de la media y la desviación típica </w:t>
            </w:r>
            <w:del w:id="9011" w:author="Comisión de revisión 4.5" w:date="2026-10-13T00:00:00Z">
              <w:r>
                <w:rPr>
                  <w:sz w:val="21"/>
                  <w:szCs w:val="21"/>
                </w:rPr>
                <w:delText xml:space="preserve">en la forma de la distribuciones</w:delText>
              </w:r>
            </w:del>
            <w:ins w:id="9012" w:author="Comisión de revisión 4.5" w:date="2026-10-13T00:00:00Z">
              <w:r>
                <w:rPr>
                  <w:sz w:val="21"/>
                  <w:szCs w:val="21"/>
                </w:rPr>
                <w:t xml:space="preserve">en la forma de las distribuciones</w:t>
              </w:r>
            </w:ins>
            <w:r>
              <w:rPr>
                <w:sz w:val="21"/>
                <w:szCs w:val="21"/>
              </w:rPr>
              <w:t xml:space="preserve"> normal</w:t>
            </w:r>
            <w:r w:rsidRPr="00930946">
              <w:rPr>
                <w:sz w:val="21"/>
                <w:szCs w:val="21"/>
                <w:lang w:val="es-ES"/>
              </w:rPr>
              <w:t xml:space="preserve"> estándar, t-</w:t>
            </w:r>
            <w:proofErr w:type="spellStart"/>
            <w:r w:rsidRPr="00930946">
              <w:rPr>
                <w:sz w:val="21"/>
                <w:szCs w:val="21"/>
                <w:lang w:val="es-ES"/>
              </w:rPr>
              <w:t>Student</w:t>
            </w:r>
            <w:proofErr w:type="spellEnd"/>
            <w:r w:rsidRPr="00930946">
              <w:rPr>
                <w:sz w:val="21"/>
                <w:szCs w:val="21"/>
                <w:lang w:val="es-ES"/>
              </w:rPr>
              <w:t>, F de Fisher.</w:t>
            </w:r>
          </w:p>
        </w:tc>
      </w:tr>
      <w:tr w:rsidR="006140A0" w:rsidRPr="00930946" w14:paraId="72C3A45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5A" w14:textId="77777777" w:rsidR="006140A0" w:rsidRPr="00930946" w:rsidRDefault="006140A0" w:rsidP="006140A0"/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5B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 xml:space="preserve">Producto 4: </w:t>
            </w:r>
            <w:r w:rsidRPr="00930946">
              <w:rPr>
                <w:sz w:val="21"/>
                <w:szCs w:val="21"/>
              </w:rPr>
              <w:t>Métodos y técnicas de muestreo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5C" w14:textId="5FD71EE4" w:rsidR="006140A0" w:rsidRPr="00930946" w:rsidRDefault="00031BD7" w:rsidP="006140A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10</w:t>
            </w:r>
            <w:r w:rsidR="006140A0" w:rsidRPr="00930946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6140A0" w:rsidRPr="00930946" w14:paraId="72C3A46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5E" w14:textId="77777777" w:rsidR="006140A0" w:rsidRPr="00930946" w:rsidRDefault="006140A0" w:rsidP="006140A0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5F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60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61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62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6140A0" w:rsidRPr="00930946" w14:paraId="72C3A46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64" w14:textId="77777777" w:rsidR="006140A0" w:rsidRPr="00930946" w:rsidRDefault="006140A0" w:rsidP="006140A0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65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Selección del método de muestreo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66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Selecciona un método de muestreo no pertinente a la población del caso.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67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Selecciona correctamente el método de muestreo pertinente a la población del caso.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68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Fundamenta la elección del método frente a otras alternativas de muestreo.</w:t>
            </w:r>
          </w:p>
        </w:tc>
      </w:tr>
      <w:tr w:rsidR="006140A0" w:rsidRPr="00930946" w14:paraId="72C3A46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6A" w14:textId="77777777" w:rsidR="006140A0" w:rsidRPr="00930946" w:rsidRDefault="006140A0" w:rsidP="006140A0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6B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Tamaño y asignación de la muestra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6C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Determina incorrectamente el tamaño o la asignación de la muestra.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6D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Determina correctamente el tamaño y la asignación de la muestra del caso.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6E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Determina el tamaño de la muestra y sustenta su representatividad frente al objetivo de la prueba.</w:t>
            </w:r>
          </w:p>
        </w:tc>
      </w:tr>
      <w:tr w:rsidR="006140A0" w:rsidRPr="00930946" w14:paraId="72C3A47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70" w14:textId="77777777" w:rsidR="006140A0" w:rsidRPr="00930946" w:rsidRDefault="006140A0" w:rsidP="006140A0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71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Estimación de medias y proporciones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72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Estima incorrectamente la media o la proporción poblacional.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73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Estima correctamente la media y la proporción poblacional a partir de la muestra.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74" w14:textId="157A0726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Evalúa la precisión de la estimación de medias y proporciones poblacionales obtenida.</w:t>
            </w:r>
          </w:p>
        </w:tc>
      </w:tr>
      <w:tr w:rsidR="006140A0" w:rsidRPr="00930946" w14:paraId="72C3A49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92" w14:textId="77777777" w:rsidR="006140A0" w:rsidRPr="00930946" w:rsidRDefault="006140A0" w:rsidP="006140A0"/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93" w14:textId="4E61DB30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 xml:space="preserve">Producto 5: </w:t>
            </w:r>
            <w:r w:rsidRPr="00930946">
              <w:rPr>
                <w:sz w:val="21"/>
                <w:szCs w:val="21"/>
              </w:rPr>
              <w:t>Docimasia de hipótesis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94" w14:textId="6B97147E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1</w:t>
            </w:r>
            <w:r w:rsidR="00031BD7">
              <w:rPr>
                <w:b/>
                <w:bCs/>
                <w:i/>
                <w:iCs/>
                <w:sz w:val="21"/>
                <w:szCs w:val="21"/>
              </w:rPr>
              <w:t>2</w:t>
            </w:r>
            <w:r w:rsidRPr="00930946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6140A0" w:rsidRPr="00930946" w14:paraId="72C3A49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96" w14:textId="77777777" w:rsidR="006140A0" w:rsidRPr="00930946" w:rsidRDefault="006140A0" w:rsidP="006140A0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97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98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99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9A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6140A0" w:rsidRPr="00930946" w14:paraId="72C3A4A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9C" w14:textId="77777777" w:rsidR="006140A0" w:rsidRPr="00930946" w:rsidRDefault="006140A0" w:rsidP="006140A0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9D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Formulación de hipótesis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9E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Confunde la hipótesis nula con la hipótesis alternativa.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9F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Formula correctamente la hipótesis nula y la hipótesis alternativa del caso.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A0" w14:textId="02CF03FF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Interpreta el decisor de una prueba de hipótesis ya sea rechazando la hipótesis nula o aceptándola.</w:t>
            </w:r>
          </w:p>
        </w:tc>
      </w:tr>
      <w:tr w:rsidR="006140A0" w:rsidRPr="00930946" w14:paraId="72C3A4A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A2" w14:textId="77777777" w:rsidR="006140A0" w:rsidRPr="00930946" w:rsidRDefault="006140A0" w:rsidP="006140A0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A3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Pruebas para la media poblacional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A4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Aplica incorrectamente una prueba bilateral o unilateral para la media poblacional.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A5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Aplica correctamente una prueba bilateral o unilateral para la media poblacional.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A6" w14:textId="76A39D63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Interpreta la decisión estadística de la prueba de la media poblacional con el nivel de significancia del caso.</w:t>
            </w:r>
          </w:p>
        </w:tc>
      </w:tr>
      <w:tr w:rsidR="006140A0" w:rsidRPr="00930946" w14:paraId="72C3A4A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A8" w14:textId="77777777" w:rsidR="006140A0" w:rsidRPr="00930946" w:rsidRDefault="006140A0" w:rsidP="006140A0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A9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Pruebas para proporciones y diferencias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AA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Verifica incorrectamente la diferencia entre dos medias o dos proporciones.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AB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Verifica correctamente la diferencia entre dos medias o dos proporciones poblacionales.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AC" w14:textId="2E58103E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Interpreta el resultado de la prueba de proporciones e inferencias con el nivel de significación y señala los límites de la conclusión.</w:t>
            </w:r>
          </w:p>
        </w:tc>
      </w:tr>
      <w:tr w:rsidR="006140A0" w:rsidRPr="00930946" w14:paraId="72C3A4B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AE" w14:textId="77777777" w:rsidR="006140A0" w:rsidRPr="00930946" w:rsidRDefault="006140A0" w:rsidP="006140A0"/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AF" w14:textId="58219CD9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 xml:space="preserve">Producto 6: </w:t>
            </w:r>
            <w:r w:rsidRPr="00930946">
              <w:rPr>
                <w:sz w:val="21"/>
                <w:szCs w:val="21"/>
              </w:rPr>
              <w:t>Regresión múltiple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B0" w14:textId="3FDE7290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1</w:t>
            </w:r>
            <w:r w:rsidR="00031BD7">
              <w:rPr>
                <w:b/>
                <w:bCs/>
                <w:i/>
                <w:iCs/>
                <w:sz w:val="21"/>
                <w:szCs w:val="21"/>
              </w:rPr>
              <w:t>4</w:t>
            </w:r>
            <w:r w:rsidRPr="00930946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6140A0" w:rsidRPr="00930946" w14:paraId="72C3A4B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B2" w14:textId="77777777" w:rsidR="006140A0" w:rsidRPr="00930946" w:rsidRDefault="006140A0" w:rsidP="006140A0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B3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B4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B5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B6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6140A0" w:rsidRPr="00930946" w14:paraId="72C3A4B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B8" w14:textId="77777777" w:rsidR="006140A0" w:rsidRPr="00930946" w:rsidRDefault="006140A0" w:rsidP="006140A0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B9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Ecuación de regresión múltiple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BA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La ecuación de regresión múltiple o sus coeficientes presentan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BB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Calcula correctamente la ecuación de regresión múltiple y sus coeficientes con SPSS, R o Python.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BC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 xml:space="preserve">Interpreta el aporte de cada </w:t>
            </w:r>
            <w:proofErr w:type="spellStart"/>
            <w:r w:rsidRPr="00930946">
              <w:rPr>
                <w:sz w:val="21"/>
                <w:szCs w:val="21"/>
              </w:rPr>
              <w:t>regresor</w:t>
            </w:r>
            <w:proofErr w:type="spellEnd"/>
            <w:r w:rsidRPr="00930946">
              <w:rPr>
                <w:sz w:val="21"/>
                <w:szCs w:val="21"/>
              </w:rPr>
              <w:t xml:space="preserve"> al modelo de regresión múltiple.</w:t>
            </w:r>
          </w:p>
        </w:tc>
      </w:tr>
      <w:tr w:rsidR="006140A0" w:rsidRPr="00930946" w14:paraId="72C3A4C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BE" w14:textId="77777777" w:rsidR="006140A0" w:rsidRPr="00930946" w:rsidRDefault="006140A0" w:rsidP="006140A0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BF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Coeficientes de correlación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C0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Confunde el coeficiente de correlación múltiple, simple o parcial.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C1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Distingue correctamente los coeficientes de correlación múltiple, simple y parcial.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C2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 xml:space="preserve">Verifica los supuestos del modelo y la </w:t>
            </w:r>
            <w:proofErr w:type="spellStart"/>
            <w:r w:rsidRPr="00930946">
              <w:rPr>
                <w:sz w:val="21"/>
                <w:szCs w:val="21"/>
              </w:rPr>
              <w:t>multicolinealidad</w:t>
            </w:r>
            <w:proofErr w:type="spellEnd"/>
            <w:r w:rsidRPr="00930946">
              <w:rPr>
                <w:sz w:val="21"/>
                <w:szCs w:val="21"/>
              </w:rPr>
              <w:t xml:space="preserve"> antes de interpretar sus coeficientes.</w:t>
            </w:r>
          </w:p>
        </w:tc>
      </w:tr>
      <w:tr w:rsidR="006140A0" w:rsidRPr="00930946" w14:paraId="72C3A4C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C4" w14:textId="77777777" w:rsidR="006140A0" w:rsidRPr="00930946" w:rsidRDefault="006140A0" w:rsidP="006140A0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C5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Tablas cruzadas y escala de Likert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C6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La tabla cruzada o la escala de Likert presentan errores de construcción.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C7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Construye correctamente una tabla cruzada y una escala de Likert con SPSS.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C8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sz w:val="21"/>
                <w:szCs w:val="21"/>
              </w:rPr>
              <w:t>Interpreta los resultados de la tabla cruzada y de la escala de Likert del caso.</w:t>
            </w:r>
          </w:p>
        </w:tc>
      </w:tr>
      <w:tr w:rsidR="006140A0" w:rsidRPr="00930946" w14:paraId="72C3A4CD" w14:textId="77777777"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A4CA" w14:textId="77777777" w:rsidR="006140A0" w:rsidRPr="00930946" w:rsidRDefault="006140A0" w:rsidP="006140A0"/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CB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4CC" w14:textId="77777777" w:rsidR="006140A0" w:rsidRPr="00930946" w:rsidRDefault="006140A0" w:rsidP="006140A0">
            <w:pPr>
              <w:spacing w:before="20" w:after="20"/>
              <w:jc w:val="center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t>100%</w:t>
            </w:r>
          </w:p>
        </w:tc>
      </w:tr>
      <w:tr w:rsidR="006140A0" w:rsidRPr="00930946" w14:paraId="72C3A4D6" w14:textId="77777777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3A4CE" w14:textId="77777777" w:rsidR="006140A0" w:rsidRPr="00930946" w:rsidRDefault="006140A0" w:rsidP="006140A0">
            <w:pPr>
              <w:spacing w:before="20" w:after="20"/>
              <w:rPr>
                <w:lang w:val="en-US"/>
              </w:rPr>
            </w:pPr>
            <w:proofErr w:type="spellStart"/>
            <w:r w:rsidRPr="00930946">
              <w:rPr>
                <w:b/>
                <w:bCs/>
                <w:i/>
                <w:iCs/>
                <w:sz w:val="21"/>
                <w:szCs w:val="21"/>
                <w:lang w:val="en-US"/>
              </w:rPr>
              <w:t>Bibliografía</w:t>
            </w:r>
            <w:proofErr w:type="spellEnd"/>
            <w:r w:rsidRPr="00930946">
              <w:rPr>
                <w:b/>
                <w:bCs/>
                <w:i/>
                <w:i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30946">
              <w:rPr>
                <w:b/>
                <w:bCs/>
                <w:i/>
                <w:iCs/>
                <w:sz w:val="21"/>
                <w:szCs w:val="21"/>
                <w:lang w:val="en-US"/>
              </w:rPr>
              <w:t>básica</w:t>
            </w:r>
            <w:proofErr w:type="spellEnd"/>
            <w:r w:rsidRPr="00930946">
              <w:rPr>
                <w:b/>
                <w:bCs/>
                <w:i/>
                <w:iCs/>
                <w:sz w:val="21"/>
                <w:szCs w:val="21"/>
                <w:lang w:val="en-US"/>
              </w:rPr>
              <w:t>:</w:t>
            </w:r>
          </w:p>
          <w:p w14:paraId="72C3A4CF" w14:textId="77777777" w:rsidR="006140A0" w:rsidRPr="00930946" w:rsidRDefault="006140A0" w:rsidP="006140A0">
            <w:pPr>
              <w:spacing w:before="10" w:after="10"/>
              <w:ind w:left="360" w:hanging="360"/>
              <w:rPr>
                <w:lang w:val="en-US"/>
              </w:rPr>
            </w:pPr>
            <w:r w:rsidRPr="00930946">
              <w:rPr>
                <w:sz w:val="21"/>
                <w:szCs w:val="21"/>
                <w:lang w:val="en-US"/>
              </w:rPr>
              <w:t xml:space="preserve">International Auditing and Assurance Standards Board, IAASB (2023). </w:t>
            </w:r>
            <w:r w:rsidRPr="00930946">
              <w:rPr>
                <w:i/>
                <w:iCs/>
                <w:sz w:val="21"/>
                <w:szCs w:val="21"/>
                <w:lang w:val="en-US"/>
              </w:rPr>
              <w:t>Handbook of International Quality Control, Auditing, Review, Other Assurance, and Related Services Pronouncements</w:t>
            </w:r>
            <w:r w:rsidRPr="00930946">
              <w:rPr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930946">
              <w:rPr>
                <w:sz w:val="21"/>
                <w:szCs w:val="21"/>
                <w:lang w:val="en-US"/>
              </w:rPr>
              <w:t>Edición</w:t>
            </w:r>
            <w:proofErr w:type="spellEnd"/>
            <w:r w:rsidRPr="00930946">
              <w:rPr>
                <w:sz w:val="21"/>
                <w:szCs w:val="21"/>
                <w:lang w:val="en-US"/>
              </w:rPr>
              <w:t xml:space="preserve"> 2021, </w:t>
            </w:r>
            <w:proofErr w:type="spellStart"/>
            <w:r w:rsidRPr="00930946">
              <w:rPr>
                <w:sz w:val="21"/>
                <w:szCs w:val="21"/>
                <w:lang w:val="en-US"/>
              </w:rPr>
              <w:t>Volúmenes</w:t>
            </w:r>
            <w:proofErr w:type="spellEnd"/>
            <w:r w:rsidRPr="00930946">
              <w:rPr>
                <w:sz w:val="21"/>
                <w:szCs w:val="21"/>
                <w:lang w:val="en-US"/>
              </w:rPr>
              <w:t xml:space="preserve"> I, II y III.</w:t>
            </w:r>
          </w:p>
          <w:p w14:paraId="72C3A4D2" w14:textId="77777777" w:rsidR="006140A0" w:rsidRPr="00930946" w:rsidRDefault="006140A0" w:rsidP="006140A0">
            <w:pPr>
              <w:spacing w:before="10" w:after="10"/>
              <w:ind w:left="360" w:hanging="360"/>
              <w:rPr>
                <w:lang w:val="en-US"/>
              </w:rPr>
            </w:pPr>
            <w:r w:rsidRPr="00930946">
              <w:rPr>
                <w:sz w:val="21"/>
                <w:szCs w:val="21"/>
                <w:lang w:val="en-US"/>
              </w:rPr>
              <w:lastRenderedPageBreak/>
              <w:t xml:space="preserve">Anderson, D., Sweeney, D. y Williams, T. (2003). </w:t>
            </w:r>
            <w:r w:rsidRPr="00930946">
              <w:rPr>
                <w:i/>
                <w:iCs/>
                <w:sz w:val="21"/>
                <w:szCs w:val="21"/>
              </w:rPr>
              <w:t>Estadística para Administración y Economía</w:t>
            </w:r>
            <w:r w:rsidRPr="00930946">
              <w:rPr>
                <w:sz w:val="21"/>
                <w:szCs w:val="21"/>
              </w:rPr>
              <w:t xml:space="preserve">. </w:t>
            </w:r>
            <w:r w:rsidRPr="00930946">
              <w:rPr>
                <w:sz w:val="21"/>
                <w:szCs w:val="21"/>
                <w:lang w:val="en-US"/>
              </w:rPr>
              <w:t>8ª ed., México: Thomson.</w:t>
            </w:r>
          </w:p>
          <w:p w14:paraId="72C3A4D3" w14:textId="77777777" w:rsidR="006140A0" w:rsidRPr="00930946" w:rsidRDefault="006140A0" w:rsidP="006140A0">
            <w:pPr>
              <w:spacing w:before="10" w:after="10"/>
              <w:ind w:left="360" w:hanging="360"/>
            </w:pPr>
            <w:r w:rsidRPr="00930946">
              <w:rPr>
                <w:sz w:val="21"/>
                <w:szCs w:val="21"/>
                <w:lang w:val="en-US"/>
              </w:rPr>
              <w:t xml:space="preserve">Walpole, R. E. y Myers, R. H. (1992). </w:t>
            </w:r>
            <w:r w:rsidRPr="00930946">
              <w:rPr>
                <w:i/>
                <w:iCs/>
                <w:sz w:val="21"/>
                <w:szCs w:val="21"/>
              </w:rPr>
              <w:t>Probabilidad y Estadística</w:t>
            </w:r>
            <w:r w:rsidRPr="00930946">
              <w:rPr>
                <w:sz w:val="21"/>
                <w:szCs w:val="21"/>
              </w:rPr>
              <w:t>. 3ª ed., México: McGraw-Hill Internacional.</w:t>
            </w:r>
          </w:p>
          <w:p w14:paraId="72C3A4D5" w14:textId="53D76A47" w:rsidR="006140A0" w:rsidRPr="00930946" w:rsidRDefault="006140A0" w:rsidP="003C1009">
            <w:pPr>
              <w:spacing w:before="10" w:after="10"/>
              <w:ind w:left="360" w:hanging="360"/>
            </w:pPr>
            <w:proofErr w:type="spellStart"/>
            <w:r w:rsidRPr="00930946">
              <w:rPr>
                <w:sz w:val="21"/>
                <w:szCs w:val="21"/>
              </w:rPr>
              <w:t>Kazmier</w:t>
            </w:r>
            <w:proofErr w:type="spellEnd"/>
            <w:r w:rsidRPr="00930946">
              <w:rPr>
                <w:sz w:val="21"/>
                <w:szCs w:val="21"/>
              </w:rPr>
              <w:t xml:space="preserve">, L. J. (1998). </w:t>
            </w:r>
            <w:r w:rsidRPr="00930946">
              <w:rPr>
                <w:i/>
                <w:iCs/>
                <w:sz w:val="21"/>
                <w:szCs w:val="21"/>
              </w:rPr>
              <w:t>Estadística Aplicada a la Administración y Economía</w:t>
            </w:r>
            <w:r w:rsidRPr="00930946">
              <w:rPr>
                <w:sz w:val="21"/>
                <w:szCs w:val="21"/>
              </w:rPr>
              <w:t>. 3ª ed., México: McGraw-Hill.</w:t>
            </w:r>
          </w:p>
        </w:tc>
      </w:tr>
      <w:tr w:rsidR="006140A0" w14:paraId="72C3A4E6" w14:textId="77777777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3A4D7" w14:textId="77777777" w:rsidR="006140A0" w:rsidRPr="00930946" w:rsidRDefault="006140A0" w:rsidP="006140A0">
            <w:pPr>
              <w:spacing w:before="20" w:after="20"/>
            </w:pPr>
            <w:r w:rsidRPr="00930946">
              <w:rPr>
                <w:b/>
                <w:bCs/>
                <w:i/>
                <w:iCs/>
                <w:sz w:val="21"/>
                <w:szCs w:val="21"/>
              </w:rPr>
              <w:lastRenderedPageBreak/>
              <w:t>Bibliografía complementaria:</w:t>
            </w:r>
          </w:p>
          <w:p w14:paraId="72C3A4D8" w14:textId="77777777" w:rsidR="006140A0" w:rsidRPr="00930946" w:rsidRDefault="006140A0" w:rsidP="006140A0">
            <w:pPr>
              <w:spacing w:before="10" w:after="10"/>
              <w:ind w:left="360" w:hanging="360"/>
            </w:pPr>
            <w:proofErr w:type="spellStart"/>
            <w:r w:rsidRPr="00930946">
              <w:rPr>
                <w:sz w:val="21"/>
                <w:szCs w:val="21"/>
              </w:rPr>
              <w:t>Berenson</w:t>
            </w:r>
            <w:proofErr w:type="spellEnd"/>
            <w:r w:rsidRPr="00930946">
              <w:rPr>
                <w:sz w:val="21"/>
                <w:szCs w:val="21"/>
              </w:rPr>
              <w:t xml:space="preserve">, M. L. y </w:t>
            </w:r>
            <w:proofErr w:type="spellStart"/>
            <w:r w:rsidRPr="00930946">
              <w:rPr>
                <w:sz w:val="21"/>
                <w:szCs w:val="21"/>
              </w:rPr>
              <w:t>Levine</w:t>
            </w:r>
            <w:proofErr w:type="spellEnd"/>
            <w:r w:rsidRPr="00930946">
              <w:rPr>
                <w:sz w:val="21"/>
                <w:szCs w:val="21"/>
              </w:rPr>
              <w:t xml:space="preserve">, D. M. (1996). </w:t>
            </w:r>
            <w:r w:rsidRPr="00930946">
              <w:rPr>
                <w:i/>
                <w:iCs/>
                <w:sz w:val="21"/>
                <w:szCs w:val="21"/>
              </w:rPr>
              <w:t>Estadística Básica en Administración</w:t>
            </w:r>
            <w:r w:rsidRPr="00930946">
              <w:rPr>
                <w:sz w:val="21"/>
                <w:szCs w:val="21"/>
              </w:rPr>
              <w:t>. 6ª ed., México: Prentice Hall.</w:t>
            </w:r>
          </w:p>
          <w:p w14:paraId="72C3A4D9" w14:textId="77777777" w:rsidR="006140A0" w:rsidRPr="00930946" w:rsidRDefault="006140A0" w:rsidP="006140A0">
            <w:pPr>
              <w:spacing w:before="10" w:after="10"/>
              <w:ind w:left="360" w:hanging="360"/>
            </w:pPr>
            <w:r w:rsidRPr="00930946">
              <w:rPr>
                <w:sz w:val="21"/>
                <w:szCs w:val="21"/>
                <w:lang w:val="en-US"/>
              </w:rPr>
              <w:t>Deming, W. E. (</w:t>
            </w:r>
            <w:proofErr w:type="spellStart"/>
            <w:r w:rsidRPr="00930946">
              <w:rPr>
                <w:sz w:val="21"/>
                <w:szCs w:val="21"/>
                <w:lang w:val="en-US"/>
              </w:rPr>
              <w:t>s.f.</w:t>
            </w:r>
            <w:proofErr w:type="spellEnd"/>
            <w:r w:rsidRPr="00930946">
              <w:rPr>
                <w:sz w:val="21"/>
                <w:szCs w:val="21"/>
                <w:lang w:val="en-US"/>
              </w:rPr>
              <w:t xml:space="preserve">). </w:t>
            </w:r>
            <w:r w:rsidRPr="00930946">
              <w:rPr>
                <w:i/>
                <w:iCs/>
                <w:sz w:val="21"/>
                <w:szCs w:val="21"/>
              </w:rPr>
              <w:t>Teoría del Muestreo</w:t>
            </w:r>
            <w:r w:rsidRPr="00930946">
              <w:rPr>
                <w:sz w:val="21"/>
                <w:szCs w:val="21"/>
              </w:rPr>
              <w:t>. Rosario – Argentina: Instituto Interamericano de Estadística.</w:t>
            </w:r>
          </w:p>
          <w:p w14:paraId="72C3A4DA" w14:textId="77777777" w:rsidR="006140A0" w:rsidRPr="00930946" w:rsidRDefault="006140A0" w:rsidP="006140A0">
            <w:pPr>
              <w:spacing w:before="10" w:after="10"/>
              <w:ind w:left="360" w:hanging="360"/>
            </w:pPr>
            <w:r w:rsidRPr="00930946">
              <w:rPr>
                <w:sz w:val="21"/>
                <w:szCs w:val="21"/>
                <w:lang w:val="en-US"/>
              </w:rPr>
              <w:t>Harris, E. E. (</w:t>
            </w:r>
            <w:proofErr w:type="spellStart"/>
            <w:r w:rsidRPr="00930946">
              <w:rPr>
                <w:sz w:val="21"/>
                <w:szCs w:val="21"/>
                <w:lang w:val="en-US"/>
              </w:rPr>
              <w:t>s.f.</w:t>
            </w:r>
            <w:proofErr w:type="spellEnd"/>
            <w:r w:rsidRPr="00930946">
              <w:rPr>
                <w:sz w:val="21"/>
                <w:szCs w:val="21"/>
                <w:lang w:val="en-US"/>
              </w:rPr>
              <w:t xml:space="preserve">). </w:t>
            </w:r>
            <w:r w:rsidRPr="00930946">
              <w:rPr>
                <w:i/>
                <w:iCs/>
                <w:sz w:val="21"/>
                <w:szCs w:val="21"/>
              </w:rPr>
              <w:t>Muestreo en Investigación de los Mercados</w:t>
            </w:r>
            <w:r w:rsidRPr="00930946">
              <w:rPr>
                <w:sz w:val="21"/>
                <w:szCs w:val="21"/>
              </w:rPr>
              <w:t>. 2ª ed., México: McGraw-Hill.</w:t>
            </w:r>
          </w:p>
          <w:p w14:paraId="72C3A4DB" w14:textId="77777777" w:rsidR="006140A0" w:rsidRPr="00930946" w:rsidRDefault="006140A0" w:rsidP="006140A0">
            <w:pPr>
              <w:spacing w:before="10" w:after="10"/>
              <w:ind w:left="360" w:hanging="360"/>
            </w:pPr>
            <w:proofErr w:type="spellStart"/>
            <w:r w:rsidRPr="00930946">
              <w:rPr>
                <w:sz w:val="21"/>
                <w:szCs w:val="21"/>
              </w:rPr>
              <w:t>Mendenhall</w:t>
            </w:r>
            <w:proofErr w:type="spellEnd"/>
            <w:r w:rsidRPr="00930946">
              <w:rPr>
                <w:sz w:val="21"/>
                <w:szCs w:val="21"/>
              </w:rPr>
              <w:t xml:space="preserve">, W. (1990). </w:t>
            </w:r>
            <w:r w:rsidRPr="00930946">
              <w:rPr>
                <w:i/>
                <w:iCs/>
                <w:sz w:val="21"/>
                <w:szCs w:val="21"/>
              </w:rPr>
              <w:t>Estadística para Administradores</w:t>
            </w:r>
            <w:r w:rsidRPr="00930946">
              <w:rPr>
                <w:sz w:val="21"/>
                <w:szCs w:val="21"/>
              </w:rPr>
              <w:t>. 2ª ed., México: Grupo Editorial Iberoamérica.</w:t>
            </w:r>
          </w:p>
          <w:p w14:paraId="72C3A4DC" w14:textId="77777777" w:rsidR="006140A0" w:rsidRPr="00930946" w:rsidRDefault="006140A0" w:rsidP="006140A0">
            <w:pPr>
              <w:spacing w:before="10" w:after="10"/>
              <w:ind w:left="360" w:hanging="360"/>
            </w:pPr>
            <w:proofErr w:type="spellStart"/>
            <w:r w:rsidRPr="00930946">
              <w:rPr>
                <w:sz w:val="21"/>
                <w:szCs w:val="21"/>
              </w:rPr>
              <w:t>Raj</w:t>
            </w:r>
            <w:proofErr w:type="spellEnd"/>
            <w:r w:rsidRPr="00930946">
              <w:rPr>
                <w:sz w:val="21"/>
                <w:szCs w:val="21"/>
              </w:rPr>
              <w:t xml:space="preserve">, D. (s.f.). </w:t>
            </w:r>
            <w:r w:rsidRPr="00930946">
              <w:rPr>
                <w:i/>
                <w:iCs/>
                <w:sz w:val="21"/>
                <w:szCs w:val="21"/>
              </w:rPr>
              <w:t>Teoría del Muestreo</w:t>
            </w:r>
            <w:r w:rsidRPr="00930946">
              <w:rPr>
                <w:sz w:val="21"/>
                <w:szCs w:val="21"/>
              </w:rPr>
              <w:t>. México: Fondo de Cultura Económica.</w:t>
            </w:r>
          </w:p>
          <w:p w14:paraId="72C3A4DD" w14:textId="77777777" w:rsidR="006140A0" w:rsidRPr="00930946" w:rsidRDefault="006140A0" w:rsidP="006140A0">
            <w:pPr>
              <w:spacing w:before="10" w:after="10"/>
              <w:ind w:left="360" w:hanging="360"/>
            </w:pPr>
            <w:proofErr w:type="spellStart"/>
            <w:r w:rsidRPr="00930946">
              <w:rPr>
                <w:sz w:val="21"/>
                <w:szCs w:val="21"/>
                <w:lang w:val="en-US"/>
              </w:rPr>
              <w:t>Scheaffer</w:t>
            </w:r>
            <w:proofErr w:type="spellEnd"/>
            <w:r w:rsidRPr="00930946">
              <w:rPr>
                <w:sz w:val="21"/>
                <w:szCs w:val="21"/>
                <w:lang w:val="en-US"/>
              </w:rPr>
              <w:t>, R. L. (</w:t>
            </w:r>
            <w:proofErr w:type="spellStart"/>
            <w:r w:rsidRPr="00930946">
              <w:rPr>
                <w:sz w:val="21"/>
                <w:szCs w:val="21"/>
                <w:lang w:val="en-US"/>
              </w:rPr>
              <w:t>s.f.</w:t>
            </w:r>
            <w:proofErr w:type="spellEnd"/>
            <w:r w:rsidRPr="00930946">
              <w:rPr>
                <w:sz w:val="21"/>
                <w:szCs w:val="21"/>
                <w:lang w:val="en-US"/>
              </w:rPr>
              <w:t xml:space="preserve">). </w:t>
            </w:r>
            <w:r w:rsidRPr="00930946">
              <w:rPr>
                <w:i/>
                <w:iCs/>
                <w:sz w:val="21"/>
                <w:szCs w:val="21"/>
              </w:rPr>
              <w:t>Elementos de Muestreo</w:t>
            </w:r>
            <w:r w:rsidRPr="00930946">
              <w:rPr>
                <w:sz w:val="21"/>
                <w:szCs w:val="21"/>
              </w:rPr>
              <w:t>. México: Grupo Editorial Iberoamericana.</w:t>
            </w:r>
          </w:p>
          <w:p w14:paraId="72C3A4DE" w14:textId="77777777" w:rsidR="006140A0" w:rsidRPr="00930946" w:rsidRDefault="006140A0" w:rsidP="006140A0">
            <w:pPr>
              <w:spacing w:before="10" w:after="10"/>
              <w:ind w:left="360" w:hanging="360"/>
            </w:pPr>
            <w:proofErr w:type="spellStart"/>
            <w:r w:rsidRPr="00930946">
              <w:rPr>
                <w:sz w:val="21"/>
                <w:szCs w:val="21"/>
              </w:rPr>
              <w:t>Spiegel</w:t>
            </w:r>
            <w:proofErr w:type="spellEnd"/>
            <w:r w:rsidRPr="00930946">
              <w:rPr>
                <w:sz w:val="21"/>
                <w:szCs w:val="21"/>
              </w:rPr>
              <w:t xml:space="preserve">, M. R. (1995). </w:t>
            </w:r>
            <w:r w:rsidRPr="00930946">
              <w:rPr>
                <w:i/>
                <w:iCs/>
                <w:sz w:val="21"/>
                <w:szCs w:val="21"/>
              </w:rPr>
              <w:t>Teoría y Problemas de Estadística</w:t>
            </w:r>
            <w:r w:rsidRPr="00930946">
              <w:rPr>
                <w:sz w:val="21"/>
                <w:szCs w:val="21"/>
              </w:rPr>
              <w:t>. México: McGraw-Hill.</w:t>
            </w:r>
          </w:p>
          <w:p w14:paraId="72C3A4DF" w14:textId="77777777" w:rsidR="006140A0" w:rsidRPr="00930946" w:rsidRDefault="006140A0" w:rsidP="006140A0">
            <w:pPr>
              <w:spacing w:before="10" w:after="10"/>
              <w:ind w:left="360" w:hanging="360"/>
            </w:pPr>
            <w:r w:rsidRPr="00930946">
              <w:rPr>
                <w:sz w:val="21"/>
                <w:szCs w:val="21"/>
              </w:rPr>
              <w:t xml:space="preserve">Meyer, P. (s.f.). </w:t>
            </w:r>
            <w:r w:rsidRPr="00930946">
              <w:rPr>
                <w:i/>
                <w:iCs/>
                <w:sz w:val="21"/>
                <w:szCs w:val="21"/>
              </w:rPr>
              <w:t>Problemas Resueltos de Probabilidad y su Aplicación</w:t>
            </w:r>
            <w:r w:rsidRPr="00930946">
              <w:rPr>
                <w:sz w:val="21"/>
                <w:szCs w:val="21"/>
              </w:rPr>
              <w:t>.</w:t>
            </w:r>
          </w:p>
          <w:p w14:paraId="72C3A4E0" w14:textId="77777777" w:rsidR="006140A0" w:rsidRPr="00930946" w:rsidRDefault="006140A0" w:rsidP="006140A0">
            <w:pPr>
              <w:spacing w:before="10" w:after="10"/>
              <w:ind w:left="360" w:hanging="360"/>
            </w:pPr>
            <w:proofErr w:type="spellStart"/>
            <w:r w:rsidRPr="00930946">
              <w:rPr>
                <w:sz w:val="21"/>
                <w:szCs w:val="21"/>
              </w:rPr>
              <w:t>Wooldridge</w:t>
            </w:r>
            <w:proofErr w:type="spellEnd"/>
            <w:r w:rsidRPr="00930946">
              <w:rPr>
                <w:sz w:val="21"/>
                <w:szCs w:val="21"/>
              </w:rPr>
              <w:t xml:space="preserve">, J. M. (2010). </w:t>
            </w:r>
            <w:r w:rsidRPr="00930946">
              <w:rPr>
                <w:i/>
                <w:iCs/>
                <w:sz w:val="21"/>
                <w:szCs w:val="21"/>
              </w:rPr>
              <w:t>Introducción a la Econometría: un enfoque moderno</w:t>
            </w:r>
            <w:r w:rsidRPr="00930946">
              <w:rPr>
                <w:sz w:val="21"/>
                <w:szCs w:val="21"/>
              </w:rPr>
              <w:t xml:space="preserve">. 4ª ed., México: </w:t>
            </w:r>
            <w:proofErr w:type="spellStart"/>
            <w:r w:rsidRPr="00930946">
              <w:rPr>
                <w:sz w:val="21"/>
                <w:szCs w:val="21"/>
              </w:rPr>
              <w:t>Cengage</w:t>
            </w:r>
            <w:proofErr w:type="spellEnd"/>
            <w:r w:rsidRPr="00930946">
              <w:rPr>
                <w:sz w:val="21"/>
                <w:szCs w:val="21"/>
              </w:rPr>
              <w:t xml:space="preserve"> </w:t>
            </w:r>
            <w:proofErr w:type="spellStart"/>
            <w:r w:rsidRPr="00930946">
              <w:rPr>
                <w:sz w:val="21"/>
                <w:szCs w:val="21"/>
              </w:rPr>
              <w:t>Learning</w:t>
            </w:r>
            <w:proofErr w:type="spellEnd"/>
            <w:r w:rsidRPr="00930946">
              <w:rPr>
                <w:sz w:val="21"/>
                <w:szCs w:val="21"/>
              </w:rPr>
              <w:t>.</w:t>
            </w:r>
          </w:p>
          <w:p w14:paraId="72C3A4E1" w14:textId="77777777" w:rsidR="006140A0" w:rsidRPr="00930946" w:rsidRDefault="006140A0" w:rsidP="006140A0">
            <w:pPr>
              <w:spacing w:before="10" w:after="10"/>
              <w:ind w:left="360" w:hanging="360"/>
            </w:pPr>
            <w:r w:rsidRPr="00930946">
              <w:rPr>
                <w:sz w:val="21"/>
                <w:szCs w:val="21"/>
              </w:rPr>
              <w:t>Instituto Nacional de Estadística de Bolivia: https://www.ine.gob.bo y Censo de Población y Vivienda 2024.</w:t>
            </w:r>
          </w:p>
          <w:p w14:paraId="72C3A4E2" w14:textId="77777777" w:rsidR="006140A0" w:rsidRPr="00930946" w:rsidRDefault="006140A0" w:rsidP="006140A0">
            <w:pPr>
              <w:spacing w:before="10" w:after="10"/>
              <w:ind w:left="360" w:hanging="360"/>
            </w:pPr>
            <w:r w:rsidRPr="00930946">
              <w:rPr>
                <w:sz w:val="21"/>
                <w:szCs w:val="21"/>
              </w:rPr>
              <w:t>Banco Central de Bolivia: https://www.bcb.gob.bo</w:t>
            </w:r>
          </w:p>
          <w:p w14:paraId="72C3A4E3" w14:textId="77777777" w:rsidR="006140A0" w:rsidRPr="00930946" w:rsidRDefault="006140A0" w:rsidP="006140A0">
            <w:pPr>
              <w:spacing w:before="10" w:after="10"/>
              <w:ind w:left="360" w:hanging="360"/>
            </w:pPr>
            <w:r w:rsidRPr="00930946">
              <w:rPr>
                <w:sz w:val="21"/>
                <w:szCs w:val="21"/>
              </w:rPr>
              <w:t>Aplicación de los paquetes estadísticos: Excel, SPSS, STATA, R y Python.</w:t>
            </w:r>
          </w:p>
          <w:p w14:paraId="72C3A4E4" w14:textId="77777777" w:rsidR="006140A0" w:rsidRPr="00930946" w:rsidRDefault="006140A0" w:rsidP="006140A0">
            <w:pPr>
              <w:spacing w:before="10" w:after="10"/>
              <w:ind w:left="360" w:hanging="360"/>
            </w:pPr>
            <w:r w:rsidRPr="00930946">
              <w:rPr>
                <w:sz w:val="21"/>
                <w:szCs w:val="21"/>
              </w:rPr>
              <w:t xml:space="preserve">Tablas estadísticas: </w:t>
            </w:r>
            <w:proofErr w:type="gramStart"/>
            <w:r w:rsidRPr="00930946">
              <w:rPr>
                <w:sz w:val="21"/>
                <w:szCs w:val="21"/>
              </w:rPr>
              <w:t>distribuciones binomial</w:t>
            </w:r>
            <w:proofErr w:type="gramEnd"/>
            <w:r w:rsidRPr="00930946">
              <w:rPr>
                <w:sz w:val="21"/>
                <w:szCs w:val="21"/>
              </w:rPr>
              <w:t xml:space="preserve">, </w:t>
            </w:r>
            <w:proofErr w:type="spellStart"/>
            <w:r w:rsidRPr="00930946">
              <w:rPr>
                <w:sz w:val="21"/>
                <w:szCs w:val="21"/>
              </w:rPr>
              <w:t>Poisson</w:t>
            </w:r>
            <w:proofErr w:type="spellEnd"/>
            <w:r w:rsidRPr="00930946">
              <w:rPr>
                <w:sz w:val="21"/>
                <w:szCs w:val="21"/>
              </w:rPr>
              <w:t xml:space="preserve">, normal, </w:t>
            </w:r>
            <w:proofErr w:type="spellStart"/>
            <w:r w:rsidRPr="00930946">
              <w:rPr>
                <w:sz w:val="21"/>
                <w:szCs w:val="21"/>
              </w:rPr>
              <w:t>chi</w:t>
            </w:r>
            <w:proofErr w:type="spellEnd"/>
            <w:r w:rsidRPr="00930946">
              <w:rPr>
                <w:sz w:val="21"/>
                <w:szCs w:val="21"/>
              </w:rPr>
              <w:t xml:space="preserve"> cuadrado, t-</w:t>
            </w:r>
            <w:proofErr w:type="spellStart"/>
            <w:r w:rsidRPr="00930946">
              <w:rPr>
                <w:sz w:val="21"/>
                <w:szCs w:val="21"/>
              </w:rPr>
              <w:t>Student</w:t>
            </w:r>
            <w:proofErr w:type="spellEnd"/>
            <w:r w:rsidRPr="00930946">
              <w:rPr>
                <w:sz w:val="21"/>
                <w:szCs w:val="21"/>
              </w:rPr>
              <w:t xml:space="preserve"> y Fisher.</w:t>
            </w:r>
          </w:p>
          <w:p w14:paraId="72C3A4E5" w14:textId="77777777" w:rsidR="006140A0" w:rsidRDefault="006140A0" w:rsidP="006140A0">
            <w:pPr>
              <w:spacing w:before="10" w:after="10"/>
              <w:ind w:left="360" w:hanging="360"/>
            </w:pPr>
            <w:r w:rsidRPr="00930946">
              <w:rPr>
                <w:sz w:val="21"/>
                <w:szCs w:val="21"/>
              </w:rPr>
              <w:t>Páginas de Internet.</w:t>
            </w:r>
          </w:p>
        </w:tc>
      </w:tr>
    </w:tbl>
    <w:p w14:paraId="72C3A4E7" w14:textId="0ADF9604" w:rsidR="00AF1F60" w:rsidRDefault="00AF1F60"/>
    <w:p w14:paraId="3E8ADAD0" w14:textId="77777777" w:rsidR="00AF1F60" w:rsidRDefault="00AF1F60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0"/>
        <w:gridCol w:w="2410"/>
        <w:gridCol w:w="1984"/>
      </w:tblGrid>
      <w:tr w:rsidR="00AF1F60" w:rsidRPr="00864236" w14:paraId="5CA8E9A2" w14:textId="77777777" w:rsidTr="002901FB">
        <w:tc>
          <w:tcPr>
            <w:tcW w:w="5240" w:type="dxa"/>
            <w:hideMark/>
          </w:tcPr>
          <w:p w14:paraId="747C039F" w14:textId="77777777" w:rsidR="00AF1F60" w:rsidRPr="00864236" w:rsidRDefault="00AF1F60" w:rsidP="002901FB">
            <w:pPr>
              <w:spacing w:line="375" w:lineRule="atLeast"/>
              <w:jc w:val="center"/>
              <w:rPr>
                <w:b/>
                <w:sz w:val="23"/>
                <w:szCs w:val="23"/>
              </w:rPr>
            </w:pPr>
            <w:r w:rsidRPr="00864236">
              <w:rPr>
                <w:b/>
                <w:sz w:val="23"/>
                <w:szCs w:val="23"/>
              </w:rPr>
              <w:lastRenderedPageBreak/>
              <w:t>Nombre Completo</w:t>
            </w:r>
          </w:p>
        </w:tc>
        <w:tc>
          <w:tcPr>
            <w:tcW w:w="2410" w:type="dxa"/>
            <w:hideMark/>
          </w:tcPr>
          <w:p w14:paraId="54A3E857" w14:textId="77777777" w:rsidR="00AF1F60" w:rsidRPr="00864236" w:rsidRDefault="00AF1F60" w:rsidP="002901FB">
            <w:pPr>
              <w:spacing w:line="375" w:lineRule="atLeast"/>
              <w:jc w:val="center"/>
              <w:rPr>
                <w:b/>
                <w:sz w:val="23"/>
                <w:szCs w:val="23"/>
              </w:rPr>
            </w:pPr>
            <w:r w:rsidRPr="00864236">
              <w:rPr>
                <w:b/>
                <w:sz w:val="23"/>
                <w:szCs w:val="23"/>
              </w:rPr>
              <w:t>Condición</w:t>
            </w:r>
          </w:p>
        </w:tc>
        <w:tc>
          <w:tcPr>
            <w:tcW w:w="1984" w:type="dxa"/>
            <w:hideMark/>
          </w:tcPr>
          <w:p w14:paraId="2F153BEE" w14:textId="77777777" w:rsidR="00AF1F60" w:rsidRPr="00864236" w:rsidRDefault="00AF1F60" w:rsidP="002901FB">
            <w:pPr>
              <w:spacing w:line="375" w:lineRule="atLeast"/>
              <w:jc w:val="center"/>
              <w:rPr>
                <w:b/>
                <w:sz w:val="23"/>
                <w:szCs w:val="23"/>
              </w:rPr>
            </w:pPr>
            <w:r w:rsidRPr="00864236">
              <w:rPr>
                <w:b/>
                <w:sz w:val="23"/>
                <w:szCs w:val="23"/>
              </w:rPr>
              <w:t>Firma</w:t>
            </w:r>
          </w:p>
        </w:tc>
      </w:tr>
      <w:tr w:rsidR="00AF1F60" w:rsidRPr="00864236" w14:paraId="313A64F6" w14:textId="77777777" w:rsidTr="00141D0C">
        <w:trPr>
          <w:trHeight w:val="661"/>
        </w:trPr>
        <w:tc>
          <w:tcPr>
            <w:tcW w:w="5240" w:type="dxa"/>
            <w:vAlign w:val="center"/>
            <w:hideMark/>
          </w:tcPr>
          <w:p w14:paraId="5717D354" w14:textId="4C4A7952" w:rsidR="00AF1F60" w:rsidRPr="00AF1F60" w:rsidRDefault="00AF1F60" w:rsidP="00141D0C">
            <w:pPr>
              <w:spacing w:line="375" w:lineRule="atLeast"/>
              <w:rPr>
                <w:sz w:val="23"/>
                <w:szCs w:val="23"/>
                <w:lang w:val="en-US"/>
              </w:rPr>
            </w:pPr>
            <w:r w:rsidRPr="00AF1F60">
              <w:rPr>
                <w:color w:val="000000"/>
                <w:lang w:val="en-US"/>
              </w:rPr>
              <w:t xml:space="preserve">Jorge Willy </w:t>
            </w:r>
            <w:proofErr w:type="spellStart"/>
            <w:r w:rsidRPr="00AF1F60">
              <w:rPr>
                <w:color w:val="000000"/>
                <w:lang w:val="en-US"/>
              </w:rPr>
              <w:t>Ordoñez</w:t>
            </w:r>
            <w:proofErr w:type="spellEnd"/>
            <w:r w:rsidRPr="00AF1F60">
              <w:rPr>
                <w:color w:val="000000"/>
                <w:lang w:val="en-US"/>
              </w:rPr>
              <w:t xml:space="preserve"> Oporto</w:t>
            </w:r>
          </w:p>
        </w:tc>
        <w:tc>
          <w:tcPr>
            <w:tcW w:w="2410" w:type="dxa"/>
            <w:vAlign w:val="center"/>
            <w:hideMark/>
          </w:tcPr>
          <w:p w14:paraId="4813116F" w14:textId="77777777" w:rsidR="00AF1F60" w:rsidRPr="00864236" w:rsidRDefault="00AF1F60" w:rsidP="00AF1F60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Docente</w:t>
            </w:r>
          </w:p>
        </w:tc>
        <w:tc>
          <w:tcPr>
            <w:tcW w:w="1984" w:type="dxa"/>
            <w:hideMark/>
          </w:tcPr>
          <w:p w14:paraId="1E90B9F3" w14:textId="77777777" w:rsidR="00AF1F60" w:rsidRPr="00864236" w:rsidRDefault="00AF1F60" w:rsidP="00AF1F60">
            <w:pPr>
              <w:spacing w:line="375" w:lineRule="atLeast"/>
              <w:jc w:val="center"/>
              <w:rPr>
                <w:sz w:val="23"/>
                <w:szCs w:val="23"/>
              </w:rPr>
            </w:pPr>
          </w:p>
        </w:tc>
      </w:tr>
      <w:tr w:rsidR="00AF1F60" w:rsidRPr="00864236" w14:paraId="6389F3EE" w14:textId="77777777" w:rsidTr="00141D0C">
        <w:trPr>
          <w:trHeight w:val="699"/>
        </w:trPr>
        <w:tc>
          <w:tcPr>
            <w:tcW w:w="5240" w:type="dxa"/>
            <w:vAlign w:val="center"/>
            <w:hideMark/>
          </w:tcPr>
          <w:p w14:paraId="2840085C" w14:textId="3F745046" w:rsidR="00AF1F60" w:rsidRPr="00864236" w:rsidRDefault="00AF1F60" w:rsidP="00141D0C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487D54">
              <w:rPr>
                <w:color w:val="000000"/>
              </w:rPr>
              <w:t>Dario</w:t>
            </w:r>
            <w:proofErr w:type="spellEnd"/>
            <w:r w:rsidRPr="00487D54">
              <w:rPr>
                <w:color w:val="000000"/>
              </w:rPr>
              <w:t xml:space="preserve"> David </w:t>
            </w:r>
            <w:proofErr w:type="spellStart"/>
            <w:r w:rsidRPr="00487D54">
              <w:rPr>
                <w:color w:val="000000"/>
              </w:rPr>
              <w:t>Yujra</w:t>
            </w:r>
            <w:proofErr w:type="spellEnd"/>
            <w:r w:rsidRPr="00487D54">
              <w:rPr>
                <w:color w:val="000000"/>
              </w:rPr>
              <w:t xml:space="preserve"> Crespo</w:t>
            </w:r>
          </w:p>
        </w:tc>
        <w:tc>
          <w:tcPr>
            <w:tcW w:w="2410" w:type="dxa"/>
            <w:vAlign w:val="center"/>
            <w:hideMark/>
          </w:tcPr>
          <w:p w14:paraId="3B8D86D7" w14:textId="77777777" w:rsidR="00AF1F60" w:rsidRPr="00864236" w:rsidRDefault="00AF1F60" w:rsidP="00AF1F60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Docente</w:t>
            </w:r>
          </w:p>
        </w:tc>
        <w:tc>
          <w:tcPr>
            <w:tcW w:w="1984" w:type="dxa"/>
            <w:hideMark/>
          </w:tcPr>
          <w:p w14:paraId="3F7AC2A4" w14:textId="77777777" w:rsidR="00AF1F60" w:rsidRPr="00864236" w:rsidRDefault="00AF1F60" w:rsidP="00AF1F60">
            <w:pPr>
              <w:spacing w:line="375" w:lineRule="atLeast"/>
              <w:jc w:val="center"/>
              <w:rPr>
                <w:sz w:val="23"/>
                <w:szCs w:val="23"/>
              </w:rPr>
            </w:pPr>
          </w:p>
        </w:tc>
      </w:tr>
      <w:tr w:rsidR="00AF1F60" w:rsidRPr="00864236" w14:paraId="5DD2C8C0" w14:textId="77777777" w:rsidTr="00141D0C">
        <w:trPr>
          <w:trHeight w:val="695"/>
        </w:trPr>
        <w:tc>
          <w:tcPr>
            <w:tcW w:w="5240" w:type="dxa"/>
            <w:vAlign w:val="center"/>
            <w:hideMark/>
          </w:tcPr>
          <w:p w14:paraId="3E5FCFF2" w14:textId="22173680" w:rsidR="00AF1F60" w:rsidRPr="00864236" w:rsidRDefault="00AF1F60" w:rsidP="00141D0C">
            <w:pPr>
              <w:spacing w:line="375" w:lineRule="atLeast"/>
              <w:rPr>
                <w:sz w:val="23"/>
                <w:szCs w:val="23"/>
              </w:rPr>
            </w:pPr>
            <w:r w:rsidRPr="00487D54">
              <w:rPr>
                <w:color w:val="000000"/>
              </w:rPr>
              <w:t xml:space="preserve">Hernán Roger Chávez </w:t>
            </w:r>
            <w:proofErr w:type="spellStart"/>
            <w:r w:rsidRPr="00487D54">
              <w:rPr>
                <w:color w:val="000000"/>
              </w:rPr>
              <w:t>Torrico</w:t>
            </w:r>
            <w:proofErr w:type="spellEnd"/>
          </w:p>
        </w:tc>
        <w:tc>
          <w:tcPr>
            <w:tcW w:w="2410" w:type="dxa"/>
            <w:vAlign w:val="center"/>
            <w:hideMark/>
          </w:tcPr>
          <w:p w14:paraId="7CB9529F" w14:textId="77777777" w:rsidR="00AF1F60" w:rsidRPr="00864236" w:rsidRDefault="00AF1F60" w:rsidP="00AF1F60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Docente</w:t>
            </w:r>
          </w:p>
        </w:tc>
        <w:tc>
          <w:tcPr>
            <w:tcW w:w="1984" w:type="dxa"/>
            <w:hideMark/>
          </w:tcPr>
          <w:p w14:paraId="6CA3AA8D" w14:textId="77777777" w:rsidR="00AF1F60" w:rsidRPr="00864236" w:rsidRDefault="00AF1F60" w:rsidP="00AF1F60">
            <w:pPr>
              <w:spacing w:line="375" w:lineRule="atLeast"/>
              <w:jc w:val="center"/>
              <w:rPr>
                <w:sz w:val="23"/>
                <w:szCs w:val="23"/>
              </w:rPr>
            </w:pPr>
          </w:p>
        </w:tc>
      </w:tr>
      <w:tr w:rsidR="00AF1F60" w:rsidRPr="00864236" w14:paraId="1E2166B0" w14:textId="77777777" w:rsidTr="00141D0C">
        <w:trPr>
          <w:trHeight w:val="715"/>
        </w:trPr>
        <w:tc>
          <w:tcPr>
            <w:tcW w:w="5240" w:type="dxa"/>
            <w:vAlign w:val="center"/>
            <w:hideMark/>
          </w:tcPr>
          <w:p w14:paraId="0EAB2D60" w14:textId="0ABAE104" w:rsidR="00AF1F60" w:rsidRPr="00864236" w:rsidRDefault="00AF1F60" w:rsidP="00141D0C">
            <w:pPr>
              <w:spacing w:line="375" w:lineRule="atLeast"/>
              <w:rPr>
                <w:sz w:val="23"/>
                <w:szCs w:val="23"/>
              </w:rPr>
            </w:pPr>
            <w:r w:rsidRPr="003A75AF">
              <w:rPr>
                <w:color w:val="000000"/>
              </w:rPr>
              <w:t xml:space="preserve">Alina </w:t>
            </w:r>
            <w:proofErr w:type="spellStart"/>
            <w:r w:rsidRPr="003A75AF">
              <w:rPr>
                <w:color w:val="000000"/>
              </w:rPr>
              <w:t>Monzerrat</w:t>
            </w:r>
            <w:proofErr w:type="spellEnd"/>
            <w:r w:rsidRPr="003A75AF">
              <w:rPr>
                <w:color w:val="000000"/>
              </w:rPr>
              <w:t xml:space="preserve"> Luque Quispe</w:t>
            </w:r>
          </w:p>
        </w:tc>
        <w:tc>
          <w:tcPr>
            <w:tcW w:w="2410" w:type="dxa"/>
            <w:vAlign w:val="center"/>
            <w:hideMark/>
          </w:tcPr>
          <w:p w14:paraId="57F87A37" w14:textId="77777777" w:rsidR="00AF1F60" w:rsidRPr="00864236" w:rsidRDefault="00AF1F60" w:rsidP="00AF1F60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Estudiante</w:t>
            </w:r>
          </w:p>
        </w:tc>
        <w:tc>
          <w:tcPr>
            <w:tcW w:w="1984" w:type="dxa"/>
            <w:hideMark/>
          </w:tcPr>
          <w:p w14:paraId="72756E9D" w14:textId="77777777" w:rsidR="00AF1F60" w:rsidRPr="00864236" w:rsidRDefault="00AF1F60" w:rsidP="00AF1F60">
            <w:pPr>
              <w:spacing w:line="375" w:lineRule="atLeast"/>
              <w:jc w:val="center"/>
              <w:rPr>
                <w:sz w:val="23"/>
                <w:szCs w:val="23"/>
              </w:rPr>
            </w:pPr>
          </w:p>
        </w:tc>
      </w:tr>
      <w:tr w:rsidR="00AF1F60" w:rsidRPr="00864236" w14:paraId="6CAA95D6" w14:textId="77777777" w:rsidTr="00141D0C">
        <w:trPr>
          <w:trHeight w:val="693"/>
        </w:trPr>
        <w:tc>
          <w:tcPr>
            <w:tcW w:w="5240" w:type="dxa"/>
            <w:vAlign w:val="center"/>
            <w:hideMark/>
          </w:tcPr>
          <w:p w14:paraId="026D25EA" w14:textId="2E49C86F" w:rsidR="00AF1F60" w:rsidRPr="00864236" w:rsidRDefault="00AF1F60" w:rsidP="00141D0C">
            <w:pPr>
              <w:spacing w:line="375" w:lineRule="atLeast"/>
              <w:rPr>
                <w:sz w:val="23"/>
                <w:szCs w:val="23"/>
              </w:rPr>
            </w:pPr>
            <w:r w:rsidRPr="003A75AF">
              <w:rPr>
                <w:color w:val="000000"/>
              </w:rPr>
              <w:t xml:space="preserve">Joel Mamani Ramos </w:t>
            </w:r>
          </w:p>
        </w:tc>
        <w:tc>
          <w:tcPr>
            <w:tcW w:w="2410" w:type="dxa"/>
            <w:vAlign w:val="center"/>
            <w:hideMark/>
          </w:tcPr>
          <w:p w14:paraId="3054296C" w14:textId="77777777" w:rsidR="00AF1F60" w:rsidRPr="00864236" w:rsidRDefault="00AF1F60" w:rsidP="00AF1F60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Estudiante</w:t>
            </w:r>
          </w:p>
        </w:tc>
        <w:tc>
          <w:tcPr>
            <w:tcW w:w="1984" w:type="dxa"/>
            <w:hideMark/>
          </w:tcPr>
          <w:p w14:paraId="27C5DC8B" w14:textId="77777777" w:rsidR="00AF1F60" w:rsidRPr="00864236" w:rsidRDefault="00AF1F60" w:rsidP="00AF1F60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F632DC4" w14:textId="77777777" w:rsidR="009546E8" w:rsidRDefault="009546E8"/>
    <w:sectPr w:rsidR="009546E8">
      <w:footerReference w:type="default" r:id="rId7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C62A9C" w14:textId="77777777" w:rsidR="00CC7D60" w:rsidRDefault="00CC7D60">
      <w:r>
        <w:separator/>
      </w:r>
    </w:p>
  </w:endnote>
  <w:endnote w:type="continuationSeparator" w:id="0">
    <w:p w14:paraId="78F68BDD" w14:textId="77777777" w:rsidR="00CC7D60" w:rsidRDefault="00CC7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8FA0D2" w14:textId="3ED60563" w:rsidR="002901FB" w:rsidRDefault="002901FB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B93452">
      <w:rPr>
        <w:b/>
        <w:bCs/>
        <w:i/>
        <w:iCs/>
        <w:noProof/>
        <w:sz w:val="20"/>
        <w:szCs w:val="20"/>
      </w:rPr>
      <w:t>12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C2178D" w14:textId="77777777" w:rsidR="00CC7D60" w:rsidRDefault="00CC7D60">
      <w:r>
        <w:separator/>
      </w:r>
    </w:p>
  </w:footnote>
  <w:footnote w:type="continuationSeparator" w:id="0">
    <w:p w14:paraId="5FC17244" w14:textId="77777777" w:rsidR="00CC7D60" w:rsidRDefault="00CC7D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C21CC"/>
    <w:multiLevelType w:val="multilevel"/>
    <w:tmpl w:val="02AC21CC"/>
    <w:lvl w:ilvl="0">
      <w:start w:val="1"/>
      <w:numFmt w:val="decimal"/>
      <w:lvlText w:val="%1."/>
      <w:lvlJc w:val="left"/>
      <w:pPr>
        <w:ind w:left="400" w:hanging="3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9E574F8"/>
    <w:multiLevelType w:val="multilevel"/>
    <w:tmpl w:val="29E574F8"/>
    <w:lvl w:ilvl="0">
      <w:start w:val="1"/>
      <w:numFmt w:val="bullet"/>
      <w:lvlText w:val="•"/>
      <w:lvlJc w:val="left"/>
      <w:pPr>
        <w:ind w:left="260" w:hanging="2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28174E0"/>
    <w:multiLevelType w:val="hybridMultilevel"/>
    <w:tmpl w:val="AB489A22"/>
    <w:lvl w:ilvl="0" w:tplc="58123870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B822EC"/>
    <w:multiLevelType w:val="multilevel"/>
    <w:tmpl w:val="E0E409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6AE81538"/>
    <w:multiLevelType w:val="hybridMultilevel"/>
    <w:tmpl w:val="41501A24"/>
    <w:lvl w:ilvl="0" w:tplc="5A20F608">
      <w:start w:val="2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2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7A6"/>
    <w:rsid w:val="000317D9"/>
    <w:rsid w:val="00031BD7"/>
    <w:rsid w:val="000501D4"/>
    <w:rsid w:val="00076A88"/>
    <w:rsid w:val="0013303A"/>
    <w:rsid w:val="00141D0C"/>
    <w:rsid w:val="001F05A7"/>
    <w:rsid w:val="001F6BBC"/>
    <w:rsid w:val="001F6D3F"/>
    <w:rsid w:val="00202B4A"/>
    <w:rsid w:val="002901FB"/>
    <w:rsid w:val="0030140C"/>
    <w:rsid w:val="00336388"/>
    <w:rsid w:val="0038025A"/>
    <w:rsid w:val="003C1009"/>
    <w:rsid w:val="0041708B"/>
    <w:rsid w:val="00433D27"/>
    <w:rsid w:val="00497E35"/>
    <w:rsid w:val="004C4D39"/>
    <w:rsid w:val="004D3DE4"/>
    <w:rsid w:val="005413A4"/>
    <w:rsid w:val="0057260C"/>
    <w:rsid w:val="005B12B0"/>
    <w:rsid w:val="005E6489"/>
    <w:rsid w:val="006112AF"/>
    <w:rsid w:val="006140A0"/>
    <w:rsid w:val="006309A0"/>
    <w:rsid w:val="00636164"/>
    <w:rsid w:val="0066251B"/>
    <w:rsid w:val="00674DBC"/>
    <w:rsid w:val="006E2750"/>
    <w:rsid w:val="00766241"/>
    <w:rsid w:val="007C185A"/>
    <w:rsid w:val="008607D2"/>
    <w:rsid w:val="00865599"/>
    <w:rsid w:val="008747A6"/>
    <w:rsid w:val="00877EAF"/>
    <w:rsid w:val="00880FDB"/>
    <w:rsid w:val="00930946"/>
    <w:rsid w:val="009344C0"/>
    <w:rsid w:val="009546E8"/>
    <w:rsid w:val="00A4624C"/>
    <w:rsid w:val="00A6665B"/>
    <w:rsid w:val="00AD58B4"/>
    <w:rsid w:val="00AF1F60"/>
    <w:rsid w:val="00B10C17"/>
    <w:rsid w:val="00B575C2"/>
    <w:rsid w:val="00B92377"/>
    <w:rsid w:val="00B93452"/>
    <w:rsid w:val="00BC7DA3"/>
    <w:rsid w:val="00BD7BAC"/>
    <w:rsid w:val="00C17032"/>
    <w:rsid w:val="00CC55BD"/>
    <w:rsid w:val="00CC7D60"/>
    <w:rsid w:val="00D23F54"/>
    <w:rsid w:val="00DC0DDA"/>
    <w:rsid w:val="00E207F7"/>
    <w:rsid w:val="00EB2EC4"/>
    <w:rsid w:val="00F20577"/>
    <w:rsid w:val="00F34BD1"/>
    <w:rsid w:val="00F63324"/>
    <w:rsid w:val="00F95BC0"/>
    <w:rsid w:val="10EB7251"/>
    <w:rsid w:val="172B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5F2815"/>
  <w15:docId w15:val="{87B38E89-DABB-40FF-B6D6-C897111D4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2"/>
      <w:szCs w:val="22"/>
      <w:lang w:val="es-BO" w:eastAsia="es-BO"/>
    </w:r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  <w:lang w:val="es-BO" w:eastAsia="es-BO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  <w:lang w:val="es-BO" w:eastAsia="es-BO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  <w:lang w:val="es-BO" w:eastAsia="es-BO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  <w:sz w:val="22"/>
      <w:szCs w:val="22"/>
      <w:lang w:val="es-BO" w:eastAsia="es-BO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  <w:sz w:val="22"/>
      <w:szCs w:val="22"/>
      <w:lang w:val="es-BO" w:eastAsia="es-BO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  <w:sz w:val="22"/>
      <w:szCs w:val="22"/>
      <w:lang w:val="es-BO"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character" w:styleId="Hipervnculo">
    <w:name w:val="Hyperlink"/>
    <w:uiPriority w:val="99"/>
    <w:unhideWhenUsed/>
    <w:qFormat/>
    <w:rPr>
      <w:color w:val="0563C1"/>
      <w:u w:val="single"/>
    </w:rPr>
  </w:style>
  <w:style w:type="paragraph" w:styleId="Textonotapie">
    <w:name w:val="footnote text"/>
    <w:link w:val="TextonotapieCar"/>
    <w:uiPriority w:val="99"/>
    <w:semiHidden/>
    <w:unhideWhenUsed/>
    <w:rPr>
      <w:lang w:val="es-BO" w:eastAsia="es-BO"/>
    </w:rPr>
  </w:style>
  <w:style w:type="paragraph" w:styleId="Textonotaalfinal">
    <w:name w:val="endnote text"/>
    <w:link w:val="TextonotaalfinalCar"/>
    <w:uiPriority w:val="99"/>
    <w:semiHidden/>
    <w:unhideWhenUsed/>
    <w:rPr>
      <w:lang w:val="es-BO" w:eastAsia="es-BO"/>
    </w:rPr>
  </w:style>
  <w:style w:type="paragraph" w:styleId="Ttulo">
    <w:name w:val="Title"/>
    <w:uiPriority w:val="10"/>
    <w:qFormat/>
    <w:rPr>
      <w:sz w:val="56"/>
      <w:szCs w:val="56"/>
      <w:lang w:val="es-BO" w:eastAsia="es-BO"/>
    </w:rPr>
  </w:style>
  <w:style w:type="paragraph" w:customStyle="1" w:styleId="Fuerte1">
    <w:name w:val="Fuerte1"/>
    <w:qFormat/>
    <w:rPr>
      <w:b/>
      <w:bCs/>
      <w:sz w:val="22"/>
      <w:szCs w:val="22"/>
      <w:lang w:val="es-BO" w:eastAsia="es-BO"/>
    </w:rPr>
  </w:style>
  <w:style w:type="paragraph" w:styleId="Prrafodelista">
    <w:name w:val="List Paragraph"/>
    <w:qFormat/>
    <w:rPr>
      <w:sz w:val="22"/>
      <w:szCs w:val="22"/>
      <w:lang w:val="es-BO" w:eastAsia="es-BO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AF1F60"/>
    <w:rPr>
      <w:sz w:val="22"/>
      <w:szCs w:val="22"/>
      <w:lang w:val="es-BO" w:eastAsia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12</Pages>
  <Words>4379</Words>
  <Characters>24965</Characters>
  <Application>Microsoft Office Word</Application>
  <DocSecurity>0</DocSecurity>
  <Lines>208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21</cp:revision>
  <dcterms:created xsi:type="dcterms:W3CDTF">2026-10-08T15:16:00Z</dcterms:created>
  <dcterms:modified xsi:type="dcterms:W3CDTF">2026-10-12T18:36:00Z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eyJoZGlkIjoiMGMxZGQxOTVlOTBlYjNjZmUxMGRiN2Q0MTExZjAzNzMifQ==</vt:lpwstr>
  </property>
  <property fmtid="{D5CDD505-2E9C-101B-9397-08002B2CF9AE}" pid="3" name="KSOProductBuildVer">
    <vt:lpwstr>3082-12.1.0.28485</vt:lpwstr>
  </property>
  <property fmtid="{D5CDD505-2E9C-101B-9397-08002B2CF9AE}" pid="4" name="ICV">
    <vt:lpwstr>9232C173CD47492298A5F4EDE70701CB_13</vt:lpwstr>
  </property>
</Properties>
</file>
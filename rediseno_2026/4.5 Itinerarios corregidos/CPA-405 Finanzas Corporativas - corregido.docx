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4E7E6" w14:textId="77777777" w:rsidR="007F5D7D" w:rsidRDefault="00F76EBD">
      <w:pPr>
        <w:spacing w:after="40" w:line="252" w:lineRule="auto"/>
      </w:pPr>
      <w:r>
        <w:rPr>
          <w:i/>
          <w:iCs/>
        </w:rPr>
        <w:t>Nivel: Licenciatura en Contaduría Pública</w:t>
      </w:r>
    </w:p>
    <w:p w14:paraId="74615C63" w14:textId="77777777" w:rsidR="007F5D7D" w:rsidRDefault="00F76EBD">
      <w:pPr>
        <w:spacing w:after="60" w:line="252" w:lineRule="auto"/>
        <w:jc w:val="center"/>
      </w:pPr>
      <w:r>
        <w:rPr>
          <w:b/>
          <w:bCs/>
        </w:rPr>
        <w:t>CUARTO AÑO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840"/>
        <w:gridCol w:w="420"/>
        <w:gridCol w:w="840"/>
        <w:gridCol w:w="420"/>
        <w:gridCol w:w="1260"/>
        <w:gridCol w:w="1260"/>
        <w:gridCol w:w="420"/>
        <w:gridCol w:w="660"/>
        <w:gridCol w:w="180"/>
        <w:gridCol w:w="2520"/>
      </w:tblGrid>
      <w:tr w:rsidR="007F5D7D" w14:paraId="08866252" w14:textId="77777777">
        <w:tc>
          <w:tcPr>
            <w:tcW w:w="2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2294A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Asignatura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6E84D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Sigla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ACBCE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Nivel/Área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98529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Prerrequisito</w:t>
            </w:r>
          </w:p>
        </w:tc>
      </w:tr>
      <w:tr w:rsidR="007F5D7D" w14:paraId="7BBB7E37" w14:textId="77777777">
        <w:tc>
          <w:tcPr>
            <w:tcW w:w="2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690F9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Finanzas Corporativas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4683D" w14:textId="3FE486F8" w:rsidR="007F5D7D" w:rsidRDefault="00F76EBD">
            <w:pPr>
              <w:spacing w:line="252" w:lineRule="auto"/>
              <w:jc w:val="center"/>
            </w:pPr>
            <w:del w:id="9001" w:author="Comisión de revisión 4.5" w:date="2026-10-13T00:00:00Z">
              <w:r>
                <w:rPr>
                  <w:b/>
                  <w:bCs/>
                  <w:i/>
                  <w:iCs/>
                </w:rPr>
                <w:delText xml:space="preserve">CPA-406</w:delText>
              </w:r>
            </w:del>
            <w:ins w:id="9002" w:author="Comisión de revisión 4.5" w:date="2026-10-13T00:00:00Z">
              <w:r>
                <w:rPr>
                  <w:b/>
                  <w:bCs/>
                  <w:i/>
                  <w:iCs/>
                </w:rPr>
                <w:t xml:space="preserve">CPA-405</w:t>
              </w:r>
            </w:ins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FC674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Información Financiera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CFEE6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CPA-301 a CPA-304</w:t>
            </w:r>
          </w:p>
        </w:tc>
      </w:tr>
      <w:tr w:rsidR="007F5D7D" w14:paraId="7F39942E" w14:textId="77777777">
        <w:tc>
          <w:tcPr>
            <w:tcW w:w="75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5FAD1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Carga Horaria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40110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Créditos</w:t>
            </w:r>
          </w:p>
        </w:tc>
      </w:tr>
      <w:tr w:rsidR="007F5D7D" w14:paraId="76958273" w14:textId="77777777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6B2F4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HP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C196D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HAA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83BD2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HTG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BBD3B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HIP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76762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HE</w:t>
            </w:r>
          </w:p>
        </w:tc>
        <w:tc>
          <w:tcPr>
            <w:tcW w:w="1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60A79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2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C7EB3" w14:textId="77777777" w:rsidR="007F5D7D" w:rsidRDefault="007F5D7D">
            <w:pPr>
              <w:spacing w:after="40" w:line="252" w:lineRule="auto"/>
            </w:pPr>
          </w:p>
        </w:tc>
      </w:tr>
      <w:tr w:rsidR="007F5D7D" w14:paraId="2DC5884D" w14:textId="77777777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A656B" w14:textId="77777777" w:rsidR="007F5D7D" w:rsidRDefault="00F76EBD">
            <w:pPr>
              <w:spacing w:line="252" w:lineRule="auto"/>
              <w:jc w:val="center"/>
            </w:pPr>
            <w:r>
              <w:t>160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1AC96" w14:textId="4083E24D" w:rsidR="007F5D7D" w:rsidRDefault="00AA6B01">
            <w:pPr>
              <w:spacing w:line="252" w:lineRule="auto"/>
              <w:jc w:val="center"/>
            </w:pPr>
            <w:r>
              <w:t>20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6D3DB" w14:textId="21045AB1" w:rsidR="007F5D7D" w:rsidRDefault="00AA6B01">
            <w:pPr>
              <w:spacing w:line="252" w:lineRule="auto"/>
              <w:jc w:val="center"/>
            </w:pPr>
            <w:r>
              <w:t>20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A3878" w14:textId="649DFDCA" w:rsidR="007F5D7D" w:rsidRDefault="00AA6B01">
            <w:pPr>
              <w:spacing w:line="252" w:lineRule="auto"/>
              <w:jc w:val="center"/>
            </w:pPr>
            <w:r>
              <w:t>20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55179" w14:textId="33125DE7" w:rsidR="007F5D7D" w:rsidRDefault="00AA6B01">
            <w:pPr>
              <w:spacing w:line="252" w:lineRule="auto"/>
              <w:jc w:val="center"/>
            </w:pPr>
            <w:r>
              <w:t>20</w:t>
            </w:r>
          </w:p>
        </w:tc>
        <w:tc>
          <w:tcPr>
            <w:tcW w:w="1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36ECA" w14:textId="77777777" w:rsidR="007F5D7D" w:rsidRDefault="00F76EBD">
            <w:pPr>
              <w:spacing w:line="252" w:lineRule="auto"/>
              <w:jc w:val="center"/>
            </w:pPr>
            <w:r>
              <w:t>240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2170" w14:textId="77777777" w:rsidR="007F5D7D" w:rsidRDefault="007F5D7D"/>
        </w:tc>
      </w:tr>
      <w:tr w:rsidR="007F5D7D" w14:paraId="4C3A3EC4" w14:textId="77777777">
        <w:tc>
          <w:tcPr>
            <w:tcW w:w="100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AB7CF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Unidad de Competencia</w:t>
            </w:r>
          </w:p>
        </w:tc>
      </w:tr>
      <w:tr w:rsidR="007F5D7D" w14:paraId="57761086" w14:textId="77777777">
        <w:tc>
          <w:tcPr>
            <w:tcW w:w="100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6B260" w14:textId="0A5B4C20" w:rsidR="007F5D7D" w:rsidRDefault="00F76EBD">
            <w:pPr>
              <w:spacing w:line="252" w:lineRule="auto"/>
              <w:jc w:val="both"/>
            </w:pPr>
            <w:r>
              <w:t>Gestiona los recursos financieros de una organización conforme a los principios de las finanzas corporativas y las disposiciones vigentes, explicando la función y los objetivos de la administración financiera, analizando e interpretando sus estados financieros, planificando su presupuesto financiero, administrando su capital de trabajo, valuando el dinero en el tiempo, sus obligaciones y sus acciones, midiendo el riesgo de su cartera y cubriéndolo con las alternativas disponibles en el mercado, evaluando proyectos de inversión a largo plazo y valorando empresas, determinando su apalancamiento, su estructura de capital y su política de dividendos, y aplicando la inteligencia de negocios y las finanzas internacionales, con hojas de cálculo, sentido crítico ante el riesgo cambiario e inflacionario, ética profesional y visión estratégica.</w:t>
            </w:r>
          </w:p>
        </w:tc>
      </w:tr>
      <w:tr w:rsidR="007F5D7D" w14:paraId="1FC27C6C" w14:textId="77777777">
        <w:trPr>
          <w:cantSplit/>
        </w:trPr>
        <w:tc>
          <w:tcPr>
            <w:tcW w:w="100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4C410" w14:textId="091BC3D4" w:rsidR="007F5D7D" w:rsidRDefault="00F76EBD">
            <w:pPr>
              <w:keepNext/>
              <w:spacing w:after="40" w:line="252" w:lineRule="auto"/>
              <w:jc w:val="both"/>
            </w:pPr>
            <w:r>
              <w:rPr>
                <w:b/>
                <w:bCs/>
              </w:rPr>
              <w:t>Elemento de competencia 1:</w:t>
            </w:r>
            <w:r>
              <w:t xml:space="preserve"> Diagnostica la situación financiera de la empresa, relacionando los objetivos y la organización de su administración financiera con las instituciones, los mercados financieros y el marco técnico vigente.</w:t>
            </w:r>
          </w:p>
        </w:tc>
      </w:tr>
      <w:tr w:rsidR="007F5D7D" w14:paraId="427F7037" w14:textId="77777777">
        <w:tc>
          <w:tcPr>
            <w:tcW w:w="3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BF036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Criterios de desempeño</w:t>
            </w:r>
          </w:p>
        </w:tc>
        <w:tc>
          <w:tcPr>
            <w:tcW w:w="3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B0B34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desempeño</w:t>
            </w:r>
          </w:p>
        </w:tc>
        <w:tc>
          <w:tcPr>
            <w:tcW w:w="3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99D97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producto</w:t>
            </w:r>
          </w:p>
        </w:tc>
      </w:tr>
      <w:tr w:rsidR="007F5D7D" w14:paraId="7C50B513" w14:textId="77777777">
        <w:trPr>
          <w:cantSplit/>
        </w:trPr>
        <w:tc>
          <w:tcPr>
            <w:tcW w:w="336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0B6F6" w14:textId="49BBF5E8" w:rsidR="007F5D7D" w:rsidRDefault="00F76EBD">
            <w:pPr>
              <w:spacing w:after="40" w:line="252" w:lineRule="auto"/>
            </w:pPr>
            <w:r>
              <w:t>1. Relaciona los objetivos del área financiera de la empresa con instituciones, mercados financieros y conforme al marco técnico, dentro de un nivel de ética profesional alto.</w:t>
            </w:r>
          </w:p>
        </w:tc>
        <w:tc>
          <w:tcPr>
            <w:tcW w:w="3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7D20F" w14:textId="6C528A5C" w:rsidR="007F5D7D" w:rsidRDefault="00F76EBD">
            <w:pPr>
              <w:spacing w:after="40" w:line="252" w:lineRule="auto"/>
            </w:pPr>
            <w:r>
              <w:t>1.1 Elabora en equipo la descripción del área financiera de la empresa, con su estructura, sus objetivos y los mercados en que se financia.</w:t>
            </w:r>
          </w:p>
        </w:tc>
        <w:tc>
          <w:tcPr>
            <w:tcW w:w="3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2695B" w14:textId="51884D80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1:</w:t>
            </w:r>
            <w:r>
              <w:t xml:space="preserve"> Informe de descripción financiera de la empresa y de su entorno de mercado.</w:t>
            </w:r>
          </w:p>
        </w:tc>
      </w:tr>
      <w:tr w:rsidR="007F5D7D" w14:paraId="4C7037B7" w14:textId="77777777">
        <w:trPr>
          <w:cantSplit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FA51F" w14:textId="77777777" w:rsidR="007F5D7D" w:rsidRDefault="007F5D7D"/>
        </w:tc>
        <w:tc>
          <w:tcPr>
            <w:tcW w:w="3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E5CA0" w14:textId="77777777" w:rsidR="007F5D7D" w:rsidRDefault="00F76EBD">
            <w:pPr>
              <w:spacing w:after="40" w:line="252" w:lineRule="auto"/>
            </w:pPr>
            <w:r>
              <w:t>1.2 Analiza en aula un caso de conflicto de intereses del ejecutivo financiero y sustenta la conducta esperada.</w:t>
            </w:r>
          </w:p>
        </w:tc>
        <w:tc>
          <w:tcPr>
            <w:tcW w:w="3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408BE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2:</w:t>
            </w:r>
            <w:r>
              <w:t xml:space="preserve"> Informe de análisis ético de un caso del ejecutivo financiero.</w:t>
            </w:r>
          </w:p>
        </w:tc>
      </w:tr>
      <w:tr w:rsidR="007F5D7D" w14:paraId="1B5FF2A1" w14:textId="77777777">
        <w:trPr>
          <w:cantSplit/>
        </w:trPr>
        <w:tc>
          <w:tcPr>
            <w:tcW w:w="336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64764" w14:textId="256BC364" w:rsidR="007F5D7D" w:rsidRDefault="00F76EBD">
            <w:pPr>
              <w:spacing w:after="40" w:line="252" w:lineRule="auto"/>
            </w:pPr>
            <w:r>
              <w:t xml:space="preserve">2. Analiza los estados financieros de la empresa </w:t>
            </w:r>
            <w:del w:id="9007" w:author="Comisión de revisión 4.5" w:date="2026-10-13T00:00:00Z">
              <w:r>
                <w:delText xml:space="preserve">con los métodos horizontal, vertical, de razones financieras, considerando</w:delText>
              </w:r>
            </w:del>
            <w:ins w:id="9008" w:author="Comisión de revisión 4.5" w:date="2026-10-13T00:00:00Z">
              <w:r>
                <w:t xml:space="preserve">con los métodos horizontal, vertical y de razones financieras, considerando</w:t>
              </w:r>
            </w:ins>
            <w:r>
              <w:t xml:space="preserve"> el impacto de la inflación, la variación del tipo de cambio y el incremento de los riesgos inherentes.</w:t>
            </w:r>
          </w:p>
        </w:tc>
        <w:tc>
          <w:tcPr>
            <w:tcW w:w="3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D8DFC" w14:textId="50BDCD9D" w:rsidR="007F5D7D" w:rsidRDefault="00F76EBD">
            <w:pPr>
              <w:spacing w:after="40" w:line="252" w:lineRule="auto"/>
            </w:pPr>
            <w:r>
              <w:t xml:space="preserve">2.1 Elabora por medios tecnológicos el análisis horizontal, vertical, de razones financieras de la empresa, ajustando su comparabilidad del desempeño operativo y financiero, </w:t>
            </w:r>
            <w:del w:id="9009" w:author="Comisión de revisión 4.5" w:date="2026-10-13T00:00:00Z">
              <w:r>
                <w:delText xml:space="preserve">por inflación y variación tipo de cambio</w:delText>
              </w:r>
            </w:del>
            <w:ins w:id="9010" w:author="Comisión de revisión 4.5" w:date="2026-10-13T00:00:00Z">
              <w:r>
                <w:t xml:space="preserve">por inflación y variación del tipo de cambio</w:t>
              </w:r>
            </w:ins>
            <w:r>
              <w:t xml:space="preserve">.</w:t>
            </w:r>
          </w:p>
        </w:tc>
        <w:tc>
          <w:tcPr>
            <w:tcW w:w="3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CE166" w14:textId="4D3B0B9E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3:</w:t>
            </w:r>
            <w:r>
              <w:t xml:space="preserve"> </w:t>
            </w:r>
            <w:del w:id="9011" w:author="Comisión de revisión 4.5" w:date="2026-10-13T00:00:00Z">
              <w:r>
                <w:delText xml:space="preserve">Modelo de análisis horizontal, vertical, de razones financieras</w:delText>
              </w:r>
            </w:del>
            <w:ins w:id="9012" w:author="Comisión de revisión 4.5" w:date="2026-10-13T00:00:00Z">
              <w:r>
                <w:t xml:space="preserve">Modelo de análisis horizontal, vertical y de razones financieras</w:t>
              </w:r>
            </w:ins>
            <w:r>
              <w:t xml:space="preserve"> en herramientas tecnológicas.</w:t>
            </w:r>
          </w:p>
        </w:tc>
      </w:tr>
      <w:tr w:rsidR="007F5D7D" w14:paraId="6CE18DE7" w14:textId="77777777">
        <w:trPr>
          <w:cantSplit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C588" w14:textId="77777777" w:rsidR="007F5D7D" w:rsidRDefault="007F5D7D"/>
        </w:tc>
        <w:tc>
          <w:tcPr>
            <w:tcW w:w="3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5D157" w14:textId="7191F056" w:rsidR="007F5D7D" w:rsidRDefault="00F76EBD">
            <w:pPr>
              <w:spacing w:after="40" w:line="252" w:lineRule="auto"/>
            </w:pPr>
            <w:r>
              <w:t>2.2 Sustenta en equipo el diagnóstico financiero de la empresa, como resultado del análisis de riesgo inherente debidamente validado.</w:t>
            </w:r>
          </w:p>
        </w:tc>
        <w:tc>
          <w:tcPr>
            <w:tcW w:w="3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CD5C4" w14:textId="73C1E9DF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4:</w:t>
            </w:r>
            <w:r>
              <w:t xml:space="preserve"> Informe de diagnóstico financiero con sus conclusiones y recomendaciones. </w:t>
            </w:r>
          </w:p>
        </w:tc>
      </w:tr>
      <w:tr w:rsidR="007F5D7D" w14:paraId="3E569C39" w14:textId="77777777">
        <w:tc>
          <w:tcPr>
            <w:tcW w:w="100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DBE9F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conocimiento</w:t>
            </w:r>
          </w:p>
        </w:tc>
      </w:tr>
      <w:tr w:rsidR="007F5D7D" w14:paraId="2F8FC7C4" w14:textId="77777777"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414F8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Unidad de aprendizaje</w:t>
            </w:r>
          </w:p>
        </w:tc>
        <w:tc>
          <w:tcPr>
            <w:tcW w:w="528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534E6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Contenidos</w:t>
            </w:r>
          </w:p>
          <w:p w14:paraId="051B4E59" w14:textId="77777777" w:rsidR="007F5D7D" w:rsidRDefault="00F76EBD">
            <w:pPr>
              <w:spacing w:line="252" w:lineRule="auto"/>
              <w:jc w:val="center"/>
            </w:pPr>
            <w:r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96A4D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Conocimientos circunstanciales</w:t>
            </w:r>
          </w:p>
        </w:tc>
      </w:tr>
      <w:tr w:rsidR="007F5D7D" w14:paraId="0FD94473" w14:textId="77777777"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F8218" w14:textId="77777777" w:rsidR="007F5D7D" w:rsidRDefault="00F76EBD">
            <w:pPr>
              <w:spacing w:after="40" w:line="252" w:lineRule="auto"/>
            </w:pPr>
            <w:r>
              <w:t>Tema 1: Fundamentos de las finanzas corporativas</w:t>
            </w:r>
          </w:p>
        </w:tc>
        <w:tc>
          <w:tcPr>
            <w:tcW w:w="528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EAF08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1.</w:t>
            </w:r>
            <w:r>
              <w:tab/>
              <w:t>Naturaleza, evolución y enfoques de las finanzas corporativas. (C)</w:t>
            </w:r>
          </w:p>
          <w:p w14:paraId="2F6D975B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2.</w:t>
            </w:r>
            <w:r>
              <w:tab/>
              <w:t>Las finanzas corporativas en el contexto económico a nivel nacional e internacional. (C)</w:t>
            </w:r>
          </w:p>
          <w:p w14:paraId="1A54428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3.</w:t>
            </w:r>
            <w:r>
              <w:tab/>
              <w:t>Objetivos y decisiones de la administración financiera en un contexto corporativo: objetivo básico y objetivo operativo, sus conceptos, sus estructuras y sus diferencias con otros objetivos. (C)</w:t>
            </w:r>
          </w:p>
          <w:p w14:paraId="2D89A916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lastRenderedPageBreak/>
              <w:t>4.</w:t>
            </w:r>
            <w:r>
              <w:tab/>
              <w:t>La función del ejecutivo financiero. (C)</w:t>
            </w:r>
          </w:p>
          <w:p w14:paraId="15287BA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5.</w:t>
            </w:r>
            <w:r>
              <w:tab/>
              <w:t>Las finanzas y la empresa; qué son las finanzas; áreas y oportunidades principales en finanzas. (C)</w:t>
            </w:r>
          </w:p>
          <w:p w14:paraId="4D1B594E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6.</w:t>
            </w:r>
            <w:r>
              <w:tab/>
              <w:t>Organización del área financiera: ubicación, relaciones e interdependencias. (C)</w:t>
            </w:r>
          </w:p>
          <w:p w14:paraId="2D3DD74F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7.</w:t>
            </w:r>
            <w:r>
              <w:tab/>
              <w:t>Instituciones y mercados financieros. (C)</w:t>
            </w:r>
          </w:p>
          <w:p w14:paraId="3879C099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8.</w:t>
            </w:r>
            <w:r>
              <w:tab/>
              <w:t>Mercado de valores y mercado de intermediación financiera en Bolivia: participantes, instrumentos y entidades reguladoras. (C, A)</w:t>
            </w:r>
          </w:p>
          <w:p w14:paraId="31DE91B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9.</w:t>
            </w:r>
            <w:r>
              <w:tab/>
              <w:t>Aspectos legales. (C)</w:t>
            </w:r>
          </w:p>
          <w:p w14:paraId="4287DA3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10.</w:t>
            </w:r>
            <w:r>
              <w:tab/>
              <w:t>Estructuración de la emisión. (C)</w:t>
            </w:r>
          </w:p>
          <w:p w14:paraId="70CA47B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11.</w:t>
            </w:r>
            <w:r>
              <w:tab/>
              <w:t>Registro e inscripción. (P)</w:t>
            </w:r>
          </w:p>
          <w:p w14:paraId="1B2D2C7E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12.</w:t>
            </w:r>
            <w:r>
              <w:tab/>
              <w:t>La empresa en Bolivia. (C)</w:t>
            </w:r>
          </w:p>
          <w:p w14:paraId="2F10938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13.</w:t>
            </w:r>
            <w:r>
              <w:tab/>
              <w:t>Ética del ejecutivo financiero: conflicto de intereses, uso de información privilegiada y transparencia con los accionistas. (C, A)</w:t>
            </w:r>
          </w:p>
        </w:tc>
        <w:tc>
          <w:tcPr>
            <w:tcW w:w="27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7520B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lastRenderedPageBreak/>
              <w:t>•</w:t>
            </w:r>
            <w:r>
              <w:tab/>
              <w:t>Nociones de la relación de agencia entre accionistas y administradores.</w:t>
            </w:r>
          </w:p>
          <w:p w14:paraId="101340D9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Estructura organizativa de la tesorería en empresas medianas y grandes.</w:t>
            </w:r>
          </w:p>
          <w:p w14:paraId="4DAB77EF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 xml:space="preserve">Fuentes públicas de estados financieros de empresas </w:t>
            </w:r>
            <w:r>
              <w:lastRenderedPageBreak/>
              <w:t>bolivianas emisoras de valores.</w:t>
            </w:r>
          </w:p>
          <w:p w14:paraId="4624E105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Nociones de la relación entre accionistas y acreedores en las decisiones de endeudamiento.</w:t>
            </w:r>
          </w:p>
        </w:tc>
      </w:tr>
      <w:tr w:rsidR="007F5D7D" w14:paraId="3217E5D4" w14:textId="77777777"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3BC22" w14:textId="77777777" w:rsidR="007F5D7D" w:rsidRDefault="00F76EBD">
            <w:pPr>
              <w:spacing w:after="40" w:line="252" w:lineRule="auto"/>
            </w:pPr>
            <w:r>
              <w:lastRenderedPageBreak/>
              <w:t>Tema 2: Métodos de análisis e interpretación</w:t>
            </w:r>
          </w:p>
        </w:tc>
        <w:tc>
          <w:tcPr>
            <w:tcW w:w="528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51B58" w14:textId="3F56F5B8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52" w:lineRule="auto"/>
            </w:pPr>
            <w:r>
              <w:t>Alcance y propósito del análisis e interpretación de los estados financieros. (C)</w:t>
            </w:r>
          </w:p>
          <w:p w14:paraId="1C270B9D" w14:textId="433E8BD5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52" w:lineRule="auto"/>
            </w:pPr>
            <w:r>
              <w:t>El análisis horizontal. (C)</w:t>
            </w:r>
          </w:p>
          <w:p w14:paraId="20F53744" w14:textId="0C304974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52" w:lineRule="auto"/>
            </w:pPr>
            <w:r>
              <w:t>El análisis vertical. (C)</w:t>
            </w:r>
          </w:p>
          <w:p w14:paraId="7A55EC23" w14:textId="4B64D38B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52" w:lineRule="auto"/>
            </w:pPr>
            <w:r>
              <w:t>Razones financieras. (C)</w:t>
            </w:r>
          </w:p>
          <w:p w14:paraId="4D510302" w14:textId="06BE5017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52" w:lineRule="auto"/>
            </w:pPr>
            <w:r>
              <w:t>Análisis de los estados financieros en hoja de cálculo: series comparativas entre gestiones, indicadores por sector y gráficos de tendencia. (P, T)</w:t>
            </w:r>
          </w:p>
          <w:p w14:paraId="37ED4D27" w14:textId="67571399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52" w:lineRule="auto"/>
            </w:pPr>
            <w:r>
              <w:t>Resumen y limitaciones del análisis de razones. (C)</w:t>
            </w:r>
          </w:p>
          <w:p w14:paraId="25B59A73" w14:textId="517BC7CD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52" w:lineRule="auto"/>
            </w:pPr>
            <w:r>
              <w:t>Aplicaciones prácticas. (C)</w:t>
            </w:r>
          </w:p>
          <w:p w14:paraId="42F2F9FB" w14:textId="621B0C93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52" w:lineRule="auto"/>
            </w:pPr>
            <w:r>
              <w:t>Efecto de la inflación y de la variación del tipo de cambio en la comparabilidad de los estados financieros entre gestiones. (C)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E19B" w14:textId="77777777" w:rsidR="007F5D7D" w:rsidRDefault="007F5D7D"/>
        </w:tc>
      </w:tr>
      <w:tr w:rsidR="007F5D7D" w14:paraId="6D8BA1D0" w14:textId="77777777"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8CCDB" w14:textId="77777777" w:rsidR="007F5D7D" w:rsidRDefault="00F76EBD">
            <w:pPr>
              <w:spacing w:after="40" w:line="252" w:lineRule="auto"/>
            </w:pPr>
            <w:r>
              <w:t>Tema 3: Apalancamiento</w:t>
            </w:r>
          </w:p>
        </w:tc>
        <w:tc>
          <w:tcPr>
            <w:tcW w:w="528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7DB67" w14:textId="1FB43AFA" w:rsidR="007F5D7D" w:rsidRDefault="00F76EBD" w:rsidP="00CA6BE4">
            <w:pPr>
              <w:pStyle w:val="Prrafodelista"/>
              <w:numPr>
                <w:ilvl w:val="0"/>
                <w:numId w:val="3"/>
              </w:numPr>
              <w:tabs>
                <w:tab w:val="left" w:pos="400"/>
              </w:tabs>
              <w:spacing w:after="40" w:line="252" w:lineRule="auto"/>
            </w:pPr>
            <w:r>
              <w:t>Apalancamiento y análisis del punto de equilibrio. (C)</w:t>
            </w:r>
          </w:p>
          <w:p w14:paraId="12E8E333" w14:textId="7400B9CC" w:rsidR="007F5D7D" w:rsidRDefault="00F76EBD" w:rsidP="00CA6BE4">
            <w:pPr>
              <w:pStyle w:val="Prrafodelista"/>
              <w:numPr>
                <w:ilvl w:val="0"/>
                <w:numId w:val="3"/>
              </w:numPr>
              <w:tabs>
                <w:tab w:val="left" w:pos="400"/>
              </w:tabs>
              <w:spacing w:after="40" w:line="252" w:lineRule="auto"/>
            </w:pPr>
            <w:r>
              <w:t>Apalancamiento operativo. (C)</w:t>
            </w:r>
          </w:p>
          <w:p w14:paraId="0B60DAD8" w14:textId="1CE4C796" w:rsidR="007F5D7D" w:rsidRDefault="00F76EBD" w:rsidP="00CA6BE4">
            <w:pPr>
              <w:pStyle w:val="Prrafodelista"/>
              <w:numPr>
                <w:ilvl w:val="0"/>
                <w:numId w:val="3"/>
              </w:numPr>
              <w:tabs>
                <w:tab w:val="left" w:pos="400"/>
              </w:tabs>
              <w:spacing w:after="40" w:line="252" w:lineRule="auto"/>
            </w:pPr>
            <w:r>
              <w:t>Apalancamiento financiero. (C)</w:t>
            </w:r>
          </w:p>
          <w:p w14:paraId="1DB8569B" w14:textId="02E22233" w:rsidR="007F5D7D" w:rsidRDefault="00F76EBD" w:rsidP="00CA6BE4">
            <w:pPr>
              <w:pStyle w:val="Prrafodelista"/>
              <w:numPr>
                <w:ilvl w:val="0"/>
                <w:numId w:val="3"/>
              </w:numPr>
              <w:tabs>
                <w:tab w:val="left" w:pos="400"/>
              </w:tabs>
              <w:spacing w:after="40" w:line="252" w:lineRule="auto"/>
            </w:pPr>
            <w:r>
              <w:t>Apalancamiento total. (C)</w:t>
            </w:r>
          </w:p>
          <w:p w14:paraId="43DF2C62" w14:textId="4604E348" w:rsidR="007F5D7D" w:rsidRDefault="00F76EBD" w:rsidP="00CA6BE4">
            <w:pPr>
              <w:pStyle w:val="Prrafodelista"/>
              <w:numPr>
                <w:ilvl w:val="0"/>
                <w:numId w:val="3"/>
              </w:numPr>
              <w:tabs>
                <w:tab w:val="left" w:pos="400"/>
              </w:tabs>
              <w:spacing w:after="40" w:line="252" w:lineRule="auto"/>
            </w:pPr>
            <w:r>
              <w:t>Grado de apalancamiento y punto de indiferencia entre alternativas de financiamiento con deuda y con capital propio. (C)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68EA8" w14:textId="77777777" w:rsidR="007F5D7D" w:rsidRDefault="007F5D7D"/>
        </w:tc>
      </w:tr>
    </w:tbl>
    <w:p w14:paraId="20CBA026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60"/>
        <w:gridCol w:w="3360"/>
        <w:gridCol w:w="660"/>
        <w:gridCol w:w="2700"/>
      </w:tblGrid>
      <w:tr w:rsidR="007F5D7D" w14:paraId="25EF3157" w14:textId="77777777">
        <w:trPr>
          <w:cantSplit/>
        </w:trPr>
        <w:tc>
          <w:tcPr>
            <w:tcW w:w="10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BA7BF" w14:textId="30013024" w:rsidR="007F5D7D" w:rsidRDefault="00F76EBD">
            <w:pPr>
              <w:keepNext/>
              <w:spacing w:after="40" w:line="252" w:lineRule="auto"/>
              <w:jc w:val="both"/>
            </w:pPr>
            <w:r>
              <w:rPr>
                <w:b/>
                <w:bCs/>
              </w:rPr>
              <w:t>Elemento de competencia 2:</w:t>
            </w:r>
            <w:r>
              <w:t xml:space="preserve"> Elabora la planificación y el presupuesto financiero de la empresa, proyectando su demanda, el presupuesto y la generación del presupuesto maestro conforme a los objetivos y las estrategias corporativas.</w:t>
            </w:r>
          </w:p>
        </w:tc>
      </w:tr>
      <w:tr w:rsidR="007F5D7D" w14:paraId="6C57719F" w14:textId="77777777"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4A01C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Criterios de desempeño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F3348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desempeño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F1438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producto</w:t>
            </w:r>
          </w:p>
        </w:tc>
      </w:tr>
      <w:tr w:rsidR="007F5D7D" w14:paraId="43F5DD48" w14:textId="77777777">
        <w:trPr>
          <w:cantSplit/>
        </w:trPr>
        <w:tc>
          <w:tcPr>
            <w:tcW w:w="33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ED353" w14:textId="3DA55FF9" w:rsidR="007F5D7D" w:rsidRDefault="00F76EBD">
            <w:pPr>
              <w:spacing w:after="40" w:line="252" w:lineRule="auto"/>
            </w:pPr>
            <w:r>
              <w:t>1. Realiza el análisis de la situación financiera de la empresa, estimando las ventas, aplicando series de tiempo, regresiones y tendencias con supuestos razonables.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E0D03" w14:textId="40FB18D6" w:rsidR="007F5D7D" w:rsidRDefault="00F76EBD">
            <w:pPr>
              <w:spacing w:after="40" w:line="252" w:lineRule="auto"/>
            </w:pPr>
            <w:r>
              <w:t>1.1 Elabora la situación financiera de la empresa con sus objetivos y estrategias corporativas y funcionales.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621A6" w14:textId="2C69A4C4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5:</w:t>
            </w:r>
            <w:r>
              <w:t xml:space="preserve"> </w:t>
            </w:r>
            <w:del w:id="9003" w:author="Comisión de revisión 4.5" w:date="2026-10-13T00:00:00Z">
              <w:r>
                <w:delText xml:space="preserve">Informe de análisis situacional financiera</w:delText>
              </w:r>
            </w:del>
            <w:ins w:id="9004" w:author="Comisión de revisión 4.5" w:date="2026-10-13T00:00:00Z">
              <w:r>
                <w:t xml:space="preserve">Informe de análisis situacional financiero</w:t>
              </w:r>
            </w:ins>
            <w:r>
              <w:t xml:space="preserve"> conforme a los objetivos y estrategias de la empresa.</w:t>
            </w:r>
          </w:p>
        </w:tc>
      </w:tr>
      <w:tr w:rsidR="007F5D7D" w14:paraId="158AEDBA" w14:textId="7777777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6F649" w14:textId="77777777" w:rsidR="007F5D7D" w:rsidRDefault="007F5D7D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33446" w14:textId="0E24FE61" w:rsidR="007F5D7D" w:rsidRDefault="00F76EBD">
            <w:pPr>
              <w:spacing w:after="40" w:line="252" w:lineRule="auto"/>
            </w:pPr>
            <w:r>
              <w:t xml:space="preserve">1.2 </w:t>
            </w:r>
            <w:del w:id="9015" w:author="Comisión de revisión 4.5" w:date="2026-10-13T00:00:00Z">
              <w:r>
                <w:delText xml:space="preserve">Elabora proyección de ventas</w:delText>
              </w:r>
            </w:del>
            <w:ins w:id="9016" w:author="Comisión de revisión 4.5" w:date="2026-10-13T00:00:00Z">
              <w:r>
                <w:t xml:space="preserve">Elabora la proyección de ventas</w:t>
              </w:r>
            </w:ins>
            <w:r>
              <w:t xml:space="preserve"> con distintos métodos y procedimientos, con medios tecnológicos.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92E88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6:</w:t>
            </w:r>
            <w:r>
              <w:t xml:space="preserve"> Pronóstico de la demanda y presupuesto de ventas por series de tiempo, regresión y tendencias.</w:t>
            </w:r>
          </w:p>
        </w:tc>
      </w:tr>
      <w:tr w:rsidR="007F5D7D" w14:paraId="15AC11CB" w14:textId="77777777">
        <w:trPr>
          <w:cantSplit/>
        </w:trPr>
        <w:tc>
          <w:tcPr>
            <w:tcW w:w="33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EB5A4" w14:textId="21E337C4" w:rsidR="007F5D7D" w:rsidRDefault="00F76EBD">
            <w:pPr>
              <w:spacing w:after="40" w:line="252" w:lineRule="auto"/>
            </w:pPr>
            <w:r>
              <w:lastRenderedPageBreak/>
              <w:t>2. Elabora el presupuesto maestro y el flujo de caja proyectado, evaluando escenarios conforme a objetivos y comportamiento del mercado.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B097A" w14:textId="77777777" w:rsidR="007F5D7D" w:rsidRDefault="00F76EBD">
            <w:pPr>
              <w:spacing w:after="40" w:line="252" w:lineRule="auto"/>
            </w:pPr>
            <w:r>
              <w:t>2.1 Formula en equipo el presupuesto maestro de la empresa a partir de las proyecciones obtenidas.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7704C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7:</w:t>
            </w:r>
            <w:r>
              <w:t xml:space="preserve"> Presupuesto maestro de la empresa con sus presupuestos operativo y financiero.</w:t>
            </w:r>
          </w:p>
        </w:tc>
      </w:tr>
      <w:tr w:rsidR="007F5D7D" w14:paraId="3CD2748C" w14:textId="7777777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347BB" w14:textId="77777777" w:rsidR="007F5D7D" w:rsidRDefault="007F5D7D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38024" w14:textId="77777777" w:rsidR="007F5D7D" w:rsidRDefault="00F76EBD">
            <w:pPr>
              <w:spacing w:after="40" w:line="252" w:lineRule="auto"/>
            </w:pPr>
            <w:r>
              <w:t>2.2 Construye en aula el análisis de escenarios base, optimista y pesimista del plan financiero de la empresa.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7A92F" w14:textId="53276813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8:</w:t>
            </w:r>
            <w:r>
              <w:t xml:space="preserve"> Cuadro de escenarios del plan financiero con sus variables de mayor impacto.</w:t>
            </w:r>
          </w:p>
        </w:tc>
      </w:tr>
      <w:tr w:rsidR="007F5D7D" w14:paraId="2999B364" w14:textId="77777777">
        <w:tc>
          <w:tcPr>
            <w:tcW w:w="10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DFE17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conocimiento</w:t>
            </w:r>
          </w:p>
        </w:tc>
      </w:tr>
      <w:tr w:rsidR="007F5D7D" w14:paraId="0E187B97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3C0B3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Unidad de aprendizaje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43D70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Contenidos</w:t>
            </w:r>
          </w:p>
          <w:p w14:paraId="0935C430" w14:textId="77777777" w:rsidR="007F5D7D" w:rsidRDefault="00F76EBD">
            <w:pPr>
              <w:spacing w:line="252" w:lineRule="auto"/>
              <w:jc w:val="center"/>
            </w:pPr>
            <w:r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41863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Conocimientos circunstanciales</w:t>
            </w:r>
          </w:p>
        </w:tc>
      </w:tr>
      <w:tr w:rsidR="007F5D7D" w14:paraId="525967C5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9F970" w14:textId="77777777" w:rsidR="007F5D7D" w:rsidRDefault="00F76EBD">
            <w:pPr>
              <w:spacing w:after="40" w:line="252" w:lineRule="auto"/>
            </w:pPr>
            <w:r>
              <w:t>Tema 4: Planificación financiera y pronóstico de la demanda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336A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1.</w:t>
            </w:r>
            <w:r>
              <w:tab/>
              <w:t>La planificación financiera de corto y de largo plazo. (C)</w:t>
            </w:r>
          </w:p>
          <w:p w14:paraId="3983520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2.</w:t>
            </w:r>
            <w:r>
              <w:tab/>
              <w:t>Análisis situacional. (P)</w:t>
            </w:r>
          </w:p>
          <w:p w14:paraId="7DEF597E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3.</w:t>
            </w:r>
            <w:r>
              <w:tab/>
              <w:t>Objetivos y estrategias corporativas y funcionales. (C)</w:t>
            </w:r>
          </w:p>
          <w:p w14:paraId="62492D62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4.</w:t>
            </w:r>
            <w:r>
              <w:tab/>
              <w:t>Series de tiempo, regresiones y tendencias. (C)</w:t>
            </w:r>
          </w:p>
          <w:p w14:paraId="2C5EF71F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5.</w:t>
            </w:r>
            <w:r>
              <w:tab/>
              <w:t>Proyecciones con base en los ingresos. (C)</w:t>
            </w:r>
          </w:p>
          <w:p w14:paraId="523B3707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6.</w:t>
            </w:r>
            <w:r>
              <w:tab/>
              <w:t>Análisis de escenarios del plan financiero: escenario base, optimista y pesimista, con las variables de mayor incidencia. (P)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AEE6B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Nociones de construcción de escenarios macroeconómicos en la planificación empresarial.</w:t>
            </w:r>
          </w:p>
        </w:tc>
      </w:tr>
      <w:tr w:rsidR="007F5D7D" w14:paraId="1D4B8C40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ED5CB" w14:textId="77777777" w:rsidR="007F5D7D" w:rsidRDefault="00F76EBD">
            <w:pPr>
              <w:spacing w:after="40" w:line="252" w:lineRule="auto"/>
            </w:pPr>
            <w:r>
              <w:t>Tema 5: Plan financiero empresarial y presupuesto maestro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CB5C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7.</w:t>
            </w:r>
            <w:r>
              <w:tab/>
              <w:t>El presupuesto o plan financiero y su estructura. (C)</w:t>
            </w:r>
          </w:p>
          <w:p w14:paraId="7C271FE8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8.</w:t>
            </w:r>
            <w:r>
              <w:tab/>
              <w:t>Un método abreviado para formular el presupuesto. (C)</w:t>
            </w:r>
          </w:p>
          <w:p w14:paraId="04000E75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9.</w:t>
            </w:r>
            <w:r>
              <w:tab/>
              <w:t>Presupuesto maestro. (C)</w:t>
            </w:r>
          </w:p>
          <w:p w14:paraId="113745B2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10.</w:t>
            </w:r>
            <w:r>
              <w:tab/>
              <w:t>Aplicaciones prácticas. (C)</w:t>
            </w:r>
          </w:p>
          <w:p w14:paraId="10797111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11.</w:t>
            </w:r>
            <w:r>
              <w:tab/>
              <w:t>Elaboración del presupuesto financiero y del flujo de caja proyectado en hoja de cálculo, con enlaces entre los presupuestos operativo y financiero. (P, T)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63E2" w14:textId="77777777" w:rsidR="007F5D7D" w:rsidRDefault="007F5D7D"/>
        </w:tc>
      </w:tr>
    </w:tbl>
    <w:p w14:paraId="76504119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60"/>
        <w:gridCol w:w="3360"/>
        <w:gridCol w:w="660"/>
        <w:gridCol w:w="2700"/>
      </w:tblGrid>
      <w:tr w:rsidR="007F5D7D" w14:paraId="0EF1E094" w14:textId="77777777">
        <w:trPr>
          <w:cantSplit/>
        </w:trPr>
        <w:tc>
          <w:tcPr>
            <w:tcW w:w="10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E51B7" w14:textId="77777777" w:rsidR="007F5D7D" w:rsidRDefault="00F76EBD">
            <w:pPr>
              <w:keepNext/>
              <w:spacing w:after="40" w:line="252" w:lineRule="auto"/>
              <w:jc w:val="both"/>
            </w:pPr>
            <w:r>
              <w:rPr>
                <w:b/>
                <w:bCs/>
              </w:rPr>
              <w:t>Elemento de competencia 3:</w:t>
            </w:r>
            <w:r>
              <w:t xml:space="preserve"> Administra el capital de trabajo neto de la empresa, gestionando el efectivo, las cuentas por cobrar, los inventarios y los pasivos circulantes, y seleccionando las fuentes de financiación a corto plazo conforme a estrategias que equilibran la solvencia y la rentabilidad.</w:t>
            </w:r>
          </w:p>
        </w:tc>
      </w:tr>
      <w:tr w:rsidR="007F5D7D" w14:paraId="7CDBE575" w14:textId="77777777"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1546C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Criterios de desempeño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09817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desempeño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770B6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producto</w:t>
            </w:r>
          </w:p>
        </w:tc>
      </w:tr>
      <w:tr w:rsidR="007F5D7D" w14:paraId="4E2C8582" w14:textId="77777777">
        <w:trPr>
          <w:cantSplit/>
        </w:trPr>
        <w:tc>
          <w:tcPr>
            <w:tcW w:w="33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EB690" w14:textId="77777777" w:rsidR="007F5D7D" w:rsidRDefault="00F76EBD">
            <w:pPr>
              <w:spacing w:after="40" w:line="252" w:lineRule="auto"/>
            </w:pPr>
            <w:r>
              <w:t>1. Administra el capital de trabajo neto, el efectivo y las cuentas por cobrar de la empresa, calculando su ciclo de conversión de efectivo y evaluando su política de crédito.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E6BEF" w14:textId="77777777" w:rsidR="007F5D7D" w:rsidRDefault="00F76EBD">
            <w:pPr>
              <w:spacing w:after="40" w:line="252" w:lineRule="auto"/>
            </w:pPr>
            <w:r>
              <w:t>1.1 Calcula en el laboratorio de cómputo el ciclo de conversión de efectivo de la empresa y su requerimiento de financiamiento.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F7D74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9:</w:t>
            </w:r>
            <w:r>
              <w:t xml:space="preserve"> Cálculo del ciclo de conversión de efectivo con su requerimiento de financiamiento.</w:t>
            </w:r>
          </w:p>
        </w:tc>
      </w:tr>
      <w:tr w:rsidR="007F5D7D" w14:paraId="2E26A5A4" w14:textId="7777777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AB92D" w14:textId="77777777" w:rsidR="007F5D7D" w:rsidRDefault="007F5D7D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EAADF" w14:textId="77777777" w:rsidR="007F5D7D" w:rsidRDefault="00F76EBD">
            <w:pPr>
              <w:spacing w:after="40" w:line="252" w:lineRule="auto"/>
            </w:pPr>
            <w:r>
              <w:t>1.2 Analiza en equipo una política de crédito con el análisis marginal y sustenta su recomendación.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DF758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10:</w:t>
            </w:r>
            <w:r>
              <w:t xml:space="preserve"> Política de crédito con sus términos, condiciones y mecanismos de supervisión.</w:t>
            </w:r>
          </w:p>
        </w:tc>
      </w:tr>
      <w:tr w:rsidR="007F5D7D" w14:paraId="0B2C4B32" w14:textId="77777777">
        <w:trPr>
          <w:cantSplit/>
        </w:trPr>
        <w:tc>
          <w:tcPr>
            <w:tcW w:w="33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D40AC" w14:textId="77777777" w:rsidR="007F5D7D" w:rsidRDefault="00F76EBD">
            <w:pPr>
              <w:spacing w:after="40" w:line="252" w:lineRule="auto"/>
            </w:pPr>
            <w:r>
              <w:t>2. Administra los inventarios y los pasivos circulantes de la empresa, seleccionando la fuente de financiación a corto plazo de menor costo efectivo.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6D3E2" w14:textId="77777777" w:rsidR="007F5D7D" w:rsidRDefault="00F76EBD">
            <w:pPr>
              <w:spacing w:after="40" w:line="252" w:lineRule="auto"/>
            </w:pPr>
            <w:r>
              <w:t>2.1 Determina en aula la cantidad económica del pedido y el nivel de inventarios de un caso práctico.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B774C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11:</w:t>
            </w:r>
            <w:r>
              <w:t xml:space="preserve"> Cálculo de la cantidad económica del pedido y del nivel de inventarios.</w:t>
            </w:r>
          </w:p>
        </w:tc>
      </w:tr>
      <w:tr w:rsidR="007F5D7D" w14:paraId="107CC6B7" w14:textId="7777777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D7390" w14:textId="77777777" w:rsidR="007F5D7D" w:rsidRDefault="007F5D7D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73034" w14:textId="77777777" w:rsidR="007F5D7D" w:rsidRDefault="00F76EBD">
            <w:pPr>
              <w:spacing w:after="40" w:line="252" w:lineRule="auto"/>
            </w:pPr>
            <w:r>
              <w:t>2.2 Compara en equipo las fuentes de financiación a corto plazo de la empresa y recomienda la más conveniente.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13360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12:</w:t>
            </w:r>
            <w:r>
              <w:t xml:space="preserve"> Cuadro comparativo del costo efectivo de las fuentes de financiación a corto plazo.</w:t>
            </w:r>
          </w:p>
        </w:tc>
      </w:tr>
      <w:tr w:rsidR="007F5D7D" w14:paraId="37D1DE2F" w14:textId="77777777">
        <w:tc>
          <w:tcPr>
            <w:tcW w:w="10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00FFB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conocimiento</w:t>
            </w:r>
          </w:p>
        </w:tc>
      </w:tr>
      <w:tr w:rsidR="007F5D7D" w14:paraId="1984B958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58E4A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Unidad de aprendizaje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05EDC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Contenidos</w:t>
            </w:r>
          </w:p>
          <w:p w14:paraId="0DF3FDAF" w14:textId="77777777" w:rsidR="007F5D7D" w:rsidRDefault="00F76EBD">
            <w:pPr>
              <w:spacing w:line="252" w:lineRule="auto"/>
              <w:jc w:val="center"/>
            </w:pPr>
            <w:r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7DB4B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Conocimientos circunstanciales</w:t>
            </w:r>
          </w:p>
        </w:tc>
      </w:tr>
      <w:tr w:rsidR="007F5D7D" w14:paraId="7F9AC398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72A6E" w14:textId="77777777" w:rsidR="007F5D7D" w:rsidRDefault="00F76EBD">
            <w:pPr>
              <w:spacing w:after="40" w:line="252" w:lineRule="auto"/>
            </w:pPr>
            <w:r>
              <w:lastRenderedPageBreak/>
              <w:t>Tema 6: Fundamentos del capital de trabajo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3800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1.</w:t>
            </w:r>
            <w:r>
              <w:tab/>
              <w:t>La gestión del capital circulante neto. (C)</w:t>
            </w:r>
          </w:p>
          <w:p w14:paraId="33442E24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2.</w:t>
            </w:r>
            <w:r>
              <w:tab/>
              <w:t>Fundamentos del capital de trabajo neto. (C)</w:t>
            </w:r>
          </w:p>
          <w:p w14:paraId="59AAF67D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3.</w:t>
            </w:r>
            <w:r>
              <w:tab/>
              <w:t>Los activos circulantes y los pasivos circulantes. (C)</w:t>
            </w:r>
          </w:p>
          <w:p w14:paraId="0EBF0A55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4.</w:t>
            </w:r>
            <w:r>
              <w:tab/>
              <w:t>Requerimiento de financiamiento y solvencia. (C)</w:t>
            </w:r>
          </w:p>
          <w:p w14:paraId="51FC0817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5.</w:t>
            </w:r>
            <w:r>
              <w:tab/>
              <w:t>Estrategias de financiamiento. (C)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F3073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Nociones de banca electrónica y de los servicios de gestión de tesorería de las entidades financieras.</w:t>
            </w:r>
          </w:p>
          <w:p w14:paraId="43827A4D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Nociones de la cadena de suministro y de la logística de abastecimiento.</w:t>
            </w:r>
          </w:p>
        </w:tc>
      </w:tr>
      <w:tr w:rsidR="007F5D7D" w14:paraId="188BD0DE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EA670" w14:textId="77777777" w:rsidR="007F5D7D" w:rsidRDefault="00F76EBD">
            <w:pPr>
              <w:spacing w:after="40" w:line="252" w:lineRule="auto"/>
            </w:pPr>
            <w:r>
              <w:t>Tema 7: Gestión de cuentas por cobrar y su relación con el efectivo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3F938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6.</w:t>
            </w:r>
            <w:r>
              <w:tab/>
              <w:t>El ciclo de conversión de efectivo y su cálculo. (P)</w:t>
            </w:r>
          </w:p>
          <w:p w14:paraId="2B8CADCA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7.</w:t>
            </w:r>
            <w:r>
              <w:tab/>
              <w:t>Requerimiento de financiamiento del ciclo de conversión de efectivo. (C)</w:t>
            </w:r>
          </w:p>
          <w:p w14:paraId="4EF3ED0F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8.</w:t>
            </w:r>
            <w:r>
              <w:tab/>
              <w:t>Estrategias para administrar el ciclo de conversión de efectivo. (C)</w:t>
            </w:r>
          </w:p>
          <w:p w14:paraId="7EDA27A5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9.</w:t>
            </w:r>
            <w:r>
              <w:tab/>
              <w:t>Gestión del efectivo con medios de pago digitales: pagos inmediatos con códigos QR, transferencias en línea y conciliación automática. (P, T)</w:t>
            </w:r>
          </w:p>
          <w:p w14:paraId="122FE4E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10.</w:t>
            </w:r>
            <w:r>
              <w:tab/>
              <w:t>Estrategias y políticas de gestión de cuentas por cobrar. (C)</w:t>
            </w:r>
          </w:p>
          <w:p w14:paraId="526DEE8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11.</w:t>
            </w:r>
            <w:r>
              <w:tab/>
              <w:t>Análisis marginal. (P)</w:t>
            </w:r>
          </w:p>
          <w:p w14:paraId="5E638A4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12.</w:t>
            </w:r>
            <w:r>
              <w:tab/>
              <w:t>Selección y normas de crédito. (C, P)</w:t>
            </w:r>
          </w:p>
          <w:p w14:paraId="2BBBACB7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13.</w:t>
            </w:r>
            <w:r>
              <w:tab/>
              <w:t>Términos y condiciones de crédito. (C)</w:t>
            </w:r>
          </w:p>
          <w:p w14:paraId="59DDBEC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14.</w:t>
            </w:r>
            <w:r>
              <w:tab/>
              <w:t>Supervisión de crédito. (C)</w:t>
            </w:r>
          </w:p>
          <w:p w14:paraId="2AED7B8A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15.</w:t>
            </w:r>
            <w:r>
              <w:tab/>
              <w:t>Deterioro de las cuentas por cobrar por pérdidas crediticias esperadas conforme a la NIIF 9 y su efecto en el resultado. (C)</w:t>
            </w:r>
          </w:p>
          <w:p w14:paraId="73A93865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16.</w:t>
            </w:r>
            <w:r>
              <w:tab/>
              <w:t>Administración de ingresos y egresos. (C)</w:t>
            </w:r>
          </w:p>
          <w:p w14:paraId="3DE55DA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17.</w:t>
            </w:r>
            <w:r>
              <w:tab/>
              <w:t>Flotación. (C)</w:t>
            </w:r>
          </w:p>
          <w:p w14:paraId="23476761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18.</w:t>
            </w:r>
            <w:r>
              <w:tab/>
              <w:t>Agilización de cobranzas. (C)</w:t>
            </w:r>
          </w:p>
          <w:p w14:paraId="0555AA31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19.</w:t>
            </w:r>
            <w:r>
              <w:tab/>
              <w:t>Retardo en los pagos. (C)</w:t>
            </w:r>
          </w:p>
          <w:p w14:paraId="426EC4E2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20.</w:t>
            </w:r>
            <w:r>
              <w:tab/>
              <w:t>Cálculo del ciclo de conversión de efectivo y del requerimiento de financiamiento en hoja de cálculo. (C, P, T)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3FCF3" w14:textId="77777777" w:rsidR="007F5D7D" w:rsidRDefault="007F5D7D"/>
        </w:tc>
      </w:tr>
      <w:tr w:rsidR="007F5D7D" w14:paraId="52E2A002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89F47" w14:textId="77777777" w:rsidR="007F5D7D" w:rsidRDefault="00F76EBD">
            <w:pPr>
              <w:spacing w:after="40" w:line="252" w:lineRule="auto"/>
            </w:pPr>
            <w:r>
              <w:t>Tema 8: Gestión de inventarios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33D55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21.</w:t>
            </w:r>
            <w:r>
              <w:tab/>
              <w:t>Estrategias y políticas de gestión de inventarios. (C)</w:t>
            </w:r>
          </w:p>
          <w:p w14:paraId="1D34DE37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22.</w:t>
            </w:r>
            <w:r>
              <w:tab/>
              <w:t>Just in time. (C)</w:t>
            </w:r>
          </w:p>
          <w:p w14:paraId="103DB308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23.</w:t>
            </w:r>
            <w:r>
              <w:tab/>
              <w:t>Cantidad económica del pedido. (C)</w:t>
            </w:r>
          </w:p>
          <w:p w14:paraId="2A0A0596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24.</w:t>
            </w:r>
            <w:r>
              <w:tab/>
              <w:t>El nivel de inventarios. (C)</w:t>
            </w:r>
          </w:p>
          <w:p w14:paraId="5D85108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25.</w:t>
            </w:r>
            <w:r>
              <w:tab/>
              <w:t>Técnicas comunes de administración de inventarios. (P)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E381" w14:textId="77777777" w:rsidR="007F5D7D" w:rsidRDefault="007F5D7D"/>
        </w:tc>
      </w:tr>
      <w:tr w:rsidR="007F5D7D" w14:paraId="0F912938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145E4" w14:textId="77777777" w:rsidR="007F5D7D" w:rsidRDefault="00F76EBD">
            <w:pPr>
              <w:spacing w:after="40" w:line="252" w:lineRule="auto"/>
            </w:pPr>
            <w:r>
              <w:t>Tema 9: Administración de pasivos circulantes y su financiamiento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31B83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26.</w:t>
            </w:r>
            <w:r>
              <w:tab/>
              <w:t>Pasivos espontáneos. (C)</w:t>
            </w:r>
          </w:p>
          <w:p w14:paraId="0EC348B5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27.</w:t>
            </w:r>
            <w:r>
              <w:tab/>
              <w:t>Administración de cuentas por pagar. (C)</w:t>
            </w:r>
          </w:p>
          <w:p w14:paraId="74C9129B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28.</w:t>
            </w:r>
            <w:r>
              <w:tab/>
              <w:t>Cargos por pagar. (C)</w:t>
            </w:r>
          </w:p>
          <w:p w14:paraId="60DBAFC1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29.</w:t>
            </w:r>
            <w:r>
              <w:tab/>
              <w:t>Fuentes de préstamos no garantizados a corto plazo. (C)</w:t>
            </w:r>
          </w:p>
          <w:p w14:paraId="66F26B3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30.</w:t>
            </w:r>
            <w:r>
              <w:tab/>
              <w:t>Préstamos bancarios y papel comercial. (C)</w:t>
            </w:r>
          </w:p>
          <w:p w14:paraId="7D08BAC1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31.</w:t>
            </w:r>
            <w:r>
              <w:tab/>
              <w:t>Costo efectivo anual de una fuente de financiación: comisiones, saldos compensatorios, descuentos por pronto pago y plazo real del crédito. (C)</w:t>
            </w:r>
          </w:p>
          <w:p w14:paraId="52F175C6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32.</w:t>
            </w:r>
            <w:r>
              <w:tab/>
              <w:t>Fuentes de préstamos garantizados a corto plazo y sus características. (C)</w:t>
            </w:r>
          </w:p>
          <w:p w14:paraId="144009EB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33.</w:t>
            </w:r>
            <w:r>
              <w:tab/>
              <w:t>El crédito comercial. (C)</w:t>
            </w:r>
          </w:p>
          <w:p w14:paraId="77C93FCE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34.</w:t>
            </w:r>
            <w:r>
              <w:tab/>
              <w:t>Financiamiento de compras y negociación con proveedores. (C)</w:t>
            </w:r>
          </w:p>
          <w:p w14:paraId="7EA1ADF4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35.</w:t>
            </w:r>
            <w:r>
              <w:tab/>
              <w:t>Las aceptaciones bancarias. (C)</w:t>
            </w:r>
          </w:p>
          <w:p w14:paraId="1B9B6E0B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lastRenderedPageBreak/>
              <w:t>36.</w:t>
            </w:r>
            <w:r>
              <w:tab/>
              <w:t>Factoraje y descuento de documentos como alternativas de financiación del capital de trabajo en Bolivia. (C)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4DF9" w14:textId="77777777" w:rsidR="007F5D7D" w:rsidRDefault="007F5D7D"/>
        </w:tc>
      </w:tr>
    </w:tbl>
    <w:p w14:paraId="4EE70210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60"/>
        <w:gridCol w:w="3360"/>
        <w:gridCol w:w="660"/>
        <w:gridCol w:w="2700"/>
      </w:tblGrid>
      <w:tr w:rsidR="007F5D7D" w14:paraId="33C70C1B" w14:textId="77777777">
        <w:trPr>
          <w:cantSplit/>
        </w:trPr>
        <w:tc>
          <w:tcPr>
            <w:tcW w:w="10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70CE9" w14:textId="111D8159" w:rsidR="007F5D7D" w:rsidRDefault="00F76EBD">
            <w:pPr>
              <w:keepNext/>
              <w:spacing w:after="40" w:line="252" w:lineRule="auto"/>
              <w:jc w:val="both"/>
            </w:pPr>
            <w:r>
              <w:rPr>
                <w:b/>
                <w:bCs/>
              </w:rPr>
              <w:t>Elemento de competencia 4:</w:t>
            </w:r>
            <w:r>
              <w:t xml:space="preserve"> Evalúa las decisiones de inversión de la empresa, aplicando el valor del dinero en el tiempo, midiendo el riesgo y el rendimiento de sus activos, valuando sus bonos y sus acciones conforme al marco legal del mercado de valores, y evaluando sus proyectos de inversión con su costo de capital y su análisis de sensibilidad.</w:t>
            </w:r>
          </w:p>
        </w:tc>
      </w:tr>
      <w:tr w:rsidR="007F5D7D" w14:paraId="6695C382" w14:textId="77777777"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829E4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Criterios de desempeño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C17F8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desempeño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086F1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producto</w:t>
            </w:r>
          </w:p>
        </w:tc>
      </w:tr>
      <w:tr w:rsidR="007F5D7D" w14:paraId="406A13E1" w14:textId="77777777">
        <w:trPr>
          <w:cantSplit/>
        </w:trPr>
        <w:tc>
          <w:tcPr>
            <w:tcW w:w="33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A4B17" w14:textId="77777777" w:rsidR="007F5D7D" w:rsidRDefault="00F76EBD">
            <w:pPr>
              <w:spacing w:after="40" w:line="252" w:lineRule="auto"/>
            </w:pPr>
            <w:r>
              <w:t>1. Valúa los bonos y las acciones de la empresa y mide el riesgo y el rendimiento de sus activos, aplicando el valor del dinero en el tiempo con la tasa real, la diversificación y el modelo de valoración de activos de capital conforme a la normativa del mercado de valores.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F644E" w14:textId="77777777" w:rsidR="007F5D7D" w:rsidRDefault="00F76EBD">
            <w:pPr>
              <w:spacing w:after="40" w:line="252" w:lineRule="auto"/>
            </w:pPr>
            <w:r>
              <w:t>1.1 Resuelve en el laboratorio de cómputo casos de valor del dinero en el tiempo y de riesgo y rendimiento de una cartera, con las funciones financieras de la hoja de cálculo.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7F1F4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13:</w:t>
            </w:r>
            <w:r>
              <w:t xml:space="preserve"> Modelo de valor del dinero en el tiempo y de riesgo y rendimiento de una cartera.</w:t>
            </w:r>
          </w:p>
        </w:tc>
      </w:tr>
      <w:tr w:rsidR="007F5D7D" w14:paraId="5E68B00A" w14:textId="7777777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6A57" w14:textId="77777777" w:rsidR="007F5D7D" w:rsidRDefault="007F5D7D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17002" w14:textId="77777777" w:rsidR="007F5D7D" w:rsidRDefault="00F76EBD">
            <w:pPr>
              <w:spacing w:after="40" w:line="252" w:lineRule="auto"/>
            </w:pPr>
            <w:r>
              <w:t>1.2 Valúa en equipo los bonos y las acciones de la empresa emisora de valores, interpretando sus cotizaciones, su calificación y la estructura de su emisión.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2E5DB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14:</w:t>
            </w:r>
            <w:r>
              <w:t xml:space="preserve"> Informe de valuación de los bonos y las acciones de la empresa con la estructura de su emisión.</w:t>
            </w:r>
          </w:p>
        </w:tc>
      </w:tr>
      <w:tr w:rsidR="007F5D7D" w14:paraId="1EDC39F6" w14:textId="77777777">
        <w:trPr>
          <w:cantSplit/>
        </w:trPr>
        <w:tc>
          <w:tcPr>
            <w:tcW w:w="33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65349" w14:textId="77777777" w:rsidR="007F5D7D" w:rsidRDefault="00F76EBD">
            <w:pPr>
              <w:spacing w:after="40" w:line="252" w:lineRule="auto"/>
            </w:pPr>
            <w:r>
              <w:t>2. Evalúa un proyecto de inversión con el valor presente neto, la tasa interna de rendimiento, el periodo de recuperación y el índice de rentabilidad, descontando sus flujos relevantes con el costo de capital promedio ponderado ajustado al riesgo y analizando su sensibilidad ante distintos escenarios.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61EB1" w14:textId="77777777" w:rsidR="007F5D7D" w:rsidRDefault="00F76EBD">
            <w:pPr>
              <w:spacing w:after="40" w:line="252" w:lineRule="auto"/>
            </w:pPr>
            <w:r>
              <w:t>2.1 Evalúa en equipo un proyecto de inversión de la empresa, determinando su inversión inicial y sus flujos relevantes, y sustenta su decisión.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439D9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15:</w:t>
            </w:r>
            <w:r>
              <w:t xml:space="preserve"> Informe de evaluación de un proyecto de inversión con sus flujos relevantes y sus criterios de decisión.</w:t>
            </w:r>
          </w:p>
        </w:tc>
      </w:tr>
      <w:tr w:rsidR="007F5D7D" w14:paraId="0B112396" w14:textId="7777777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85D3A" w14:textId="77777777" w:rsidR="007F5D7D" w:rsidRDefault="007F5D7D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D18CB" w14:textId="77777777" w:rsidR="007F5D7D" w:rsidRDefault="00F76EBD">
            <w:pPr>
              <w:spacing w:after="40" w:line="252" w:lineRule="auto"/>
            </w:pPr>
            <w:r>
              <w:t>2.2 Determina en el laboratorio de cómputo el costo de capital promedio ponderado de la empresa y analiza la sensibilidad y los escenarios del mismo proyecto.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CE95C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16:</w:t>
            </w:r>
            <w:r>
              <w:t xml:space="preserve"> Modelo de costo de capital y de sensibilidad del proyecto de inversión.</w:t>
            </w:r>
          </w:p>
        </w:tc>
      </w:tr>
      <w:tr w:rsidR="007F5D7D" w14:paraId="26194700" w14:textId="77777777">
        <w:tc>
          <w:tcPr>
            <w:tcW w:w="10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EF351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conocimiento</w:t>
            </w:r>
          </w:p>
        </w:tc>
      </w:tr>
      <w:tr w:rsidR="007F5D7D" w14:paraId="2DB011FB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5A1A8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Unidad de aprendizaje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77346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Contenidos</w:t>
            </w:r>
          </w:p>
          <w:p w14:paraId="7E6E2053" w14:textId="77777777" w:rsidR="007F5D7D" w:rsidRDefault="00F76EBD">
            <w:pPr>
              <w:spacing w:line="252" w:lineRule="auto"/>
              <w:jc w:val="center"/>
            </w:pPr>
            <w:r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B1B38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Conocimientos circunstanciales</w:t>
            </w:r>
          </w:p>
        </w:tc>
      </w:tr>
      <w:tr w:rsidR="007F5D7D" w14:paraId="0764F22F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E8D78" w14:textId="77777777" w:rsidR="007F5D7D" w:rsidRDefault="00F76EBD">
            <w:pPr>
              <w:spacing w:after="40" w:line="252" w:lineRule="auto"/>
            </w:pPr>
            <w:r>
              <w:t>Tema 10: Valor del dinero e interés compuesto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612C8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1.</w:t>
            </w:r>
            <w:r>
              <w:tab/>
              <w:t>El valor futuro y el valor actual. (C)</w:t>
            </w:r>
          </w:p>
          <w:p w14:paraId="29BB427F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2.</w:t>
            </w:r>
            <w:r>
              <w:tab/>
              <w:t>La inflación. (C)</w:t>
            </w:r>
          </w:p>
          <w:p w14:paraId="0FF2D2B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3.</w:t>
            </w:r>
            <w:r>
              <w:tab/>
              <w:t>Tasa de interés nominal, tasa efectiva y tasa real: relación de Fisher y efecto de la inflación en el poder adquisitivo. (C)</w:t>
            </w:r>
          </w:p>
          <w:p w14:paraId="71897307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4.</w:t>
            </w:r>
            <w:r>
              <w:tab/>
              <w:t>Monto único, capitalizaciones, homogenización y descuentos. (C)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EC7DF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Convenciones de cómputo de días y de año comercial en las operaciones financieras.</w:t>
            </w:r>
          </w:p>
          <w:p w14:paraId="6F167CAB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Lectura de tarifarios y condiciones de los productos de ahorro y crédito de las entidades financieras.</w:t>
            </w:r>
          </w:p>
          <w:p w14:paraId="4CB990F9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Nociones de los índices bursátiles internacionales como referencia del rendimiento de mercado.</w:t>
            </w:r>
          </w:p>
          <w:p w14:paraId="05FB8D2F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Lectura de las hojas de cotización y de los boletines diarios de la bolsa de valores.</w:t>
            </w:r>
          </w:p>
          <w:p w14:paraId="1E63E6B2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 xml:space="preserve">Fuentes internacionales de tasas libres de riesgo y de </w:t>
            </w:r>
            <w:r>
              <w:lastRenderedPageBreak/>
              <w:t>primas de riesgo de mercado.</w:t>
            </w:r>
          </w:p>
          <w:p w14:paraId="7995EAFD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Nociones de riesgo país y de sus indicadores de referencia.</w:t>
            </w:r>
          </w:p>
        </w:tc>
      </w:tr>
      <w:tr w:rsidR="007F5D7D" w14:paraId="6A0C799B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BBBBB" w14:textId="77777777" w:rsidR="007F5D7D" w:rsidRDefault="00F76EBD">
            <w:pPr>
              <w:spacing w:after="40" w:line="252" w:lineRule="auto"/>
            </w:pPr>
            <w:r>
              <w:t>Tema 11: Anualidades y series combinadas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DD9C9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5.</w:t>
            </w:r>
            <w:r>
              <w:tab/>
              <w:t>Tipos de anualidades. (C)</w:t>
            </w:r>
          </w:p>
          <w:p w14:paraId="56A8E097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6.</w:t>
            </w:r>
            <w:r>
              <w:tab/>
              <w:t>Valor presente de una anualidad vencida. (C)</w:t>
            </w:r>
          </w:p>
          <w:p w14:paraId="27BCE244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7.</w:t>
            </w:r>
            <w:r>
              <w:tab/>
              <w:t>Valor futuro de una anualidad vencida. (C)</w:t>
            </w:r>
          </w:p>
          <w:p w14:paraId="14410347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8.</w:t>
            </w:r>
            <w:r>
              <w:tab/>
              <w:t>Anualidades generales. (C)</w:t>
            </w:r>
          </w:p>
          <w:p w14:paraId="1D277397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9.</w:t>
            </w:r>
            <w:r>
              <w:tab/>
              <w:t>Valor presente de una serie combinada. (C)</w:t>
            </w:r>
          </w:p>
          <w:p w14:paraId="0D8A358F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10.</w:t>
            </w:r>
            <w:r>
              <w:tab/>
              <w:t>Valor futuro de una serie combinada. (C)</w:t>
            </w:r>
          </w:p>
          <w:p w14:paraId="0A35704A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11.</w:t>
            </w:r>
            <w:r>
              <w:tab/>
              <w:t>Capitalizaciones en periodos menores de un año. (C)</w:t>
            </w:r>
          </w:p>
          <w:p w14:paraId="3F218958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12.</w:t>
            </w:r>
            <w:r>
              <w:tab/>
              <w:t>Progresiones aritméticas y geométricas. (C, A)</w:t>
            </w:r>
          </w:p>
          <w:p w14:paraId="049ED33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13.</w:t>
            </w:r>
            <w:r>
              <w:tab/>
              <w:t>Aplicaciones prácticas. (C)</w:t>
            </w:r>
          </w:p>
          <w:p w14:paraId="5C1A453D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14.</w:t>
            </w:r>
            <w:r>
              <w:tab/>
              <w:t>Resolución de problemas de valor del dinero en el tiempo con las funciones financieras de la hoja de cálculo. (P, T)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27F3" w14:textId="77777777" w:rsidR="007F5D7D" w:rsidRDefault="007F5D7D"/>
        </w:tc>
      </w:tr>
      <w:tr w:rsidR="007F5D7D" w14:paraId="62403B1C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21189" w14:textId="77777777" w:rsidR="007F5D7D" w:rsidRDefault="00F76EBD">
            <w:pPr>
              <w:spacing w:after="40" w:line="252" w:lineRule="auto"/>
            </w:pPr>
            <w:r>
              <w:lastRenderedPageBreak/>
              <w:t>Tema 12: Marco conceptual y jurídico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7B9FF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15.</w:t>
            </w:r>
            <w:r>
              <w:tab/>
              <w:t>Mercado de valores y bolsa de valores. (C, A)</w:t>
            </w:r>
          </w:p>
          <w:p w14:paraId="58F71D9D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16.</w:t>
            </w:r>
            <w:r>
              <w:tab/>
              <w:t>Titularización. (C)</w:t>
            </w:r>
          </w:p>
          <w:p w14:paraId="1B37EFC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17.</w:t>
            </w:r>
            <w:r>
              <w:tab/>
              <w:t>Rentas fijas y rentas variables. (C)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71DD4" w14:textId="77777777" w:rsidR="007F5D7D" w:rsidRDefault="007F5D7D"/>
        </w:tc>
      </w:tr>
      <w:tr w:rsidR="007F5D7D" w14:paraId="1193DFEF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88CFE" w14:textId="77777777" w:rsidR="007F5D7D" w:rsidRDefault="00F76EBD">
            <w:pPr>
              <w:spacing w:after="40" w:line="252" w:lineRule="auto"/>
            </w:pPr>
            <w:r>
              <w:t>Tema 13: Riesgo y rendimiento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5D4BA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18.</w:t>
            </w:r>
            <w:r>
              <w:tab/>
              <w:t>Definición de riesgo y definición de rendimiento. (C)</w:t>
            </w:r>
          </w:p>
          <w:p w14:paraId="4DAE9EFD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19.</w:t>
            </w:r>
            <w:r>
              <w:tab/>
              <w:t>Aversión al riesgo. (C)</w:t>
            </w:r>
          </w:p>
          <w:p w14:paraId="3F162B53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20.</w:t>
            </w:r>
            <w:r>
              <w:tab/>
              <w:t>Riesgo de un activo individual y tipos de riesgo. (C)</w:t>
            </w:r>
          </w:p>
          <w:p w14:paraId="5088D9B5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21.</w:t>
            </w:r>
            <w:r>
              <w:tab/>
              <w:t>Riesgo de una cartera, correlación y diversificación. (C)</w:t>
            </w:r>
          </w:p>
          <w:p w14:paraId="2D14C454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22.</w:t>
            </w:r>
            <w:r>
              <w:tab/>
              <w:t>Diversificación internacional. (C)</w:t>
            </w:r>
          </w:p>
          <w:p w14:paraId="10BCA09D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23.</w:t>
            </w:r>
            <w:r>
              <w:tab/>
              <w:t>Riesgo sistemático y riesgo específico; coeficiente beta y modelo de valoración de activos de capital. (P)</w:t>
            </w:r>
          </w:p>
          <w:p w14:paraId="2F6A4F33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24.</w:t>
            </w:r>
            <w:r>
              <w:tab/>
              <w:t>Medición del riesgo. (P)</w:t>
            </w:r>
          </w:p>
          <w:p w14:paraId="1C6D18CB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25.</w:t>
            </w:r>
            <w:r>
              <w:tab/>
              <w:t>Modelos matemáticos y estadísticos. (C)</w:t>
            </w:r>
          </w:p>
          <w:p w14:paraId="205CDF3E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26.</w:t>
            </w:r>
            <w:r>
              <w:tab/>
              <w:t>Riesgo cambiario, riesgo de tasa de interés y riesgo de precio de las empresas bolivianas, y alternativas de cobertura disponibles en el país. (C)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098B" w14:textId="77777777" w:rsidR="007F5D7D" w:rsidRDefault="007F5D7D"/>
        </w:tc>
      </w:tr>
      <w:tr w:rsidR="007F5D7D" w14:paraId="367E52E5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27D68" w14:textId="77777777" w:rsidR="007F5D7D" w:rsidRDefault="00F76EBD">
            <w:pPr>
              <w:spacing w:after="40" w:line="252" w:lineRule="auto"/>
            </w:pPr>
            <w:r>
              <w:t>Tema 14: Bonos y acciones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1F7B8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27.</w:t>
            </w:r>
            <w:r>
              <w:tab/>
              <w:t>Colocación de los valores. (C, A)</w:t>
            </w:r>
          </w:p>
          <w:p w14:paraId="05D907EB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28.</w:t>
            </w:r>
            <w:r>
              <w:tab/>
              <w:t>Calificación del bono. (C)</w:t>
            </w:r>
          </w:p>
          <w:p w14:paraId="72116D14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29.</w:t>
            </w:r>
            <w:r>
              <w:tab/>
              <w:t>Tipos de bonos. (C)</w:t>
            </w:r>
          </w:p>
          <w:p w14:paraId="219286A3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30.</w:t>
            </w:r>
            <w:r>
              <w:tab/>
              <w:t>Bonos verdes, bonos sociales y bonos sostenibles del mercado de valores boliviano y sus requisitos de emisión. (C, A)</w:t>
            </w:r>
          </w:p>
          <w:p w14:paraId="0D43E42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31.</w:t>
            </w:r>
            <w:r>
              <w:tab/>
              <w:t>Costo de los bonos corporativos. (C)</w:t>
            </w:r>
          </w:p>
          <w:p w14:paraId="009348FD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32.</w:t>
            </w:r>
            <w:r>
              <w:tab/>
              <w:t>Interpretación de cotizaciones de bonos. (C)</w:t>
            </w:r>
          </w:p>
          <w:p w14:paraId="2D63CF94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33.</w:t>
            </w:r>
            <w:r>
              <w:tab/>
              <w:t>Valuación de bonos. (C)</w:t>
            </w:r>
          </w:p>
          <w:p w14:paraId="691F270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34.</w:t>
            </w:r>
            <w:r>
              <w:tab/>
              <w:t>Relación entre el precio del bono y la tasa de mercado, duración y sensibilidad del precio ante cambios de la tasa. (C)</w:t>
            </w:r>
          </w:p>
          <w:p w14:paraId="6B29EB3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35.</w:t>
            </w:r>
            <w:r>
              <w:tab/>
              <w:t>Diferencia entre capital de deuda y capital accionario. (C)</w:t>
            </w:r>
          </w:p>
          <w:p w14:paraId="4232464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36.</w:t>
            </w:r>
            <w:r>
              <w:tab/>
              <w:t>Acciones ordinarias y acciones preferentes. (C)</w:t>
            </w:r>
          </w:p>
          <w:p w14:paraId="1DBFA1D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37.</w:t>
            </w:r>
            <w:r>
              <w:tab/>
              <w:t>Valuación de acciones ordinarias. (C)</w:t>
            </w:r>
          </w:p>
          <w:p w14:paraId="5BB13D0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38.</w:t>
            </w:r>
            <w:r>
              <w:tab/>
              <w:t>Valuación de bonos y de acciones en hoja de cálculo, con funciones financieras y análisis de sensibilidad del precio. (P, T)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1F2A" w14:textId="77777777" w:rsidR="007F5D7D" w:rsidRDefault="007F5D7D"/>
        </w:tc>
      </w:tr>
      <w:tr w:rsidR="007F5D7D" w14:paraId="6BA7ABF5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EDD5B" w14:textId="77777777" w:rsidR="007F5D7D" w:rsidRDefault="00F76EBD">
            <w:pPr>
              <w:spacing w:after="40" w:line="252" w:lineRule="auto"/>
            </w:pPr>
            <w:r>
              <w:t>Tema 15: Presupuesto a largo plazo y metodología del presupuesto de capital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EAE72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39.</w:t>
            </w:r>
            <w:r>
              <w:tab/>
              <w:t>Proceso de decisión en la preparación del presupuesto de capital. (P)</w:t>
            </w:r>
          </w:p>
          <w:p w14:paraId="7B3722B4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40.</w:t>
            </w:r>
            <w:r>
              <w:tab/>
              <w:t>Flujos de efectivo relevantes. (C)</w:t>
            </w:r>
          </w:p>
          <w:p w14:paraId="0D3B44B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41.</w:t>
            </w:r>
            <w:r>
              <w:tab/>
              <w:t>Costos hundidos, costos de oportunidad y efectos colaterales en la determinación de los flujos relevantes del proyecto. (P)</w:t>
            </w:r>
          </w:p>
          <w:p w14:paraId="35C6B9A1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42.</w:t>
            </w:r>
            <w:r>
              <w:tab/>
              <w:t>Determinación de la inversión inicial. (P)</w:t>
            </w:r>
          </w:p>
          <w:p w14:paraId="23CC16FA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43.</w:t>
            </w:r>
            <w:r>
              <w:tab/>
              <w:t>Cómo encontrar los flujos positivos de efectivo operativos. (C)</w:t>
            </w:r>
          </w:p>
          <w:p w14:paraId="679A4537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44.</w:t>
            </w:r>
            <w:r>
              <w:tab/>
              <w:t>Técnicas para preparar presupuestos de capital. (P)</w:t>
            </w:r>
          </w:p>
          <w:p w14:paraId="245E4B5D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45.</w:t>
            </w:r>
            <w:r>
              <w:tab/>
              <w:t>Periodo de recuperación. (C)</w:t>
            </w:r>
          </w:p>
          <w:p w14:paraId="507DF657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46.</w:t>
            </w:r>
            <w:r>
              <w:tab/>
              <w:t>Valor presente neto, VAN. (C)</w:t>
            </w:r>
          </w:p>
          <w:p w14:paraId="0B60535B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47.</w:t>
            </w:r>
            <w:r>
              <w:tab/>
              <w:t>Tasa interna de rendimiento, TIR. (C)</w:t>
            </w:r>
          </w:p>
          <w:p w14:paraId="096A852E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48.</w:t>
            </w:r>
            <w:r>
              <w:tab/>
              <w:t>Índice de rentabilidad y limitaciones de la tasa interna de rendimiento en proyectos con flujos no convencionales o mutuamente excluyentes. (C)</w:t>
            </w:r>
          </w:p>
          <w:p w14:paraId="5683F54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lastRenderedPageBreak/>
              <w:t>49.</w:t>
            </w:r>
            <w:r>
              <w:tab/>
              <w:t>Criterios ambientales, sociales y de gobernanza en la selección de proyectos de inversión de largo plazo. (C)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4734A" w14:textId="77777777" w:rsidR="007F5D7D" w:rsidRDefault="007F5D7D"/>
        </w:tc>
      </w:tr>
      <w:tr w:rsidR="007F5D7D" w14:paraId="66459A18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CBA30" w14:textId="77777777" w:rsidR="007F5D7D" w:rsidRDefault="00F76EBD">
            <w:pPr>
              <w:spacing w:after="40" w:line="252" w:lineRule="auto"/>
            </w:pPr>
            <w:r>
              <w:t>Tema 16: Análisis de sensibilidad y costo de capital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F715E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50.</w:t>
            </w:r>
            <w:r>
              <w:tab/>
              <w:t>Análisis de sensibilidad y de escenarios. (P)</w:t>
            </w:r>
          </w:p>
          <w:p w14:paraId="0BAD0A41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51.</w:t>
            </w:r>
            <w:r>
              <w:tab/>
              <w:t>Árboles de decisión. (C)</w:t>
            </w:r>
          </w:p>
          <w:p w14:paraId="086F10B2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52.</w:t>
            </w:r>
            <w:r>
              <w:tab/>
              <w:t>Simulación. (C)</w:t>
            </w:r>
          </w:p>
          <w:p w14:paraId="27E02F2B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53.</w:t>
            </w:r>
            <w:r>
              <w:tab/>
              <w:t>Tasas de descuento ajustadas al riesgo. (C)</w:t>
            </w:r>
          </w:p>
          <w:p w14:paraId="5E7E486E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54.</w:t>
            </w:r>
            <w:r>
              <w:tab/>
              <w:t>Determinación de la tasa de descuento en una economía con inflación y riesgo país: prima por riesgo y tasa libre de riesgo de referencia. (P)</w:t>
            </w:r>
          </w:p>
          <w:p w14:paraId="2DAD8C9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55.</w:t>
            </w:r>
            <w:r>
              <w:tab/>
              <w:t>Costo de capital: concepto básico. (C)</w:t>
            </w:r>
          </w:p>
          <w:p w14:paraId="75F639AA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56.</w:t>
            </w:r>
            <w:r>
              <w:tab/>
              <w:t>Costo de fuentes específicas de capital. (C)</w:t>
            </w:r>
          </w:p>
          <w:p w14:paraId="020F284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57.</w:t>
            </w:r>
            <w:r>
              <w:tab/>
              <w:t>Costo de la deuda a largo plazo. (C)</w:t>
            </w:r>
          </w:p>
          <w:p w14:paraId="1A8990B4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58.</w:t>
            </w:r>
            <w:r>
              <w:tab/>
              <w:t>Costo de la acción preferente. (C)</w:t>
            </w:r>
          </w:p>
          <w:p w14:paraId="2A80F98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59.</w:t>
            </w:r>
            <w:r>
              <w:tab/>
              <w:t>Costo de capital promedio ponderado. (C)</w:t>
            </w:r>
          </w:p>
          <w:p w14:paraId="30F05F25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60.</w:t>
            </w:r>
            <w:r>
              <w:tab/>
              <w:t>Efecto del escudo fiscal de la deuda en el costo de capital y límites del endeudamiento. (C)</w:t>
            </w:r>
          </w:p>
          <w:p w14:paraId="107ED866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61.</w:t>
            </w:r>
            <w:r>
              <w:tab/>
              <w:t>Costo marginal y decisiones de inversión. (C)</w:t>
            </w:r>
          </w:p>
          <w:p w14:paraId="6D407F3E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62.</w:t>
            </w:r>
            <w:r>
              <w:tab/>
              <w:t>Aplicaciones. (C)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6495" w14:textId="77777777" w:rsidR="007F5D7D" w:rsidRDefault="007F5D7D"/>
        </w:tc>
      </w:tr>
    </w:tbl>
    <w:p w14:paraId="17356F20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60"/>
        <w:gridCol w:w="3360"/>
        <w:gridCol w:w="660"/>
        <w:gridCol w:w="2700"/>
      </w:tblGrid>
      <w:tr w:rsidR="007F5D7D" w14:paraId="087766BD" w14:textId="77777777">
        <w:trPr>
          <w:cantSplit/>
        </w:trPr>
        <w:tc>
          <w:tcPr>
            <w:tcW w:w="10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4E162" w14:textId="77777777" w:rsidR="007F5D7D" w:rsidRDefault="00F76EBD">
            <w:pPr>
              <w:keepNext/>
              <w:spacing w:after="40" w:line="252" w:lineRule="auto"/>
              <w:jc w:val="both"/>
            </w:pPr>
            <w:r>
              <w:rPr>
                <w:b/>
                <w:bCs/>
              </w:rPr>
              <w:t>Elemento de competencia 5:</w:t>
            </w:r>
            <w:r>
              <w:t xml:space="preserve"> Valora la empresa y determina su estructura de capital óptima y su política de dividendos, analizando sus fortalezas, sus debilidades y su posicionamiento, aplicando los métodos de valor contable, de liquidación, sustancial, de mercado y de flujos descontados, y considerando las restricciones legales, contractuales e internas.</w:t>
            </w:r>
          </w:p>
        </w:tc>
      </w:tr>
      <w:tr w:rsidR="007F5D7D" w14:paraId="550F8078" w14:textId="77777777"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D1722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Criterios de desempeño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D4F36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desempeño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4BEFA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producto</w:t>
            </w:r>
          </w:p>
        </w:tc>
      </w:tr>
      <w:tr w:rsidR="007F5D7D" w14:paraId="3539CDC6" w14:textId="77777777">
        <w:trPr>
          <w:cantSplit/>
        </w:trPr>
        <w:tc>
          <w:tcPr>
            <w:tcW w:w="33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05AFA" w14:textId="77777777" w:rsidR="007F5D7D" w:rsidRDefault="00F76EBD">
            <w:pPr>
              <w:spacing w:after="40" w:line="252" w:lineRule="auto"/>
            </w:pPr>
            <w:r>
              <w:t>1. Valora la empresa con los métodos de valor contable, de liquidación, sustancial, de mercado y de flujos descontados, analizando sus fortalezas, sus debilidades y su posicionamiento y evaluando la pertinencia del método con independencia profesional.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F0B6D" w14:textId="77777777" w:rsidR="007F5D7D" w:rsidRDefault="00F76EBD">
            <w:pPr>
              <w:spacing w:after="40" w:line="252" w:lineRule="auto"/>
            </w:pPr>
            <w:r>
              <w:t>1.1 Analiza en aula las fortalezas, las debilidades, las amenazas y las oportunidades de la empresa y su posicionamiento frente a la competencia.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62FEF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17:</w:t>
            </w:r>
            <w:r>
              <w:t xml:space="preserve"> Informe de fortalezas, debilidades, amenazas, oportunidades y posicionamiento de la empresa.</w:t>
            </w:r>
          </w:p>
        </w:tc>
      </w:tr>
      <w:tr w:rsidR="007F5D7D" w14:paraId="61B50D3A" w14:textId="7777777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F8C7" w14:textId="77777777" w:rsidR="007F5D7D" w:rsidRDefault="007F5D7D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FA796" w14:textId="77777777" w:rsidR="007F5D7D" w:rsidRDefault="00F76EBD">
            <w:pPr>
              <w:spacing w:after="40" w:line="252" w:lineRule="auto"/>
            </w:pPr>
            <w:r>
              <w:t>1.2 Valora en equipo la empresa con los distintos métodos y redacta el informe de valoración con sus supuestos verificables.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CEF4B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18:</w:t>
            </w:r>
            <w:r>
              <w:t xml:space="preserve"> Informe de valoración de la empresa con sus métodos, supuestos y limitaciones.</w:t>
            </w:r>
          </w:p>
        </w:tc>
      </w:tr>
      <w:tr w:rsidR="007F5D7D" w14:paraId="31A69476" w14:textId="77777777">
        <w:trPr>
          <w:cantSplit/>
        </w:trPr>
        <w:tc>
          <w:tcPr>
            <w:tcW w:w="33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94302" w14:textId="77777777" w:rsidR="007F5D7D" w:rsidRDefault="00F76EBD">
            <w:pPr>
              <w:spacing w:after="40" w:line="252" w:lineRule="auto"/>
            </w:pPr>
            <w:r>
              <w:t>2. Selecciona la estructura de capital óptima de la empresa y define su política de dividendos, estimando su valor y su utilidad por acción conforme a las restricciones legales, contractuales e internas.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C94DE" w14:textId="77777777" w:rsidR="007F5D7D" w:rsidRDefault="00F76EBD">
            <w:pPr>
              <w:spacing w:after="40" w:line="252" w:lineRule="auto"/>
            </w:pPr>
            <w:r>
              <w:t>2.1 Selecciona en equipo la estructura de capital óptima de la empresa estimando su valor y su utilidad por acción.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7ED48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19:</w:t>
            </w:r>
            <w:r>
              <w:t xml:space="preserve"> Propuesta de estructura de capital óptima de la empresa.</w:t>
            </w:r>
          </w:p>
        </w:tc>
      </w:tr>
      <w:tr w:rsidR="007F5D7D" w14:paraId="44F81141" w14:textId="7777777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3A46" w14:textId="77777777" w:rsidR="007F5D7D" w:rsidRDefault="007F5D7D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A6D3D" w14:textId="77777777" w:rsidR="007F5D7D" w:rsidRDefault="00F76EBD">
            <w:pPr>
              <w:spacing w:after="40" w:line="252" w:lineRule="auto"/>
            </w:pPr>
            <w:r>
              <w:t>2.2 Propone en aula la política de dividendos de una sociedad anónima considerando la reserva legal.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DA6E2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20:</w:t>
            </w:r>
            <w:r>
              <w:t xml:space="preserve"> Propuesta de política de dividendos con sus restricciones.</w:t>
            </w:r>
          </w:p>
        </w:tc>
      </w:tr>
      <w:tr w:rsidR="007F5D7D" w14:paraId="484B9996" w14:textId="77777777">
        <w:tc>
          <w:tcPr>
            <w:tcW w:w="10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ACCB1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conocimiento</w:t>
            </w:r>
          </w:p>
        </w:tc>
      </w:tr>
      <w:tr w:rsidR="007F5D7D" w14:paraId="63DFE86F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FEFED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Unidad de aprendizaje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4282B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Contenidos</w:t>
            </w:r>
          </w:p>
          <w:p w14:paraId="4A75E7FD" w14:textId="77777777" w:rsidR="007F5D7D" w:rsidRDefault="00F76EBD">
            <w:pPr>
              <w:spacing w:line="252" w:lineRule="auto"/>
              <w:jc w:val="center"/>
            </w:pPr>
            <w:r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1C42E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Conocimientos circunstanciales</w:t>
            </w:r>
          </w:p>
        </w:tc>
      </w:tr>
      <w:tr w:rsidR="007F5D7D" w14:paraId="7A85F760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4CE5B" w14:textId="77777777" w:rsidR="007F5D7D" w:rsidRDefault="00F76EBD">
            <w:pPr>
              <w:spacing w:after="40" w:line="252" w:lineRule="auto"/>
            </w:pPr>
            <w:r>
              <w:t>Tema 17: Factores y condiciones para la valoración de empresas y sus métodos de valoración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D3F58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1.</w:t>
            </w:r>
            <w:r>
              <w:tab/>
              <w:t>Fundamentos de la valoración: valor contable y valor económico. (C, P)</w:t>
            </w:r>
          </w:p>
          <w:p w14:paraId="0803D4F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2.</w:t>
            </w:r>
            <w:r>
              <w:tab/>
              <w:t>Las fortalezas y las debilidades de la empresa. (C)</w:t>
            </w:r>
          </w:p>
          <w:p w14:paraId="160E7C00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3.</w:t>
            </w:r>
            <w:r>
              <w:tab/>
              <w:t>El posicionamiento en el mercado en relación con la competencia. (C)</w:t>
            </w:r>
          </w:p>
          <w:p w14:paraId="44B7C52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lastRenderedPageBreak/>
              <w:t>4.</w:t>
            </w:r>
            <w:r>
              <w:tab/>
              <w:t>Las amenazas a las que podría enfrentarse la empresa. (C)</w:t>
            </w:r>
          </w:p>
          <w:p w14:paraId="5913F32A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5.</w:t>
            </w:r>
            <w:r>
              <w:tab/>
              <w:t>Las oportunidades de expandirse en el mercado. (C)</w:t>
            </w:r>
          </w:p>
          <w:p w14:paraId="6D64655A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6.</w:t>
            </w:r>
            <w:r>
              <w:tab/>
              <w:t>Métodos de valoración: valor contable, valor de liquidación, valor sustancial y valor de mercado. (P)</w:t>
            </w:r>
          </w:p>
          <w:p w14:paraId="3F911865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7.</w:t>
            </w:r>
            <w:r>
              <w:tab/>
              <w:t>Valoración por flujos de efectivo descontados y por múltiplos comparables, con sus supuestos y limitaciones. (P)</w:t>
            </w:r>
          </w:p>
          <w:p w14:paraId="3C61A758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8.</w:t>
            </w:r>
            <w:r>
              <w:tab/>
              <w:t>La valoración y los profesionales. (P)</w:t>
            </w:r>
          </w:p>
          <w:p w14:paraId="095DADD8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9.</w:t>
            </w:r>
            <w:r>
              <w:tab/>
              <w:t>Jerarquía del valor razonable de la NIIF 13 aplicada a la valoración de activos y pasivos de la empresa. (P)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2E6E5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lastRenderedPageBreak/>
              <w:t>•</w:t>
            </w:r>
            <w:r>
              <w:tab/>
              <w:t>Fuentes de múltiplos sectoriales de referencia internacional.</w:t>
            </w:r>
          </w:p>
          <w:p w14:paraId="40C0DE92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 xml:space="preserve">Nociones de análisis competitivo sectorial </w:t>
            </w:r>
            <w:r>
              <w:lastRenderedPageBreak/>
              <w:t>aplicado a la valoración de empresas.</w:t>
            </w:r>
          </w:p>
          <w:p w14:paraId="422758C9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Prácticas de distribución de utilidades de las empresas bolivianas que cotizan en bolsa.</w:t>
            </w:r>
          </w:p>
        </w:tc>
      </w:tr>
      <w:tr w:rsidR="007F5D7D" w14:paraId="52E01EC3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00E59" w14:textId="77777777" w:rsidR="007F5D7D" w:rsidRDefault="00F76EBD">
            <w:pPr>
              <w:spacing w:after="40" w:line="252" w:lineRule="auto"/>
            </w:pPr>
            <w:r>
              <w:lastRenderedPageBreak/>
              <w:t>Tema 18: Estructura de capital y dividendos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3122B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10.</w:t>
            </w:r>
            <w:r>
              <w:tab/>
              <w:t>Estructura de capital de la empresa y tipos de capital. (C)</w:t>
            </w:r>
          </w:p>
          <w:p w14:paraId="533CF169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11.</w:t>
            </w:r>
            <w:r>
              <w:tab/>
              <w:t>Valuación externa de la estructura de capital. (C)</w:t>
            </w:r>
          </w:p>
          <w:p w14:paraId="64061CC3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12.</w:t>
            </w:r>
            <w:r>
              <w:tab/>
              <w:t>Utilidad antes de intereses e impuestos. (C)</w:t>
            </w:r>
          </w:p>
          <w:p w14:paraId="598A59F4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13.</w:t>
            </w:r>
            <w:r>
              <w:tab/>
              <w:t>Utilidad por acción, EPS, para la estructura de capital. (C)</w:t>
            </w:r>
          </w:p>
          <w:p w14:paraId="2BA9BBCF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14.</w:t>
            </w:r>
            <w:r>
              <w:tab/>
              <w:t>Plan de financiamiento. (C)</w:t>
            </w:r>
          </w:p>
          <w:p w14:paraId="2996C9B2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15.</w:t>
            </w:r>
            <w:r>
              <w:tab/>
              <w:t>Selección de la estructura de capital óptima. (C, P)</w:t>
            </w:r>
          </w:p>
          <w:p w14:paraId="18C46ECF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16.</w:t>
            </w:r>
            <w:r>
              <w:tab/>
              <w:t>Vinculación y estimación del valor. (C)</w:t>
            </w:r>
          </w:p>
          <w:p w14:paraId="42DBB711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17.</w:t>
            </w:r>
            <w:r>
              <w:tab/>
              <w:t>Fundamentos de los dividendos y relevancia de la política de dividendos. (C)</w:t>
            </w:r>
          </w:p>
          <w:p w14:paraId="020AE60A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18.</w:t>
            </w:r>
            <w:r>
              <w:tab/>
              <w:t>Factores que afectan la política de dividendos: restricciones legales, contractuales e internas. (C)</w:t>
            </w:r>
          </w:p>
          <w:p w14:paraId="7727BF75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19.</w:t>
            </w:r>
            <w:r>
              <w:tab/>
              <w:t>Reserva legal y restricciones a la distribución de utilidades previstas en el Código de Comercio para las sociedades bolivianas. (C)</w:t>
            </w:r>
          </w:p>
          <w:p w14:paraId="4AE8E3B1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20.</w:t>
            </w:r>
            <w:r>
              <w:tab/>
              <w:t>Tipos de políticas de dividendos: razón de pago constante, dividendos regulares, y dividendos regulares bajos y adicionales. (C)</w:t>
            </w:r>
          </w:p>
          <w:p w14:paraId="6373D557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21.</w:t>
            </w:r>
            <w:r>
              <w:tab/>
              <w:t>Análisis del apalancamiento y de la estructura de capital en hoja de cálculo, con sensibilidad de la utilidad por acción. (C, P, T)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C54DA" w14:textId="77777777" w:rsidR="007F5D7D" w:rsidRDefault="007F5D7D"/>
        </w:tc>
      </w:tr>
    </w:tbl>
    <w:p w14:paraId="7B090A82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60"/>
        <w:gridCol w:w="3360"/>
        <w:gridCol w:w="660"/>
        <w:gridCol w:w="2700"/>
      </w:tblGrid>
      <w:tr w:rsidR="007F5D7D" w14:paraId="04C0B579" w14:textId="77777777">
        <w:trPr>
          <w:cantSplit/>
        </w:trPr>
        <w:tc>
          <w:tcPr>
            <w:tcW w:w="10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51E1B" w14:textId="77777777" w:rsidR="007F5D7D" w:rsidRDefault="00F76EBD">
            <w:pPr>
              <w:keepNext/>
              <w:spacing w:after="40" w:line="252" w:lineRule="auto"/>
              <w:jc w:val="both"/>
            </w:pPr>
            <w:r>
              <w:rPr>
                <w:b/>
                <w:bCs/>
              </w:rPr>
              <w:t>Elemento de competencia 6:</w:t>
            </w:r>
            <w:r>
              <w:t xml:space="preserve"> Aplica la inteligencia de negocios y las finanzas internacionales en la gestión financiera de la empresa, considerando las tasas de cambio, las tasas de interés y los riesgos de los diferenciales cambiarios.</w:t>
            </w:r>
          </w:p>
        </w:tc>
      </w:tr>
      <w:tr w:rsidR="007F5D7D" w14:paraId="417435DF" w14:textId="77777777"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E9741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Criterios de desempeño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D9094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desempeño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029E6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producto</w:t>
            </w:r>
          </w:p>
        </w:tc>
      </w:tr>
      <w:tr w:rsidR="007F5D7D" w14:paraId="1AD17693" w14:textId="77777777">
        <w:trPr>
          <w:cantSplit/>
        </w:trPr>
        <w:tc>
          <w:tcPr>
            <w:tcW w:w="33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37345" w14:textId="77777777" w:rsidR="007F5D7D" w:rsidRDefault="00F76EBD">
            <w:pPr>
              <w:spacing w:after="40" w:line="252" w:lineRule="auto"/>
            </w:pPr>
            <w:r>
              <w:t>1. Aplica la inteligencia de negocios en el área financiera, diseñando un cuadro de mando integral con datos depurados y verificando con criterio la calidad de la información.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9EDF1" w14:textId="77777777" w:rsidR="007F5D7D" w:rsidRDefault="00F76EBD">
            <w:pPr>
              <w:spacing w:after="40" w:line="252" w:lineRule="auto"/>
            </w:pPr>
            <w:r>
              <w:t>1.1 Diseña en el laboratorio de cómputo un cuadro de mando integral del área financiera de la empresa.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A0227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21:</w:t>
            </w:r>
            <w:r>
              <w:t xml:space="preserve"> Cuadro de mando integral del área financiera con herramientas de inteligencia de negocios.</w:t>
            </w:r>
          </w:p>
        </w:tc>
      </w:tr>
      <w:tr w:rsidR="007F5D7D" w14:paraId="1F9EA91A" w14:textId="7777777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A829" w14:textId="77777777" w:rsidR="007F5D7D" w:rsidRDefault="007F5D7D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62707" w14:textId="77777777" w:rsidR="007F5D7D" w:rsidRDefault="00F76EBD">
            <w:pPr>
              <w:spacing w:after="40" w:line="252" w:lineRule="auto"/>
            </w:pPr>
            <w:r>
              <w:t>1.2 Verifica en equipo la calidad de los datos financieros depurados del cuadro de mando integral antes de sustentar una decisión financiera.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41461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22:</w:t>
            </w:r>
            <w:r>
              <w:t xml:space="preserve"> Informe de verificación de la calidad de los datos financieros.</w:t>
            </w:r>
          </w:p>
        </w:tc>
      </w:tr>
      <w:tr w:rsidR="007F5D7D" w14:paraId="458A7910" w14:textId="77777777">
        <w:trPr>
          <w:cantSplit/>
        </w:trPr>
        <w:tc>
          <w:tcPr>
            <w:tcW w:w="33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A1873" w14:textId="77777777" w:rsidR="007F5D7D" w:rsidRDefault="00F76EBD">
            <w:pPr>
              <w:spacing w:after="40" w:line="252" w:lineRule="auto"/>
            </w:pPr>
            <w:r>
              <w:t xml:space="preserve">2. Analiza las finanzas internacionales de la empresa, evaluando las tasas de cambio, las tasas de interés y el riesgo </w:t>
            </w:r>
            <w:r>
              <w:lastRenderedPageBreak/>
              <w:t>de los diferenciales cambiarios de sus contratos.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8AA9F" w14:textId="77777777" w:rsidR="007F5D7D" w:rsidRDefault="00F76EBD">
            <w:pPr>
              <w:spacing w:after="40" w:line="252" w:lineRule="auto"/>
            </w:pPr>
            <w:r>
              <w:lastRenderedPageBreak/>
              <w:t>2.1 Analiza en aula la exposición cambiaria por transacción, por conversión y económica de un contrato internacional.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69477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23:</w:t>
            </w:r>
            <w:r>
              <w:t xml:space="preserve"> Informe de riesgo de los diferenciales cambiarios de una operación internacional.</w:t>
            </w:r>
          </w:p>
        </w:tc>
      </w:tr>
      <w:tr w:rsidR="007F5D7D" w14:paraId="482EABC9" w14:textId="77777777">
        <w:trPr>
          <w:cantSplit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340DD" w14:textId="77777777" w:rsidR="007F5D7D" w:rsidRDefault="007F5D7D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C4742" w14:textId="77777777" w:rsidR="007F5D7D" w:rsidRDefault="00F76EBD">
            <w:pPr>
              <w:spacing w:after="40" w:line="252" w:lineRule="auto"/>
            </w:pPr>
            <w:r>
              <w:t>2.2 Compara en equipo las fuentes de financiamiento internacional disponibles para la empresa.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69B40" w14:textId="77777777" w:rsidR="007F5D7D" w:rsidRDefault="00F76EBD">
            <w:pPr>
              <w:spacing w:after="40" w:line="252" w:lineRule="auto"/>
            </w:pPr>
            <w:r>
              <w:rPr>
                <w:b/>
                <w:bCs/>
              </w:rPr>
              <w:t>Producto 24:</w:t>
            </w:r>
            <w:r>
              <w:t xml:space="preserve"> Cuadro comparativo de fuentes de financiamiento internacional.</w:t>
            </w:r>
          </w:p>
        </w:tc>
      </w:tr>
      <w:tr w:rsidR="007F5D7D" w14:paraId="0DF94191" w14:textId="77777777">
        <w:tc>
          <w:tcPr>
            <w:tcW w:w="10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10713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Evidencias de conocimiento</w:t>
            </w:r>
          </w:p>
        </w:tc>
      </w:tr>
      <w:tr w:rsidR="007F5D7D" w14:paraId="77F4FA21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50D1A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Unidad de aprendizaje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4657B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Contenidos</w:t>
            </w:r>
          </w:p>
          <w:p w14:paraId="4815DAA7" w14:textId="77777777" w:rsidR="007F5D7D" w:rsidRDefault="00F76EBD">
            <w:pPr>
              <w:spacing w:line="252" w:lineRule="auto"/>
              <w:jc w:val="center"/>
            </w:pPr>
            <w:r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210A3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Conocimientos circunstanciales</w:t>
            </w:r>
          </w:p>
        </w:tc>
      </w:tr>
      <w:tr w:rsidR="007F5D7D" w14:paraId="51740D47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CB7AE" w14:textId="77777777" w:rsidR="007F5D7D" w:rsidRDefault="00F76EBD">
            <w:pPr>
              <w:spacing w:after="40" w:line="252" w:lineRule="auto"/>
            </w:pPr>
            <w:r>
              <w:t>Tema 19: Tecnología e inteligencia artificial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F5312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1.</w:t>
            </w:r>
            <w:r>
              <w:tab/>
              <w:t>Inteligencia de negocios y ciencia de datos. (C)</w:t>
            </w:r>
          </w:p>
          <w:p w14:paraId="5772B09B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2.</w:t>
            </w:r>
            <w:r>
              <w:tab/>
              <w:t>Conceptos gerenciales e inteligencia de negocios como estrategia empresarial. (C)</w:t>
            </w:r>
          </w:p>
          <w:p w14:paraId="65EE06B1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3.</w:t>
            </w:r>
            <w:r>
              <w:tab/>
              <w:t>Herramientas tecnológicas de inteligencia de negocios. (C, T)</w:t>
            </w:r>
          </w:p>
          <w:p w14:paraId="7783B314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4.</w:t>
            </w:r>
            <w:r>
              <w:tab/>
              <w:t>Preparación y depuración de los datos financieros: extracción, transformación y carga, y control de la calidad de la información. (P)</w:t>
            </w:r>
          </w:p>
          <w:p w14:paraId="1279ECFF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5.</w:t>
            </w:r>
            <w:r>
              <w:tab/>
              <w:t>Aplicaciones de la inteligencia de negocios en la organización. (C)</w:t>
            </w:r>
          </w:p>
          <w:p w14:paraId="6A85A74F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6.</w:t>
            </w:r>
            <w:r>
              <w:tab/>
              <w:t>Estrategias de implementación de la inteligencia de negocios. (C)</w:t>
            </w:r>
          </w:p>
          <w:p w14:paraId="24707624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7.</w:t>
            </w:r>
            <w:r>
              <w:tab/>
              <w:t>Aplicaciones de la inteligencia de negocios en el área financiera: cuadro de mando integral. (C)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100E6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Nociones de cartas de crédito y de cobranzas documentarias en las operaciones de comercio exterior.</w:t>
            </w:r>
          </w:p>
          <w:p w14:paraId="4F3C2569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Nociones de gobernanza de datos y de control de acceso en las herramientas de inteligencia de negocios.</w:t>
            </w:r>
          </w:p>
        </w:tc>
      </w:tr>
      <w:tr w:rsidR="007F5D7D" w14:paraId="3E03A121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E385A" w14:textId="77777777" w:rsidR="007F5D7D" w:rsidRDefault="00F76EBD">
            <w:pPr>
              <w:spacing w:after="40" w:line="252" w:lineRule="auto"/>
            </w:pPr>
            <w:r>
              <w:t>Tema 20: Finanzas internacionales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4D38D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8.</w:t>
            </w:r>
            <w:r>
              <w:tab/>
              <w:t>Contextualización de las finanzas internacionales desde la perspectiva de la empresa. (C)</w:t>
            </w:r>
          </w:p>
          <w:p w14:paraId="39A48FA1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9.</w:t>
            </w:r>
            <w:r>
              <w:tab/>
              <w:t>Tasas de cambio, tasa de devaluación y tasas de interés. (C)</w:t>
            </w:r>
          </w:p>
          <w:p w14:paraId="7926F14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10.</w:t>
            </w:r>
            <w:r>
              <w:tab/>
              <w:t>Fuentes de financiamiento. (C)</w:t>
            </w:r>
          </w:p>
          <w:p w14:paraId="6603DA55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11.</w:t>
            </w:r>
            <w:r>
              <w:tab/>
              <w:t>Valoración de activos financieros. (P)</w:t>
            </w:r>
          </w:p>
          <w:p w14:paraId="3CDBD41C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12.</w:t>
            </w:r>
            <w:r>
              <w:tab/>
              <w:t>Inversiones en empresas. (C)</w:t>
            </w:r>
          </w:p>
          <w:p w14:paraId="5864F8DB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13.</w:t>
            </w:r>
            <w:r>
              <w:tab/>
              <w:t>Riesgos de los diferenciales cambiarios. (C)</w:t>
            </w:r>
          </w:p>
          <w:p w14:paraId="34ABDCB9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14.</w:t>
            </w:r>
            <w:r>
              <w:tab/>
              <w:t>Exposición cambiaria de la empresa: exposición por transacción, por conversión y económica, y alternativas de cobertura. (C)</w:t>
            </w:r>
          </w:p>
          <w:p w14:paraId="403F8604" w14:textId="77777777" w:rsidR="007F5D7D" w:rsidRDefault="00F76EBD">
            <w:pPr>
              <w:tabs>
                <w:tab w:val="left" w:pos="400"/>
              </w:tabs>
              <w:spacing w:after="40" w:line="252" w:lineRule="auto"/>
              <w:ind w:left="400" w:hanging="400"/>
            </w:pPr>
            <w:r>
              <w:t>15.</w:t>
            </w:r>
            <w:r>
              <w:tab/>
              <w:t>Contratos. (C)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1501" w14:textId="77777777" w:rsidR="007F5D7D" w:rsidRDefault="007F5D7D"/>
        </w:tc>
      </w:tr>
    </w:tbl>
    <w:p w14:paraId="2C4939B1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1"/>
        <w:gridCol w:w="583"/>
        <w:gridCol w:w="1427"/>
        <w:gridCol w:w="2012"/>
        <w:gridCol w:w="2011"/>
        <w:gridCol w:w="2036"/>
      </w:tblGrid>
      <w:tr w:rsidR="007F5D7D" w14:paraId="2CBFB16A" w14:textId="77777777">
        <w:tc>
          <w:tcPr>
            <w:tcW w:w="100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718D1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Actividades</w:t>
            </w:r>
          </w:p>
        </w:tc>
      </w:tr>
      <w:tr w:rsidR="007F5D7D" w14:paraId="61FB1E97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5FEC8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En clase</w:t>
            </w:r>
          </w:p>
        </w:tc>
        <w:tc>
          <w:tcPr>
            <w:tcW w:w="2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C1F3D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Autónomas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7462B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B-Learning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BC5C0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Taller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E2055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Investigación/Práctica</w:t>
            </w:r>
          </w:p>
        </w:tc>
      </w:tr>
      <w:tr w:rsidR="007F5D7D" w14:paraId="77D6942D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16C28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Exposición dialogada de los fundamentos de la administración financiera y del mercado financiero nacional e internacional.</w:t>
            </w:r>
          </w:p>
          <w:p w14:paraId="722F2A8C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Resolución guiada de ejercicios de valor del dinero en el tiempo, de valuación de bonos y de acciones.</w:t>
            </w:r>
          </w:p>
          <w:p w14:paraId="16802BFB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 xml:space="preserve">Demostración en hoja de cálculo del presupuesto financiero, del flujo de </w:t>
            </w:r>
            <w:r>
              <w:rPr>
                <w:sz w:val="18"/>
                <w:szCs w:val="18"/>
              </w:rPr>
              <w:lastRenderedPageBreak/>
              <w:t>caja proyectado y del análisis de sensibilidad.</w:t>
            </w:r>
          </w:p>
          <w:p w14:paraId="4E23FE0C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Análisis de casos de capital de trabajo, de presupuesto de capital y de estructura de capital de empresas nacionales y extranjeras.</w:t>
            </w:r>
          </w:p>
          <w:p w14:paraId="55D5DF3C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Preguntas de comprensión sobre el riesgo, el costo de capital y la valoración de empresas.</w:t>
            </w:r>
          </w:p>
        </w:tc>
        <w:tc>
          <w:tcPr>
            <w:tcW w:w="2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1E894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lastRenderedPageBreak/>
              <w:t>Resolución de ejercicios de cálculo financiero al cierre de cada tema.</w:t>
            </w:r>
          </w:p>
          <w:p w14:paraId="5DA418D5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Lectura de los estados financieros publicados por empresas nacionales y extranjeras.</w:t>
            </w:r>
          </w:p>
          <w:p w14:paraId="7B597D84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Desarrollo progresivo de un caso práctico integral de finanzas corporativas.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11E80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Cuestionarios de comprensión en la plataforma Moodle UMSA.</w:t>
            </w:r>
          </w:p>
          <w:p w14:paraId="7E6BDD8D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Foros de consulta sobre casos prácticos de valuación e inversión.</w:t>
            </w:r>
          </w:p>
          <w:p w14:paraId="0B1F6E40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Videotutoriales de cálculo financiero con hoja de cálculo.</w:t>
            </w:r>
          </w:p>
          <w:p w14:paraId="4FD542D3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Ejercicios de valuación de bonos y acciones y de cálculo del costo de capital promedio ponderado.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16D9F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Resolución colaborativa de casos de presupuesto de capital y de valuación de bonos y acciones.</w:t>
            </w:r>
          </w:p>
          <w:p w14:paraId="718745D9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Elaboración guiada del presupuesto maestro y del análisis de sensibilidad.</w:t>
            </w:r>
          </w:p>
          <w:p w14:paraId="6D8F94E8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Revisión cruzada de la valoración de empresas entre equipos.</w:t>
            </w:r>
          </w:p>
          <w:p w14:paraId="38508AE2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 xml:space="preserve">Construcción del flujo de caja proyectado y del análisis de escenarios de </w:t>
            </w:r>
            <w:r>
              <w:rPr>
                <w:sz w:val="18"/>
                <w:szCs w:val="18"/>
              </w:rPr>
              <w:lastRenderedPageBreak/>
              <w:t>la empresa en hoja de cálculo.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CCAA9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lastRenderedPageBreak/>
              <w:t>Análisis de la estructura de capital y de la política de dividendos de empresas que cotizan en bolsas de valores nacionales e internacionales.</w:t>
            </w:r>
          </w:p>
          <w:p w14:paraId="0B275E9C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Revisión de emisiones de bonos y acciones registradas en mercados de valores nacionales e internacionales.</w:t>
            </w:r>
          </w:p>
          <w:p w14:paraId="00653668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 xml:space="preserve">Comparación de herramientas de inteligencia de negocios </w:t>
            </w:r>
            <w:r>
              <w:rPr>
                <w:sz w:val="18"/>
                <w:szCs w:val="18"/>
              </w:rPr>
              <w:lastRenderedPageBreak/>
              <w:t>aplicadas al área financiera.</w:t>
            </w:r>
          </w:p>
          <w:p w14:paraId="45E4DBF1" w14:textId="77777777" w:rsidR="007F5D7D" w:rsidRDefault="00F76EBD">
            <w:pPr>
              <w:spacing w:after="80" w:line="252" w:lineRule="auto"/>
            </w:pPr>
            <w:r>
              <w:rPr>
                <w:sz w:val="18"/>
                <w:szCs w:val="18"/>
              </w:rPr>
              <w:t>Análisis de una emisión de valores registrada en una bolsa de valores y de su calificación de riesgo.</w:t>
            </w:r>
          </w:p>
        </w:tc>
      </w:tr>
      <w:tr w:rsidR="007F5D7D" w14:paraId="03D0D53F" w14:textId="77777777">
        <w:tc>
          <w:tcPr>
            <w:tcW w:w="2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F7296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lastRenderedPageBreak/>
              <w:t>Estrategias de aprendizaje y enseñanza</w:t>
            </w:r>
          </w:p>
        </w:tc>
        <w:tc>
          <w:tcPr>
            <w:tcW w:w="74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BE897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Aprendizaje basado en problemas con casos de empresas nacionales y extranjeras.</w:t>
            </w:r>
          </w:p>
          <w:p w14:paraId="4E76CBAF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Resolución guiada de ejercicios financieros en orden de dificultad creciente.</w:t>
            </w:r>
          </w:p>
          <w:p w14:paraId="3E70E8D1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Caso práctico integral que recorre la planificación, la inversión y la estructura de capital de la empresa.</w:t>
            </w:r>
          </w:p>
          <w:p w14:paraId="0CA07784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Estudio de casos de valoración de empresas reales.</w:t>
            </w:r>
          </w:p>
          <w:p w14:paraId="0315B16A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Trabajo colaborativo en equipos de análisis y de cálculo financiero.</w:t>
            </w:r>
          </w:p>
          <w:p w14:paraId="7243D44B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Clase invertida para los contenidos normativos del mercado de valores.</w:t>
            </w:r>
          </w:p>
          <w:p w14:paraId="2F344892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Análisis crítico de los supuestos de un modelo financiero antes de recomendar una decisión.</w:t>
            </w:r>
          </w:p>
        </w:tc>
      </w:tr>
      <w:tr w:rsidR="007F5D7D" w14:paraId="135B6660" w14:textId="77777777">
        <w:tc>
          <w:tcPr>
            <w:tcW w:w="2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17AF2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Recursos para el aprendizaje</w:t>
            </w:r>
          </w:p>
        </w:tc>
        <w:tc>
          <w:tcPr>
            <w:tcW w:w="74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6846F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Plataforma Moodle UMSA.</w:t>
            </w:r>
          </w:p>
          <w:p w14:paraId="4DB36D2A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Hoja de cálculo para modelos financieros.</w:t>
            </w:r>
          </w:p>
          <w:p w14:paraId="776FD21A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Compendio de Normas de Contabilidad y Auditoría del CAUB y Normas Internacionales de Información Financiera.</w:t>
            </w:r>
          </w:p>
          <w:p w14:paraId="17DC143A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Cotizaciones de bonos y acciones de la Bolsa Boliviana de Valores.</w:t>
            </w:r>
          </w:p>
          <w:p w14:paraId="7100B462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Guías de ejercicios y casos elaborados por la cátedra.</w:t>
            </w:r>
          </w:p>
          <w:p w14:paraId="43150019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Funciones financieras, tablas de datos y herramientas de escenarios de la hoja de cálculo.</w:t>
            </w:r>
          </w:p>
          <w:p w14:paraId="17B19986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Información del Banco Central de Bolivia, de la Bolsa Boliviana de Valores y de la Autoridad de Supervisión del Sistema Financiero.</w:t>
            </w:r>
          </w:p>
        </w:tc>
      </w:tr>
      <w:tr w:rsidR="007F5D7D" w14:paraId="23ACB888" w14:textId="77777777">
        <w:tc>
          <w:tcPr>
            <w:tcW w:w="2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3294C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Estrategias de evaluación</w:t>
            </w:r>
          </w:p>
        </w:tc>
        <w:tc>
          <w:tcPr>
            <w:tcW w:w="74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419D5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Evaluación diagnóstica: prueba inicial sobre los conocimientos previos de contabilidad internacional, de costos, de bancos y gubernamental.</w:t>
            </w:r>
          </w:p>
          <w:p w14:paraId="555FD652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Evaluación formativa: preguntas de comprensión y desarrollo de ejercicios prácticos en el aula, con retroalimentación continua, autoevaluación y coevaluación.</w:t>
            </w:r>
          </w:p>
          <w:p w14:paraId="58ADEEBD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7F5D7D" w14:paraId="320B9428" w14:textId="77777777">
        <w:tc>
          <w:tcPr>
            <w:tcW w:w="2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FF427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Criterios de calificación</w:t>
            </w:r>
          </w:p>
        </w:tc>
        <w:tc>
          <w:tcPr>
            <w:tcW w:w="74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63F3B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Nota mínima de aprobación: 51/100.</w:t>
            </w:r>
          </w:p>
          <w:p w14:paraId="20A483B7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Evaluación periódica al finalizar cada tema, basada en evidencias de conocimiento, desempeño y producto.</w:t>
            </w:r>
          </w:p>
          <w:p w14:paraId="625DCFAE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Cada evidencia de producto se evalúa con su propia rúbrica de tres niveles: Insuficiente, Suficiente y Destacado.</w:t>
            </w:r>
          </w:p>
          <w:p w14:paraId="43F53C00" w14:textId="77777777" w:rsidR="007F5D7D" w:rsidRDefault="00F76EBD">
            <w:pPr>
              <w:tabs>
                <w:tab w:val="left" w:pos="280"/>
              </w:tabs>
              <w:spacing w:after="40" w:line="252" w:lineRule="auto"/>
              <w:ind w:left="280" w:hanging="280"/>
            </w:pPr>
            <w:r>
              <w:t>•</w:t>
            </w:r>
            <w:r>
              <w:tab/>
              <w:t>La calificación de cada elemento de competencia suma las calificaciones de sus evidencias de producto.</w:t>
            </w:r>
          </w:p>
        </w:tc>
      </w:tr>
    </w:tbl>
    <w:p w14:paraId="013F994D" w14:textId="77777777" w:rsidR="007F5D7D" w:rsidRDefault="007F5D7D">
      <w:pPr>
        <w:spacing w:after="120" w:line="252" w:lineRule="auto"/>
      </w:pPr>
    </w:p>
    <w:p w14:paraId="7FE8DF7B" w14:textId="77777777" w:rsidR="007F5D7D" w:rsidRDefault="00F76EBD">
      <w:pPr>
        <w:spacing w:after="80" w:line="252" w:lineRule="auto"/>
        <w:jc w:val="center"/>
      </w:pPr>
      <w:r>
        <w:rPr>
          <w:b/>
          <w:bCs/>
        </w:rPr>
        <w:t>Niveles de logro y distribución de la calificación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52855F36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280F3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lastRenderedPageBreak/>
              <w:t>Producto 1:</w:t>
            </w:r>
            <w:r>
              <w:t xml:space="preserve"> Informe de descripción financiera de la empresa y de su entorno de mercado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9B4AE" w14:textId="77777777" w:rsidR="007F5D7D" w:rsidRDefault="00F76EBD">
            <w:pPr>
              <w:keepNext/>
              <w:spacing w:line="252" w:lineRule="auto"/>
              <w:jc w:val="center"/>
            </w:pPr>
            <w:r>
              <w:t>4 %</w:t>
            </w:r>
          </w:p>
        </w:tc>
      </w:tr>
      <w:tr w:rsidR="007F5D7D" w14:paraId="01A2EF5C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278F3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6F66B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82F2D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6B60D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04F6DF9B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55FB5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Organización del área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580F1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Omite funciones del área financiera.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068DB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Representa la tesorería, la contraloría y la planificación financiera y sus relaciones con otras áreas.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3621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Justifica la estructura según el tamaño de la empresa.</w:t>
            </w:r>
          </w:p>
        </w:tc>
      </w:tr>
      <w:tr w:rsidR="007F5D7D" w14:paraId="0BD0C988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CE938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Mercados e instituciones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BCDC1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Confunde los mercados o las entidades reguladoras.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138BC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Identifica el mercado en que se financia la empresa, sus instrumentos, su regulador y los requisitos de emisión.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A530C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Explica el efecto de la regulación en el costo del financiamiento de la empresa.</w:t>
            </w:r>
          </w:p>
        </w:tc>
      </w:tr>
      <w:tr w:rsidR="007F5D7D" w14:paraId="347292C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01589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Objetivos financieros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70C46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Confunde el objetivo básico con otros objetivos.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EBBAA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Diferencia el objetivo básico del objetivo operativo en la empresa analizada.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22142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Explica el conflicto entre la utilidad y el valor para el accionista.</w:t>
            </w:r>
          </w:p>
        </w:tc>
      </w:tr>
    </w:tbl>
    <w:p w14:paraId="2A76BAA9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2247AB49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3A65C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2:</w:t>
            </w:r>
            <w:r>
              <w:t xml:space="preserve"> Informe de análisis ético de un caso del ejecutivo financiero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1DD67" w14:textId="77777777" w:rsidR="007F5D7D" w:rsidRDefault="00F76EBD">
            <w:pPr>
              <w:keepNext/>
              <w:spacing w:line="252" w:lineRule="auto"/>
              <w:jc w:val="center"/>
            </w:pPr>
            <w:r>
              <w:t>3 %</w:t>
            </w:r>
          </w:p>
        </w:tc>
      </w:tr>
      <w:tr w:rsidR="007F5D7D" w14:paraId="494E1EDB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2D474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D442D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D4A9D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441D4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06010DF7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2A44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Identificación del conflicto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5272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 identifica el conflicto de intereses.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B406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Identifica el conflicto y a los afectados.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2B5B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Distingue el uso de información privilegiada en el caso.</w:t>
            </w:r>
          </w:p>
        </w:tc>
      </w:tr>
      <w:tr w:rsidR="007F5D7D" w14:paraId="57A0B6AC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1605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Conducta esperada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90E5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La conducta propuesta es inadecuada.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816D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Propone una conducta transparente con los accionistas.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02963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Fundamenta la conducta en principios éticos explícitos.</w:t>
            </w:r>
          </w:p>
        </w:tc>
      </w:tr>
      <w:tr w:rsidR="007F5D7D" w14:paraId="30DF216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CBA0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Redacción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A6F31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informe es confuso.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8AF47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informe es claro y ordenado.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8EFAA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informe sustenta sus conclusiones con hechos del caso.</w:t>
            </w:r>
          </w:p>
        </w:tc>
      </w:tr>
    </w:tbl>
    <w:p w14:paraId="7B12362D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7D505425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5458D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3:</w:t>
            </w:r>
            <w:r>
              <w:t xml:space="preserve"> </w:t>
            </w:r>
            <w:del w:id="9013" w:author="Comisión de revisión 4.5" w:date="2026-10-13T00:00:00Z">
              <w:r>
                <w:delText xml:space="preserve">Modelo de análisis horizontal, vertical, de razones financieras</w:delText>
              </w:r>
            </w:del>
            <w:ins w:id="9014" w:author="Comisión de revisión 4.5" w:date="2026-10-13T00:00:00Z">
              <w:r>
                <w:t xml:space="preserve">Modelo de análisis horizontal, vertical y de razones financieras</w:t>
              </w:r>
            </w:ins>
            <w:r>
              <w:t xml:space="preserve"> en herramientas tecnológicas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9E699" w14:textId="77777777" w:rsidR="007F5D7D" w:rsidRDefault="00F76EBD">
            <w:pPr>
              <w:keepNext/>
              <w:spacing w:line="252" w:lineRule="auto"/>
              <w:jc w:val="center"/>
            </w:pPr>
            <w:r>
              <w:t>6 %</w:t>
            </w:r>
          </w:p>
        </w:tc>
      </w:tr>
      <w:tr w:rsidR="007F5D7D" w14:paraId="0F6038C9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9041C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F529C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0D322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09C7D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6DBFD4D3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F3488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Análisis horizontal y vertical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F4A7B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con errores las variaciones o elige bases inadecuadas.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91AF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las variaciones y la estructura porcentual con bases correctas en herramientas tecnológicas.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B434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Explica las causas de las variaciones significativas.</w:t>
            </w:r>
          </w:p>
        </w:tc>
      </w:tr>
      <w:tr w:rsidR="007F5D7D" w14:paraId="27A9EE6F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4960A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Razones y comparabilidad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CF35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con errores las razones o ignora la inflación.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05E9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las razones de los cuatro grupos y ajusta la comparabilidad por inflación y tipo de cambio.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9CF14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Distingue el efecto inflacionario y cambiario del operativo.</w:t>
            </w:r>
          </w:p>
        </w:tc>
      </w:tr>
      <w:tr w:rsidR="007F5D7D" w14:paraId="7F3CCB1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CECB2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Grados de apalancamiento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13BDE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Calcula con errores el punto de equilibrio o los grados.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2BC05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Calcula los grados de apalancamiento operativo, financiero y total y el punto de indiferencia.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3D5C5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Interpreta el riesgo financiero que revela cada grado.</w:t>
            </w:r>
          </w:p>
        </w:tc>
      </w:tr>
    </w:tbl>
    <w:p w14:paraId="5A4934F5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1575F344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18CF8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lastRenderedPageBreak/>
              <w:t>Producto 4:</w:t>
            </w:r>
            <w:r>
              <w:t xml:space="preserve"> Informe de diagnóstico financiero con sus conclusiones y recomendaciones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9EA80" w14:textId="77777777" w:rsidR="007F5D7D" w:rsidRDefault="00F76EBD">
            <w:pPr>
              <w:keepNext/>
              <w:spacing w:line="252" w:lineRule="auto"/>
              <w:jc w:val="center"/>
            </w:pPr>
            <w:r>
              <w:t>4 %</w:t>
            </w:r>
          </w:p>
        </w:tc>
      </w:tr>
      <w:tr w:rsidR="007F5D7D" w14:paraId="6E54EC5D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2251C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67FDC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3E8DA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8A313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640B57D4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C8B2B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Diagnóstico integral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3D34D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Interpreta las razones de forma aislada.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E134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Relaciona las razones y el apalancamiento entre sí y con los objetivos de la empresa.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670A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Propone acciones frente a cada señal de riesgo.</w:t>
            </w:r>
          </w:p>
        </w:tc>
      </w:tr>
      <w:tr w:rsidR="007F5D7D" w14:paraId="468B74A6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55894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Validación del análisis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3E334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 reconoce las limitaciones.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0400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Identifica las limitaciones del análisis de razones.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3E81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Reformula la conclusión con fundamentos.</w:t>
            </w:r>
          </w:p>
        </w:tc>
      </w:tr>
      <w:tr w:rsidR="007F5D7D" w14:paraId="093BB78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6EA48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Sustentación del diagnóstico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6AE29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La participación es desigual.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44B36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Todos los integrantes participan y sustentan el diagnóstico.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63B3F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equipo responde con fundamentos a las observaciones del curso.</w:t>
            </w:r>
          </w:p>
        </w:tc>
      </w:tr>
    </w:tbl>
    <w:p w14:paraId="52FD89FE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75D85FD8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3B315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5:</w:t>
            </w:r>
            <w:r>
              <w:t xml:space="preserve"> </w:t>
            </w:r>
            <w:del w:id="9005" w:author="Comisión de revisión 4.5" w:date="2026-10-13T00:00:00Z">
              <w:r>
                <w:delText xml:space="preserve">Informe de análisis situacional financiera</w:delText>
              </w:r>
            </w:del>
            <w:ins w:id="9006" w:author="Comisión de revisión 4.5" w:date="2026-10-13T00:00:00Z">
              <w:r>
                <w:t xml:space="preserve">Informe de análisis situacional financiero</w:t>
              </w:r>
            </w:ins>
            <w:r>
              <w:t xml:space="preserve"> conforme a los objetivos y estrategias de la empresa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A165B" w14:textId="77777777" w:rsidR="007F5D7D" w:rsidRDefault="00F76EBD">
            <w:pPr>
              <w:keepNext/>
              <w:spacing w:line="252" w:lineRule="auto"/>
              <w:jc w:val="center"/>
            </w:pPr>
            <w:r>
              <w:t>2 %</w:t>
            </w:r>
          </w:p>
        </w:tc>
      </w:tr>
      <w:tr w:rsidR="007F5D7D" w14:paraId="4A729AE9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1E9EB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78701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318C4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9E427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629A67C0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DC851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Análisis situacional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AA5F1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 análisis es superficial.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CD235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Analiza la situación interna y externa de la empresa.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93C48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Prioriza los factores de mayor incidencia financiera.</w:t>
            </w:r>
          </w:p>
        </w:tc>
      </w:tr>
      <w:tr w:rsidR="007F5D7D" w14:paraId="52FBE81C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B298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Objetivos y estrategias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53F1D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Los objetivos son vagos.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32D4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Define objetivos y estrategias corporativas y funcionales.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CCC71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Vincula cada estrategia con una meta financiera.</w:t>
            </w:r>
          </w:p>
        </w:tc>
      </w:tr>
      <w:tr w:rsidR="007F5D7D" w14:paraId="4CCB890F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46AF1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Presentación del informe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76130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informe es confuso.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84CC6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informe es claro y ordenado.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615B5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informe sustenta sus conclusiones con cifras.</w:t>
            </w:r>
          </w:p>
        </w:tc>
      </w:tr>
    </w:tbl>
    <w:p w14:paraId="3755E927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0DBBD09A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E5BCD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6:</w:t>
            </w:r>
            <w:r>
              <w:t xml:space="preserve"> Pronóstico de la demanda y presupuesto de ventas por series de tiempo, regresión y tendencias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4B11E" w14:textId="77777777" w:rsidR="007F5D7D" w:rsidRDefault="00F76EBD">
            <w:pPr>
              <w:keepNext/>
              <w:spacing w:line="252" w:lineRule="auto"/>
              <w:jc w:val="center"/>
            </w:pPr>
            <w:r>
              <w:t>2 %</w:t>
            </w:r>
          </w:p>
        </w:tc>
      </w:tr>
      <w:tr w:rsidR="007F5D7D" w14:paraId="2CEC5AC3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E4B6E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0B099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3BE50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8F001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0BBA87AC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2C32F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Aplicación de métodos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69B7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Aplica un solo método o con errores.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729AF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Aplica series de tiempo, regresión y tendencias.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6D5F3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Compara la precisión de los métodos.</w:t>
            </w:r>
          </w:p>
        </w:tc>
      </w:tr>
      <w:tr w:rsidR="007F5D7D" w14:paraId="7DD0238B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3946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Supuestos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0C86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 explicita los supuestos.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4C58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Explicita los supuestos del pronóstico.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98E2D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Evalúa la razonabilidad de los supuestos.</w:t>
            </w:r>
          </w:p>
        </w:tc>
      </w:tr>
      <w:tr w:rsidR="007F5D7D" w14:paraId="24E8DAC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08B7A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Uso de medios tecnológicos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38417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No usa funciones estadísticas.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F25BE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Usa funciones y gráficos pertinentes.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7DD7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modelo permite actualizar los datos con facilidad.</w:t>
            </w:r>
          </w:p>
        </w:tc>
      </w:tr>
    </w:tbl>
    <w:p w14:paraId="141ED4E0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2AF6CE20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94626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7:</w:t>
            </w:r>
            <w:r>
              <w:t xml:space="preserve"> Presupuesto maestro de la empresa con sus presupuestos operativo y financiero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52987" w14:textId="77777777" w:rsidR="007F5D7D" w:rsidRDefault="00F76EBD">
            <w:pPr>
              <w:keepNext/>
              <w:spacing w:line="252" w:lineRule="auto"/>
              <w:jc w:val="center"/>
            </w:pPr>
            <w:r>
              <w:t>2 %</w:t>
            </w:r>
          </w:p>
        </w:tc>
      </w:tr>
      <w:tr w:rsidR="007F5D7D" w14:paraId="13D6A1DF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E704C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7092C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7B69A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4EEB6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6A3122E3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CB51D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Presupuesto operativo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CEFD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Está incompleto.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A619F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Integra ventas, producción, compras y gastos.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0127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Relaciona el presupuesto con las estrategias definidas.</w:t>
            </w:r>
          </w:p>
        </w:tc>
      </w:tr>
      <w:tr w:rsidR="007F5D7D" w14:paraId="5C063162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45F9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Presupuesto financiero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3163D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 concilia con el operativo.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916F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Elabora el presupuesto de efectivo y los estados proyectados.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32F3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Verifica los enlaces entre ambos presupuestos.</w:t>
            </w:r>
          </w:p>
        </w:tc>
      </w:tr>
      <w:tr w:rsidR="007F5D7D" w14:paraId="4663A5D3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15A7C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Trabajo en equipo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937B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La participación es desigual.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C2EB0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Todos los integrantes participan.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81ED4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equipo sustenta sus conclusiones ante el curso.</w:t>
            </w:r>
          </w:p>
        </w:tc>
      </w:tr>
    </w:tbl>
    <w:p w14:paraId="77DD5E53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175CECBA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88BB8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lastRenderedPageBreak/>
              <w:t>Producto 8:</w:t>
            </w:r>
            <w:r>
              <w:t xml:space="preserve"> Cuadro de escenarios del plan financiero con sus variables de mayor impacto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4C52B" w14:textId="77777777" w:rsidR="007F5D7D" w:rsidRDefault="00F76EBD">
            <w:pPr>
              <w:keepNext/>
              <w:spacing w:line="252" w:lineRule="auto"/>
              <w:jc w:val="center"/>
            </w:pPr>
            <w:r>
              <w:t>2 %</w:t>
            </w:r>
          </w:p>
        </w:tc>
      </w:tr>
      <w:tr w:rsidR="007F5D7D" w14:paraId="4FFFB33A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2477A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CFE19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CB257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2825A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1F6C1042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B8DB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Definición de escenarios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8708F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Los escenarios no difieren entre sí.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2F7EF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Define tres escenarios con variables distintas.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E91CB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Justifica los valores de cada variable.</w:t>
            </w:r>
          </w:p>
        </w:tc>
      </w:tr>
      <w:tr w:rsidR="007F5D7D" w14:paraId="37360831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8830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Efecto en el resultado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76F3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 mide el efecto de cada escenario.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2A2B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Mide el efecto en la utilidad y en el efectivo.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92B7C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Identifica la variable de mayor impacto.</w:t>
            </w:r>
          </w:p>
        </w:tc>
      </w:tr>
      <w:tr w:rsidR="007F5D7D" w14:paraId="4187A745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518F8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Recomendación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B9B6A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No formula recomendaciones.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609A0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Recomienda acciones según el escenario.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C09FA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Propone un plan de contingencia.</w:t>
            </w:r>
          </w:p>
        </w:tc>
      </w:tr>
    </w:tbl>
    <w:p w14:paraId="0C28C7D4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2B1AD0CB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6C79E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9:</w:t>
            </w:r>
            <w:r>
              <w:t xml:space="preserve"> Cálculo del ciclo de conversión de efectivo con su requerimiento de financiamiento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4A355" w14:textId="77777777" w:rsidR="007F5D7D" w:rsidRDefault="00F76EBD">
            <w:pPr>
              <w:keepNext/>
              <w:spacing w:line="252" w:lineRule="auto"/>
              <w:jc w:val="center"/>
            </w:pPr>
            <w:r>
              <w:t>5 %</w:t>
            </w:r>
          </w:p>
        </w:tc>
      </w:tr>
      <w:tr w:rsidR="007F5D7D" w14:paraId="17B03F84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8B837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FDFDC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BD882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DC80B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770182ED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1659F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Ciclo de conversión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4673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con errores los plazos.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89CBF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los plazos de inventario, cobro y pago.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2173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Explica el efecto de cada plazo en la liquidez.</w:t>
            </w:r>
          </w:p>
        </w:tc>
      </w:tr>
      <w:tr w:rsidR="007F5D7D" w14:paraId="5531A93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8B84F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Requerimiento de financiamiento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36C11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 determina el requerimiento.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598F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Determina el requerimiento permanente y estacional.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974C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Propone la estrategia de financiamiento adecuada.</w:t>
            </w:r>
          </w:p>
        </w:tc>
      </w:tr>
      <w:tr w:rsidR="007F5D7D" w14:paraId="7FA9CBD1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69D24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Estrategias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76450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No formula estrategias.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0432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Propone estrategias para reducir el ciclo.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E07B1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Cuantifica el ahorro de cada estrategia.</w:t>
            </w:r>
          </w:p>
        </w:tc>
      </w:tr>
    </w:tbl>
    <w:p w14:paraId="2FFD0BCF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3B891AD9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AD9D8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10:</w:t>
            </w:r>
            <w:r>
              <w:t xml:space="preserve"> Política de crédito con sus términos, condiciones y mecanismos de supervisión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3FE8C" w14:textId="77777777" w:rsidR="007F5D7D" w:rsidRDefault="00F76EBD">
            <w:pPr>
              <w:keepNext/>
              <w:spacing w:line="252" w:lineRule="auto"/>
              <w:jc w:val="center"/>
            </w:pPr>
            <w:r>
              <w:t>4 %</w:t>
            </w:r>
          </w:p>
        </w:tc>
      </w:tr>
      <w:tr w:rsidR="007F5D7D" w14:paraId="545BA688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7D672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A7E33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83981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2CE92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09E5D945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0940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Análisis marginal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BF4F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Aplica con errores el análisis marginal.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06298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Compara la utilidad marginal y el costo marginal.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33F0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Incorpora el deterioro por pérdidas crediticias esperadas.</w:t>
            </w:r>
          </w:p>
        </w:tc>
      </w:tr>
      <w:tr w:rsidR="007F5D7D" w14:paraId="04E79C45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CEAEE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Términos y condiciones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D9583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Los términos son incompletos.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D8F64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Define plazos, descuentos y normas de crédito.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2D023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Ajusta los términos al perfil de cada cliente.</w:t>
            </w:r>
          </w:p>
        </w:tc>
      </w:tr>
      <w:tr w:rsidR="007F5D7D" w14:paraId="449C6BCF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2B678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Trabajo en equipo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EE44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La participación es desigual.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9151E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Todos los integrantes participan.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C141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equipo sustenta sus conclusiones ante el curso.</w:t>
            </w:r>
          </w:p>
        </w:tc>
      </w:tr>
    </w:tbl>
    <w:p w14:paraId="3FE0C4C8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6D1AF40B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A0BAB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11:</w:t>
            </w:r>
            <w:r>
              <w:t xml:space="preserve"> Cálculo de la cantidad económica del pedido y del nivel de inventarios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E5EE3" w14:textId="77777777" w:rsidR="007F5D7D" w:rsidRDefault="00F76EBD">
            <w:pPr>
              <w:keepNext/>
              <w:spacing w:line="252" w:lineRule="auto"/>
              <w:jc w:val="center"/>
            </w:pPr>
            <w:r>
              <w:t>4 %</w:t>
            </w:r>
          </w:p>
        </w:tc>
      </w:tr>
      <w:tr w:rsidR="007F5D7D" w14:paraId="1629D2CC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13212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AC1EB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E24FE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E0F32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385ACF33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8A995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Cantidad económica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EB24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con errores la cantidad económica.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A8FB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la cantidad económica y el punto de pedido.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7EFE4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Analiza la sensibilidad ante cambios de la demanda.</w:t>
            </w:r>
          </w:p>
        </w:tc>
      </w:tr>
      <w:tr w:rsidR="007F5D7D" w14:paraId="4BEDA9E3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BBB6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Nivel de inventarios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1637E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 define el inventario de seguridad.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2A30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Establece el nivel de inventarios y su política.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51D9C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Compara el resultado con el enfoque justo a tiempo.</w:t>
            </w:r>
          </w:p>
        </w:tc>
      </w:tr>
      <w:tr w:rsidR="007F5D7D" w14:paraId="1FC13152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B367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Exactitud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64F20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Presenta errores de cálculo.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63FE2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Los cálculos son correctos.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DC952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Verifica los resultados con los costos totales.</w:t>
            </w:r>
          </w:p>
        </w:tc>
      </w:tr>
    </w:tbl>
    <w:p w14:paraId="518DEB28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41E0D7F1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34B9A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lastRenderedPageBreak/>
              <w:t>Producto 12:</w:t>
            </w:r>
            <w:r>
              <w:t xml:space="preserve"> Cuadro comparativo del costo efectivo de las fuentes de financiación a corto plazo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82644" w14:textId="77777777" w:rsidR="007F5D7D" w:rsidRDefault="00F76EBD">
            <w:pPr>
              <w:keepNext/>
              <w:spacing w:line="252" w:lineRule="auto"/>
              <w:jc w:val="center"/>
            </w:pPr>
            <w:r>
              <w:t>4 %</w:t>
            </w:r>
          </w:p>
        </w:tc>
      </w:tr>
      <w:tr w:rsidR="007F5D7D" w14:paraId="2FD26A70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91F33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EE1E2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C8CB2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E4A3B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055544F4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A1C9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Costo efectivo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76E6C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con errores el costo efectivo.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40D75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el costo efectivo anual de cada fuente.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534BE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Incorpora comisiones y saldos compensatorios.</w:t>
            </w:r>
          </w:p>
        </w:tc>
      </w:tr>
      <w:tr w:rsidR="007F5D7D" w14:paraId="73D92E03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2F5A5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Condiciones y garantías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68CD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Omite condiciones relevantes.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5DC0A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Compara plazos, garantías y requisitos.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72D7F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Evalúa el factoraje y el descuento de documentos.</w:t>
            </w:r>
          </w:p>
        </w:tc>
      </w:tr>
      <w:tr w:rsidR="007F5D7D" w14:paraId="392AA9BB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710D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Trabajo en equipo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EDE28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La participación es desigual.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D5F59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Todos los integrantes participan.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FC9B9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equipo sustenta sus conclusiones ante el curso.</w:t>
            </w:r>
          </w:p>
        </w:tc>
      </w:tr>
    </w:tbl>
    <w:p w14:paraId="34BE3783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330DCF95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4687F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13:</w:t>
            </w:r>
            <w:r>
              <w:t xml:space="preserve"> Modelo de valor del dinero en el tiempo y de riesgo y rendimiento de una cartera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983B0" w14:textId="77777777" w:rsidR="007F5D7D" w:rsidRDefault="00F76EBD">
            <w:pPr>
              <w:keepNext/>
              <w:spacing w:line="252" w:lineRule="auto"/>
              <w:jc w:val="center"/>
            </w:pPr>
            <w:r>
              <w:t>10 %</w:t>
            </w:r>
          </w:p>
        </w:tc>
      </w:tr>
      <w:tr w:rsidR="007F5D7D" w14:paraId="26F7B995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1446C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AAD09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D2F41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A8331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13469CA4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7474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Valor del dinero y tasas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5059E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Confunde las tasas o aplica fórmulas inadecuadas.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54E0D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montos únicos, anualidades y series combinadas con la tasa real.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FFF6C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Verifica los resultados con funciones financieras.</w:t>
            </w:r>
          </w:p>
        </w:tc>
      </w:tr>
      <w:tr w:rsidR="007F5D7D" w14:paraId="21C75FF2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40138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Riesgo y rendimiento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F7951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con errores las medidas o ignora la correlación.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DE633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el rendimiento esperado y el riesgo de la cartera con su correlación.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5213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Determina la combinación de menor riesgo.</w:t>
            </w:r>
          </w:p>
        </w:tc>
      </w:tr>
      <w:tr w:rsidR="007F5D7D" w14:paraId="4598F529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88627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Modelo de valoración de activos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F6BB2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No aplica el coeficiente beta.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36A4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Calcula el rendimiento requerido con el coeficiente beta.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1CF42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Distingue el riesgo sistemático del específico.</w:t>
            </w:r>
          </w:p>
        </w:tc>
      </w:tr>
    </w:tbl>
    <w:p w14:paraId="18020C19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1625CBBB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6EBA2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14:</w:t>
            </w:r>
            <w:r>
              <w:t xml:space="preserve"> Informe de valuación de los bonos y las acciones de la empresa con la estructura de su emisión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A6372" w14:textId="77777777" w:rsidR="007F5D7D" w:rsidRDefault="00F76EBD">
            <w:pPr>
              <w:keepNext/>
              <w:spacing w:line="252" w:lineRule="auto"/>
              <w:jc w:val="center"/>
            </w:pPr>
            <w:r>
              <w:t>10 %</w:t>
            </w:r>
          </w:p>
        </w:tc>
      </w:tr>
      <w:tr w:rsidR="007F5D7D" w14:paraId="174F564E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58B11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4E59D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99B18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FA024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64555A52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E9DEA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Valuación del bono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D00F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con errores el precio.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AA6E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el precio del bono con la tasa de mercado e interpreta su calificación.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09A1E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la duración y la sensibilidad del precio.</w:t>
            </w:r>
          </w:p>
        </w:tc>
      </w:tr>
      <w:tr w:rsidR="007F5D7D" w14:paraId="066225E4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6EB8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Valuación de la acción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5AD6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Aplica un modelo inadecuado.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9ED5D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Valúa la acción ordinaria con un modelo pertinente.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3AAF4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Analiza la sensibilidad ante la tasa de crecimiento.</w:t>
            </w:r>
          </w:p>
        </w:tc>
      </w:tr>
      <w:tr w:rsidR="007F5D7D" w14:paraId="594467D8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4561E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Estructura de la emisión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8C93E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Omite etapas de la emisión.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D0B3E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Describe la estructuración, el registro y la colocación.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51A72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Evalúa la conveniencia de un bono verde o sostenible.</w:t>
            </w:r>
          </w:p>
        </w:tc>
      </w:tr>
    </w:tbl>
    <w:p w14:paraId="3050C0E8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2C32E43D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54C4A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15:</w:t>
            </w:r>
            <w:r>
              <w:t xml:space="preserve"> Informe de evaluación de un proyecto de inversión con sus flujos relevantes y sus criterios de decisión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C7BB6" w14:textId="77777777" w:rsidR="007F5D7D" w:rsidRDefault="00F76EBD">
            <w:pPr>
              <w:keepNext/>
              <w:spacing w:line="252" w:lineRule="auto"/>
              <w:jc w:val="center"/>
            </w:pPr>
            <w:r>
              <w:t>11 %</w:t>
            </w:r>
          </w:p>
        </w:tc>
      </w:tr>
      <w:tr w:rsidR="007F5D7D" w14:paraId="4959B340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AB9F3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C6530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2A7F9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2C483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395B7A12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E7A0A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Inversión inicial y flujos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C98AB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Omite componentes de la inversión o incluye costos hundidos.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9931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Determina la inversión inicial y los flujos relevantes después de impuestos.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CB15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Considera el capital de trabajo, los efectos colaterales y la depreciación.</w:t>
            </w:r>
          </w:p>
        </w:tc>
      </w:tr>
      <w:tr w:rsidR="007F5D7D" w14:paraId="2E7C6445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6D1DE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Criterios de decisión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DF68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con errores los criterios.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6B04B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el periodo de recuperación, el VAN, la TIR y el índice de rentabilidad.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609A1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Explica las limitaciones de la TIR en el caso.</w:t>
            </w:r>
          </w:p>
        </w:tc>
      </w:tr>
      <w:tr w:rsidR="007F5D7D" w14:paraId="4D77F26D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F6B6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Sustentación de la decisión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935EC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La decisión contradice los resultados.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68C5B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Toma una decisión coherente con los criterios.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34EEF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Incorpora criterios ambientales, sociales y de gobernanza.</w:t>
            </w:r>
          </w:p>
        </w:tc>
      </w:tr>
    </w:tbl>
    <w:p w14:paraId="0D9C2401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16716761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DFD20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lastRenderedPageBreak/>
              <w:t>Producto 16:</w:t>
            </w:r>
            <w:r>
              <w:t xml:space="preserve"> Modelo de costo de capital y de sensibilidad del proyecto de inversión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48865" w14:textId="77777777" w:rsidR="007F5D7D" w:rsidRDefault="00F76EBD">
            <w:pPr>
              <w:keepNext/>
              <w:spacing w:line="252" w:lineRule="auto"/>
              <w:jc w:val="center"/>
            </w:pPr>
            <w:r>
              <w:t>10 %</w:t>
            </w:r>
          </w:p>
        </w:tc>
      </w:tr>
      <w:tr w:rsidR="007F5D7D" w14:paraId="05C7D55C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7C22B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09B80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A59F7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A11C1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6DF1D4D9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0DF65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Costo de capital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70FA3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con errores el costo de alguna fuente o usa ponderaciones inadecuadas.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FDA4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Calcula el costo de cada fuente y las pondera según la estructura de capital.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5852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Incorpora el escudo fiscal y la prima por riesgo país.</w:t>
            </w:r>
          </w:p>
        </w:tc>
      </w:tr>
      <w:tr w:rsidR="007F5D7D" w14:paraId="2CC841C9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F850F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Análisis de sensibilidad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096F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 identifica variables críticas.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B9D8D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Mide el efecto de las variables críticas en el VAN.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809AF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Determina el valor límite de cada variable.</w:t>
            </w:r>
          </w:p>
        </w:tc>
      </w:tr>
      <w:tr w:rsidR="007F5D7D" w14:paraId="0D2CB965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0933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Escenarios y simulación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D4F1E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Los escenarios o la simulación son incorrectos.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12870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Construye los escenarios, el árbol de decisión y la simulación del proyecto.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911C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Interpreta la probabilidad de un VAN negativo.</w:t>
            </w:r>
          </w:p>
        </w:tc>
      </w:tr>
    </w:tbl>
    <w:p w14:paraId="07D11BF4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693338EF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A2552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17:</w:t>
            </w:r>
            <w:r>
              <w:t xml:space="preserve"> Informe de fortalezas, debilidades, amenazas, oportunidades y posicionamiento de la empresa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6B824" w14:textId="77777777" w:rsidR="007F5D7D" w:rsidRDefault="00F76EBD">
            <w:pPr>
              <w:keepNext/>
              <w:spacing w:line="252" w:lineRule="auto"/>
              <w:jc w:val="center"/>
            </w:pPr>
            <w:r>
              <w:t>3 %</w:t>
            </w:r>
          </w:p>
        </w:tc>
      </w:tr>
      <w:tr w:rsidR="007F5D7D" w14:paraId="71323F9A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C0C67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4B49D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1EC22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CD348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5A318DB4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EFDF8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Factores internos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1D2DB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Enumera factores sin sustento.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30B81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Identifica fortalezas y debilidades con evidencia.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D159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Relaciona cada factor con el valor de la empresa.</w:t>
            </w:r>
          </w:p>
        </w:tc>
      </w:tr>
      <w:tr w:rsidR="007F5D7D" w14:paraId="421BECF6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6226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Factores externos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2DED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Omite amenazas u oportunidades relevantes.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B25D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Identifica amenazas y oportunidades del mercado.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74CD8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Estima el efecto de cada factor en los flujos futuros.</w:t>
            </w:r>
          </w:p>
        </w:tc>
      </w:tr>
      <w:tr w:rsidR="007F5D7D" w14:paraId="5F4DF98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E6D49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Posicionamiento competitivo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37424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Describe la competencia sin evaluarla.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B7520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Evalúa la posición de la empresa frente a sus competidores.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923C4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Relaciona la posición competitiva con el valor de la empresa.</w:t>
            </w:r>
          </w:p>
        </w:tc>
      </w:tr>
    </w:tbl>
    <w:p w14:paraId="4D6BB73E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23348C8B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1ACA0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18:</w:t>
            </w:r>
            <w:r>
              <w:t xml:space="preserve"> Informe de valoración de la empresa con sus métodos, supuestos y limitaciones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84D92" w14:textId="77777777" w:rsidR="007F5D7D" w:rsidRDefault="00F76EBD">
            <w:pPr>
              <w:keepNext/>
              <w:spacing w:line="252" w:lineRule="auto"/>
              <w:jc w:val="center"/>
            </w:pPr>
            <w:r>
              <w:t>4 %</w:t>
            </w:r>
          </w:p>
        </w:tc>
      </w:tr>
      <w:tr w:rsidR="007F5D7D" w14:paraId="1376826D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0744F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ABCEF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F0C8B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103AA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1AEAF445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65834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Aplicación de métodos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29D1C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Aplica con errores los métodos.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1E2F5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Aplica los métodos patrimoniales, de mercado y de flujos descontados.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CBC2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Concilia las diferencias entre los resultados.</w:t>
            </w:r>
          </w:p>
        </w:tc>
      </w:tr>
      <w:tr w:rsidR="007F5D7D" w14:paraId="3EE09B05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9B53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Supuestos y limitaciones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9B0A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Los supuestos no son verificables o se omiten las limitaciones.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B0748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Explicita supuestos verificables y revela las limitaciones.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31E5D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Propone un rango de valor razonable.</w:t>
            </w:r>
          </w:p>
        </w:tc>
      </w:tr>
      <w:tr w:rsidR="007F5D7D" w14:paraId="4D3E2CDC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7E25C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Ética e independencia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3D191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Ignora los conflictos de interés.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B81F7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Declara su independencia frente al encargo.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5B5DA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Asume con claridad la responsabilidad por el informe.</w:t>
            </w:r>
          </w:p>
        </w:tc>
      </w:tr>
    </w:tbl>
    <w:p w14:paraId="654BC465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10F3B856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A3F25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19:</w:t>
            </w:r>
            <w:r>
              <w:t xml:space="preserve"> Propuesta de estructura de capital óptima de la empresa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529DC" w14:textId="77777777" w:rsidR="007F5D7D" w:rsidRDefault="00F76EBD">
            <w:pPr>
              <w:keepNext/>
              <w:spacing w:line="252" w:lineRule="auto"/>
              <w:jc w:val="center"/>
            </w:pPr>
            <w:r>
              <w:t>2 %</w:t>
            </w:r>
          </w:p>
        </w:tc>
      </w:tr>
      <w:tr w:rsidR="007F5D7D" w14:paraId="11ADAC5A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385CB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0B2AF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3B9D2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C6364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5D3200D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9B4F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Estructura óptima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F368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Elige la estructura sin análisis.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B9CA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Selecciona la estructura que maximiza el valor.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4A02E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Relaciona la estructura elegida con la utilidad por acción.</w:t>
            </w:r>
          </w:p>
        </w:tc>
      </w:tr>
      <w:tr w:rsidR="007F5D7D" w14:paraId="5BC03CB0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81DA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Estimación del valor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6D481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 estima el valor de la empresa.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3393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Estima el valor de cada estructura.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709CF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Relaciona el valor con el riesgo asumido.</w:t>
            </w:r>
          </w:p>
        </w:tc>
      </w:tr>
      <w:tr w:rsidR="007F5D7D" w14:paraId="59797A43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51AC1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Trabajo en equipo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050C2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La participación es desigual.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6D2A8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Todos los integrantes participan.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C4901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equipo sustenta sus conclusiones ante el curso.</w:t>
            </w:r>
          </w:p>
        </w:tc>
      </w:tr>
    </w:tbl>
    <w:p w14:paraId="24544072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69E72646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922AA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lastRenderedPageBreak/>
              <w:t>Producto 20:</w:t>
            </w:r>
            <w:r>
              <w:t xml:space="preserve"> Propuesta de política de dividendos con sus restricciones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3B803" w14:textId="77777777" w:rsidR="007F5D7D" w:rsidRDefault="00F76EBD">
            <w:pPr>
              <w:keepNext/>
              <w:spacing w:line="252" w:lineRule="auto"/>
              <w:jc w:val="center"/>
            </w:pPr>
            <w:r>
              <w:t>2 %</w:t>
            </w:r>
          </w:p>
        </w:tc>
      </w:tr>
      <w:tr w:rsidR="007F5D7D" w14:paraId="466CA1A8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44DCE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9B3C7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287E6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45BA4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056B9C91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28644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Tipo de política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5CF8C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Confunde los tipos de política.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7F67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Selecciona un tipo de política pertinente.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70D71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Justifica la política según las necesidades de inversión.</w:t>
            </w:r>
          </w:p>
        </w:tc>
      </w:tr>
      <w:tr w:rsidR="007F5D7D" w14:paraId="37148725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22B8A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Restricciones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CFDD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Omite restricciones legales o contractuales.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2D721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Considera la reserva legal y las restricciones contractuales.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3E568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Evalúa el efecto tributario de la distribución.</w:t>
            </w:r>
          </w:p>
        </w:tc>
      </w:tr>
      <w:tr w:rsidR="007F5D7D" w14:paraId="64AA9016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17168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Sustentación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869E3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La sustentación es confusa.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311C3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Sustenta con claridad la propuesta.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D600C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Responde con fundamentos a las observaciones.</w:t>
            </w:r>
          </w:p>
        </w:tc>
      </w:tr>
    </w:tbl>
    <w:p w14:paraId="7E669320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7E5C4FE9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72B7C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21:</w:t>
            </w:r>
            <w:r>
              <w:t xml:space="preserve"> Cuadro de mando integral del área financiera con herramientas de inteligencia de negocios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C0D70" w14:textId="77777777" w:rsidR="007F5D7D" w:rsidRDefault="00F76EBD">
            <w:pPr>
              <w:keepNext/>
              <w:spacing w:line="252" w:lineRule="auto"/>
              <w:jc w:val="center"/>
            </w:pPr>
            <w:r>
              <w:t>2 %</w:t>
            </w:r>
          </w:p>
        </w:tc>
      </w:tr>
      <w:tr w:rsidR="007F5D7D" w14:paraId="5637A2B0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28FC3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1F7E4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FCDAE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25C9C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10D6DBED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927DC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Indicadores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AE84E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Los indicadores no responden a la estrategia.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ED9D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Define indicadores financieros vinculados a la estrategia.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70CE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Asigna metas y responsables a cada indicador.</w:t>
            </w:r>
          </w:p>
        </w:tc>
      </w:tr>
      <w:tr w:rsidR="007F5D7D" w14:paraId="3B26F469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FDD0E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Preparación de datos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02046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Usa datos sin depurar.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3147F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Extrae, transforma y carga los datos con control de calidad.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5F14E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Documenta el proceso de depuración.</w:t>
            </w:r>
          </w:p>
        </w:tc>
      </w:tr>
      <w:tr w:rsidR="007F5D7D" w14:paraId="49CE3113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B2706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Visualización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50AF0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tablero es confuso.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17965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tablero es claro y legible.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AFA39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tablero permite analizar por periodo y unidad.</w:t>
            </w:r>
          </w:p>
        </w:tc>
      </w:tr>
    </w:tbl>
    <w:p w14:paraId="063D93FA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2D43C10F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28AC8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22:</w:t>
            </w:r>
            <w:r>
              <w:t xml:space="preserve"> Informe de verificación de la calidad de los datos financieros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2CD88" w14:textId="77777777" w:rsidR="007F5D7D" w:rsidRDefault="00F76EBD">
            <w:pPr>
              <w:keepNext/>
              <w:spacing w:line="252" w:lineRule="auto"/>
              <w:jc w:val="center"/>
            </w:pPr>
            <w:r>
              <w:t>2 %</w:t>
            </w:r>
          </w:p>
        </w:tc>
      </w:tr>
      <w:tr w:rsidR="007F5D7D" w14:paraId="68CA7711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23099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F1062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45F49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84BA2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36EC12A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6B2A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Verificación de los datos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F69BC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Acepta los datos sin revisión.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8215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Contrasta los datos depurados con los de origen.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32055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Detecta errores u omisiones en los datos.</w:t>
            </w:r>
          </w:p>
        </w:tc>
      </w:tr>
      <w:tr w:rsidR="007F5D7D" w14:paraId="0F260781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560B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Confidencialidad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C65F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Ignora la confidencialidad de los datos.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F5BA9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Aplica medidas de resguardo de los datos.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C5A6D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Propone una política de uso responsable.</w:t>
            </w:r>
          </w:p>
        </w:tc>
      </w:tr>
      <w:tr w:rsidR="007F5D7D" w14:paraId="10A98589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A95B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Trabajo en equipo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F3E23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La participación es desigual.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FB3AF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Todos los integrantes participan.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D1ACA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equipo sustenta sus conclusiones ante el curso.</w:t>
            </w:r>
          </w:p>
        </w:tc>
      </w:tr>
    </w:tbl>
    <w:p w14:paraId="52749D8E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05CE8FAC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D20AF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t>Producto 23:</w:t>
            </w:r>
            <w:r>
              <w:t xml:space="preserve"> Informe de riesgo de los diferenciales cambiarios de una operación internacional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BBA14" w14:textId="77777777" w:rsidR="007F5D7D" w:rsidRDefault="00F76EBD">
            <w:pPr>
              <w:keepNext/>
              <w:spacing w:line="252" w:lineRule="auto"/>
              <w:jc w:val="center"/>
            </w:pPr>
            <w:r>
              <w:t>1 %</w:t>
            </w:r>
          </w:p>
        </w:tc>
      </w:tr>
      <w:tr w:rsidR="007F5D7D" w14:paraId="050A32AA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A7D71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B4E96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2B7F7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87918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227EBE56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645EC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Tipos de exposición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56857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Confunde los tipos de exposición.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0CA5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Distingue la exposición por transacción, por conversión y económica.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E50CE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Cuantifica cada exposición del contrato.</w:t>
            </w:r>
          </w:p>
        </w:tc>
      </w:tr>
      <w:tr w:rsidR="007F5D7D" w14:paraId="21D721F8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8B85D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Tasas de cambio e interés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5C0CC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Ignora la relación entre tasas.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2131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Relaciona la tasa de cambio, la devaluación y la tasa de interés.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285E2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Proyecta el efecto de una variación cambiaria.</w:t>
            </w:r>
          </w:p>
        </w:tc>
      </w:tr>
      <w:tr w:rsidR="007F5D7D" w14:paraId="563982F1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EEC07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Cobertura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1A693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No propone cobertura.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05407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Propone alternativas de cobertura.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48FB3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Evalúa el costo de cada alternativa.</w:t>
            </w:r>
          </w:p>
        </w:tc>
      </w:tr>
    </w:tbl>
    <w:p w14:paraId="77614B3D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60"/>
        <w:gridCol w:w="2660"/>
        <w:gridCol w:w="2660"/>
      </w:tblGrid>
      <w:tr w:rsidR="007F5D7D" w14:paraId="70F04860" w14:textId="77777777">
        <w:trPr>
          <w:cantSplit/>
        </w:trPr>
        <w:tc>
          <w:tcPr>
            <w:tcW w:w="74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04E61" w14:textId="77777777" w:rsidR="007F5D7D" w:rsidRDefault="00F76EBD">
            <w:pPr>
              <w:keepNext/>
              <w:spacing w:after="40" w:line="252" w:lineRule="auto"/>
            </w:pPr>
            <w:r>
              <w:rPr>
                <w:b/>
                <w:bCs/>
              </w:rPr>
              <w:lastRenderedPageBreak/>
              <w:t>Producto 24:</w:t>
            </w:r>
            <w:r>
              <w:t xml:space="preserve"> Cuadro comparativo de fuentes de financiamiento internacional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BDCBE" w14:textId="77777777" w:rsidR="007F5D7D" w:rsidRDefault="00F76EBD">
            <w:pPr>
              <w:keepNext/>
              <w:spacing w:line="252" w:lineRule="auto"/>
              <w:jc w:val="center"/>
            </w:pPr>
            <w:r>
              <w:t>1 %</w:t>
            </w:r>
          </w:p>
        </w:tc>
      </w:tr>
      <w:tr w:rsidR="007F5D7D" w14:paraId="1F2DF4ED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58588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Criterio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09995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Insuficiente (1–50)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0C78B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Suficiente (51–80)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3CDE1" w14:textId="77777777" w:rsidR="007F5D7D" w:rsidRDefault="00F76EBD">
            <w:pPr>
              <w:keepNext/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Destacado (81–100)</w:t>
            </w:r>
          </w:p>
        </w:tc>
      </w:tr>
      <w:tr w:rsidR="007F5D7D" w14:paraId="13E6E810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9E6D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Fuentes identificadas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894AE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Omite fuentes relevantes.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C85E4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Identifica fuentes de financiamiento internacional.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95BE4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Evalúa el acceso real de la empresa a cada fuente.</w:t>
            </w:r>
          </w:p>
        </w:tc>
      </w:tr>
      <w:tr w:rsidR="007F5D7D" w14:paraId="2D78A2D7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16410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Costo y riesgo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880C5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 considera el riesgo cambiario.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0DFED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Compara el costo ajustado por riesgo cambiario.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B898D" w14:textId="77777777" w:rsidR="007F5D7D" w:rsidRDefault="00F76EB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Recomienda la fuente más conveniente.</w:t>
            </w:r>
          </w:p>
        </w:tc>
      </w:tr>
      <w:tr w:rsidR="007F5D7D" w14:paraId="7247964D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BE9ED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Trabajo en equipo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9D814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La participación es desigual.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34CD6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Todos los integrantes participan.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771DA" w14:textId="77777777" w:rsidR="007F5D7D" w:rsidRDefault="00F76EBD">
            <w:pPr>
              <w:spacing w:line="252" w:lineRule="auto"/>
            </w:pPr>
            <w:r>
              <w:rPr>
                <w:sz w:val="19"/>
                <w:szCs w:val="19"/>
              </w:rPr>
              <w:t>El equipo sustenta sus conclusiones ante el curso.</w:t>
            </w:r>
          </w:p>
        </w:tc>
      </w:tr>
    </w:tbl>
    <w:p w14:paraId="3F5E0D92" w14:textId="77777777" w:rsidR="007F5D7D" w:rsidRDefault="007F5D7D">
      <w:pPr>
        <w:spacing w:after="60" w:line="252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0"/>
        <w:gridCol w:w="2660"/>
      </w:tblGrid>
      <w:tr w:rsidR="007F5D7D" w14:paraId="3E3A84F8" w14:textId="77777777">
        <w:tc>
          <w:tcPr>
            <w:tcW w:w="7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B6EC9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5D935" w14:textId="77777777" w:rsidR="007F5D7D" w:rsidRDefault="00F76EBD">
            <w:pPr>
              <w:spacing w:line="252" w:lineRule="auto"/>
              <w:jc w:val="center"/>
            </w:pPr>
            <w:r>
              <w:rPr>
                <w:b/>
                <w:bCs/>
                <w:i/>
                <w:iCs/>
              </w:rPr>
              <w:t>100 %</w:t>
            </w:r>
          </w:p>
        </w:tc>
      </w:tr>
    </w:tbl>
    <w:p w14:paraId="660BF935" w14:textId="77777777" w:rsidR="007F5D7D" w:rsidRDefault="007F5D7D">
      <w:pPr>
        <w:spacing w:after="160" w:line="252" w:lineRule="auto"/>
      </w:pPr>
    </w:p>
    <w:p w14:paraId="746446C2" w14:textId="77777777" w:rsidR="007F5D7D" w:rsidRDefault="00F76EBD">
      <w:pPr>
        <w:spacing w:after="60" w:line="252" w:lineRule="auto"/>
      </w:pPr>
      <w:r>
        <w:rPr>
          <w:b/>
          <w:bCs/>
        </w:rPr>
        <w:t>Bibliografía básica:</w:t>
      </w:r>
    </w:p>
    <w:p w14:paraId="45FB7EE1" w14:textId="77777777" w:rsidR="007F5D7D" w:rsidRDefault="00F76EBD">
      <w:pPr>
        <w:spacing w:after="60" w:line="252" w:lineRule="auto"/>
        <w:ind w:left="400" w:hanging="400"/>
      </w:pPr>
      <w:r>
        <w:t>Besley, S. y Brigham, E. (2015). Fundamentos de Administración Financiera. Cengage Learning Editores S.A.</w:t>
      </w:r>
    </w:p>
    <w:p w14:paraId="5C3F680F" w14:textId="77777777" w:rsidR="007F5D7D" w:rsidRDefault="00F76EBD">
      <w:pPr>
        <w:spacing w:after="60" w:line="252" w:lineRule="auto"/>
        <w:ind w:left="400" w:hanging="400"/>
      </w:pPr>
      <w:r>
        <w:t>Block, S. y Hirt, G. (2010). Fundamentos de Gerencia Financiera. 10ma ed. Editorial McGraw Hill.</w:t>
      </w:r>
    </w:p>
    <w:p w14:paraId="0787FDFD" w14:textId="77777777" w:rsidR="007F5D7D" w:rsidRDefault="00F76EBD">
      <w:pPr>
        <w:spacing w:after="60" w:line="252" w:lineRule="auto"/>
        <w:ind w:left="400" w:hanging="400"/>
      </w:pPr>
      <w:r>
        <w:t>Brealey, R. y Myers, S. (2018). Principios de Finanzas Corporativas. Editorial McGraw Hill.</w:t>
      </w:r>
    </w:p>
    <w:p w14:paraId="07279407" w14:textId="77777777" w:rsidR="007F5D7D" w:rsidRDefault="00F76EBD">
      <w:pPr>
        <w:spacing w:after="60" w:line="252" w:lineRule="auto"/>
        <w:ind w:left="400" w:hanging="400"/>
      </w:pPr>
      <w:r>
        <w:t>Colegio de Auditores o Contadores Públicos de Bolivia, CAUB – Consejo Técnico Nacional de Auditoría y Contabilidad, CTNAC (2023). Compendio de Normas de Contabilidad y Auditoría. Santa Cruz.</w:t>
      </w:r>
    </w:p>
    <w:p w14:paraId="14667E1A" w14:textId="77777777" w:rsidR="007F5D7D" w:rsidRDefault="00F76EBD">
      <w:pPr>
        <w:spacing w:after="60" w:line="252" w:lineRule="auto"/>
        <w:ind w:left="400" w:hanging="400"/>
      </w:pPr>
      <w:r>
        <w:t>Dumrauf, G. L. (2010). Finanzas Corporativas: un enfoque latinoamericano. 2a ed. Alfaomega.</w:t>
      </w:r>
    </w:p>
    <w:p w14:paraId="3B006FB5" w14:textId="77777777" w:rsidR="007F5D7D" w:rsidRDefault="00F76EBD">
      <w:pPr>
        <w:spacing w:after="60" w:line="252" w:lineRule="auto"/>
        <w:ind w:left="400" w:hanging="400"/>
      </w:pPr>
      <w:r>
        <w:t>Fundación de Normas Internacionales de Información Financiera, Fundación IFRS – Consejo de Normas Internacionales de Contabilidad, IASB (2023). Normas Internacionales de Información Financiera 2023. Londres.</w:t>
      </w:r>
    </w:p>
    <w:p w14:paraId="1ACA3871" w14:textId="77777777" w:rsidR="007F5D7D" w:rsidRDefault="00F76EBD">
      <w:pPr>
        <w:spacing w:after="60" w:line="252" w:lineRule="auto"/>
        <w:ind w:left="400" w:hanging="400"/>
      </w:pPr>
      <w:r>
        <w:t>Gitman, L. J. (2016). Principios de Administración Financiera. 14ta ed. Editorial Pearson.</w:t>
      </w:r>
    </w:p>
    <w:p w14:paraId="5AE3F7AE" w14:textId="77777777" w:rsidR="007F5D7D" w:rsidRDefault="00F76EBD">
      <w:pPr>
        <w:spacing w:after="60" w:line="252" w:lineRule="auto"/>
        <w:ind w:left="400" w:hanging="400"/>
      </w:pPr>
      <w:r>
        <w:t>Ross, S., Westerfield, R., Jaffe, J. y Jordan, B. (2018). Finanzas Corporativas. 11va ed. Editorial McGraw Hill.</w:t>
      </w:r>
    </w:p>
    <w:p w14:paraId="76A1A3A0" w14:textId="77777777" w:rsidR="007F5D7D" w:rsidRDefault="00F76EBD">
      <w:pPr>
        <w:spacing w:after="60" w:line="252" w:lineRule="auto"/>
        <w:ind w:left="400" w:hanging="400"/>
      </w:pPr>
      <w:r>
        <w:t>Weston, J. F. y Copeland, T. (2015). Finanzas en Administración. 9na ed. Editorial McGraw Hill.</w:t>
      </w:r>
    </w:p>
    <w:p w14:paraId="320F3407" w14:textId="77777777" w:rsidR="007F5D7D" w:rsidRDefault="00F76EBD">
      <w:pPr>
        <w:spacing w:before="120" w:after="60" w:line="252" w:lineRule="auto"/>
      </w:pPr>
      <w:r>
        <w:rPr>
          <w:b/>
          <w:bCs/>
        </w:rPr>
        <w:t>Bibliografía complementaria:</w:t>
      </w:r>
    </w:p>
    <w:p w14:paraId="0C4BB09C" w14:textId="77777777" w:rsidR="007F5D7D" w:rsidRDefault="00F76EBD">
      <w:pPr>
        <w:spacing w:after="60" w:line="252" w:lineRule="auto"/>
        <w:ind w:left="400" w:hanging="400"/>
      </w:pPr>
      <w:r>
        <w:t>Alanis, M. (2022). Administración de Proyectos de Inteligencia de Negocios. Edición Kindle.</w:t>
      </w:r>
    </w:p>
    <w:p w14:paraId="4EC30FC3" w14:textId="77777777" w:rsidR="007F5D7D" w:rsidRDefault="00F76EBD">
      <w:pPr>
        <w:spacing w:after="60" w:line="252" w:lineRule="auto"/>
        <w:ind w:left="400" w:hanging="400"/>
      </w:pPr>
      <w:r>
        <w:t>Alanis, M. (2022). Excel para Inteligencia de Negocios: Mejores Decisiones con Herramientas que Conoce. Edición Kindle.</w:t>
      </w:r>
    </w:p>
    <w:p w14:paraId="2C40836F" w14:textId="77777777" w:rsidR="007F5D7D" w:rsidRDefault="00F76EBD">
      <w:pPr>
        <w:spacing w:after="60" w:line="252" w:lineRule="auto"/>
        <w:ind w:left="400" w:hanging="400"/>
      </w:pPr>
      <w:r>
        <w:t>Alvarado, H. (2022). Análisis financiero con Excel.</w:t>
      </w:r>
    </w:p>
    <w:p w14:paraId="41FEF9C3" w14:textId="77777777" w:rsidR="007F5D7D" w:rsidRDefault="00F76EBD">
      <w:pPr>
        <w:spacing w:after="60" w:line="252" w:lineRule="auto"/>
        <w:ind w:left="400" w:hanging="400"/>
      </w:pPr>
      <w:r>
        <w:t>Alvarado, H. (2023). Análisis financiero de entidades financieras con Excel y Power Query.</w:t>
      </w:r>
    </w:p>
    <w:p w14:paraId="6DC08FC5" w14:textId="77777777" w:rsidR="007F5D7D" w:rsidRDefault="00F76EBD">
      <w:pPr>
        <w:spacing w:after="60" w:line="252" w:lineRule="auto"/>
        <w:ind w:left="400" w:hanging="400"/>
      </w:pPr>
      <w:r>
        <w:t>Autoridad de Supervisión del Sistema Financiero. Circular ASFI N° 749/2022, sobre los lineamientos para la emisión de bonos verdes, sociales y sostenibles.</w:t>
      </w:r>
    </w:p>
    <w:p w14:paraId="0F5861EB" w14:textId="77777777" w:rsidR="007F5D7D" w:rsidRDefault="00F76EBD">
      <w:pPr>
        <w:spacing w:after="60" w:line="252" w:lineRule="auto"/>
        <w:ind w:left="400" w:hanging="400"/>
      </w:pPr>
      <w:r>
        <w:t>Bateman, T. (2018). Administración: un nuevo panorama competitivo. Editorial McGraw Hill.</w:t>
      </w:r>
    </w:p>
    <w:p w14:paraId="4CB136D5" w14:textId="77777777" w:rsidR="007F5D7D" w:rsidRDefault="00F76EBD">
      <w:pPr>
        <w:spacing w:after="60" w:line="252" w:lineRule="auto"/>
        <w:ind w:left="400" w:hanging="400"/>
      </w:pPr>
      <w:r>
        <w:t>Consejo de Normas Internacionales de Contabilidad (IASB). NIIF 13 Medición del valor razonable, NIIF 9 Instrumentos Financieros y NIC 21 Efectos de las variaciones en las tasas de cambio de la moneda extranjera.</w:t>
      </w:r>
    </w:p>
    <w:p w14:paraId="459167A4" w14:textId="77777777" w:rsidR="007F5D7D" w:rsidRDefault="00F76EBD">
      <w:pPr>
        <w:spacing w:after="60" w:line="252" w:lineRule="auto"/>
        <w:ind w:left="400" w:hanging="400"/>
      </w:pPr>
      <w:r>
        <w:t>Joyanes Aguilar, L. (2019). Inteligencia de negocios y analítica de datos. Alfaomega.</w:t>
      </w:r>
    </w:p>
    <w:p w14:paraId="7641C562" w14:textId="77777777" w:rsidR="007F5D7D" w:rsidRDefault="00F76EBD">
      <w:pPr>
        <w:spacing w:after="60" w:line="252" w:lineRule="auto"/>
        <w:ind w:left="400" w:hanging="400"/>
      </w:pPr>
      <w:r>
        <w:t>Ministerio de Economía y Finanzas Públicas. Resolución Ministerial N° 245, de 26 de junio de 2026, del régimen de tipo de cambio flexible.</w:t>
      </w:r>
    </w:p>
    <w:p w14:paraId="543E3364" w14:textId="77777777" w:rsidR="007F5D7D" w:rsidRDefault="00F76EBD">
      <w:pPr>
        <w:spacing w:after="60" w:line="252" w:lineRule="auto"/>
        <w:ind w:left="400" w:hanging="400"/>
      </w:pPr>
      <w:r>
        <w:t>Morocho Moreno, C. (2023). Integrando la Inteligencia Artificial en la Gestión de Proyectos: un Nuevo Horizonte para los Directores de Proyectos.</w:t>
      </w:r>
    </w:p>
    <w:p w14:paraId="714667A8" w14:textId="5142BB39" w:rsidR="007F5D7D" w:rsidRDefault="00F76EBD">
      <w:pPr>
        <w:spacing w:after="60" w:line="252" w:lineRule="auto"/>
        <w:ind w:left="400" w:hanging="400"/>
      </w:pPr>
      <w:r>
        <w:t xml:space="preserve">Sitios web oficiales: www.bcb.gob.bo, www.bbv.com.bo, www.asfi.gob.bo y </w:t>
      </w:r>
      <w:hyperlink r:id="rId7" w:history="1">
        <w:r>
          <w:rPr>
            <w:rStyle w:val="Hipervnculo"/>
          </w:rPr>
          <w:t>www.ine.gob.bo</w:t>
        </w:r>
      </w:hyperlink>
      <w:r>
        <w:t>.</w:t>
      </w:r>
    </w:p>
    <w:p w14:paraId="08155799" w14:textId="35CE2C8C" w:rsidR="004A3DD1" w:rsidRDefault="004A3DD1">
      <w:pPr>
        <w:spacing w:after="60" w:line="252" w:lineRule="auto"/>
        <w:ind w:left="400" w:hanging="400"/>
      </w:pPr>
    </w:p>
    <w:p w14:paraId="418FD7E4" w14:textId="465A2849" w:rsidR="004A3DD1" w:rsidRDefault="004A3DD1">
      <w:pPr>
        <w:spacing w:after="60" w:line="252" w:lineRule="auto"/>
        <w:ind w:left="400" w:hanging="400"/>
      </w:pPr>
    </w:p>
    <w:p w14:paraId="0BC845ED" w14:textId="1D2F3A90" w:rsidR="004A3DD1" w:rsidRDefault="004A3DD1">
      <w:pPr>
        <w:spacing w:after="60" w:line="252" w:lineRule="auto"/>
        <w:ind w:left="400" w:hanging="400"/>
      </w:pPr>
    </w:p>
    <w:p w14:paraId="37E67942" w14:textId="1FC6B5BD" w:rsidR="004A3DD1" w:rsidRDefault="004A3DD1">
      <w:pPr>
        <w:spacing w:after="60" w:line="252" w:lineRule="auto"/>
        <w:ind w:left="400" w:hanging="400"/>
      </w:pPr>
    </w:p>
    <w:p w14:paraId="2536E88E" w14:textId="77777777" w:rsidR="004A3DD1" w:rsidRDefault="004A3DD1">
      <w:pPr>
        <w:spacing w:after="60" w:line="252" w:lineRule="auto"/>
        <w:ind w:left="400" w:hanging="400"/>
      </w:pPr>
    </w:p>
    <w:p w14:paraId="43D2B360" w14:textId="4ADD979F" w:rsidR="00222680" w:rsidRDefault="00222680">
      <w:pPr>
        <w:spacing w:after="60" w:line="252" w:lineRule="auto"/>
        <w:ind w:left="400" w:hanging="400"/>
      </w:pPr>
    </w:p>
    <w:tbl>
      <w:tblPr>
        <w:tblStyle w:val="Tablaconcuadrcula"/>
        <w:tblW w:w="0" w:type="auto"/>
        <w:tblInd w:w="400" w:type="dxa"/>
        <w:tblLook w:val="04A0" w:firstRow="1" w:lastRow="0" w:firstColumn="1" w:lastColumn="0" w:noHBand="0" w:noVBand="1"/>
      </w:tblPr>
      <w:tblGrid>
        <w:gridCol w:w="3211"/>
        <w:gridCol w:w="3200"/>
        <w:gridCol w:w="3189"/>
      </w:tblGrid>
      <w:tr w:rsidR="005F06EA" w14:paraId="329E7DAA" w14:textId="77777777" w:rsidTr="002D45CC">
        <w:trPr>
          <w:trHeight w:val="220"/>
        </w:trPr>
        <w:tc>
          <w:tcPr>
            <w:tcW w:w="3211" w:type="dxa"/>
          </w:tcPr>
          <w:p w14:paraId="1E687FE7" w14:textId="59745B05" w:rsidR="005F06EA" w:rsidRPr="00980DD0" w:rsidRDefault="005F06EA" w:rsidP="00980DD0">
            <w:pPr>
              <w:spacing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NOMBRE</w:t>
            </w:r>
          </w:p>
        </w:tc>
        <w:tc>
          <w:tcPr>
            <w:tcW w:w="3200" w:type="dxa"/>
          </w:tcPr>
          <w:p w14:paraId="29FF7AEA" w14:textId="63F59FC5" w:rsidR="005F06EA" w:rsidRPr="00980DD0" w:rsidRDefault="005F06EA" w:rsidP="00980DD0">
            <w:pPr>
              <w:spacing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3189" w:type="dxa"/>
          </w:tcPr>
          <w:p w14:paraId="491B2D1D" w14:textId="10C8B387" w:rsidR="005F06EA" w:rsidRPr="00980DD0" w:rsidRDefault="005F06EA" w:rsidP="00980DD0">
            <w:pPr>
              <w:spacing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5F06EA" w14:paraId="1CDDC38D" w14:textId="77777777" w:rsidTr="002D45CC">
        <w:trPr>
          <w:trHeight w:val="1636"/>
        </w:trPr>
        <w:tc>
          <w:tcPr>
            <w:tcW w:w="3211" w:type="dxa"/>
            <w:vAlign w:val="center"/>
          </w:tcPr>
          <w:p w14:paraId="0547AB38" w14:textId="2D6C77B7" w:rsidR="005F06EA" w:rsidRDefault="005F06EA" w:rsidP="00980DD0">
            <w:pPr>
              <w:spacing w:after="60" w:line="252" w:lineRule="auto"/>
              <w:jc w:val="center"/>
            </w:pPr>
            <w:r>
              <w:t>Dr. Luis Enrique Hinojosa Rodriguez</w:t>
            </w:r>
          </w:p>
        </w:tc>
        <w:tc>
          <w:tcPr>
            <w:tcW w:w="3200" w:type="dxa"/>
            <w:vAlign w:val="center"/>
          </w:tcPr>
          <w:p w14:paraId="29802942" w14:textId="34C7E2D0" w:rsidR="005F06EA" w:rsidRDefault="00980DD0" w:rsidP="00980DD0">
            <w:pPr>
              <w:spacing w:after="60" w:line="252" w:lineRule="auto"/>
              <w:jc w:val="center"/>
            </w:pPr>
            <w:r>
              <w:t>DOCENTE</w:t>
            </w:r>
          </w:p>
        </w:tc>
        <w:tc>
          <w:tcPr>
            <w:tcW w:w="3189" w:type="dxa"/>
          </w:tcPr>
          <w:p w14:paraId="34BB9F5F" w14:textId="77777777" w:rsidR="005F06EA" w:rsidRDefault="005F06EA">
            <w:pPr>
              <w:spacing w:after="60" w:line="252" w:lineRule="auto"/>
            </w:pPr>
          </w:p>
        </w:tc>
      </w:tr>
      <w:tr w:rsidR="00DB781B" w14:paraId="060B6126" w14:textId="77777777" w:rsidTr="002D45CC">
        <w:trPr>
          <w:trHeight w:val="1636"/>
        </w:trPr>
        <w:tc>
          <w:tcPr>
            <w:tcW w:w="3211" w:type="dxa"/>
            <w:vAlign w:val="center"/>
          </w:tcPr>
          <w:p w14:paraId="321866C3" w14:textId="06516B82" w:rsidR="00DB781B" w:rsidRDefault="00DB781B" w:rsidP="00980DD0">
            <w:pPr>
              <w:spacing w:after="60" w:line="252" w:lineRule="auto"/>
              <w:jc w:val="center"/>
            </w:pPr>
            <w:r>
              <w:t>Lic. Martin Calani Martinez</w:t>
            </w:r>
          </w:p>
        </w:tc>
        <w:tc>
          <w:tcPr>
            <w:tcW w:w="3200" w:type="dxa"/>
            <w:vAlign w:val="center"/>
          </w:tcPr>
          <w:p w14:paraId="6D2B27DF" w14:textId="0E96014F" w:rsidR="00DB781B" w:rsidRDefault="00356CE8" w:rsidP="00980DD0">
            <w:pPr>
              <w:spacing w:after="60" w:line="252" w:lineRule="auto"/>
              <w:jc w:val="center"/>
            </w:pPr>
            <w:r>
              <w:t>DOCENTE</w:t>
            </w:r>
          </w:p>
        </w:tc>
        <w:tc>
          <w:tcPr>
            <w:tcW w:w="3189" w:type="dxa"/>
          </w:tcPr>
          <w:p w14:paraId="2BA57878" w14:textId="77777777" w:rsidR="00DB781B" w:rsidRDefault="00DB781B">
            <w:pPr>
              <w:spacing w:after="60" w:line="252" w:lineRule="auto"/>
            </w:pPr>
          </w:p>
        </w:tc>
      </w:tr>
      <w:tr w:rsidR="005F06EA" w14:paraId="33513DCD" w14:textId="77777777" w:rsidTr="002D45CC">
        <w:trPr>
          <w:trHeight w:val="1636"/>
        </w:trPr>
        <w:tc>
          <w:tcPr>
            <w:tcW w:w="3211" w:type="dxa"/>
            <w:vAlign w:val="center"/>
          </w:tcPr>
          <w:p w14:paraId="02A3A901" w14:textId="5AB240F9" w:rsidR="005F06EA" w:rsidRDefault="005F06EA" w:rsidP="00980DD0">
            <w:pPr>
              <w:spacing w:after="60" w:line="252" w:lineRule="auto"/>
              <w:jc w:val="center"/>
            </w:pPr>
            <w:r>
              <w:t>Lic. Hernan Alvarado Ralde</w:t>
            </w:r>
          </w:p>
        </w:tc>
        <w:tc>
          <w:tcPr>
            <w:tcW w:w="3200" w:type="dxa"/>
            <w:vAlign w:val="center"/>
          </w:tcPr>
          <w:p w14:paraId="5B97485B" w14:textId="2EC86ED4" w:rsidR="005F06EA" w:rsidRDefault="00980DD0" w:rsidP="00980DD0">
            <w:pPr>
              <w:spacing w:after="60" w:line="252" w:lineRule="auto"/>
              <w:jc w:val="center"/>
            </w:pPr>
            <w:r>
              <w:t>DOCENTE</w:t>
            </w:r>
          </w:p>
        </w:tc>
        <w:tc>
          <w:tcPr>
            <w:tcW w:w="3189" w:type="dxa"/>
          </w:tcPr>
          <w:p w14:paraId="55BF9F5B" w14:textId="77777777" w:rsidR="005F06EA" w:rsidRDefault="005F06EA">
            <w:pPr>
              <w:spacing w:after="60" w:line="252" w:lineRule="auto"/>
            </w:pPr>
          </w:p>
        </w:tc>
      </w:tr>
      <w:tr w:rsidR="005F06EA" w14:paraId="7C877523" w14:textId="77777777" w:rsidTr="002D45CC">
        <w:trPr>
          <w:trHeight w:val="1633"/>
        </w:trPr>
        <w:tc>
          <w:tcPr>
            <w:tcW w:w="3211" w:type="dxa"/>
            <w:vAlign w:val="center"/>
          </w:tcPr>
          <w:p w14:paraId="272E1096" w14:textId="77777777" w:rsidR="00980DD0" w:rsidRDefault="00980DD0" w:rsidP="00980DD0">
            <w:pPr>
              <w:spacing w:after="60" w:line="252" w:lineRule="auto"/>
              <w:jc w:val="center"/>
            </w:pPr>
          </w:p>
          <w:p w14:paraId="5ED5B3CF" w14:textId="77777777" w:rsidR="00AE2BDD" w:rsidRDefault="00AE2BDD" w:rsidP="00980DD0">
            <w:pPr>
              <w:spacing w:after="60" w:line="252" w:lineRule="auto"/>
              <w:jc w:val="center"/>
            </w:pPr>
          </w:p>
          <w:p w14:paraId="6AB05840" w14:textId="5891722B" w:rsidR="005F06EA" w:rsidRDefault="005F06EA" w:rsidP="00980DD0">
            <w:pPr>
              <w:spacing w:after="60" w:line="252" w:lineRule="auto"/>
              <w:jc w:val="center"/>
            </w:pPr>
            <w:r>
              <w:t>Jhoselin Miriam Quispe Mamani</w:t>
            </w:r>
          </w:p>
          <w:p w14:paraId="68BA375D" w14:textId="77777777" w:rsidR="00980DD0" w:rsidRDefault="00980DD0" w:rsidP="00980DD0">
            <w:pPr>
              <w:spacing w:after="60" w:line="252" w:lineRule="auto"/>
              <w:jc w:val="center"/>
            </w:pPr>
          </w:p>
          <w:p w14:paraId="4EBCAFD9" w14:textId="0A3685DD" w:rsidR="00980DD0" w:rsidRDefault="00980DD0" w:rsidP="00980DD0">
            <w:pPr>
              <w:spacing w:after="60" w:line="252" w:lineRule="auto"/>
              <w:jc w:val="center"/>
            </w:pPr>
          </w:p>
        </w:tc>
        <w:tc>
          <w:tcPr>
            <w:tcW w:w="3200" w:type="dxa"/>
            <w:vAlign w:val="center"/>
          </w:tcPr>
          <w:p w14:paraId="37B2F186" w14:textId="4184BB5E" w:rsidR="005F06EA" w:rsidRDefault="00980DD0" w:rsidP="00980DD0">
            <w:pPr>
              <w:spacing w:after="60" w:line="252" w:lineRule="auto"/>
              <w:jc w:val="center"/>
            </w:pPr>
            <w:r>
              <w:t>ESTUDIANTE</w:t>
            </w:r>
          </w:p>
        </w:tc>
        <w:tc>
          <w:tcPr>
            <w:tcW w:w="3189" w:type="dxa"/>
          </w:tcPr>
          <w:p w14:paraId="66E8656A" w14:textId="77777777" w:rsidR="005F06EA" w:rsidRDefault="005F06EA">
            <w:pPr>
              <w:spacing w:after="60" w:line="252" w:lineRule="auto"/>
            </w:pPr>
          </w:p>
        </w:tc>
      </w:tr>
      <w:tr w:rsidR="005F06EA" w14:paraId="056A9564" w14:textId="77777777" w:rsidTr="002D45CC">
        <w:trPr>
          <w:trHeight w:val="1636"/>
        </w:trPr>
        <w:tc>
          <w:tcPr>
            <w:tcW w:w="3211" w:type="dxa"/>
            <w:vAlign w:val="center"/>
          </w:tcPr>
          <w:p w14:paraId="73A5B38D" w14:textId="1625A2B2" w:rsidR="005F06EA" w:rsidRDefault="00980DD0" w:rsidP="00980DD0">
            <w:pPr>
              <w:spacing w:after="60" w:line="252" w:lineRule="auto"/>
              <w:jc w:val="center"/>
            </w:pPr>
            <w:r>
              <w:t>Ana Fernandez Marquez</w:t>
            </w:r>
          </w:p>
        </w:tc>
        <w:tc>
          <w:tcPr>
            <w:tcW w:w="3200" w:type="dxa"/>
            <w:vAlign w:val="center"/>
          </w:tcPr>
          <w:p w14:paraId="36E62188" w14:textId="45BE9797" w:rsidR="005F06EA" w:rsidRDefault="00980DD0" w:rsidP="00980DD0">
            <w:pPr>
              <w:spacing w:after="60" w:line="252" w:lineRule="auto"/>
              <w:jc w:val="center"/>
            </w:pPr>
            <w:r>
              <w:t>ESTUDIANTE</w:t>
            </w:r>
          </w:p>
        </w:tc>
        <w:tc>
          <w:tcPr>
            <w:tcW w:w="3189" w:type="dxa"/>
          </w:tcPr>
          <w:p w14:paraId="35A13B3E" w14:textId="77777777" w:rsidR="005F06EA" w:rsidRDefault="005F06EA">
            <w:pPr>
              <w:spacing w:after="60" w:line="252" w:lineRule="auto"/>
            </w:pPr>
          </w:p>
        </w:tc>
      </w:tr>
    </w:tbl>
    <w:p w14:paraId="320E9DF5" w14:textId="77777777" w:rsidR="00222680" w:rsidRDefault="00222680">
      <w:pPr>
        <w:spacing w:after="60" w:line="252" w:lineRule="auto"/>
        <w:ind w:left="400" w:hanging="400"/>
      </w:pPr>
    </w:p>
    <w:sectPr w:rsidR="00222680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CF955" w14:textId="77777777" w:rsidR="00943308" w:rsidRDefault="00943308">
      <w:r>
        <w:separator/>
      </w:r>
    </w:p>
  </w:endnote>
  <w:endnote w:type="continuationSeparator" w:id="0">
    <w:p w14:paraId="28007836" w14:textId="77777777" w:rsidR="00943308" w:rsidRDefault="00943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D46E4" w14:textId="77777777" w:rsidR="007F5D7D" w:rsidRDefault="00F76EBD">
    <w:pPr>
      <w:jc w:val="right"/>
    </w:pPr>
    <w:r>
      <w:rPr>
        <w:b/>
        <w:bCs/>
        <w:i/>
        <w:iCs/>
        <w:sz w:val="18"/>
        <w:szCs w:val="18"/>
      </w:rPr>
      <w:fldChar w:fldCharType="begin"/>
    </w:r>
    <w:r>
      <w:rPr>
        <w:b/>
        <w:bCs/>
        <w:i/>
        <w:iCs/>
        <w:sz w:val="18"/>
        <w:szCs w:val="18"/>
      </w:rPr>
      <w:instrText>PAGE</w:instrText>
    </w:r>
    <w:r>
      <w:rPr>
        <w:b/>
        <w:bCs/>
        <w:i/>
        <w:iCs/>
        <w:sz w:val="18"/>
        <w:szCs w:val="18"/>
      </w:rPr>
      <w:fldChar w:fldCharType="separate"/>
    </w:r>
    <w:r w:rsidR="00B80D8D">
      <w:rPr>
        <w:b/>
        <w:bCs/>
        <w:i/>
        <w:iCs/>
        <w:noProof/>
        <w:sz w:val="18"/>
        <w:szCs w:val="18"/>
      </w:rPr>
      <w:t>1</w:t>
    </w:r>
    <w:r>
      <w:rPr>
        <w:b/>
        <w:bCs/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E21E0" w14:textId="77777777" w:rsidR="00943308" w:rsidRDefault="00943308">
      <w:r>
        <w:separator/>
      </w:r>
    </w:p>
  </w:footnote>
  <w:footnote w:type="continuationSeparator" w:id="0">
    <w:p w14:paraId="6543CE87" w14:textId="77777777" w:rsidR="00943308" w:rsidRDefault="009433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D1C3C"/>
    <w:multiLevelType w:val="hybridMultilevel"/>
    <w:tmpl w:val="B394BC62"/>
    <w:lvl w:ilvl="0" w:tplc="299EE532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8C0548"/>
    <w:multiLevelType w:val="hybridMultilevel"/>
    <w:tmpl w:val="B2CE190A"/>
    <w:lvl w:ilvl="0" w:tplc="299EE532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2238C5"/>
    <w:multiLevelType w:val="hybridMultilevel"/>
    <w:tmpl w:val="2BC8ED28"/>
    <w:lvl w:ilvl="0" w:tplc="BAC257D6">
      <w:start w:val="1"/>
      <w:numFmt w:val="bullet"/>
      <w:lvlText w:val="●"/>
      <w:lvlJc w:val="left"/>
      <w:pPr>
        <w:ind w:left="720" w:hanging="360"/>
      </w:pPr>
    </w:lvl>
    <w:lvl w:ilvl="1" w:tplc="2D104642">
      <w:start w:val="1"/>
      <w:numFmt w:val="bullet"/>
      <w:lvlText w:val="○"/>
      <w:lvlJc w:val="left"/>
      <w:pPr>
        <w:ind w:left="1440" w:hanging="360"/>
      </w:pPr>
    </w:lvl>
    <w:lvl w:ilvl="2" w:tplc="AAC86548">
      <w:start w:val="1"/>
      <w:numFmt w:val="bullet"/>
      <w:lvlText w:val="■"/>
      <w:lvlJc w:val="left"/>
      <w:pPr>
        <w:ind w:left="2160" w:hanging="360"/>
      </w:pPr>
    </w:lvl>
    <w:lvl w:ilvl="3" w:tplc="D74284B2">
      <w:start w:val="1"/>
      <w:numFmt w:val="bullet"/>
      <w:lvlText w:val="●"/>
      <w:lvlJc w:val="left"/>
      <w:pPr>
        <w:ind w:left="2880" w:hanging="360"/>
      </w:pPr>
    </w:lvl>
    <w:lvl w:ilvl="4" w:tplc="0CE40BBC">
      <w:start w:val="1"/>
      <w:numFmt w:val="bullet"/>
      <w:lvlText w:val="○"/>
      <w:lvlJc w:val="left"/>
      <w:pPr>
        <w:ind w:left="3600" w:hanging="360"/>
      </w:pPr>
    </w:lvl>
    <w:lvl w:ilvl="5" w:tplc="A604838A">
      <w:start w:val="1"/>
      <w:numFmt w:val="bullet"/>
      <w:lvlText w:val="■"/>
      <w:lvlJc w:val="left"/>
      <w:pPr>
        <w:ind w:left="4320" w:hanging="360"/>
      </w:pPr>
    </w:lvl>
    <w:lvl w:ilvl="6" w:tplc="E6C47D84">
      <w:start w:val="1"/>
      <w:numFmt w:val="bullet"/>
      <w:lvlText w:val="●"/>
      <w:lvlJc w:val="left"/>
      <w:pPr>
        <w:ind w:left="5040" w:hanging="360"/>
      </w:pPr>
    </w:lvl>
    <w:lvl w:ilvl="7" w:tplc="C5B67038">
      <w:start w:val="1"/>
      <w:numFmt w:val="bullet"/>
      <w:lvlText w:val="●"/>
      <w:lvlJc w:val="left"/>
      <w:pPr>
        <w:ind w:left="5760" w:hanging="360"/>
      </w:pPr>
    </w:lvl>
    <w:lvl w:ilvl="8" w:tplc="A88803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D7D"/>
    <w:rsid w:val="00144333"/>
    <w:rsid w:val="00160DB8"/>
    <w:rsid w:val="001C0B0E"/>
    <w:rsid w:val="00222680"/>
    <w:rsid w:val="002D45CC"/>
    <w:rsid w:val="002F5C8D"/>
    <w:rsid w:val="00302B2F"/>
    <w:rsid w:val="00356CE8"/>
    <w:rsid w:val="003F4905"/>
    <w:rsid w:val="003F7B8D"/>
    <w:rsid w:val="00443EFC"/>
    <w:rsid w:val="004A3DD1"/>
    <w:rsid w:val="004F20F6"/>
    <w:rsid w:val="00557581"/>
    <w:rsid w:val="0057610B"/>
    <w:rsid w:val="005F06EA"/>
    <w:rsid w:val="007608B3"/>
    <w:rsid w:val="007F5D7D"/>
    <w:rsid w:val="00906472"/>
    <w:rsid w:val="00922B39"/>
    <w:rsid w:val="00943308"/>
    <w:rsid w:val="00980DD0"/>
    <w:rsid w:val="009F4C61"/>
    <w:rsid w:val="00A348B8"/>
    <w:rsid w:val="00A63A56"/>
    <w:rsid w:val="00A72C10"/>
    <w:rsid w:val="00A90999"/>
    <w:rsid w:val="00AA6B01"/>
    <w:rsid w:val="00AC498D"/>
    <w:rsid w:val="00AE2BDD"/>
    <w:rsid w:val="00B80D8D"/>
    <w:rsid w:val="00BB7B1F"/>
    <w:rsid w:val="00CA6BE4"/>
    <w:rsid w:val="00D6260C"/>
    <w:rsid w:val="00DB781B"/>
    <w:rsid w:val="00E75403"/>
    <w:rsid w:val="00E9742B"/>
    <w:rsid w:val="00EB0EC4"/>
    <w:rsid w:val="00F7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79B45"/>
  <w15:docId w15:val="{A6A8FD05-962A-4A81-BC66-23B4BE79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2268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F06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ine.gob.b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7383</Words>
  <Characters>40607</Characters>
  <Application>Microsoft Office Word</Application>
  <DocSecurity>0</DocSecurity>
  <Lines>338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DE CREDITO DE BOLIVIA S.A</Company>
  <LinksUpToDate>false</LinksUpToDate>
  <CharactersWithSpaces>47895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Fernandez Marquez</cp:lastModifiedBy>
  <cp:revision>8</cp:revision>
  <dcterms:created xsi:type="dcterms:W3CDTF">2026-10-09T20:04:00Z</dcterms:created>
  <dcterms:modified xsi:type="dcterms:W3CDTF">2026-10-09T20:13:00Z</dcterms:modified>
</cp:coreProperties>
</file>
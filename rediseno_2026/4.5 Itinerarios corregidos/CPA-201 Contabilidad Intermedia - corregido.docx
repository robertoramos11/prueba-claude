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FA5" w14:textId="77777777" w:rsidR="00E950A8" w:rsidRDefault="002339DA">
      <w:pPr>
        <w:spacing w:after="60"/>
      </w:pPr>
      <w:r>
        <w:rPr>
          <w:i/>
          <w:iCs/>
        </w:rPr>
        <w:t>Nivel: Licenciatura en Contaduría Pública</w:t>
      </w:r>
    </w:p>
    <w:p w14:paraId="4DB9CB3F" w14:textId="4C58197E" w:rsidR="00E950A8" w:rsidRDefault="002339DA">
      <w:pPr>
        <w:spacing w:after="60"/>
        <w:jc w:val="center"/>
      </w:pPr>
      <w:r>
        <w:rPr>
          <w:b/>
          <w:bCs/>
        </w:rPr>
        <w:t>SEGUNDO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E950A8" w14:paraId="179A73A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71377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2A56D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47B2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7697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E950A8" w14:paraId="5B2CE03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447C8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Contabilidad Intermedia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834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CPA-201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D012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532DB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CPA-101</w:t>
            </w:r>
          </w:p>
        </w:tc>
      </w:tr>
      <w:tr w:rsidR="00E950A8" w14:paraId="190A9DAF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1692D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CD816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E950A8" w14:paraId="1C36F3CA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0064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E654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7185B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E2DDA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1F963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901B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48109" w14:textId="77777777" w:rsidR="00E950A8" w:rsidRPr="006D0AD1" w:rsidRDefault="00E950A8">
            <w:pPr>
              <w:spacing w:before="20" w:after="20"/>
              <w:jc w:val="center"/>
            </w:pPr>
          </w:p>
        </w:tc>
      </w:tr>
      <w:tr w:rsidR="00E950A8" w14:paraId="19B67CBD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344BC" w14:textId="22FA8415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08430" w14:textId="31F97355" w:rsidR="00E950A8" w:rsidRPr="006D0AD1" w:rsidRDefault="006D0AD1">
            <w:pPr>
              <w:spacing w:before="20" w:after="20"/>
              <w:jc w:val="center"/>
            </w:pPr>
            <w:r w:rsidRPr="006D0AD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BFF82" w14:textId="3366709A" w:rsidR="00E950A8" w:rsidRPr="006D0AD1" w:rsidRDefault="006D0AD1">
            <w:pPr>
              <w:spacing w:before="20" w:after="20"/>
              <w:jc w:val="center"/>
            </w:pPr>
            <w:r w:rsidRPr="006D0AD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5CF15" w14:textId="5673117C" w:rsidR="00E950A8" w:rsidRPr="006D0AD1" w:rsidRDefault="006D0AD1">
            <w:pPr>
              <w:spacing w:before="20" w:after="20"/>
              <w:jc w:val="center"/>
            </w:pPr>
            <w:r w:rsidRPr="006D0AD1"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61C97" w14:textId="272E72F6" w:rsidR="00E950A8" w:rsidRPr="006D0AD1" w:rsidRDefault="006D0AD1">
            <w:pPr>
              <w:spacing w:before="20" w:after="20"/>
              <w:jc w:val="center"/>
            </w:pPr>
            <w:r w:rsidRPr="006D0AD1"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39D07" w14:textId="23445332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FD05" w14:textId="77777777" w:rsidR="00E950A8" w:rsidRPr="006D0AD1" w:rsidRDefault="00E950A8"/>
        </w:tc>
      </w:tr>
      <w:tr w:rsidR="00E950A8" w14:paraId="00347D6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22EC" w14:textId="77777777" w:rsidR="00E950A8" w:rsidRDefault="002339DA">
            <w:pPr>
              <w:spacing w:before="20" w:after="20"/>
              <w:jc w:val="center"/>
            </w:pPr>
            <w:r w:rsidRPr="0037093C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E950A8" w14:paraId="6A441BB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C48DC" w14:textId="69C1FB09" w:rsidR="00E950A8" w:rsidRPr="00644139" w:rsidRDefault="00624E43" w:rsidP="00644139">
            <w:pPr>
              <w:spacing w:before="20" w:after="20"/>
              <w:jc w:val="center"/>
              <w:rPr>
                <w:sz w:val="21"/>
              </w:rPr>
            </w:pPr>
            <w:r w:rsidRPr="00644139">
              <w:rPr>
                <w:sz w:val="21"/>
                <w:szCs w:val="21"/>
              </w:rPr>
              <w:t>Estructura el marco de teoría contable para la situación financiera, el desempeño financiero y los flujos de efectivo de una entidad boliviana,</w:t>
            </w:r>
            <w:r w:rsidRPr="00644139">
              <w:rPr>
                <w:b/>
                <w:bCs/>
                <w:sz w:val="21"/>
                <w:szCs w:val="21"/>
              </w:rPr>
              <w:t xml:space="preserve"> </w:t>
            </w:r>
            <w:r w:rsidRPr="00644139">
              <w:rPr>
                <w:sz w:val="21"/>
                <w:szCs w:val="21"/>
              </w:rPr>
              <w:t xml:space="preserve">conforme a las normas de contabilidad y disposiciones legales vigentes en Bolivia, a través de un sistema de contabilidad acorde a las actividades de una entidad boliviana, en función a un sistema de control interno, aplicando criterios de </w:t>
            </w:r>
            <w:proofErr w:type="spellStart"/>
            <w:r w:rsidRPr="00644139">
              <w:rPr>
                <w:sz w:val="21"/>
                <w:szCs w:val="21"/>
              </w:rPr>
              <w:t>valuación</w:t>
            </w:r>
            <w:proofErr w:type="spellEnd"/>
            <w:r w:rsidRPr="00644139">
              <w:rPr>
                <w:sz w:val="21"/>
                <w:szCs w:val="21"/>
              </w:rPr>
              <w:t xml:space="preserve"> </w:t>
            </w:r>
            <w:r w:rsidR="00644139">
              <w:rPr>
                <w:sz w:val="21"/>
                <w:szCs w:val="21"/>
              </w:rPr>
              <w:t>y</w:t>
            </w:r>
            <w:r w:rsidR="00644139" w:rsidRPr="00644139">
              <w:rPr>
                <w:sz w:val="21"/>
                <w:szCs w:val="21"/>
              </w:rPr>
              <w:t xml:space="preserve"> reconocimiento (apropiación)</w:t>
            </w:r>
            <w:r w:rsidR="00644139">
              <w:rPr>
                <w:sz w:val="21"/>
                <w:szCs w:val="21"/>
              </w:rPr>
              <w:t xml:space="preserve"> </w:t>
            </w:r>
            <w:r w:rsidRPr="00644139">
              <w:rPr>
                <w:sz w:val="21"/>
                <w:szCs w:val="21"/>
              </w:rPr>
              <w:t>para partidas de balance y resultado,  operando herramientas digitales y las plataformas del Servicio de Impuestos Nacionales, para generar información razonable, oportuna, íntegra, confiable y útil para la toma y control de decisiones.</w:t>
            </w:r>
          </w:p>
        </w:tc>
      </w:tr>
      <w:tr w:rsidR="00E950A8" w14:paraId="40D6E59F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7B350" w14:textId="77777777" w:rsidR="00E950A8" w:rsidRPr="00624E43" w:rsidRDefault="002339DA">
            <w:pPr>
              <w:spacing w:before="20" w:after="20"/>
              <w:jc w:val="both"/>
            </w:pPr>
            <w:r w:rsidRPr="00624E43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624E43">
              <w:rPr>
                <w:sz w:val="21"/>
                <w:szCs w:val="21"/>
              </w:rPr>
              <w:t>Controla el efectivo de una entidad boliviana, arqueando los fondos de caja chica y de caja y conciliando los saldos de la cuenta corriente bancaria.</w:t>
            </w:r>
          </w:p>
        </w:tc>
      </w:tr>
      <w:tr w:rsidR="00E950A8" w14:paraId="061E104C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3CB46" w14:textId="77777777" w:rsidR="00E950A8" w:rsidRPr="0063471B" w:rsidRDefault="002339DA">
            <w:pPr>
              <w:spacing w:before="20" w:after="20"/>
              <w:jc w:val="center"/>
            </w:pPr>
            <w:r w:rsidRPr="0063471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9ECFC" w14:textId="77777777" w:rsidR="00E950A8" w:rsidRPr="0063471B" w:rsidRDefault="002339DA">
            <w:pPr>
              <w:spacing w:before="20" w:after="20"/>
              <w:jc w:val="center"/>
            </w:pPr>
            <w:r w:rsidRPr="0063471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54E00" w14:textId="77777777" w:rsidR="00E950A8" w:rsidRPr="0063471B" w:rsidRDefault="002339DA">
            <w:pPr>
              <w:spacing w:before="20" w:after="20"/>
              <w:jc w:val="center"/>
            </w:pPr>
            <w:r w:rsidRPr="0063471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6C16AFF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3F339" w14:textId="6D1B76B3" w:rsidR="00E950A8" w:rsidRDefault="00624E43">
            <w:pPr>
              <w:spacing w:before="20" w:after="20"/>
            </w:pPr>
            <w:r w:rsidRPr="005D666F">
              <w:rPr>
                <w:sz w:val="21"/>
                <w:szCs w:val="21"/>
              </w:rPr>
              <w:t>1. Controla los fondos de caja chica y de caja de una entidad</w:t>
            </w:r>
            <w:r>
              <w:rPr>
                <w:sz w:val="21"/>
                <w:szCs w:val="21"/>
              </w:rPr>
              <w:t xml:space="preserve"> boliviana</w:t>
            </w:r>
            <w:r w:rsidRPr="005D666F">
              <w:rPr>
                <w:sz w:val="21"/>
                <w:szCs w:val="21"/>
              </w:rPr>
              <w:t xml:space="preserve">, aplicando </w:t>
            </w:r>
            <w:r>
              <w:rPr>
                <w:sz w:val="21"/>
                <w:szCs w:val="21"/>
              </w:rPr>
              <w:t>el procedimiento</w:t>
            </w:r>
            <w:r w:rsidRPr="005D666F">
              <w:rPr>
                <w:sz w:val="21"/>
                <w:szCs w:val="21"/>
              </w:rPr>
              <w:t xml:space="preserve"> del arqueo y registrando los asientos de reposición y de incorporación.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6B3B6" w14:textId="77777777" w:rsidR="00E950A8" w:rsidRDefault="002339DA">
            <w:pPr>
              <w:spacing w:before="20" w:after="20"/>
            </w:pPr>
            <w:r w:rsidRPr="0063471B">
              <w:rPr>
                <w:sz w:val="21"/>
                <w:szCs w:val="21"/>
              </w:rPr>
              <w:t>1.1 Practica en aula el arqueo sorpresivo de caja chica de un caso boliviano, determinando los faltantes con y sin responsabilidad.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93D70" w14:textId="77777777" w:rsidR="00E950A8" w:rsidRPr="0063471B" w:rsidRDefault="002339DA">
            <w:pPr>
              <w:spacing w:before="20" w:after="20"/>
            </w:pPr>
            <w:r w:rsidRPr="0063471B">
              <w:rPr>
                <w:b/>
                <w:bCs/>
                <w:sz w:val="21"/>
                <w:szCs w:val="21"/>
              </w:rPr>
              <w:t xml:space="preserve">Producto 1: </w:t>
            </w:r>
            <w:r w:rsidRPr="0063471B">
              <w:rPr>
                <w:sz w:val="21"/>
                <w:szCs w:val="21"/>
              </w:rPr>
              <w:t>Planilla de arqueo de caja chica con la determinación de diferencias.</w:t>
            </w:r>
          </w:p>
        </w:tc>
      </w:tr>
      <w:tr w:rsidR="00E950A8" w14:paraId="3C8B050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FB4F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CD41" w14:textId="3D4854B4" w:rsidR="00E950A8" w:rsidRDefault="002339DA">
            <w:pPr>
              <w:spacing w:before="20" w:after="20"/>
            </w:pPr>
            <w:r w:rsidRPr="0063471B">
              <w:rPr>
                <w:sz w:val="21"/>
                <w:szCs w:val="21"/>
              </w:rPr>
              <w:t>1.2 Registra en equipo las operaciones de caja de un periodo con sus asientos de incorporación</w:t>
            </w:r>
            <w:r w:rsidRPr="00D25F52">
              <w:rPr>
                <w:sz w:val="21"/>
                <w:szCs w:val="21"/>
              </w:rPr>
              <w:t xml:space="preserve"> y de regularización.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8225D" w14:textId="1A5CAE42" w:rsidR="00E950A8" w:rsidRPr="0063471B" w:rsidRDefault="002339DA">
            <w:pPr>
              <w:spacing w:before="20" w:after="20"/>
            </w:pPr>
            <w:r w:rsidRPr="0063471B">
              <w:rPr>
                <w:b/>
                <w:bCs/>
                <w:sz w:val="21"/>
                <w:szCs w:val="21"/>
              </w:rPr>
              <w:t xml:space="preserve">Producto 2: </w:t>
            </w:r>
            <w:r w:rsidRPr="0063471B">
              <w:rPr>
                <w:sz w:val="21"/>
                <w:szCs w:val="21"/>
              </w:rPr>
              <w:t>Libro de registro de caja con sus asientos de incorporación</w:t>
            </w:r>
            <w:r w:rsidR="00B91BCE">
              <w:rPr>
                <w:sz w:val="21"/>
                <w:szCs w:val="21"/>
              </w:rPr>
              <w:t xml:space="preserve"> y</w:t>
            </w:r>
            <w:r w:rsidR="00D25F52">
              <w:rPr>
                <w:sz w:val="21"/>
                <w:szCs w:val="21"/>
              </w:rPr>
              <w:t xml:space="preserve"> de</w:t>
            </w:r>
            <w:r w:rsidR="00B91BCE">
              <w:rPr>
                <w:sz w:val="21"/>
                <w:szCs w:val="21"/>
              </w:rPr>
              <w:t xml:space="preserve"> regularización</w:t>
            </w:r>
            <w:r w:rsidRPr="0063471B">
              <w:rPr>
                <w:sz w:val="21"/>
                <w:szCs w:val="21"/>
              </w:rPr>
              <w:t>.</w:t>
            </w:r>
          </w:p>
        </w:tc>
      </w:tr>
      <w:tr w:rsidR="00E950A8" w14:paraId="3CEA85C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DB790" w14:textId="1BA9D7C6" w:rsidR="00E950A8" w:rsidRDefault="00624E43">
            <w:pPr>
              <w:spacing w:before="20" w:after="20"/>
            </w:pPr>
            <w:r w:rsidRPr="006912C6">
              <w:rPr>
                <w:sz w:val="21"/>
                <w:szCs w:val="21"/>
              </w:rPr>
              <w:t>2. Concilia los saldos de la cuenta corriente bancaria con el extracto del banco, registrando los asientos de regularización en moneda nacional y extranjera</w:t>
            </w:r>
            <w:r w:rsidR="00D25F52">
              <w:rPr>
                <w:sz w:val="21"/>
                <w:szCs w:val="21"/>
              </w:rPr>
              <w:t xml:space="preserve"> y presentando el efectivo y equivalentes en el estado de situación financiera</w:t>
            </w:r>
            <w:r w:rsidRPr="006912C6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7E21D" w14:textId="77777777" w:rsidR="00E950A8" w:rsidRPr="00D25F52" w:rsidRDefault="002339DA">
            <w:pPr>
              <w:spacing w:before="20" w:after="20"/>
            </w:pPr>
            <w:r w:rsidRPr="00D25F52">
              <w:rPr>
                <w:sz w:val="21"/>
                <w:szCs w:val="21"/>
              </w:rPr>
              <w:t>2.1 Concilia en el laboratorio de cómputo el mayor de banco con el extracto bancario de un mes en hoja de cálculo.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A1AFF" w14:textId="77777777" w:rsidR="00E950A8" w:rsidRPr="00D25F52" w:rsidRDefault="002339DA">
            <w:pPr>
              <w:spacing w:before="20" w:after="20"/>
            </w:pPr>
            <w:r w:rsidRPr="00D25F52">
              <w:rPr>
                <w:b/>
                <w:bCs/>
                <w:sz w:val="21"/>
                <w:szCs w:val="21"/>
              </w:rPr>
              <w:t xml:space="preserve">Producto 3: </w:t>
            </w:r>
            <w:r w:rsidRPr="00D25F52">
              <w:rPr>
                <w:sz w:val="21"/>
                <w:szCs w:val="21"/>
              </w:rPr>
              <w:t>Conciliación bancaria mensual con sus asientos de regularización.</w:t>
            </w:r>
          </w:p>
        </w:tc>
      </w:tr>
      <w:tr w:rsidR="00E950A8" w14:paraId="562CEE8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CE4E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943D9" w14:textId="31CEB58E" w:rsidR="00E950A8" w:rsidRPr="00D25F52" w:rsidRDefault="002339DA">
            <w:pPr>
              <w:spacing w:before="20" w:after="20"/>
            </w:pPr>
            <w:r w:rsidRPr="00D25F52">
              <w:rPr>
                <w:sz w:val="21"/>
                <w:szCs w:val="21"/>
              </w:rPr>
              <w:t xml:space="preserve">2.2 Expone ante el curso la presentación del efectivo y equivalentes de efectivo de una </w:t>
            </w:r>
            <w:r w:rsidR="00D25F52" w:rsidRPr="00D25F52">
              <w:rPr>
                <w:sz w:val="21"/>
                <w:szCs w:val="21"/>
              </w:rPr>
              <w:t>entidad</w:t>
            </w:r>
            <w:r w:rsidRPr="00D25F52">
              <w:rPr>
                <w:sz w:val="21"/>
                <w:szCs w:val="21"/>
              </w:rPr>
              <w:t xml:space="preserve"> boliviana según </w:t>
            </w:r>
            <w:r w:rsidR="00D25F52" w:rsidRPr="00D25F52">
              <w:rPr>
                <w:sz w:val="21"/>
                <w:szCs w:val="21"/>
              </w:rPr>
              <w:t>normas de contabilidad vigentes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CE0E8" w14:textId="640CA04A" w:rsidR="00E950A8" w:rsidRPr="00D25F52" w:rsidRDefault="002339DA">
            <w:pPr>
              <w:spacing w:before="20" w:after="20"/>
            </w:pPr>
            <w:r w:rsidRPr="00D25F52">
              <w:rPr>
                <w:b/>
                <w:bCs/>
                <w:sz w:val="21"/>
                <w:szCs w:val="21"/>
              </w:rPr>
              <w:t xml:space="preserve">Producto 4: </w:t>
            </w:r>
            <w:r w:rsidR="00D25F52" w:rsidRPr="00D25F52">
              <w:rPr>
                <w:sz w:val="21"/>
                <w:szCs w:val="21"/>
              </w:rPr>
              <w:t>Exposición</w:t>
            </w:r>
            <w:r w:rsidRPr="00D25F52">
              <w:rPr>
                <w:sz w:val="21"/>
                <w:szCs w:val="21"/>
              </w:rPr>
              <w:t xml:space="preserve"> de</w:t>
            </w:r>
            <w:r w:rsidR="00D25F52" w:rsidRPr="00D25F52">
              <w:rPr>
                <w:sz w:val="21"/>
                <w:szCs w:val="21"/>
              </w:rPr>
              <w:t>l</w:t>
            </w:r>
            <w:r w:rsidRPr="00D25F52">
              <w:rPr>
                <w:sz w:val="21"/>
                <w:szCs w:val="21"/>
              </w:rPr>
              <w:t xml:space="preserve"> efectivo y equivalentes </w:t>
            </w:r>
            <w:r w:rsidR="00D25F52" w:rsidRPr="00D25F52">
              <w:rPr>
                <w:sz w:val="21"/>
                <w:szCs w:val="21"/>
              </w:rPr>
              <w:t>en el Estado de Situación Financiera</w:t>
            </w:r>
            <w:r w:rsidRPr="00D25F52">
              <w:rPr>
                <w:sz w:val="21"/>
                <w:szCs w:val="21"/>
              </w:rPr>
              <w:t>.</w:t>
            </w:r>
          </w:p>
        </w:tc>
      </w:tr>
      <w:tr w:rsidR="00E950A8" w14:paraId="51AFECF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7D7D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57D5D6C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24007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F4241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49D9F29" w14:textId="77777777" w:rsidR="00E950A8" w:rsidRDefault="002339DA">
            <w:pPr>
              <w:spacing w:before="20" w:after="20"/>
              <w:jc w:val="center"/>
            </w:pPr>
            <w:r w:rsidRPr="00621576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FE94B" w14:textId="45D3FDB5" w:rsidR="00E950A8" w:rsidRDefault="002339DA">
            <w:pPr>
              <w:spacing w:before="20" w:after="20"/>
              <w:jc w:val="center"/>
            </w:pPr>
            <w:r w:rsidRPr="00D25F52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52095D0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CBBA0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1: Caja chica</w:t>
            </w:r>
          </w:p>
          <w:p w14:paraId="34D6B939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2: Caja</w:t>
            </w:r>
          </w:p>
          <w:p w14:paraId="2C8CA037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3: Conciliaciones bancarias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B3606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Caja chica: concepto, objetivo, características, y control con el diseño y la conformación del </w:t>
            </w:r>
            <w:r w:rsidRPr="00D25F52">
              <w:rPr>
                <w:sz w:val="21"/>
                <w:szCs w:val="21"/>
              </w:rPr>
              <w:t>registro de caja chica. (C, P)</w:t>
            </w:r>
          </w:p>
          <w:p w14:paraId="3F844811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5F52">
              <w:rPr>
                <w:sz w:val="21"/>
                <w:szCs w:val="21"/>
              </w:rPr>
              <w:t>Documentación de caja chica: corte, selección y revisión de comprobantes; validación, selección y clasificación del efectivo en caja. (C, P)</w:t>
            </w:r>
          </w:p>
          <w:p w14:paraId="50CD7D61" w14:textId="61E25A12" w:rsidR="00E950A8" w:rsidRDefault="00D25F52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 xml:space="preserve">Procedimiento del arqueo de caja chica: diferencias detectadas, faltantes sin responsabilidad y faltantes con responsabilidad; reposición de </w:t>
            </w:r>
            <w:r w:rsidRPr="00D25F52">
              <w:rPr>
                <w:sz w:val="21"/>
                <w:szCs w:val="21"/>
              </w:rPr>
              <w:t>fondos. (P)</w:t>
            </w:r>
            <w:r w:rsidRPr="00D25F52">
              <w:rPr>
                <w:sz w:val="21"/>
              </w:rPr>
              <w:t xml:space="preserve"> </w:t>
            </w:r>
          </w:p>
          <w:p w14:paraId="764FDDD5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Naturaleza de la cuenta Caja Chica y </w:t>
            </w:r>
            <w:r w:rsidRPr="00D25F52">
              <w:rPr>
                <w:sz w:val="21"/>
                <w:szCs w:val="21"/>
              </w:rPr>
              <w:t>tratamiento contable del asiento de reposición. (C, P)</w:t>
            </w:r>
          </w:p>
          <w:p w14:paraId="70FE2E49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Caja: concepto, objetivo, características, y control </w:t>
            </w:r>
            <w:r w:rsidRPr="00D25F52">
              <w:rPr>
                <w:sz w:val="21"/>
                <w:szCs w:val="21"/>
              </w:rPr>
              <w:t>con el diseño y la conformación del registro de caja. (C, P)</w:t>
            </w:r>
          </w:p>
          <w:p w14:paraId="624294BD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Documentación de caja: revisión de cheques recibidos, corte, selección y revisión de </w:t>
            </w:r>
            <w:r w:rsidRPr="00D25F52">
              <w:rPr>
                <w:sz w:val="21"/>
                <w:szCs w:val="21"/>
              </w:rPr>
              <w:t>comprobantes; selección y clasificación del efectivo en caja. (C, P)</w:t>
            </w:r>
          </w:p>
          <w:p w14:paraId="2F50F7FE" w14:textId="711E8A1C" w:rsidR="00E950A8" w:rsidRDefault="00D25F52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>Procedimiento</w:t>
            </w:r>
            <w:r w:rsidRPr="00D25F52">
              <w:rPr>
                <w:sz w:val="21"/>
                <w:szCs w:val="21"/>
              </w:rPr>
              <w:t xml:space="preserve"> del arqueo de caja: diferencias detectadas, faltantes</w:t>
            </w:r>
            <w:r>
              <w:rPr>
                <w:sz w:val="21"/>
                <w:szCs w:val="21"/>
              </w:rPr>
              <w:t xml:space="preserve"> sin responsabilidad y faltantes con responsabilidad</w:t>
            </w:r>
            <w:r w:rsidRPr="00D25F52">
              <w:rPr>
                <w:sz w:val="21"/>
                <w:szCs w:val="21"/>
              </w:rPr>
              <w:t>. (P)</w:t>
            </w:r>
          </w:p>
          <w:p w14:paraId="5046A33D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5F52">
              <w:rPr>
                <w:sz w:val="21"/>
                <w:szCs w:val="21"/>
              </w:rPr>
              <w:t>Control interno del efectivo: custodia, segregación de funciones y arqueos sorpresivos. (C)</w:t>
            </w:r>
          </w:p>
          <w:p w14:paraId="40F13E71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D25F52">
              <w:rPr>
                <w:sz w:val="21"/>
                <w:szCs w:val="21"/>
              </w:rPr>
              <w:t>Naturaleza de la cuenta Caja y tratamiento contable de los asientos de incorporación. (C, P)</w:t>
            </w:r>
          </w:p>
          <w:p w14:paraId="01F54262" w14:textId="77777777" w:rsidR="00E950A8" w:rsidRPr="00D25F52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Conciliación bancaria: concepto, objetivo, características, y control con el diseño y la conformación del registro de </w:t>
            </w:r>
            <w:r w:rsidRPr="00D25F52">
              <w:rPr>
                <w:sz w:val="21"/>
                <w:szCs w:val="21"/>
              </w:rPr>
              <w:t>banco. (C, P)</w:t>
            </w:r>
          </w:p>
          <w:p w14:paraId="39004819" w14:textId="77777777" w:rsidR="00E950A8" w:rsidRPr="00C429AB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Cuenta corriente bancaria: requisitos y boletas de depósito; el cheque: características, giro, </w:t>
            </w:r>
            <w:r w:rsidRPr="00D25F52">
              <w:rPr>
                <w:sz w:val="21"/>
                <w:szCs w:val="21"/>
              </w:rPr>
              <w:t xml:space="preserve">endoso, rechazo, clases y disposiciones </w:t>
            </w:r>
            <w:r w:rsidRPr="00C429AB">
              <w:rPr>
                <w:sz w:val="21"/>
                <w:szCs w:val="21"/>
              </w:rPr>
              <w:t>legales. (C)</w:t>
            </w:r>
          </w:p>
          <w:p w14:paraId="5ADABE26" w14:textId="276606C9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C429AB">
              <w:rPr>
                <w:sz w:val="21"/>
                <w:szCs w:val="21"/>
              </w:rPr>
              <w:t>Metodología</w:t>
            </w:r>
            <w:r>
              <w:rPr>
                <w:sz w:val="21"/>
                <w:szCs w:val="21"/>
              </w:rPr>
              <w:t xml:space="preserve"> de la conciliación de saldos</w:t>
            </w:r>
            <w:r w:rsidR="00D25F52"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cargos y abonos de la empresa sin conocimiento del banco, y cargos y abonos del banco sin conocimiento de la empresa</w:t>
            </w:r>
            <w:r w:rsidRPr="00C429AB">
              <w:rPr>
                <w:sz w:val="21"/>
                <w:szCs w:val="21"/>
              </w:rPr>
              <w:t>. (P, T)</w:t>
            </w:r>
          </w:p>
          <w:p w14:paraId="14BDAB32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Naturaleza de la cuenta Banco y tratamiento contable a partir del registro de mayor y el </w:t>
            </w:r>
            <w:r w:rsidRPr="00C429AB">
              <w:rPr>
                <w:sz w:val="21"/>
                <w:szCs w:val="21"/>
              </w:rPr>
              <w:t>extracto bancario: asientos de regularización. (C, P)</w:t>
            </w:r>
          </w:p>
          <w:p w14:paraId="4B5D6C83" w14:textId="77777777" w:rsidR="00E950A8" w:rsidRDefault="002339DA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Transacciones en moneda extranjera: conciliación de saldos en cuentas </w:t>
            </w:r>
            <w:r w:rsidRPr="00621576">
              <w:rPr>
                <w:sz w:val="21"/>
                <w:szCs w:val="21"/>
              </w:rPr>
              <w:t>bancarias y registro de las diferencias de camb</w:t>
            </w:r>
            <w:r w:rsidRPr="00C429AB">
              <w:rPr>
                <w:sz w:val="21"/>
                <w:szCs w:val="21"/>
              </w:rPr>
              <w:t>io. (P)</w:t>
            </w:r>
          </w:p>
          <w:p w14:paraId="034FD0F8" w14:textId="4017CBFB" w:rsidR="00E950A8" w:rsidRDefault="002339DA" w:rsidP="00C429AB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C429AB">
              <w:rPr>
                <w:sz w:val="21"/>
                <w:szCs w:val="21"/>
              </w:rPr>
              <w:t xml:space="preserve">Efectivo y equivalentes de efectivo: definición de la NIC 7 y presentación en el estado de situación financiera según </w:t>
            </w:r>
            <w:r w:rsidR="00C429AB" w:rsidRPr="00C429AB">
              <w:rPr>
                <w:sz w:val="21"/>
                <w:szCs w:val="21"/>
              </w:rPr>
              <w:t>normas de contabilidad vigentes</w:t>
            </w:r>
            <w:r>
              <w:rPr>
                <w:sz w:val="21"/>
                <w:szCs w:val="21"/>
              </w:rPr>
              <w:t xml:space="preserve">.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07A3C" w14:textId="77777777" w:rsidR="00E950A8" w:rsidRPr="00C429A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429AB">
              <w:rPr>
                <w:sz w:val="21"/>
                <w:szCs w:val="21"/>
              </w:rPr>
              <w:lastRenderedPageBreak/>
              <w:t>Nociones del funcionamiento de la cuenta corriente y de los servicios de banca por internet.</w:t>
            </w:r>
          </w:p>
          <w:p w14:paraId="1B2E15DC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429AB">
              <w:rPr>
                <w:sz w:val="21"/>
                <w:szCs w:val="21"/>
              </w:rPr>
              <w:t xml:space="preserve">Nociones del manejo del dinero en efectivo y de la </w:t>
            </w:r>
            <w:r w:rsidRPr="00C429AB">
              <w:rPr>
                <w:sz w:val="21"/>
                <w:szCs w:val="21"/>
              </w:rPr>
              <w:lastRenderedPageBreak/>
              <w:t>detección de billetes falsificados.</w:t>
            </w:r>
          </w:p>
        </w:tc>
      </w:tr>
      <w:tr w:rsidR="00E950A8" w14:paraId="3BB2AAB0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2DA04" w14:textId="4423E73E" w:rsidR="00E950A8" w:rsidRDefault="00624E43">
            <w:pPr>
              <w:spacing w:before="20" w:after="20"/>
              <w:jc w:val="both"/>
            </w:pPr>
            <w:r w:rsidRPr="006912C6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BF4123">
              <w:rPr>
                <w:sz w:val="21"/>
                <w:szCs w:val="21"/>
              </w:rPr>
              <w:t>Registra la otorgación de créditos y recuperación de estos, en cuentas específicas de una entidad boliviana</w:t>
            </w:r>
            <w:r w:rsidRPr="00C429AB">
              <w:rPr>
                <w:sz w:val="21"/>
                <w:szCs w:val="21"/>
              </w:rPr>
              <w:t>, en función a la</w:t>
            </w:r>
            <w:r w:rsidR="00C429AB" w:rsidRPr="00C429AB">
              <w:rPr>
                <w:sz w:val="21"/>
                <w:szCs w:val="21"/>
              </w:rPr>
              <w:t xml:space="preserve"> gestión de cobranza y</w:t>
            </w:r>
            <w:r w:rsidRPr="00C429AB">
              <w:rPr>
                <w:sz w:val="21"/>
                <w:szCs w:val="21"/>
              </w:rPr>
              <w:t xml:space="preserve"> política crediticia</w:t>
            </w:r>
            <w:r w:rsidRPr="00BF4123">
              <w:rPr>
                <w:sz w:val="21"/>
                <w:szCs w:val="21"/>
              </w:rPr>
              <w:t xml:space="preserve">, aplicando previsión para cuentas incobrables de créditos no recuperados, </w:t>
            </w:r>
            <w:r w:rsidRPr="00C429AB">
              <w:rPr>
                <w:sz w:val="21"/>
                <w:szCs w:val="21"/>
              </w:rPr>
              <w:t>de acuerdo al método establecido</w:t>
            </w:r>
            <w:r w:rsidR="00C429AB" w:rsidRPr="00C429AB">
              <w:rPr>
                <w:sz w:val="21"/>
                <w:szCs w:val="21"/>
              </w:rPr>
              <w:t>.</w:t>
            </w:r>
          </w:p>
        </w:tc>
      </w:tr>
      <w:tr w:rsidR="00E950A8" w14:paraId="71CB007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AF69B" w14:textId="77777777" w:rsidR="00E950A8" w:rsidRPr="00621576" w:rsidRDefault="002339DA">
            <w:pPr>
              <w:spacing w:before="20" w:after="20"/>
              <w:jc w:val="center"/>
            </w:pPr>
            <w:r w:rsidRPr="0062157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7BE3" w14:textId="77777777" w:rsidR="00E950A8" w:rsidRPr="00621576" w:rsidRDefault="002339DA">
            <w:pPr>
              <w:spacing w:before="20" w:after="20"/>
              <w:jc w:val="center"/>
            </w:pPr>
            <w:r w:rsidRPr="0062157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49CAA" w14:textId="77777777" w:rsidR="00E950A8" w:rsidRPr="00621576" w:rsidRDefault="002339DA">
            <w:pPr>
              <w:spacing w:before="20" w:after="20"/>
              <w:jc w:val="center"/>
            </w:pPr>
            <w:r w:rsidRPr="0062157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779C75D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EE0B4" w14:textId="0730B5E7" w:rsidR="00E950A8" w:rsidRDefault="00624E43">
            <w:pPr>
              <w:spacing w:before="20" w:after="20"/>
            </w:pPr>
            <w:r w:rsidRPr="006912C6">
              <w:rPr>
                <w:sz w:val="21"/>
                <w:szCs w:val="21"/>
              </w:rPr>
              <w:lastRenderedPageBreak/>
              <w:t>1. Registra la otorgación, la recuperación y la previsión de las cuentas por cobrar, calculando la incobrabilidad con los métodos de previsión vigentes.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F27D7" w14:textId="30F41839" w:rsidR="00E950A8" w:rsidRPr="00C429AB" w:rsidRDefault="002339DA">
            <w:pPr>
              <w:spacing w:before="20" w:after="20"/>
              <w:rPr>
                <w:sz w:val="21"/>
                <w:szCs w:val="21"/>
              </w:rPr>
            </w:pPr>
            <w:r w:rsidRPr="00EB7EED">
              <w:rPr>
                <w:sz w:val="21"/>
                <w:szCs w:val="21"/>
              </w:rPr>
              <w:t xml:space="preserve">1.1 </w:t>
            </w:r>
            <w:r>
              <w:rPr>
                <w:sz w:val="21"/>
                <w:szCs w:val="21"/>
              </w:rPr>
              <w:t xml:space="preserve">Resuelve la otorgación y la recuperación de créditos en moneda nacional y extranjera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de una </w:delText>
              </w:r>
              <w:r>
                <w:rPr>
                  <w:sz w:val="21"/>
                  <w:szCs w:val="21"/>
                </w:rPr>
                <w:delText xml:space="preserve">Entidad boliviana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de una entidad boliviana</w:t>
              </w:r>
            </w:ins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843C4" w14:textId="2F6D7E78" w:rsidR="00E950A8" w:rsidRDefault="002339DA">
            <w:pPr>
              <w:spacing w:before="20" w:after="20"/>
            </w:pPr>
            <w:r w:rsidRPr="00EB7EED">
              <w:rPr>
                <w:b/>
                <w:bCs/>
                <w:sz w:val="21"/>
                <w:szCs w:val="21"/>
              </w:rPr>
              <w:t xml:space="preserve">Producto 5: </w:t>
            </w:r>
            <w:r w:rsidR="00C429AB" w:rsidRPr="00EB7EED">
              <w:rPr>
                <w:sz w:val="21"/>
                <w:szCs w:val="21"/>
              </w:rPr>
              <w:t>Registro de asientos de otorgación, recuperación y ajustes por diferencias de cambio</w:t>
            </w:r>
          </w:p>
        </w:tc>
      </w:tr>
      <w:tr w:rsidR="00E950A8" w14:paraId="4413E18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B4EF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FEC7" w14:textId="1F521E6C" w:rsidR="00C429AB" w:rsidRPr="00EB7EED" w:rsidRDefault="002339DA">
            <w:pPr>
              <w:spacing w:before="20" w:after="20"/>
              <w:rPr>
                <w:sz w:val="21"/>
                <w:szCs w:val="21"/>
              </w:rPr>
            </w:pPr>
            <w:r w:rsidRPr="00EB7EED">
              <w:rPr>
                <w:sz w:val="21"/>
                <w:szCs w:val="21"/>
              </w:rPr>
              <w:t xml:space="preserve">1.2 </w:t>
            </w:r>
            <w:r w:rsidR="00C429AB" w:rsidRPr="00EB7EED">
              <w:rPr>
                <w:sz w:val="21"/>
                <w:szCs w:val="21"/>
              </w:rPr>
              <w:t>Calcula la previsión para incobrables de una cartera con el método promedio, estadístico, antigüedad de saldos y método de las garantías.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FFCD9" w14:textId="3B4402C6" w:rsidR="00C429AB" w:rsidRPr="00C429AB" w:rsidRDefault="002339DA">
            <w:pPr>
              <w:spacing w:before="20" w:after="20"/>
              <w:rPr>
                <w:sz w:val="21"/>
                <w:szCs w:val="21"/>
              </w:rPr>
            </w:pPr>
            <w:r w:rsidRPr="00EB7EED">
              <w:rPr>
                <w:b/>
                <w:bCs/>
                <w:sz w:val="21"/>
                <w:szCs w:val="21"/>
              </w:rPr>
              <w:t>Producto 6:</w:t>
            </w:r>
            <w:r w:rsidR="00C429AB" w:rsidRPr="00EB7EED">
              <w:rPr>
                <w:sz w:val="21"/>
                <w:szCs w:val="21"/>
              </w:rPr>
              <w:t xml:space="preserve"> Cuadro de cálculo de la previsión para cuentas incobrables</w:t>
            </w:r>
            <w:r w:rsidR="00C429AB" w:rsidRPr="00C429AB">
              <w:rPr>
                <w:sz w:val="21"/>
                <w:szCs w:val="21"/>
              </w:rPr>
              <w:t>.</w:t>
            </w:r>
          </w:p>
        </w:tc>
      </w:tr>
      <w:tr w:rsidR="00E950A8" w14:paraId="5ADB761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FE9EF" w14:textId="631B18F6" w:rsidR="00E950A8" w:rsidRDefault="00624E43">
            <w:pPr>
              <w:spacing w:before="20" w:after="20"/>
            </w:pPr>
            <w:r w:rsidRPr="006912C6">
              <w:rPr>
                <w:sz w:val="21"/>
                <w:szCs w:val="21"/>
              </w:rPr>
              <w:t>2. Aplica el tratamiento contable de las letras de cambio y de la gestión de cobranza, distinguiendo las renovaciones, el protesto y el descuento.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5342" w14:textId="77777777" w:rsidR="00E950A8" w:rsidRDefault="002339DA">
            <w:pPr>
              <w:spacing w:before="20" w:after="20"/>
            </w:pPr>
            <w:r w:rsidRPr="00621576">
              <w:rPr>
                <w:sz w:val="21"/>
                <w:szCs w:val="21"/>
              </w:rPr>
              <w:t>2.1 Registra en equipo las renovaciones totales y parciales, el protesto y el descuento de letras de cambio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CF839" w14:textId="02ECFF68" w:rsidR="00E950A8" w:rsidRDefault="002339DA">
            <w:pPr>
              <w:spacing w:before="20" w:after="20"/>
            </w:pPr>
            <w:r w:rsidRPr="00EB7EED">
              <w:rPr>
                <w:b/>
                <w:bCs/>
                <w:sz w:val="21"/>
                <w:szCs w:val="21"/>
              </w:rPr>
              <w:t xml:space="preserve">Producto 7: </w:t>
            </w:r>
            <w:r w:rsidR="00EB7EED" w:rsidRPr="00EB7EED">
              <w:rPr>
                <w:sz w:val="21"/>
                <w:szCs w:val="21"/>
              </w:rPr>
              <w:t>R</w:t>
            </w:r>
            <w:r w:rsidRPr="00EB7EED">
              <w:rPr>
                <w:sz w:val="21"/>
                <w:szCs w:val="21"/>
              </w:rPr>
              <w:t>egistro de renovaciones, protesto y descuento de letras de cambio.</w:t>
            </w:r>
          </w:p>
        </w:tc>
      </w:tr>
      <w:tr w:rsidR="00E950A8" w14:paraId="5A18F74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A3A8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92033" w14:textId="77777777" w:rsidR="00E950A8" w:rsidRDefault="002339DA">
            <w:pPr>
              <w:spacing w:before="20" w:after="20"/>
            </w:pPr>
            <w:r w:rsidRPr="00621576">
              <w:rPr>
                <w:sz w:val="21"/>
                <w:szCs w:val="21"/>
              </w:rPr>
              <w:t>2.2 Explica ante el curso la gestión de cobranza propia y por empresas de cobranza de una entidad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18E6" w14:textId="77777777" w:rsidR="00E950A8" w:rsidRDefault="002339DA">
            <w:pPr>
              <w:spacing w:before="20" w:after="20"/>
            </w:pPr>
            <w:r w:rsidRPr="00EB7EED">
              <w:rPr>
                <w:b/>
                <w:bCs/>
                <w:sz w:val="21"/>
                <w:szCs w:val="21"/>
              </w:rPr>
              <w:t xml:space="preserve">Producto 8: </w:t>
            </w:r>
            <w:r w:rsidRPr="00EB7EED">
              <w:rPr>
                <w:sz w:val="21"/>
                <w:szCs w:val="21"/>
              </w:rPr>
              <w:t>Informe de gestión de cobranza propia y por terceros.</w:t>
            </w:r>
          </w:p>
        </w:tc>
      </w:tr>
      <w:tr w:rsidR="00E950A8" w14:paraId="4C3764A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298AA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6292A64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C8182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105DB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06A9426" w14:textId="77777777" w:rsidR="00E950A8" w:rsidRDefault="002339DA">
            <w:pPr>
              <w:spacing w:before="20" w:after="20"/>
              <w:jc w:val="center"/>
            </w:pPr>
            <w:r w:rsidRPr="00621576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25DBB" w14:textId="77777777" w:rsidR="00E950A8" w:rsidRDefault="002339DA">
            <w:pPr>
              <w:spacing w:before="20" w:after="20"/>
              <w:jc w:val="center"/>
            </w:pPr>
            <w:r w:rsidRPr="0062157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0E75153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2A9DF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4: Cuentas por cobrar</w:t>
            </w:r>
          </w:p>
          <w:p w14:paraId="143B97F2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5: Letras por cobrar</w:t>
            </w:r>
          </w:p>
          <w:p w14:paraId="4D40E0C7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6: Cobranzas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BFF2B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>Cuentas por cobrar: concepto, objetivo, características y clasificación por su naturaleza, la moneda, el tiempo, la garantía, la rentabilidad y la forma de cobro</w:t>
            </w:r>
            <w:r w:rsidRPr="00EB7EED">
              <w:rPr>
                <w:sz w:val="21"/>
                <w:szCs w:val="21"/>
              </w:rPr>
              <w:t>. (C)</w:t>
            </w:r>
          </w:p>
          <w:p w14:paraId="7A78FC65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Control y registro de cuentas por cobrar: diseño y </w:t>
            </w:r>
            <w:r w:rsidRPr="00EB7EED">
              <w:rPr>
                <w:sz w:val="21"/>
                <w:szCs w:val="21"/>
              </w:rPr>
              <w:t>conformación. (P)</w:t>
            </w:r>
          </w:p>
          <w:p w14:paraId="0E779E7D" w14:textId="7EE25697" w:rsidR="00E950A8" w:rsidRPr="00C759EB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Facturación y Registro de Compras y Ventas (RCV) del Servicio de Impuestos Nacionales como respaldo de las ventas al crédito. </w:t>
            </w: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P</w:delText>
              </w:r>
              <w:r>
                <w:rPr>
                  <w:sz w:val="21"/>
                  <w:szCs w:val="21"/>
                </w:rPr>
                <w:delText xml:space="preserve">,</w:delText>
              </w:r>
              <w:r>
                <w:rPr>
                  <w:sz w:val="21"/>
                  <w:szCs w:val="21"/>
                </w:rPr>
                <w:delText xml:space="preserve">T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(P, T)</w:t>
              </w:r>
            </w:ins>
            <w:proofErr w:type="gramStart"/>
            <w:proofErr w:type="gramEnd"/>
          </w:p>
          <w:p w14:paraId="1E07D53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Naturaleza de la cuenta y tratamiento contable de la otorgación del crédito en moneda nacional y en moneda extranjera, y de la recuperación del </w:t>
            </w:r>
            <w:r w:rsidRPr="00EB7EED">
              <w:rPr>
                <w:sz w:val="21"/>
                <w:szCs w:val="21"/>
              </w:rPr>
              <w:t>crédito. (C, P)</w:t>
            </w:r>
          </w:p>
          <w:p w14:paraId="2D8A599F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Previsión para cuentas incobrables: concepto, </w:t>
            </w:r>
            <w:r w:rsidRPr="00EB7EED">
              <w:rPr>
                <w:sz w:val="21"/>
                <w:szCs w:val="21"/>
              </w:rPr>
              <w:t>métodos de previsión y naturaleza de las cuentas. (C)</w:t>
            </w:r>
          </w:p>
          <w:p w14:paraId="2F9CF1AB" w14:textId="073538A1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>Método promedio de incobrabilidad, método de la antigüedad de saldos, método estadístico y método de</w:t>
            </w:r>
            <w:r w:rsidR="00EB7EED">
              <w:rPr>
                <w:sz w:val="21"/>
                <w:szCs w:val="21"/>
              </w:rPr>
              <w:t xml:space="preserve"> las</w:t>
            </w:r>
            <w:r>
              <w:rPr>
                <w:sz w:val="21"/>
                <w:szCs w:val="21"/>
              </w:rPr>
              <w:t xml:space="preserve"> garantías; tratamiento contable de la recuperación de créditos incobrables</w:t>
            </w:r>
            <w:r w:rsidRPr="00EB7EED">
              <w:rPr>
                <w:sz w:val="21"/>
                <w:szCs w:val="21"/>
              </w:rPr>
              <w:t>. (P)</w:t>
            </w:r>
            <w:r w:rsidRPr="00EB7EED">
              <w:rPr>
                <w:sz w:val="21"/>
              </w:rPr>
              <w:t xml:space="preserve"> </w:t>
            </w:r>
          </w:p>
          <w:p w14:paraId="3BC3CE8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>Letras por cobrar: concepto, objetivo, características, requisitos, términos, giro, endoso y disposiciones legales; naturaleza de la cuenta</w:t>
            </w:r>
            <w:r w:rsidRPr="00EB7EED">
              <w:rPr>
                <w:sz w:val="21"/>
                <w:szCs w:val="21"/>
              </w:rPr>
              <w:t>. (C)</w:t>
            </w:r>
          </w:p>
          <w:p w14:paraId="61D5CAC8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Renovaciones de letras de cambio: objetivo, clases y tratamiento contable de las renovaciones totales sin interés, con interés </w:t>
            </w:r>
            <w:r w:rsidRPr="00F5008F">
              <w:rPr>
                <w:sz w:val="21"/>
                <w:szCs w:val="21"/>
              </w:rPr>
              <w:t>pagado y con interés incluido en la nueva letra. (C, P)</w:t>
            </w:r>
          </w:p>
          <w:p w14:paraId="61D14308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 xml:space="preserve">Renovaciones parciales de letras de cambio en sus mismas modalidades; protesto de letras de cambio y su tratamiento </w:t>
            </w:r>
            <w:r w:rsidRPr="00F5008F">
              <w:rPr>
                <w:sz w:val="21"/>
                <w:szCs w:val="21"/>
              </w:rPr>
              <w:t>posterior. (C)</w:t>
            </w:r>
          </w:p>
          <w:p w14:paraId="340564B8" w14:textId="77777777" w:rsidR="00E950A8" w:rsidRPr="00F5008F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5008F">
              <w:rPr>
                <w:sz w:val="21"/>
                <w:szCs w:val="21"/>
              </w:rPr>
              <w:t>Descuento de letras de cambio: tratamiento contable del vencimiento, el cobro y la incobrabilidad de la letra descontada. (P)</w:t>
            </w:r>
          </w:p>
          <w:p w14:paraId="4DF5C660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Introducción a la cobranza; cobranza por la </w:t>
            </w:r>
            <w:r w:rsidRPr="00F5008F">
              <w:rPr>
                <w:sz w:val="21"/>
                <w:szCs w:val="21"/>
              </w:rPr>
              <w:t>empresa: concepto, objetivo, características, unidad de cobranzas, gestión, proceso y políticas de cobranza. (C)</w:t>
            </w:r>
          </w:p>
          <w:p w14:paraId="68C8416A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Formas y mecanismos de pago, herramientas de cobranza, </w:t>
            </w:r>
            <w:r w:rsidRPr="00F5008F">
              <w:rPr>
                <w:sz w:val="21"/>
                <w:szCs w:val="21"/>
              </w:rPr>
              <w:t>personal de cobranzas y clasificación de créditos; control y naturaleza de las cuentas; tratamiento contable. (C, P)</w:t>
            </w:r>
          </w:p>
          <w:p w14:paraId="658278F7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Cobranza por empresas de cobranzas: concepto, objetivo, características y clases por </w:t>
            </w:r>
            <w:r w:rsidRPr="00F5008F">
              <w:rPr>
                <w:sz w:val="21"/>
                <w:szCs w:val="21"/>
              </w:rPr>
              <w:t>venta y por servicio de cobranza; naturaleza de las cuentas. (C)</w:t>
            </w:r>
          </w:p>
          <w:p w14:paraId="5967866D" w14:textId="77777777" w:rsidR="00E950A8" w:rsidRDefault="002339DA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Tratamiento contable de la venta de cartera al </w:t>
            </w:r>
            <w:r w:rsidRPr="00F5008F">
              <w:rPr>
                <w:sz w:val="21"/>
                <w:szCs w:val="21"/>
              </w:rPr>
              <w:t>valor en libros y al valor de recuperación, y del cobro por vencimiento en el servicio de cobranza.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CF69C" w14:textId="77777777" w:rsidR="00E950A8" w:rsidRPr="00EB7EED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B7EED">
              <w:rPr>
                <w:sz w:val="21"/>
                <w:szCs w:val="21"/>
              </w:rPr>
              <w:lastRenderedPageBreak/>
              <w:t>Nociones de la evaluación de la capacidad de pago del cliente antes de otorgar un crédito comercial.</w:t>
            </w:r>
          </w:p>
          <w:p w14:paraId="67ADB7E7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EB7EED">
              <w:rPr>
                <w:sz w:val="21"/>
                <w:szCs w:val="21"/>
              </w:rPr>
              <w:t>Nociones de las técnicas de negociación con clientes morosos.</w:t>
            </w:r>
          </w:p>
        </w:tc>
      </w:tr>
      <w:tr w:rsidR="00624E43" w14:paraId="1624A6E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C12A9" w14:textId="0B57B827" w:rsidR="00624E43" w:rsidRDefault="00624E43" w:rsidP="00624E43">
            <w:pPr>
              <w:spacing w:before="20" w:after="20"/>
              <w:jc w:val="both"/>
            </w:pPr>
            <w:r w:rsidRPr="00D17980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F5008F">
              <w:rPr>
                <w:sz w:val="21"/>
                <w:szCs w:val="21"/>
              </w:rPr>
              <w:t xml:space="preserve">Aplica </w:t>
            </w:r>
            <w:r w:rsidR="00F5008F">
              <w:rPr>
                <w:sz w:val="21"/>
                <w:szCs w:val="21"/>
              </w:rPr>
              <w:t>tratamiento contable</w:t>
            </w:r>
            <w:r w:rsidRPr="00F5008F">
              <w:rPr>
                <w:sz w:val="21"/>
                <w:szCs w:val="21"/>
              </w:rPr>
              <w:t xml:space="preserve"> a los inventarios</w:t>
            </w:r>
            <w:r w:rsidR="00F5008F" w:rsidRPr="00F5008F">
              <w:rPr>
                <w:sz w:val="21"/>
                <w:szCs w:val="21"/>
              </w:rPr>
              <w:t xml:space="preserve"> de una entidad boliviana</w:t>
            </w:r>
            <w:r w:rsidRPr="00F5008F">
              <w:rPr>
                <w:sz w:val="21"/>
                <w:szCs w:val="21"/>
              </w:rPr>
              <w:t xml:space="preserve">, </w:t>
            </w:r>
            <w:r w:rsidR="00774729">
              <w:rPr>
                <w:sz w:val="21"/>
                <w:szCs w:val="21"/>
              </w:rPr>
              <w:t xml:space="preserve">evaluando </w:t>
            </w:r>
            <w:r w:rsidR="00F5008F">
              <w:rPr>
                <w:sz w:val="21"/>
                <w:szCs w:val="21"/>
              </w:rPr>
              <w:t xml:space="preserve">los </w:t>
            </w:r>
            <w:r w:rsidRPr="00F5008F">
              <w:rPr>
                <w:sz w:val="21"/>
                <w:szCs w:val="21"/>
              </w:rPr>
              <w:t>métodos de valuación</w:t>
            </w:r>
            <w:r w:rsidR="00F5008F" w:rsidRPr="00F5008F">
              <w:rPr>
                <w:sz w:val="21"/>
                <w:szCs w:val="21"/>
              </w:rPr>
              <w:t xml:space="preserve"> PEPS, UEPS, CPP e Identificación Específica, registrando las bajas por sus</w:t>
            </w:r>
            <w:r w:rsidR="00D96074">
              <w:rPr>
                <w:sz w:val="21"/>
                <w:szCs w:val="21"/>
              </w:rPr>
              <w:t xml:space="preserve"> diferentes</w:t>
            </w:r>
            <w:r w:rsidR="00F5008F" w:rsidRPr="00F5008F">
              <w:rPr>
                <w:sz w:val="21"/>
                <w:szCs w:val="21"/>
              </w:rPr>
              <w:t xml:space="preserve"> causas, y </w:t>
            </w:r>
            <w:r w:rsidR="00774729">
              <w:rPr>
                <w:sz w:val="21"/>
                <w:szCs w:val="21"/>
              </w:rPr>
              <w:t>las operaciones de</w:t>
            </w:r>
            <w:r w:rsidR="00F5008F" w:rsidRPr="00F5008F">
              <w:rPr>
                <w:sz w:val="21"/>
                <w:szCs w:val="21"/>
              </w:rPr>
              <w:t xml:space="preserve"> comisión y consignación </w:t>
            </w:r>
            <w:r w:rsidR="00774729">
              <w:rPr>
                <w:sz w:val="21"/>
                <w:szCs w:val="21"/>
              </w:rPr>
              <w:t>conforme a la normativa vigente.</w:t>
            </w:r>
          </w:p>
        </w:tc>
      </w:tr>
      <w:tr w:rsidR="00E950A8" w14:paraId="7A8FA43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3A6AA" w14:textId="77777777" w:rsidR="00E950A8" w:rsidRPr="0037093C" w:rsidRDefault="002339DA">
            <w:pPr>
              <w:spacing w:before="20" w:after="20"/>
              <w:jc w:val="center"/>
            </w:pPr>
            <w:r w:rsidRPr="0037093C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8AD1" w14:textId="77777777" w:rsidR="00E950A8" w:rsidRPr="0037093C" w:rsidRDefault="002339DA">
            <w:pPr>
              <w:spacing w:before="20" w:after="20"/>
              <w:jc w:val="center"/>
            </w:pPr>
            <w:r w:rsidRPr="0037093C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36391" w14:textId="77777777" w:rsidR="00E950A8" w:rsidRPr="0037093C" w:rsidRDefault="002339DA">
            <w:pPr>
              <w:spacing w:before="20" w:after="20"/>
              <w:jc w:val="center"/>
            </w:pPr>
            <w:r w:rsidRPr="0037093C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00128B3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CAE05" w14:textId="0C0B812E" w:rsidR="00E950A8" w:rsidRDefault="00624E43">
            <w:pPr>
              <w:spacing w:before="20" w:after="20"/>
            </w:pPr>
            <w:r w:rsidRPr="00D920D8">
              <w:rPr>
                <w:sz w:val="21"/>
                <w:szCs w:val="21"/>
              </w:rPr>
              <w:t xml:space="preserve">1. Efectúa la valuación de los inventarios de una entidad con los métodos </w:t>
            </w:r>
            <w:r w:rsidR="00D96074">
              <w:rPr>
                <w:sz w:val="21"/>
                <w:szCs w:val="21"/>
              </w:rPr>
              <w:t>Primera Entrada, Primera Salida</w:t>
            </w:r>
            <w:r w:rsidR="00F5008F">
              <w:rPr>
                <w:sz w:val="21"/>
                <w:szCs w:val="21"/>
              </w:rPr>
              <w:t xml:space="preserve"> (</w:t>
            </w:r>
            <w:r w:rsidRPr="00D920D8">
              <w:rPr>
                <w:sz w:val="21"/>
                <w:szCs w:val="21"/>
              </w:rPr>
              <w:t>PEPS</w:t>
            </w:r>
            <w:r w:rsidR="00F5008F">
              <w:rPr>
                <w:sz w:val="21"/>
                <w:szCs w:val="21"/>
              </w:rPr>
              <w:t>)</w:t>
            </w:r>
            <w:r w:rsidRPr="00D920D8">
              <w:rPr>
                <w:sz w:val="21"/>
                <w:szCs w:val="21"/>
              </w:rPr>
              <w:t xml:space="preserve">, </w:t>
            </w:r>
            <w:r w:rsidR="00D96074">
              <w:rPr>
                <w:sz w:val="21"/>
                <w:szCs w:val="21"/>
              </w:rPr>
              <w:t>Última Entrada, Primera Salida</w:t>
            </w:r>
            <w:r w:rsidR="00F5008F">
              <w:rPr>
                <w:sz w:val="21"/>
                <w:szCs w:val="21"/>
              </w:rPr>
              <w:t xml:space="preserve"> (</w:t>
            </w:r>
            <w:r w:rsidRPr="00D920D8">
              <w:rPr>
                <w:sz w:val="21"/>
                <w:szCs w:val="21"/>
              </w:rPr>
              <w:t>UEPS</w:t>
            </w:r>
            <w:r w:rsidR="00F5008F">
              <w:rPr>
                <w:sz w:val="21"/>
                <w:szCs w:val="21"/>
              </w:rPr>
              <w:t>)</w:t>
            </w:r>
            <w:r w:rsidRPr="00D920D8">
              <w:rPr>
                <w:sz w:val="21"/>
                <w:szCs w:val="21"/>
              </w:rPr>
              <w:t xml:space="preserve">, </w:t>
            </w:r>
            <w:r w:rsidR="00F5008F">
              <w:rPr>
                <w:sz w:val="21"/>
                <w:szCs w:val="21"/>
              </w:rPr>
              <w:t>C</w:t>
            </w:r>
            <w:r w:rsidRPr="00D920D8">
              <w:rPr>
                <w:sz w:val="21"/>
                <w:szCs w:val="21"/>
              </w:rPr>
              <w:t xml:space="preserve">osto </w:t>
            </w:r>
            <w:r w:rsidR="00F5008F">
              <w:rPr>
                <w:sz w:val="21"/>
                <w:szCs w:val="21"/>
              </w:rPr>
              <w:t>P</w:t>
            </w:r>
            <w:r w:rsidRPr="00D920D8">
              <w:rPr>
                <w:sz w:val="21"/>
                <w:szCs w:val="21"/>
              </w:rPr>
              <w:t xml:space="preserve">romedio </w:t>
            </w:r>
            <w:r w:rsidR="00F5008F">
              <w:rPr>
                <w:sz w:val="21"/>
                <w:szCs w:val="21"/>
              </w:rPr>
              <w:t>P</w:t>
            </w:r>
            <w:r w:rsidRPr="00D920D8">
              <w:rPr>
                <w:sz w:val="21"/>
                <w:szCs w:val="21"/>
              </w:rPr>
              <w:t>onderado</w:t>
            </w:r>
            <w:r w:rsidR="00F5008F">
              <w:rPr>
                <w:sz w:val="21"/>
                <w:szCs w:val="21"/>
              </w:rPr>
              <w:t xml:space="preserve"> (CPP)</w:t>
            </w:r>
            <w:r w:rsidRPr="00D920D8">
              <w:rPr>
                <w:sz w:val="21"/>
                <w:szCs w:val="21"/>
              </w:rPr>
              <w:t xml:space="preserve"> e </w:t>
            </w:r>
            <w:r w:rsidRPr="00F5008F">
              <w:rPr>
                <w:sz w:val="21"/>
                <w:szCs w:val="21"/>
              </w:rPr>
              <w:t xml:space="preserve">Identificación </w:t>
            </w:r>
            <w:r w:rsidR="00F5008F" w:rsidRPr="00F5008F">
              <w:rPr>
                <w:sz w:val="21"/>
                <w:szCs w:val="21"/>
              </w:rPr>
              <w:t>E</w:t>
            </w:r>
            <w:r w:rsidRPr="00F5008F">
              <w:rPr>
                <w:sz w:val="21"/>
                <w:szCs w:val="21"/>
              </w:rPr>
              <w:t>specífica</w:t>
            </w:r>
            <w:r w:rsidR="00F5008F" w:rsidRPr="00F5008F">
              <w:rPr>
                <w:sz w:val="21"/>
                <w:szCs w:val="21"/>
              </w:rPr>
              <w:t xml:space="preserve"> (IE)</w:t>
            </w:r>
            <w:r w:rsidRPr="00F5008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registrando bajo los </w:t>
            </w:r>
            <w:r w:rsidRPr="00D920D8">
              <w:rPr>
                <w:sz w:val="21"/>
                <w:szCs w:val="21"/>
              </w:rPr>
              <w:t>sistemas de inventario perpetuo o periódico.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CEB61" w14:textId="0BA02BD5" w:rsidR="00E950A8" w:rsidRDefault="002339DA">
            <w:pPr>
              <w:spacing w:before="20" w:after="20"/>
            </w:pPr>
            <w:r w:rsidRPr="00D96074">
              <w:rPr>
                <w:sz w:val="21"/>
                <w:szCs w:val="21"/>
              </w:rPr>
              <w:t>1.1 Elabora el kárdex valorado de una mercadería con los métodos PEPS</w:t>
            </w:r>
            <w:r w:rsidR="00D96074" w:rsidRPr="00D96074">
              <w:rPr>
                <w:sz w:val="21"/>
                <w:szCs w:val="21"/>
              </w:rPr>
              <w:t>, UEPS, CPP e IE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EC1EE" w14:textId="67FA5148" w:rsidR="00E950A8" w:rsidRDefault="002339DA">
            <w:pPr>
              <w:spacing w:before="20" w:after="20"/>
            </w:pPr>
            <w:r w:rsidRPr="00D96074">
              <w:rPr>
                <w:b/>
                <w:bCs/>
                <w:sz w:val="21"/>
                <w:szCs w:val="21"/>
              </w:rPr>
              <w:t xml:space="preserve">Producto 9: </w:t>
            </w:r>
            <w:r w:rsidRPr="00D96074">
              <w:rPr>
                <w:sz w:val="21"/>
                <w:szCs w:val="21"/>
              </w:rPr>
              <w:t xml:space="preserve">Kárdex valorado de inventarios </w:t>
            </w:r>
            <w:r w:rsidR="00D96074" w:rsidRPr="00D96074">
              <w:rPr>
                <w:sz w:val="21"/>
                <w:szCs w:val="21"/>
              </w:rPr>
              <w:t>preparado con el método requerido.</w:t>
            </w:r>
          </w:p>
        </w:tc>
      </w:tr>
      <w:tr w:rsidR="00E950A8" w14:paraId="1542F43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DECB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A0596" w14:textId="77777777" w:rsidR="00E950A8" w:rsidRDefault="002339DA">
            <w:pPr>
              <w:spacing w:before="20" w:after="20"/>
            </w:pPr>
            <w:r w:rsidRPr="00D96074">
              <w:rPr>
                <w:sz w:val="21"/>
                <w:szCs w:val="21"/>
              </w:rPr>
              <w:t>1.2 Compara en equipo el efecto de cada método de valuación y del valor neto de realización en el costo de ventas y en el resultado.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52BED" w14:textId="77777777" w:rsidR="00E950A8" w:rsidRPr="00D96074" w:rsidRDefault="002339DA">
            <w:pPr>
              <w:spacing w:before="20" w:after="20"/>
            </w:pPr>
            <w:r w:rsidRPr="00D96074">
              <w:rPr>
                <w:b/>
                <w:bCs/>
                <w:sz w:val="21"/>
                <w:szCs w:val="21"/>
              </w:rPr>
              <w:t xml:space="preserve">Producto 10: </w:t>
            </w:r>
            <w:r w:rsidRPr="00D96074">
              <w:rPr>
                <w:sz w:val="21"/>
                <w:szCs w:val="21"/>
              </w:rPr>
              <w:t>Cuadro comparativo del efecto de los métodos de valuación en el resultado.</w:t>
            </w:r>
          </w:p>
        </w:tc>
      </w:tr>
      <w:tr w:rsidR="00E950A8" w14:paraId="04E7C7D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0E3DC" w14:textId="38C802CB" w:rsidR="00E950A8" w:rsidRDefault="00624E43">
            <w:pPr>
              <w:spacing w:before="20" w:after="20"/>
            </w:pPr>
            <w:r w:rsidRPr="00D920D8">
              <w:rPr>
                <w:sz w:val="21"/>
                <w:szCs w:val="21"/>
              </w:rPr>
              <w:t xml:space="preserve">2. Registra las diferentes causas para baja </w:t>
            </w:r>
            <w:r w:rsidRPr="00D96074">
              <w:rPr>
                <w:sz w:val="21"/>
                <w:szCs w:val="21"/>
              </w:rPr>
              <w:t>de inventarios y las operaciones de comisión y de consignación</w:t>
            </w:r>
            <w:r w:rsidR="00D96074" w:rsidRPr="00D96074">
              <w:rPr>
                <w:sz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259F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2.1 Registra en aula las bajas de inventarios y el resultado de la toma física de un almacén.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354C4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11: </w:t>
            </w:r>
            <w:r w:rsidRPr="00C759EB">
              <w:rPr>
                <w:sz w:val="21"/>
                <w:szCs w:val="21"/>
              </w:rPr>
              <w:t>Acta de toma física de inventarios con el registro de sus diferencias.</w:t>
            </w:r>
          </w:p>
        </w:tc>
      </w:tr>
      <w:tr w:rsidR="00E950A8" w14:paraId="47EE36D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0E0B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9A9C5" w14:textId="77777777" w:rsidR="00E950A8" w:rsidRPr="00D96074" w:rsidRDefault="002339DA">
            <w:pPr>
              <w:spacing w:before="20" w:after="20"/>
            </w:pPr>
            <w:r w:rsidRPr="00D96074">
              <w:rPr>
                <w:sz w:val="21"/>
                <w:szCs w:val="21"/>
              </w:rPr>
              <w:t>2.2 Liquida en equipo una operación de comisión y otra de consignación en los registros de ambas partes.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2A204" w14:textId="290F70E0" w:rsidR="00E950A8" w:rsidRDefault="002339DA">
            <w:pPr>
              <w:spacing w:before="20" w:after="20"/>
            </w:pPr>
            <w:r w:rsidRPr="00D96074">
              <w:rPr>
                <w:b/>
                <w:bCs/>
                <w:sz w:val="21"/>
                <w:szCs w:val="21"/>
              </w:rPr>
              <w:t xml:space="preserve">Producto 12: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Liquidación de comisión</w:delText>
              </w:r>
              <w:r>
                <w:rPr>
                  <w:sz w:val="21"/>
                  <w:szCs w:val="21"/>
                </w:rPr>
                <w:delText xml:space="preserve">,</w:delText>
              </w:r>
              <w:r>
                <w:rPr>
                  <w:sz w:val="21"/>
                  <w:szCs w:val="21"/>
                </w:rPr>
                <w:delText xml:space="preserve"> de consignación con sus registros contables</w:delText>
              </w:r>
              <w:r>
                <w:rPr>
                  <w:sz w:val="21"/>
                  <w:szCs w:val="21"/>
                </w:rPr>
                <w:delText xml:space="preserve">, estado de costo de mercadería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Liquidación de comisión y de consignación con sus registros contables y estado de costo de la mercadería</w:t>
              </w:r>
            </w:ins>
          </w:p>
        </w:tc>
      </w:tr>
      <w:tr w:rsidR="00E950A8" w14:paraId="2670849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9AEB8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7C7804A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A593C" w14:textId="77777777" w:rsidR="00E950A8" w:rsidRPr="00D96074" w:rsidRDefault="002339DA">
            <w:pPr>
              <w:spacing w:before="20" w:after="20"/>
              <w:jc w:val="center"/>
            </w:pPr>
            <w:r w:rsidRPr="00D96074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E333B" w14:textId="77777777" w:rsidR="00E950A8" w:rsidRPr="00D96074" w:rsidRDefault="002339DA">
            <w:pPr>
              <w:spacing w:before="20" w:after="20"/>
              <w:jc w:val="center"/>
            </w:pPr>
            <w:r w:rsidRPr="00D96074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1E02F82" w14:textId="77777777" w:rsidR="00E950A8" w:rsidRPr="00D96074" w:rsidRDefault="002339DA">
            <w:pPr>
              <w:spacing w:before="20" w:after="20"/>
              <w:jc w:val="center"/>
            </w:pPr>
            <w:r w:rsidRPr="00D96074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B563D" w14:textId="77777777" w:rsidR="00E950A8" w:rsidRPr="00D96074" w:rsidRDefault="002339DA">
            <w:pPr>
              <w:spacing w:before="20" w:after="20"/>
              <w:jc w:val="center"/>
            </w:pPr>
            <w:r w:rsidRPr="00D96074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4C16814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65D3F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7: Inventarios</w:t>
            </w:r>
          </w:p>
          <w:p w14:paraId="4344074A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8: Comisión</w:t>
            </w:r>
          </w:p>
          <w:p w14:paraId="23D86DB6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9: Consignación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5B210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 xml:space="preserve">Inventarios: concepto, objetivo, características, composición y términos de </w:t>
            </w:r>
            <w:r w:rsidRPr="00D96074">
              <w:rPr>
                <w:sz w:val="21"/>
                <w:szCs w:val="21"/>
              </w:rPr>
              <w:t>intercambio. (C)</w:t>
            </w:r>
          </w:p>
          <w:p w14:paraId="2CBCEC93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 xml:space="preserve">Control de inventarios con tarjetas de control y </w:t>
            </w:r>
            <w:r w:rsidRPr="00C759EB">
              <w:rPr>
                <w:sz w:val="21"/>
                <w:szCs w:val="21"/>
              </w:rPr>
              <w:t>tarjetas valoradas, y su diseño y conformación en tarjetas de almacenes. (P)</w:t>
            </w:r>
          </w:p>
          <w:p w14:paraId="66CC984B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Control interno de inventarios: toma física, conciliación del kárdex con el inventario y custodia en almacenes. (P)</w:t>
            </w:r>
          </w:p>
          <w:p w14:paraId="51FB6DBB" w14:textId="08112083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 xml:space="preserve">Apropiación o reconocimiento y valuación o medición de inventarios: valuación inicial, posterior y final, y costo financiero; medición al menor entre el costo y el valor neto de realización según la NIC 2.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</w:delText>
              </w:r>
              <w:r>
                <w:rPr>
                  <w:sz w:val="21"/>
                  <w:szCs w:val="21"/>
                </w:rPr>
                <w:delText xml:space="preserve">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35AD7BC5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Criterios de valuación: importancia de la valuación, su demostración y los errores compensatorios. (C)</w:t>
            </w:r>
          </w:p>
          <w:p w14:paraId="5B72106D" w14:textId="62D0845B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Métodos de valuación de inventarios: primera entrada primera salida (PEPS), última entrada primera salida (UEPS)</w:t>
            </w:r>
            <w:r w:rsidR="00D96074" w:rsidRPr="00C759EB"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costo promedio ponderado (CPP), con sus diferencias.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  <w:r w:rsidRPr="00C759EB">
              <w:rPr>
                <w:sz w:val="21"/>
              </w:rPr>
              <w:t xml:space="preserve"> </w:t>
            </w:r>
          </w:p>
          <w:p w14:paraId="4009CF94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Otros métodos de valuación: precio de venta, precio de costo, utilidad bruta, última factura, promedios simples e identificación específica; cambio de método de valuación. (C)</w:t>
            </w:r>
          </w:p>
          <w:p w14:paraId="536D391B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Sistema del inventario perpetuo: objetivo, características, naturaleza de las cuentas y tratamiento contable, con el kárdex en hoja de cálculo. (C, P, T)</w:t>
            </w:r>
          </w:p>
          <w:p w14:paraId="2034A092" w14:textId="77777777" w:rsidR="00E950A8" w:rsidRPr="00C759EB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>Sistema del inventario periódico: objetivo, características y tratamiento contable. (C, P)</w:t>
            </w:r>
          </w:p>
          <w:p w14:paraId="1E00B9C3" w14:textId="61D25D94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C759EB">
              <w:rPr>
                <w:sz w:val="21"/>
                <w:szCs w:val="21"/>
              </w:rPr>
              <w:t xml:space="preserve">Actualización, </w:t>
            </w:r>
            <w:proofErr w:type="spellStart"/>
            <w:r w:rsidRPr="00C759EB">
              <w:rPr>
                <w:sz w:val="21"/>
                <w:szCs w:val="21"/>
              </w:rPr>
              <w:t>reexpresión</w:t>
            </w:r>
            <w:proofErr w:type="spellEnd"/>
            <w:r w:rsidRPr="00C759EB">
              <w:rPr>
                <w:sz w:val="21"/>
                <w:szCs w:val="21"/>
              </w:rPr>
              <w:t xml:space="preserve"> o indexación de valores de inventarios</w:t>
            </w:r>
            <w:r w:rsidRPr="00AB1891">
              <w:rPr>
                <w:sz w:val="21"/>
                <w:szCs w:val="21"/>
              </w:rPr>
              <w:t>, y suspensión vigente del ajuste por inflación; bajas de inventarios y su tratamiento contable. (P)</w:t>
            </w:r>
          </w:p>
          <w:p w14:paraId="1CE33493" w14:textId="09D6749D" w:rsidR="00E950A8" w:rsidRPr="00AB1891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AB1891">
              <w:rPr>
                <w:sz w:val="21"/>
                <w:szCs w:val="21"/>
              </w:rPr>
              <w:t>Comisión: concepto, objetivo, características, disposiciones legales</w:t>
            </w:r>
            <w:r w:rsidR="00AB1891">
              <w:rPr>
                <w:sz w:val="21"/>
                <w:szCs w:val="21"/>
              </w:rPr>
              <w:t>,</w:t>
            </w:r>
            <w:r w:rsidRPr="00AB1891">
              <w:rPr>
                <w:sz w:val="21"/>
                <w:szCs w:val="21"/>
              </w:rPr>
              <w:t xml:space="preserve"> liquidación</w:t>
            </w:r>
            <w:r w:rsidR="00AB1891">
              <w:rPr>
                <w:sz w:val="21"/>
                <w:szCs w:val="21"/>
              </w:rPr>
              <w:t xml:space="preserve"> y Estado de Costo de la mercadería</w:t>
            </w:r>
            <w:r w:rsidRPr="00AB1891">
              <w:rPr>
                <w:sz w:val="21"/>
                <w:szCs w:val="21"/>
              </w:rPr>
              <w:t>; naturaleza de las cuentas. (C)</w:t>
            </w:r>
          </w:p>
          <w:p w14:paraId="5364B0DC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>Tratamiento contable de la comisión en los registros del comitente y del comisionista</w:t>
            </w:r>
            <w:r w:rsidRPr="00AB1891">
              <w:rPr>
                <w:sz w:val="21"/>
                <w:szCs w:val="21"/>
              </w:rPr>
              <w:t>. (P)</w:t>
            </w:r>
          </w:p>
          <w:p w14:paraId="58E1D05F" w14:textId="77777777" w:rsidR="00E950A8" w:rsidRDefault="002339DA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>Consignación: concepto, objetivo, características, disposiciones legales y liquidación; naturaleza de las cuentas</w:t>
            </w:r>
            <w:r w:rsidRPr="00AB1891">
              <w:rPr>
                <w:sz w:val="21"/>
                <w:szCs w:val="21"/>
              </w:rPr>
              <w:t>. (C)</w:t>
            </w:r>
          </w:p>
          <w:p w14:paraId="2A424EA9" w14:textId="65A5D19E" w:rsidR="00E950A8" w:rsidRDefault="002339DA" w:rsidP="00AB1891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 xml:space="preserve">Tratamiento contable de la consignación en los </w:t>
            </w:r>
            <w:r w:rsidRPr="00AB1891">
              <w:rPr>
                <w:sz w:val="21"/>
                <w:szCs w:val="21"/>
              </w:rPr>
              <w:t>registros del consignante y del consignatario.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073F3" w14:textId="77777777" w:rsidR="00E950A8" w:rsidRPr="00D96074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96074">
              <w:rPr>
                <w:sz w:val="21"/>
                <w:szCs w:val="21"/>
              </w:rPr>
              <w:lastRenderedPageBreak/>
              <w:t>Nociones de la organización de almacenes y de la codificación de mercaderías.</w:t>
            </w:r>
          </w:p>
          <w:p w14:paraId="73FD00D9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96074">
              <w:rPr>
                <w:sz w:val="21"/>
                <w:szCs w:val="21"/>
              </w:rPr>
              <w:lastRenderedPageBreak/>
              <w:t>Nociones de la conservación y del control de vencimiento de los productos perecibles.</w:t>
            </w:r>
          </w:p>
        </w:tc>
      </w:tr>
      <w:tr w:rsidR="00E950A8" w14:paraId="18B3D74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AC27C" w14:textId="270CE54E" w:rsidR="00E950A8" w:rsidRDefault="00624E43">
            <w:pPr>
              <w:spacing w:before="20" w:after="20"/>
              <w:jc w:val="both"/>
            </w:pPr>
            <w:r w:rsidRPr="00D24AF2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D24AF2">
              <w:rPr>
                <w:sz w:val="21"/>
                <w:szCs w:val="21"/>
              </w:rPr>
              <w:t>Determina el tratamiento contable de los pagos anticipados, los cargos diferidos y las inversiones de una entidad</w:t>
            </w:r>
            <w:r>
              <w:rPr>
                <w:sz w:val="21"/>
                <w:szCs w:val="21"/>
              </w:rPr>
              <w:t xml:space="preserve"> boliviana</w:t>
            </w:r>
            <w:r w:rsidRPr="00D24AF2">
              <w:rPr>
                <w:sz w:val="21"/>
                <w:szCs w:val="21"/>
              </w:rPr>
              <w:t>, registrando su valuación inicial</w:t>
            </w:r>
            <w:r>
              <w:rPr>
                <w:sz w:val="21"/>
                <w:szCs w:val="21"/>
              </w:rPr>
              <w:t xml:space="preserve">, tenencia </w:t>
            </w:r>
            <w:r w:rsidRPr="00D24AF2">
              <w:rPr>
                <w:sz w:val="21"/>
                <w:szCs w:val="21"/>
              </w:rPr>
              <w:t>y final.</w:t>
            </w:r>
          </w:p>
        </w:tc>
      </w:tr>
      <w:tr w:rsidR="00E950A8" w14:paraId="6E23114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69C87" w14:textId="77777777" w:rsidR="00E950A8" w:rsidRPr="00AB1891" w:rsidRDefault="002339DA">
            <w:pPr>
              <w:spacing w:before="20" w:after="20"/>
              <w:jc w:val="center"/>
            </w:pPr>
            <w:r w:rsidRPr="00AB189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FC9CD" w14:textId="77777777" w:rsidR="00E950A8" w:rsidRPr="00AB1891" w:rsidRDefault="002339DA">
            <w:pPr>
              <w:spacing w:before="20" w:after="20"/>
              <w:jc w:val="center"/>
            </w:pPr>
            <w:r w:rsidRPr="00AB189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D8062" w14:textId="77777777" w:rsidR="00E950A8" w:rsidRPr="00AB1891" w:rsidRDefault="002339DA">
            <w:pPr>
              <w:spacing w:before="20" w:after="20"/>
              <w:jc w:val="center"/>
            </w:pPr>
            <w:r w:rsidRPr="00AB189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489A3A9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BD825" w14:textId="2AF3E276" w:rsidR="00E950A8" w:rsidRDefault="00624E43">
            <w:pPr>
              <w:spacing w:before="20" w:after="20"/>
            </w:pPr>
            <w:r w:rsidRPr="00D24AF2">
              <w:rPr>
                <w:sz w:val="21"/>
                <w:szCs w:val="21"/>
              </w:rPr>
              <w:t>1. Registra los pagos anticipados y los cargos diferidos de una entidad, aplicando los asientos irreversibles y reversibles al cierre del periodo.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FD231" w14:textId="4BFC97E0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1.1 Registra en aula los alquileres, seguros</w:t>
            </w:r>
            <w:r w:rsidR="00AB1891" w:rsidRPr="00C759EB">
              <w:rPr>
                <w:sz w:val="21"/>
                <w:szCs w:val="21"/>
              </w:rPr>
              <w:t>,</w:t>
            </w:r>
            <w:r w:rsidRPr="00C759EB">
              <w:rPr>
                <w:sz w:val="21"/>
                <w:szCs w:val="21"/>
              </w:rPr>
              <w:t xml:space="preserve"> intereses</w:t>
            </w:r>
            <w:r w:rsidR="00AB1891" w:rsidRPr="00C759EB">
              <w:rPr>
                <w:sz w:val="21"/>
                <w:szCs w:val="21"/>
              </w:rPr>
              <w:t xml:space="preserve"> y otros conceptos</w:t>
            </w:r>
            <w:r w:rsidRPr="00C759EB">
              <w:rPr>
                <w:sz w:val="21"/>
                <w:szCs w:val="21"/>
              </w:rPr>
              <w:t xml:space="preserve"> pagados por anticipado de un periodo con su respaldo en factura.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F77F8" w14:textId="7EF3D945" w:rsidR="00E950A8" w:rsidRPr="00C759EB" w:rsidRDefault="002339DA">
            <w:pPr>
              <w:spacing w:before="20" w:after="20"/>
            </w:pPr>
            <w:del w:id="9025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delText xml:space="preserve">Producto 13: </w:delText>
              </w:r>
              <w:r>
                <w:rPr>
                  <w:sz w:val="21"/>
                  <w:szCs w:val="21"/>
                </w:rPr>
                <w:delText xml:space="preserve">Cuadro</w:delText>
              </w:r>
              <w:r>
                <w:rPr>
                  <w:sz w:val="21"/>
                  <w:szCs w:val="21"/>
                </w:rPr>
                <w:delText xml:space="preserve"> devengamiento de pagos anticipados</w:delText>
              </w:r>
            </w:del>
            <w:ins w:id="9026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t xml:space="preserve">Producto 13: Cuadro de devengamiento de pagos anticipados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</w:tr>
      <w:tr w:rsidR="00E950A8" w14:paraId="32830D6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6FFF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36BD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1.2 Diferencia en equipo los cargos diferidos de los pagos anticipados de un caso, preparando sus asientos de cierre.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E0283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14: </w:t>
            </w:r>
            <w:r w:rsidRPr="00C759EB">
              <w:rPr>
                <w:sz w:val="21"/>
                <w:szCs w:val="21"/>
              </w:rPr>
              <w:t>Cédula de cargos diferidos con sus asientos de cierre.</w:t>
            </w:r>
          </w:p>
        </w:tc>
      </w:tr>
      <w:tr w:rsidR="00E950A8" w14:paraId="0930F07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693B1" w14:textId="187C4BDA" w:rsidR="00E950A8" w:rsidRDefault="00624E43">
            <w:pPr>
              <w:spacing w:before="20" w:after="20"/>
            </w:pPr>
            <w:r w:rsidRPr="00FD1B61">
              <w:rPr>
                <w:sz w:val="21"/>
                <w:szCs w:val="21"/>
              </w:rPr>
              <w:t xml:space="preserve">2. Determina el tratamiento contable de la </w:t>
            </w:r>
            <w:r w:rsidRPr="005C6BB9">
              <w:rPr>
                <w:sz w:val="21"/>
                <w:szCs w:val="21"/>
              </w:rPr>
              <w:t>compra, rendimiento, tenencia</w:t>
            </w:r>
            <w:r w:rsidR="00AB1891">
              <w:rPr>
                <w:sz w:val="21"/>
                <w:szCs w:val="21"/>
              </w:rPr>
              <w:t xml:space="preserve"> y</w:t>
            </w:r>
            <w:r w:rsidRPr="005C6BB9">
              <w:rPr>
                <w:sz w:val="21"/>
                <w:szCs w:val="21"/>
              </w:rPr>
              <w:t xml:space="preserve"> venta de bonos, acciones, y otros valores negociables clasificados </w:t>
            </w:r>
            <w:r w:rsidRPr="00AB1891">
              <w:rPr>
                <w:sz w:val="21"/>
                <w:szCs w:val="21"/>
              </w:rPr>
              <w:t>en corto o largo plazo</w:t>
            </w:r>
            <w:r w:rsidR="00AB1891" w:rsidRPr="00AB1891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CD4A0" w14:textId="73769760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 xml:space="preserve">2.1 Calcula la amortización de la prima o del descuento de bonos comprados sobre o bajo </w:t>
            </w:r>
            <w:proofErr w:type="gramStart"/>
            <w:r w:rsidRPr="00C759EB">
              <w:rPr>
                <w:sz w:val="21"/>
                <w:szCs w:val="21"/>
              </w:rPr>
              <w:t>la par</w:t>
            </w:r>
            <w:proofErr w:type="gramEnd"/>
            <w:r w:rsidRPr="00C759EB">
              <w:rPr>
                <w:sz w:val="21"/>
                <w:szCs w:val="21"/>
              </w:rPr>
              <w:t xml:space="preserve"> con la tasa de interés efectiva.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5EA79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15: </w:t>
            </w:r>
            <w:r w:rsidRPr="00C759EB">
              <w:rPr>
                <w:sz w:val="21"/>
                <w:szCs w:val="21"/>
              </w:rPr>
              <w:t>Tabla de amortización del diferencial de bonos.</w:t>
            </w:r>
          </w:p>
        </w:tc>
      </w:tr>
      <w:tr w:rsidR="00E950A8" w14:paraId="7B1AD68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A3CD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9CD8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2.2 Analiza ante el curso la clasificación, la rentabilidad y el riesgo de una cartera de inversiones de una empresa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CC7E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16: </w:t>
            </w:r>
            <w:r w:rsidRPr="00C759EB">
              <w:rPr>
                <w:sz w:val="21"/>
                <w:szCs w:val="21"/>
              </w:rPr>
              <w:t>Informe de la cartera de inversiones temporarias y permanentes.</w:t>
            </w:r>
          </w:p>
        </w:tc>
      </w:tr>
      <w:tr w:rsidR="00E950A8" w14:paraId="365FF5A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63584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1451DB7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0B6D5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B9B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FAB34A9" w14:textId="77777777" w:rsidR="00E950A8" w:rsidRDefault="002339DA">
            <w:pPr>
              <w:spacing w:before="20" w:after="20"/>
              <w:jc w:val="center"/>
            </w:pPr>
            <w:r w:rsidRPr="00AB189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0246A" w14:textId="77777777" w:rsidR="00E950A8" w:rsidRDefault="002339DA">
            <w:pPr>
              <w:spacing w:before="20" w:after="20"/>
              <w:jc w:val="center"/>
            </w:pPr>
            <w:r w:rsidRPr="00AB189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066E92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C24DE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10: Pagos anticipados y cargos diferidos</w:t>
            </w:r>
          </w:p>
          <w:p w14:paraId="20FF0F93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11: Inversiones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335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Pagos anticipados: objetivo, características, control y naturaleza de las cuentas; tratamiento contable de los asientos irreversibles y reversibles. (C, P)</w:t>
            </w:r>
          </w:p>
          <w:p w14:paraId="068FB8F9" w14:textId="78E164E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>
              <w:rPr>
                <w:sz w:val="21"/>
                <w:szCs w:val="21"/>
              </w:rPr>
              <w:t xml:space="preserve">Respaldo de los pagos anticipados con facturas y su registro en el Registro de Compras y Ventas (RCV) del Servicio de Impuestos Nacionales.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P</w:delText>
              </w:r>
              <w:r>
                <w:rPr>
                  <w:sz w:val="21"/>
                  <w:szCs w:val="21"/>
                </w:rPr>
                <w:delText xml:space="preserve">,T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(P, T)</w:t>
              </w:r>
            </w:ins>
            <w:proofErr w:type="gramStart"/>
            <w:proofErr w:type="gramEnd"/>
          </w:p>
          <w:p w14:paraId="52B7E1A0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Cargos diferidos: objetivo, características, control y naturaleza de las cuentas; tratamiento contable de los asientos irreversibles, conclusiones y diferencias con los pagos anticipados. (C, P)</w:t>
            </w:r>
          </w:p>
          <w:p w14:paraId="7357A7AA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Inversiones: concepto, objetivo, características y propiedades. (C)</w:t>
            </w:r>
          </w:p>
          <w:p w14:paraId="04C81E3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Clasificación de las inversiones por su naturaleza en inversiones de capital, en obligaciones, financieras y en otros activos. (C)</w:t>
            </w:r>
          </w:p>
          <w:p w14:paraId="0C3C0EC2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Clasificación de las inversiones por la moneda en nacional y extranjera, por el tiempo en temporarias y permanentes, y por la rentabilidad en rentables de renta fija o variable y no rentables. (C)</w:t>
            </w:r>
          </w:p>
          <w:p w14:paraId="770ED5BB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Clasificación y medición de las inversiones en instrumentos financieros según la NIIF 9: costo amortizado y valor razonable. (C, P)</w:t>
            </w:r>
          </w:p>
          <w:p w14:paraId="0F2A5C0D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Control y naturaleza de las cuentas de inversión; tratamiento contable de las cajas de ahorro: apertura, percepción del interés, actualización y cierre. (C, P)</w:t>
            </w:r>
          </w:p>
          <w:p w14:paraId="671A0E9A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Certificados de aportación: tratamiento contable de la compra, la actualización, la valuación y la venta. (P)</w:t>
            </w:r>
          </w:p>
          <w:p w14:paraId="6DAF0668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 xml:space="preserve">Bonos de empresas: tratamiento contable de la compra en la fecha de emisión e interés y en </w:t>
            </w:r>
            <w:r w:rsidRPr="00C759EB">
              <w:rPr>
                <w:sz w:val="21"/>
                <w:szCs w:val="21"/>
              </w:rPr>
              <w:lastRenderedPageBreak/>
              <w:t>fecha posterior entre fechas de interés, y del cobro del interés en fecha y entre fechas. (P)</w:t>
            </w:r>
          </w:p>
          <w:p w14:paraId="6E95A32A" w14:textId="3EFAF8DD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 xml:space="preserve">Amortización del diferencial en la compra de bonos con el método de la tasa de interés efectiva: prima y descuento; tratamiento contable de la venta de bonos comprados a la par, sobre </w:t>
            </w:r>
            <w:proofErr w:type="gramStart"/>
            <w:r w:rsidRPr="00C759EB">
              <w:rPr>
                <w:sz w:val="21"/>
                <w:szCs w:val="21"/>
              </w:rPr>
              <w:t>la par</w:t>
            </w:r>
            <w:proofErr w:type="gramEnd"/>
            <w:r w:rsidRPr="00C759EB">
              <w:rPr>
                <w:sz w:val="21"/>
                <w:szCs w:val="21"/>
              </w:rPr>
              <w:t xml:space="preserve"> y bajo </w:t>
            </w:r>
            <w:proofErr w:type="gramStart"/>
            <w:r w:rsidRPr="00C759EB">
              <w:rPr>
                <w:sz w:val="21"/>
                <w:szCs w:val="21"/>
              </w:rPr>
              <w:t>la par</w:t>
            </w:r>
            <w:proofErr w:type="gramEnd"/>
            <w:r w:rsidRPr="00C759EB">
              <w:rPr>
                <w:sz w:val="21"/>
                <w:szCs w:val="21"/>
              </w:rPr>
              <w:t>. (P)</w:t>
            </w:r>
          </w:p>
          <w:p w14:paraId="7DA164EF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Acciones de empresas: objetivo, clasificación, valuación inicial y final; tratamiento contable de la compra. (C, P)</w:t>
            </w:r>
          </w:p>
          <w:p w14:paraId="33AA2D92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la percepción de dividendos en efectivo y en acciones, y de la venta de acciones. (P)</w:t>
            </w:r>
          </w:p>
          <w:p w14:paraId="22A3008C" w14:textId="77777777" w:rsidR="00E950A8" w:rsidRPr="00C759EB" w:rsidRDefault="002339DA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C759EB">
              <w:rPr>
                <w:sz w:val="21"/>
                <w:szCs w:val="21"/>
              </w:rPr>
              <w:t>Riesgos de las inversiones: riesgo de crédito, de mercado y de liquidez.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8D1C6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lastRenderedPageBreak/>
              <w:t>Nociones de los contratos de alquiler de inmuebles y de sus cláusulas de pago anticipado.</w:t>
            </w:r>
          </w:p>
          <w:p w14:paraId="04748DBF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Nociones de la lectura de los boletines de precios de bonos y acciones de la bolsa de valores.</w:t>
            </w:r>
          </w:p>
        </w:tc>
      </w:tr>
      <w:tr w:rsidR="00E950A8" w14:paraId="5DCD2A7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E0330" w14:textId="604FF3E7" w:rsidR="00E950A8" w:rsidRDefault="00624E43">
            <w:pPr>
              <w:spacing w:before="20" w:after="20"/>
              <w:jc w:val="both"/>
            </w:pPr>
            <w:r w:rsidRPr="004557BE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 </w:t>
            </w:r>
            <w:r w:rsidRPr="00A37830">
              <w:rPr>
                <w:sz w:val="21"/>
                <w:szCs w:val="21"/>
              </w:rPr>
              <w:t xml:space="preserve">Reconoce y </w:t>
            </w:r>
            <w:r w:rsidR="00AB1891" w:rsidRPr="00A37830">
              <w:rPr>
                <w:sz w:val="21"/>
                <w:szCs w:val="21"/>
              </w:rPr>
              <w:t>v</w:t>
            </w:r>
            <w:r w:rsidRPr="00A37830">
              <w:rPr>
                <w:sz w:val="21"/>
                <w:szCs w:val="21"/>
              </w:rPr>
              <w:t>alúa los Bienes de Uso,</w:t>
            </w:r>
            <w:r w:rsidR="00A37830" w:rsidRPr="00A37830">
              <w:rPr>
                <w:sz w:val="21"/>
                <w:szCs w:val="21"/>
              </w:rPr>
              <w:t xml:space="preserve"> </w:t>
            </w:r>
            <w:r w:rsidRPr="00A37830">
              <w:rPr>
                <w:sz w:val="21"/>
                <w:szCs w:val="21"/>
              </w:rPr>
              <w:t xml:space="preserve">su depreciación, deterioro (pérdida de valor), agotamiento y revalorización técnica de una entidad boliviana, conforme a normas de </w:t>
            </w:r>
            <w:r w:rsidR="00AB1891" w:rsidRPr="00A37830">
              <w:rPr>
                <w:sz w:val="21"/>
                <w:szCs w:val="21"/>
              </w:rPr>
              <w:t>c</w:t>
            </w:r>
            <w:r w:rsidRPr="00A37830">
              <w:rPr>
                <w:sz w:val="21"/>
                <w:szCs w:val="21"/>
              </w:rPr>
              <w:t xml:space="preserve">ontabilidad y disposiciones legales </w:t>
            </w:r>
            <w:r w:rsidR="00A37830" w:rsidRPr="00A37830">
              <w:rPr>
                <w:sz w:val="21"/>
                <w:szCs w:val="21"/>
              </w:rPr>
              <w:t>vigentes</w:t>
            </w:r>
          </w:p>
        </w:tc>
      </w:tr>
      <w:tr w:rsidR="00E950A8" w14:paraId="24738EE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2215F" w14:textId="77777777" w:rsidR="00E950A8" w:rsidRPr="00A37830" w:rsidRDefault="002339DA">
            <w:pPr>
              <w:spacing w:before="20" w:after="20"/>
              <w:jc w:val="center"/>
            </w:pPr>
            <w:r w:rsidRPr="00A37830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6F7B3" w14:textId="77777777" w:rsidR="00E950A8" w:rsidRPr="00A37830" w:rsidRDefault="002339DA">
            <w:pPr>
              <w:spacing w:before="20" w:after="20"/>
              <w:jc w:val="center"/>
            </w:pPr>
            <w:r w:rsidRPr="00A37830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98516" w14:textId="77777777" w:rsidR="00E950A8" w:rsidRPr="00A37830" w:rsidRDefault="002339DA">
            <w:pPr>
              <w:spacing w:before="20" w:after="20"/>
              <w:jc w:val="center"/>
            </w:pPr>
            <w:r w:rsidRPr="00A37830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6436216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D518B" w14:textId="5AB53EF0" w:rsidR="00E950A8" w:rsidRPr="00A37830" w:rsidRDefault="002339DA">
            <w:pPr>
              <w:spacing w:before="20" w:after="20"/>
            </w:pPr>
            <w:r w:rsidRPr="001C12C6">
              <w:rPr>
                <w:sz w:val="21"/>
                <w:szCs w:val="21"/>
              </w:rPr>
              <w:t>1. Calcula la depreciación de los bienes de uso con los métodos de línea recta, suma de dígitos, horas de trabajo</w:t>
            </w:r>
            <w:r w:rsidR="001C12C6" w:rsidRPr="001C12C6">
              <w:rPr>
                <w:sz w:val="21"/>
                <w:szCs w:val="21"/>
              </w:rPr>
              <w:t>,</w:t>
            </w:r>
            <w:r w:rsidRPr="001C12C6">
              <w:rPr>
                <w:sz w:val="21"/>
                <w:szCs w:val="21"/>
              </w:rPr>
              <w:t xml:space="preserve"> </w:t>
            </w:r>
            <w:r w:rsidRPr="00A37830">
              <w:rPr>
                <w:sz w:val="21"/>
                <w:szCs w:val="21"/>
              </w:rPr>
              <w:t>unidades de producción</w:t>
            </w:r>
            <w:r w:rsidR="001C12C6" w:rsidRPr="00A37830">
              <w:rPr>
                <w:sz w:val="21"/>
                <w:szCs w:val="21"/>
              </w:rPr>
              <w:t xml:space="preserve"> y acelerada </w:t>
            </w:r>
            <w:r w:rsidR="00A37830" w:rsidRPr="00A37830">
              <w:rPr>
                <w:sz w:val="21"/>
                <w:szCs w:val="21"/>
              </w:rPr>
              <w:t xml:space="preserve">o </w:t>
            </w:r>
            <w:r w:rsidR="001C12C6" w:rsidRPr="00A37830">
              <w:rPr>
                <w:sz w:val="21"/>
                <w:szCs w:val="21"/>
              </w:rPr>
              <w:t>logarítmica</w:t>
            </w:r>
            <w:r w:rsidRPr="00A37830">
              <w:rPr>
                <w:sz w:val="21"/>
                <w:szCs w:val="21"/>
              </w:rPr>
              <w:t>, registrando su compra, retiro y donación.</w:t>
            </w:r>
            <w:r w:rsidRPr="00A37830">
              <w:rPr>
                <w:sz w:val="21"/>
              </w:rPr>
              <w:t xml:space="preserve"> 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DE204" w14:textId="763C71B3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1.1 Calcula la depreciación de un bien de uso con distintos métodos, comparando sus resultados.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486D9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17: </w:t>
            </w:r>
            <w:r w:rsidRPr="00C759EB">
              <w:rPr>
                <w:sz w:val="21"/>
                <w:szCs w:val="21"/>
              </w:rPr>
              <w:t>Cuadro comparativo de depreciación por métodos.</w:t>
            </w:r>
          </w:p>
        </w:tc>
      </w:tr>
      <w:tr w:rsidR="00E950A8" w14:paraId="6716E45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3056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40FA3" w14:textId="285EAC87" w:rsidR="00E950A8" w:rsidRPr="00C759EB" w:rsidRDefault="002339DA">
            <w:pPr>
              <w:spacing w:before="20" w:after="20"/>
            </w:pPr>
            <w:r>
              <w:rPr>
                <w:sz w:val="21"/>
                <w:szCs w:val="21"/>
              </w:rPr>
              <w:t xml:space="preserve">1.2 Registra la compra, las mejoras, </w:t>
            </w:r>
            <w:del w:id="9027" w:author="Comisión de revisión 4.5" w:date="2026-10-13T00:00:00Z">
              <w:r>
                <w:rPr>
                  <w:sz w:val="21"/>
                  <w:szCs w:val="21"/>
                </w:rPr>
                <w:delText xml:space="preserve">venta</w:delText>
              </w:r>
              <w:r>
                <w:rPr>
                  <w:sz w:val="21"/>
                  <w:szCs w:val="21"/>
                </w:rPr>
                <w:delText xml:space="preserve">,</w:delText>
              </w:r>
              <w:r>
                <w:rPr>
                  <w:sz w:val="21"/>
                  <w:szCs w:val="21"/>
                </w:rPr>
                <w:delText xml:space="preserve"> baja</w:delText>
              </w:r>
              <w:r>
                <w:rPr>
                  <w:sz w:val="21"/>
                  <w:szCs w:val="21"/>
                </w:rPr>
                <w:delText xml:space="preserve">, retiro donación </w:delText>
              </w:r>
              <w:r>
                <w:rPr>
                  <w:sz w:val="21"/>
                  <w:szCs w:val="21"/>
                </w:rPr>
                <w:delText xml:space="preserve">de bienes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</w:rPr>
                <w:t xml:space="preserve">venta, baja, retiro y donación de bienes</w:t>
              </w:r>
            </w:ins>
            <w:r>
              <w:rPr>
                <w:sz w:val="21"/>
                <w:szCs w:val="21"/>
              </w:rPr>
              <w:t xml:space="preserve"> de uso de un caso.</w:t>
            </w:r>
            <w:r w:rsidRPr="00C759EB">
              <w:rPr>
                <w:sz w:val="21"/>
              </w:rPr>
              <w:t xml:space="preserve">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8A321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18: </w:t>
            </w:r>
            <w:r w:rsidRPr="00C759EB">
              <w:rPr>
                <w:sz w:val="21"/>
                <w:szCs w:val="21"/>
              </w:rPr>
              <w:t>Tarjeta de control y registro de altas y bajas de bienes de uso.</w:t>
            </w:r>
          </w:p>
        </w:tc>
      </w:tr>
      <w:tr w:rsidR="00E950A8" w14:paraId="27104257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26552" w14:textId="6FA4B24C" w:rsidR="00E950A8" w:rsidRPr="001C12C6" w:rsidRDefault="002339DA">
            <w:pPr>
              <w:spacing w:before="20" w:after="20"/>
              <w:rPr>
                <w:sz w:val="21"/>
                <w:szCs w:val="21"/>
                <w:highlight w:val="yellow"/>
              </w:rPr>
            </w:pPr>
            <w:r w:rsidRPr="001C12C6">
              <w:rPr>
                <w:sz w:val="21"/>
                <w:szCs w:val="21"/>
              </w:rPr>
              <w:t>2.</w:t>
            </w:r>
            <w:r w:rsidR="001C12C6" w:rsidRPr="001C12C6">
              <w:rPr>
                <w:sz w:val="21"/>
                <w:szCs w:val="21"/>
              </w:rPr>
              <w:t xml:space="preserve"> Registra contablemente el </w:t>
            </w:r>
            <w:r w:rsidR="001C12C6" w:rsidRPr="00A37830">
              <w:rPr>
                <w:sz w:val="21"/>
                <w:szCs w:val="21"/>
              </w:rPr>
              <w:t xml:space="preserve">incremento </w:t>
            </w:r>
            <w:r w:rsidR="00A37830" w:rsidRPr="00A37830">
              <w:rPr>
                <w:sz w:val="21"/>
                <w:szCs w:val="21"/>
              </w:rPr>
              <w:t xml:space="preserve">o </w:t>
            </w:r>
            <w:r>
              <w:rPr>
                <w:sz w:val="21"/>
                <w:szCs w:val="21"/>
              </w:rPr>
              <w:t xml:space="preserve">decremento por 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revalorización técnica</w:delText>
              </w:r>
              <w:r>
                <w:rPr>
                  <w:sz w:val="21"/>
                  <w:szCs w:val="21"/>
                </w:rPr>
                <w:delText xml:space="preserve">, u la pérdida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revalorización técnica, o la pérdida</w:t>
              </w:r>
            </w:ins>
            <w:r>
              <w:rPr>
                <w:sz w:val="21"/>
                <w:szCs w:val="21"/>
              </w:rPr>
              <w:t xml:space="preserve"> por deterioro de los Bienes de Uso, calculando su efecto en el patrimonio y en el resultado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5EFD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2.1 Desarrolla en equipo el procedimiento de revalorización técnica de los bienes de uso de un caso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E675D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19: </w:t>
            </w:r>
            <w:r w:rsidRPr="00C759EB">
              <w:rPr>
                <w:sz w:val="21"/>
                <w:szCs w:val="21"/>
              </w:rPr>
              <w:t>Informe de revalorización técnica con su estado por cuentas y estado resumen.</w:t>
            </w:r>
          </w:p>
        </w:tc>
      </w:tr>
      <w:tr w:rsidR="00E950A8" w14:paraId="2AB599D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DB822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DB07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2.2 Identifica en aula los indicios de deterioro de un bien de uso y calcula su pérdida por deterioro.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897D4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20: </w:t>
            </w:r>
            <w:r w:rsidRPr="00C759EB">
              <w:rPr>
                <w:sz w:val="21"/>
                <w:szCs w:val="21"/>
              </w:rPr>
              <w:t>Cédula de prueba de deterioro de un bien de uso.</w:t>
            </w:r>
          </w:p>
        </w:tc>
      </w:tr>
      <w:tr w:rsidR="00E950A8" w14:paraId="7A2547E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C0129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0BFB785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34F3E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3C288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A8AC069" w14:textId="77777777" w:rsidR="00E950A8" w:rsidRDefault="002339DA">
            <w:pPr>
              <w:spacing w:before="20" w:after="20"/>
              <w:jc w:val="center"/>
            </w:pPr>
            <w:r w:rsidRPr="00A37830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4674A" w14:textId="77777777" w:rsidR="00E950A8" w:rsidRDefault="002339DA">
            <w:pPr>
              <w:spacing w:before="20" w:after="20"/>
              <w:jc w:val="center"/>
            </w:pPr>
            <w:r w:rsidRPr="00A37830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116200B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4A87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Tema 12: Bienes de uso</w:t>
            </w:r>
          </w:p>
          <w:p w14:paraId="6A0028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Tema 13: Revalorización técnica de bienes de uso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93BAC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Bienes de uso: concepto, objetivo, características, control con tarjetas y diseño de su conformación, y custodia y salvaguarda de los activos. (C, P)</w:t>
            </w:r>
          </w:p>
          <w:p w14:paraId="1A12FEB1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Apropiación o reconocimiento y valuación o medición inicial y final de los bienes de uso; naturaleza de las cuentas. (C, P)</w:t>
            </w:r>
          </w:p>
          <w:p w14:paraId="65C19188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Reconocimiento y medición de bienes de uso según la NIC 16: costo, componentes, vida útil y valor residual. (C, P)</w:t>
            </w:r>
          </w:p>
          <w:p w14:paraId="4DF90850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la compra de bienes de uso nuevos, a medio uso y usados; mantenimiento, reparaciones y mejoras. (P)</w:t>
            </w:r>
          </w:p>
          <w:p w14:paraId="65C0D335" w14:textId="4A4A24EB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lastRenderedPageBreak/>
              <w:t>Métodos de cálculo de la depreciación en hoja de cálculo: línea recta, suma de dígitos ascendente y descendente, horas de trabajo, unidades de producción</w:t>
            </w:r>
            <w:r w:rsidR="00A37830" w:rsidRPr="00C759EB">
              <w:rPr>
                <w:sz w:val="21"/>
                <w:szCs w:val="21"/>
              </w:rPr>
              <w:t>,</w:t>
            </w:r>
            <w:r w:rsidRPr="00C759EB">
              <w:rPr>
                <w:sz w:val="21"/>
                <w:szCs w:val="21"/>
              </w:rPr>
              <w:t xml:space="preserve"> método</w:t>
            </w:r>
            <w:r w:rsidR="00A37830" w:rsidRPr="00C759EB">
              <w:rPr>
                <w:sz w:val="21"/>
                <w:szCs w:val="21"/>
              </w:rPr>
              <w:t xml:space="preserve"> acelerado y</w:t>
            </w:r>
            <w:r w:rsidRPr="00C759EB">
              <w:rPr>
                <w:sz w:val="21"/>
                <w:szCs w:val="21"/>
              </w:rPr>
              <w:t xml:space="preserve"> exponencial, con su comparación. (P, T)</w:t>
            </w:r>
          </w:p>
          <w:p w14:paraId="3173728B" w14:textId="1A29AA21" w:rsidR="00E950A8" w:rsidRPr="00C759EB" w:rsidRDefault="00A3783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del cambio de método de depreciación</w:t>
            </w:r>
          </w:p>
          <w:p w14:paraId="34FE139E" w14:textId="53CAFBFB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>
              <w:rPr>
                <w:sz w:val="21"/>
                <w:szCs w:val="21"/>
              </w:rPr>
              <w:t xml:space="preserve">Deterioro del valor de los bienes de uso según la NIC 36: indicios de deterioro y pérdida por deterioro.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12435511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del retiro de bienes de uso por venta o baja, y de las donaciones de bienes de uso. (P)</w:t>
            </w:r>
          </w:p>
          <w:p w14:paraId="3C231749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Revalorización técnica de bienes de uso: concepto, objetivos, características, causas, bienes sujetos a revalorización y periodicidad. (C)</w:t>
            </w:r>
          </w:p>
          <w:p w14:paraId="29412882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Normas de contabilidad y disposiciones legales sobre la revalorización técnica; información requerida para peritos independientes y su independencia y objetividad en la determinación del valor. (C, P, A)</w:t>
            </w:r>
          </w:p>
          <w:p w14:paraId="43BBC6AA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Procedimiento de revalorización: inventario físico de bienes de uso y su desarrollo, diferencias determinadas y su tratamiento, reclasificaciones y codificación de bienes de uso. (P)</w:t>
            </w:r>
          </w:p>
          <w:p w14:paraId="15C12D85" w14:textId="77777777" w:rsidR="00E950A8" w:rsidRPr="00C759EB" w:rsidRDefault="002339DA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Informe de revalorización y su contenido; estados de revalorización por cuentas y estado resumen, con su diseño y conformación. (P)</w:t>
            </w:r>
          </w:p>
          <w:p w14:paraId="146F284F" w14:textId="74E0CE7C" w:rsidR="00E950A8" w:rsidRPr="00C759EB" w:rsidRDefault="002339DA" w:rsidP="00A3783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Naturaleza de la cuenta y tratamiento contable de la revalorización técnica; conclusiones.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A1540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lastRenderedPageBreak/>
              <w:t>Nociones de la tasación de inmuebles, maquinaria y vehículos por un perito valuador.</w:t>
            </w:r>
          </w:p>
          <w:p w14:paraId="0BBDF4B8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Nociones de la codificación y el etiquetado de los bienes de uso para su control físico.</w:t>
            </w:r>
          </w:p>
        </w:tc>
      </w:tr>
      <w:tr w:rsidR="00E950A8" w14:paraId="7F1FBE90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296CA" w14:textId="26071BFD" w:rsidR="00E950A8" w:rsidRPr="001C12C6" w:rsidRDefault="002339DA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  <w:highlight w:val="yellow"/>
              </w:rPr>
            </w:pPr>
            <w:r w:rsidRPr="001C12C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6: </w:t>
            </w:r>
            <w:r w:rsidR="001C12C6" w:rsidRPr="001C12C6">
              <w:rPr>
                <w:sz w:val="21"/>
                <w:szCs w:val="21"/>
              </w:rPr>
              <w:t xml:space="preserve">Aplica valuación y apropiación de activos </w:t>
            </w:r>
            <w:r w:rsidR="001C12C6" w:rsidRPr="008C033F">
              <w:rPr>
                <w:sz w:val="21"/>
                <w:szCs w:val="21"/>
              </w:rPr>
              <w:t>intangibles exclusivos de una entidad boliviana</w:t>
            </w:r>
            <w:r w:rsidR="00A37830" w:rsidRPr="008C033F">
              <w:rPr>
                <w:sz w:val="21"/>
                <w:szCs w:val="21"/>
              </w:rPr>
              <w:t>, clasi</w:t>
            </w:r>
            <w:r w:rsidR="008C033F" w:rsidRPr="008C033F">
              <w:rPr>
                <w:sz w:val="21"/>
                <w:szCs w:val="21"/>
              </w:rPr>
              <w:t>ficándolos por su vida limitada o ilimitada y amortizando los de vida limitada</w:t>
            </w:r>
            <w:r w:rsidR="00A37830" w:rsidRPr="008C033F">
              <w:rPr>
                <w:sz w:val="21"/>
                <w:szCs w:val="21"/>
              </w:rPr>
              <w:t>.</w:t>
            </w:r>
          </w:p>
        </w:tc>
      </w:tr>
      <w:tr w:rsidR="00E950A8" w14:paraId="30E5423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E8BD3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7250D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51FE5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78CD30C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9663C" w14:textId="029AFDCD" w:rsidR="00E950A8" w:rsidRDefault="002339DA">
            <w:pPr>
              <w:spacing w:before="20" w:after="20"/>
            </w:pPr>
            <w:r w:rsidRPr="001C12C6">
              <w:rPr>
                <w:sz w:val="21"/>
                <w:szCs w:val="21"/>
              </w:rPr>
              <w:t>1. Clasifica los activos intangibles de una entidad por su duración</w:t>
            </w:r>
            <w:r w:rsidR="001C12C6" w:rsidRPr="001C12C6">
              <w:rPr>
                <w:sz w:val="21"/>
                <w:szCs w:val="21"/>
              </w:rPr>
              <w:t>,</w:t>
            </w:r>
            <w:r w:rsidRPr="001C12C6">
              <w:rPr>
                <w:sz w:val="21"/>
                <w:szCs w:val="21"/>
              </w:rPr>
              <w:t xml:space="preserve"> distinguiendo </w:t>
            </w:r>
            <w:r w:rsidR="001C12C6" w:rsidRPr="001C12C6">
              <w:rPr>
                <w:sz w:val="21"/>
                <w:szCs w:val="21"/>
              </w:rPr>
              <w:t>aquellos</w:t>
            </w:r>
            <w:r w:rsidRPr="001C12C6">
              <w:rPr>
                <w:sz w:val="21"/>
                <w:szCs w:val="21"/>
              </w:rPr>
              <w:t xml:space="preserve"> desembolsos que se reconocen como activo</w:t>
            </w:r>
            <w:r w:rsidR="001C12C6" w:rsidRPr="001C12C6">
              <w:rPr>
                <w:sz w:val="21"/>
                <w:szCs w:val="21"/>
              </w:rPr>
              <w:t>,</w:t>
            </w:r>
            <w:r w:rsidRPr="001C12C6">
              <w:rPr>
                <w:sz w:val="21"/>
                <w:szCs w:val="21"/>
              </w:rPr>
              <w:t xml:space="preserve"> de los que se </w:t>
            </w:r>
            <w:r w:rsidR="001C12C6" w:rsidRPr="001C12C6">
              <w:rPr>
                <w:sz w:val="21"/>
                <w:szCs w:val="21"/>
              </w:rPr>
              <w:t>aplican</w:t>
            </w:r>
            <w:r w:rsidRPr="001C12C6">
              <w:rPr>
                <w:sz w:val="21"/>
                <w:szCs w:val="21"/>
              </w:rPr>
              <w:t xml:space="preserve"> a</w:t>
            </w:r>
            <w:r w:rsidR="001C12C6" w:rsidRPr="001C12C6">
              <w:rPr>
                <w:sz w:val="21"/>
                <w:szCs w:val="21"/>
              </w:rPr>
              <w:t>l</w:t>
            </w:r>
            <w:r w:rsidRPr="001C12C6">
              <w:rPr>
                <w:sz w:val="21"/>
                <w:szCs w:val="21"/>
              </w:rPr>
              <w:t xml:space="preserve"> gasto.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3F61E" w14:textId="5B80EC14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 xml:space="preserve">1.1 Clasifica ante el curso los activos intangibles de una </w:t>
            </w:r>
            <w:r w:rsidR="008C033F" w:rsidRPr="00C759EB">
              <w:rPr>
                <w:sz w:val="21"/>
                <w:szCs w:val="21"/>
              </w:rPr>
              <w:t>entidad</w:t>
            </w:r>
            <w:r w:rsidRPr="00C759EB">
              <w:rPr>
                <w:sz w:val="21"/>
                <w:szCs w:val="21"/>
              </w:rPr>
              <w:t xml:space="preserve"> boliviana según la NIC 38.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D370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21: </w:t>
            </w:r>
            <w:r w:rsidRPr="00C759EB">
              <w:rPr>
                <w:sz w:val="21"/>
                <w:szCs w:val="21"/>
              </w:rPr>
              <w:t>Cuadro de clasificación de activos intangibles.</w:t>
            </w:r>
          </w:p>
        </w:tc>
      </w:tr>
      <w:tr w:rsidR="00E950A8" w14:paraId="698FE70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FC64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072F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1.2 Analiza en equipo los desembolsos de un proyecto de desarrollo de software, separando la fase de investigación de la de desarrollo.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6C066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sz w:val="21"/>
                <w:szCs w:val="21"/>
              </w:rPr>
              <w:t xml:space="preserve">Producto 22: </w:t>
            </w:r>
            <w:r w:rsidRPr="00C759EB">
              <w:rPr>
                <w:sz w:val="21"/>
                <w:szCs w:val="21"/>
              </w:rPr>
              <w:t>Cédula de desembolsos activables y no activables.</w:t>
            </w:r>
          </w:p>
        </w:tc>
      </w:tr>
      <w:tr w:rsidR="00E950A8" w14:paraId="66C4F3F3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E55C0" w14:textId="0D8CADDD" w:rsidR="00E950A8" w:rsidRDefault="002339DA">
            <w:pPr>
              <w:spacing w:before="20" w:after="20"/>
            </w:pPr>
            <w:r w:rsidRPr="001C12C6">
              <w:rPr>
                <w:sz w:val="21"/>
                <w:szCs w:val="21"/>
              </w:rPr>
              <w:t>2. Registra la adquisición y la amortización de programas informáticos</w:t>
            </w:r>
            <w:r w:rsidR="008C033F">
              <w:rPr>
                <w:sz w:val="21"/>
                <w:szCs w:val="21"/>
              </w:rPr>
              <w:t xml:space="preserve"> y</w:t>
            </w:r>
            <w:r w:rsidRPr="001C12C6">
              <w:rPr>
                <w:sz w:val="21"/>
                <w:szCs w:val="21"/>
              </w:rPr>
              <w:t xml:space="preserve"> </w:t>
            </w:r>
            <w:r w:rsidRPr="008C033F">
              <w:rPr>
                <w:sz w:val="21"/>
                <w:szCs w:val="21"/>
              </w:rPr>
              <w:t xml:space="preserve">concesiones, </w:t>
            </w:r>
            <w:r w:rsidR="001C12C6" w:rsidRPr="008C033F">
              <w:rPr>
                <w:sz w:val="21"/>
                <w:szCs w:val="21"/>
              </w:rPr>
              <w:t>en función a</w:t>
            </w:r>
            <w:r w:rsidRPr="008C033F">
              <w:rPr>
                <w:sz w:val="21"/>
                <w:szCs w:val="21"/>
              </w:rPr>
              <w:t xml:space="preserve"> su vida útil</w:t>
            </w:r>
            <w:r w:rsidR="001C12C6" w:rsidRPr="008C033F">
              <w:rPr>
                <w:sz w:val="21"/>
                <w:szCs w:val="21"/>
              </w:rPr>
              <w:t xml:space="preserve">, cuantificando </w:t>
            </w:r>
            <w:r w:rsidRPr="001C12C6">
              <w:rPr>
                <w:sz w:val="21"/>
                <w:szCs w:val="21"/>
              </w:rPr>
              <w:t>su valor residual.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C83A9" w14:textId="37272F2D" w:rsidR="00E950A8" w:rsidRDefault="002339DA">
            <w:pPr>
              <w:spacing w:before="20" w:after="20"/>
            </w:pPr>
            <w:r w:rsidRPr="008C033F">
              <w:rPr>
                <w:sz w:val="21"/>
                <w:szCs w:val="21"/>
              </w:rPr>
              <w:t>2.1 Registra en aula la compra y la amortización de una licencia de software</w:t>
            </w:r>
            <w:r w:rsidR="008C033F" w:rsidRPr="008C033F">
              <w:rPr>
                <w:sz w:val="21"/>
                <w:szCs w:val="21"/>
              </w:rPr>
              <w:t xml:space="preserve"> y</w:t>
            </w:r>
            <w:r w:rsidRPr="008C033F">
              <w:rPr>
                <w:sz w:val="21"/>
                <w:szCs w:val="21"/>
              </w:rPr>
              <w:t xml:space="preserve"> una concesión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3CD3A" w14:textId="77777777" w:rsidR="00E950A8" w:rsidRPr="008C033F" w:rsidRDefault="002339DA">
            <w:pPr>
              <w:spacing w:before="20" w:after="20"/>
            </w:pPr>
            <w:r w:rsidRPr="008C033F">
              <w:rPr>
                <w:b/>
                <w:bCs/>
                <w:sz w:val="21"/>
                <w:szCs w:val="21"/>
              </w:rPr>
              <w:t xml:space="preserve">Producto 23: </w:t>
            </w:r>
            <w:r w:rsidRPr="008C033F">
              <w:rPr>
                <w:sz w:val="21"/>
                <w:szCs w:val="21"/>
              </w:rPr>
              <w:t>Libro diario de adquisición y amortización de licencias, concesiones y patentes.</w:t>
            </w:r>
          </w:p>
        </w:tc>
      </w:tr>
      <w:tr w:rsidR="00E950A8" w14:paraId="118C0D5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8EDD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8891B" w14:textId="7549977A" w:rsidR="00E950A8" w:rsidRDefault="002339DA">
            <w:pPr>
              <w:spacing w:before="20" w:after="20"/>
            </w:pPr>
            <w:r w:rsidRPr="008C033F">
              <w:rPr>
                <w:sz w:val="21"/>
                <w:szCs w:val="21"/>
              </w:rPr>
              <w:t>2.2 Calcula la amortización de los intangibles de vida útil limitada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9BF7" w14:textId="77777777" w:rsidR="00E950A8" w:rsidRDefault="002339DA">
            <w:pPr>
              <w:spacing w:before="20" w:after="20"/>
            </w:pPr>
            <w:r w:rsidRPr="008C033F">
              <w:rPr>
                <w:b/>
                <w:bCs/>
                <w:sz w:val="21"/>
                <w:szCs w:val="21"/>
              </w:rPr>
              <w:t xml:space="preserve">Producto 24: </w:t>
            </w:r>
            <w:r w:rsidRPr="008C033F">
              <w:rPr>
                <w:sz w:val="21"/>
                <w:szCs w:val="21"/>
              </w:rPr>
              <w:t>Tabla de amortización de activos intangibles.</w:t>
            </w:r>
          </w:p>
        </w:tc>
      </w:tr>
      <w:tr w:rsidR="00E950A8" w14:paraId="1406D91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804A4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E950A8" w14:paraId="72A8367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385E5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49F06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B85742E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0218" w14:textId="77777777" w:rsidR="00E950A8" w:rsidRPr="008C033F" w:rsidRDefault="002339DA">
            <w:pPr>
              <w:spacing w:before="20" w:after="20"/>
              <w:jc w:val="center"/>
            </w:pPr>
            <w:r w:rsidRPr="008C033F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30544F3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DAA8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Tema 14: Intangibles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4B5DE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Activos intangibles: concepto, objetivo, características, control y disposiciones legales. (C)</w:t>
            </w:r>
          </w:p>
          <w:p w14:paraId="1781ECE7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Clasificación de los activos intangibles por su tiempo de duración en limitada e ilimitada, y por su apropiación en apropiados y no apropiados. (C)</w:t>
            </w:r>
          </w:p>
          <w:p w14:paraId="6E6A18EE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Apropiación o reconocimiento y valuación o medición inicial y final de los activos intangibles; naturaleza de las cuentas. (C, P)</w:t>
            </w:r>
          </w:p>
          <w:p w14:paraId="774B5972" w14:textId="39244440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Reconocimiento de activos intangibles según la NIC 38: identificabilidad, control y beneficios económicos futuros; desembolsos que se llevan a gasto. (</w:t>
            </w:r>
            <w:r w:rsidR="008C033F" w:rsidRPr="00C759EB">
              <w:rPr>
                <w:sz w:val="21"/>
                <w:szCs w:val="21"/>
              </w:rPr>
              <w:t>C</w:t>
            </w:r>
            <w:r w:rsidRPr="00C759EB">
              <w:rPr>
                <w:sz w:val="21"/>
                <w:szCs w:val="21"/>
              </w:rPr>
              <w:t>)</w:t>
            </w:r>
          </w:p>
          <w:p w14:paraId="20B35557" w14:textId="057F0DFA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los activos intangibles de duración limitada: programas informáticos o software, licencias informáticas, concesiones, y costos o gastos de organización. (P</w:t>
            </w:r>
            <w:r w:rsidR="008C033F" w:rsidRPr="00C759EB">
              <w:rPr>
                <w:sz w:val="21"/>
                <w:szCs w:val="21"/>
              </w:rPr>
              <w:t>)</w:t>
            </w:r>
          </w:p>
          <w:p w14:paraId="1ADDA5E0" w14:textId="43D2143B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>
              <w:rPr>
                <w:sz w:val="21"/>
                <w:szCs w:val="21"/>
              </w:rPr>
              <w:t xml:space="preserve">Amortización de los activos intangibles de vida útil limitada: método, vida útil y valor residual según la NIC 38.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</w:p>
          <w:p w14:paraId="44314FDA" w14:textId="77777777" w:rsidR="00E950A8" w:rsidRPr="00C759EB" w:rsidRDefault="002339DA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los activos intangibles de duración ilimitada: patentes y otros activos intangibles.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130FE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Nociones de los contratos de licencia de software y de suscripción a servicios en la nube.</w:t>
            </w:r>
          </w:p>
          <w:p w14:paraId="1E514F1A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Nociones del ciclo de desarrollo de un programa informático.</w:t>
            </w:r>
          </w:p>
        </w:tc>
      </w:tr>
      <w:tr w:rsidR="00E950A8" w:rsidRPr="006D0AD1" w14:paraId="393F985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FE8B8" w14:textId="00907CEC" w:rsidR="00E950A8" w:rsidRPr="006D0AD1" w:rsidRDefault="002339DA">
            <w:pPr>
              <w:spacing w:before="20" w:after="20"/>
              <w:jc w:val="both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7: </w:t>
            </w:r>
            <w:r w:rsidR="00E071B9" w:rsidRPr="006D0AD1">
              <w:rPr>
                <w:sz w:val="21"/>
                <w:szCs w:val="21"/>
              </w:rPr>
              <w:t>Aplica tratamiento contable a</w:t>
            </w:r>
            <w:r w:rsidRPr="006D0AD1">
              <w:rPr>
                <w:sz w:val="21"/>
                <w:szCs w:val="21"/>
              </w:rPr>
              <w:t xml:space="preserve"> las obligaciones a corto plazo</w:t>
            </w:r>
            <w:r w:rsidR="006D0AD1" w:rsidRPr="006D0AD1">
              <w:rPr>
                <w:sz w:val="21"/>
                <w:szCs w:val="21"/>
              </w:rPr>
              <w:t xml:space="preserve"> </w:t>
            </w:r>
            <w:r w:rsidRPr="006D0AD1">
              <w:rPr>
                <w:sz w:val="21"/>
                <w:szCs w:val="21"/>
              </w:rPr>
              <w:t>de una entidad</w:t>
            </w:r>
            <w:r w:rsidR="00E071B9" w:rsidRPr="006D0AD1">
              <w:rPr>
                <w:sz w:val="21"/>
                <w:szCs w:val="21"/>
              </w:rPr>
              <w:t xml:space="preserve"> boliviana</w:t>
            </w:r>
            <w:r w:rsidRPr="006D0AD1">
              <w:rPr>
                <w:sz w:val="21"/>
                <w:szCs w:val="21"/>
              </w:rPr>
              <w:t>,</w:t>
            </w:r>
            <w:r w:rsidR="00E071B9" w:rsidRPr="006D0AD1">
              <w:rPr>
                <w:sz w:val="21"/>
                <w:szCs w:val="21"/>
              </w:rPr>
              <w:t xml:space="preserve"> clasificadas en obligaciones laborales, tributarias, comerciales, otras obligaciones e ingresos anticipados</w:t>
            </w:r>
            <w:r w:rsidR="006D0AD1" w:rsidRPr="006D0AD1">
              <w:rPr>
                <w:sz w:val="21"/>
                <w:szCs w:val="21"/>
              </w:rPr>
              <w:t>, según sus fechas de vencimiento</w:t>
            </w:r>
            <w:r w:rsidR="006D0AD1" w:rsidRPr="006D0AD1">
              <w:rPr>
                <w:sz w:val="21"/>
              </w:rPr>
              <w:t>.</w:t>
            </w:r>
          </w:p>
        </w:tc>
      </w:tr>
      <w:tr w:rsidR="00E950A8" w14:paraId="0AEB391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4E021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7429B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30E5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3B870F1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9F474" w14:textId="4C330662" w:rsidR="00E950A8" w:rsidRDefault="002339DA">
            <w:pPr>
              <w:spacing w:before="20" w:after="20"/>
            </w:pPr>
            <w:r w:rsidRPr="00E071B9">
              <w:rPr>
                <w:sz w:val="21"/>
                <w:szCs w:val="21"/>
              </w:rPr>
              <w:t xml:space="preserve">1. Registra las obligaciones tributarias, laborales y comerciales a corto plazo y los ingresos anticipados, distinguiéndolos de los </w:t>
            </w:r>
            <w:r w:rsidRPr="006D0AD1">
              <w:rPr>
                <w:sz w:val="21"/>
                <w:szCs w:val="21"/>
              </w:rPr>
              <w:t>créditos</w:t>
            </w:r>
            <w:r w:rsidR="00E071B9" w:rsidRPr="006D0AD1">
              <w:rPr>
                <w:sz w:val="21"/>
                <w:szCs w:val="21"/>
              </w:rPr>
              <w:t xml:space="preserve"> (pasivos)</w:t>
            </w:r>
            <w:r w:rsidRPr="006D0AD1">
              <w:rPr>
                <w:sz w:val="21"/>
                <w:szCs w:val="21"/>
              </w:rPr>
              <w:t xml:space="preserve"> diferidos</w:t>
            </w:r>
            <w:r w:rsidRPr="00E071B9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402D3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1.1 Registra en aula la apropiación y el pago de las obligaciones a corto plazo de un periodo.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D15B8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25: </w:t>
            </w:r>
            <w:r w:rsidRPr="006D0AD1">
              <w:rPr>
                <w:sz w:val="21"/>
                <w:szCs w:val="21"/>
              </w:rPr>
              <w:t>Cuadro de clasificación y registro de las obligaciones a corto plazo.</w:t>
            </w:r>
          </w:p>
        </w:tc>
      </w:tr>
      <w:tr w:rsidR="00E950A8" w14:paraId="0367DF9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61CA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35A34" w14:textId="038AC062" w:rsidR="00E950A8" w:rsidRPr="006D0AD1" w:rsidRDefault="002339DA">
            <w:pPr>
              <w:spacing w:before="20" w:after="20"/>
            </w:pPr>
            <w:r>
              <w:rPr>
                <w:sz w:val="21"/>
                <w:szCs w:val="21"/>
              </w:rPr>
              <w:t xml:space="preserve">1.2 Distingue en equipo los ingresos anticipados de los </w:t>
            </w:r>
            <w:del w:id="9031" w:author="Comisión de revisión 4.5" w:date="2026-10-13T00:00:00Z">
              <w:r>
                <w:rPr>
                  <w:sz w:val="21"/>
                  <w:szCs w:val="21"/>
                </w:rPr>
                <w:delText xml:space="preserve">créditos diferidos de un caso,</w:delText>
              </w:r>
            </w:del>
            <w:ins w:id="9032" w:author="Comisión de revisión 4.5" w:date="2026-10-13T00:00:00Z">
              <w:r>
                <w:rPr>
                  <w:sz w:val="21"/>
                  <w:szCs w:val="21"/>
                </w:rPr>
                <w:t xml:space="preserve">créditos diferidos de un caso.</w:t>
              </w:r>
            </w:ins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82BDF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26: </w:t>
            </w:r>
            <w:r w:rsidRPr="006D0AD1">
              <w:rPr>
                <w:sz w:val="21"/>
                <w:szCs w:val="21"/>
              </w:rPr>
              <w:t>Cédula de ingresos anticipados y créditos diferidos.</w:t>
            </w:r>
          </w:p>
        </w:tc>
      </w:tr>
      <w:tr w:rsidR="00E950A8" w14:paraId="134215A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91B3D" w14:textId="091E06E4" w:rsidR="00E950A8" w:rsidRDefault="002339DA">
            <w:pPr>
              <w:spacing w:before="20" w:after="20"/>
            </w:pPr>
            <w:r w:rsidRPr="00E071B9">
              <w:rPr>
                <w:sz w:val="21"/>
                <w:szCs w:val="21"/>
              </w:rPr>
              <w:t xml:space="preserve">2. Prepara la planilla de sueldos de una entidad con sus descuentos, aportes patronales y beneficios sociales, </w:t>
            </w:r>
            <w:r w:rsidR="00E071B9" w:rsidRPr="00E071B9">
              <w:rPr>
                <w:sz w:val="21"/>
                <w:szCs w:val="21"/>
              </w:rPr>
              <w:t>conforme a disposiciones legales en vigencia.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6D145" w14:textId="7D031D8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2.1 Elabora la planilla de sueldos y la planilla tributaria de una empresa.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7234D" w14:textId="20115C10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27: </w:t>
            </w:r>
            <w:r w:rsidRPr="006D0AD1">
              <w:rPr>
                <w:sz w:val="21"/>
                <w:szCs w:val="21"/>
              </w:rPr>
              <w:t>Planilla de sueldos y planilla tributari</w:t>
            </w:r>
            <w:r w:rsidR="006D0AD1">
              <w:rPr>
                <w:sz w:val="21"/>
                <w:szCs w:val="21"/>
              </w:rPr>
              <w:t>a</w:t>
            </w:r>
            <w:r w:rsidRPr="006D0AD1">
              <w:rPr>
                <w:sz w:val="21"/>
                <w:szCs w:val="21"/>
              </w:rPr>
              <w:t>.</w:t>
            </w:r>
          </w:p>
        </w:tc>
      </w:tr>
      <w:tr w:rsidR="00E950A8" w14:paraId="6ABBD60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1828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C9FBC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2.2 Expone ante el curso el cálculo de la previsión de aguinaldo e indemnización del personal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8A3AC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28: </w:t>
            </w:r>
            <w:r w:rsidRPr="006D0AD1">
              <w:rPr>
                <w:sz w:val="21"/>
                <w:szCs w:val="21"/>
              </w:rPr>
              <w:t>Cuadro de previsión de aguinaldo e indemnización.</w:t>
            </w:r>
          </w:p>
        </w:tc>
      </w:tr>
      <w:tr w:rsidR="00E950A8" w14:paraId="4488DBE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F7F0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0B40F88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8F4C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33130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E02CF6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CBCBB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651F9A0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AF50F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lastRenderedPageBreak/>
              <w:t>Tema 15: Pasivos a corto plazo</w:t>
            </w:r>
          </w:p>
          <w:p w14:paraId="2BE82C1F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16: Ingresos anticipados y créditos diferidos</w:t>
            </w:r>
          </w:p>
          <w:p w14:paraId="04F17BC7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17: Planilla de sueldos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644F4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Pasivos a corto plazo: concepto, objetivo, características y clasificación por su naturaleza en obligaciones tributarias, laborales, comerciales y </w:t>
            </w:r>
            <w:r w:rsidRPr="006D0AD1">
              <w:rPr>
                <w:sz w:val="21"/>
                <w:szCs w:val="21"/>
              </w:rPr>
              <w:t>otras. (C)</w:t>
            </w:r>
          </w:p>
          <w:p w14:paraId="3A301F4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Clasificación de los pasivos a corto plazo por la </w:t>
            </w:r>
            <w:r w:rsidRPr="006D0AD1">
              <w:rPr>
                <w:sz w:val="21"/>
                <w:szCs w:val="21"/>
              </w:rPr>
              <w:t>moneda, la garantía, el costo financiero y la forma de pago; control, registro y naturaleza de las cuentas. (C, P)</w:t>
            </w:r>
          </w:p>
          <w:p w14:paraId="632DC4E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Tratamiento contable de la apropiación de obligaciones </w:t>
            </w:r>
            <w:r w:rsidRPr="006D0AD1">
              <w:rPr>
                <w:sz w:val="21"/>
                <w:szCs w:val="21"/>
              </w:rPr>
              <w:t>tributarias en moneda nacional de pago único, laborales en moneda nacional de pago único, y comerciales en moneda extranjera de pagos periódicos. (P)</w:t>
            </w:r>
          </w:p>
          <w:p w14:paraId="6DE8D73E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Ingresos anticipados: objetivo, características, control y naturaleza de las cuentas; tratamiento contable de los asientos irreversibles y </w:t>
            </w:r>
            <w:r w:rsidRPr="006D0AD1">
              <w:rPr>
                <w:sz w:val="21"/>
                <w:szCs w:val="21"/>
              </w:rPr>
              <w:t>reversibles. (C, P)</w:t>
            </w:r>
          </w:p>
          <w:p w14:paraId="5BA9EF40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Créditos diferidos: objetivo, características, control y naturaleza de las cuentas; tratamiento contable de los asientos irreversibles, </w:t>
            </w:r>
            <w:r w:rsidRPr="006D0AD1">
              <w:rPr>
                <w:sz w:val="21"/>
                <w:szCs w:val="21"/>
              </w:rPr>
              <w:t>conclusiones y diferencias con los ingresos anticipados. (C, P)</w:t>
            </w:r>
          </w:p>
          <w:p w14:paraId="214C40B8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>Planilla de sueldos: concepto, remuneraciones, objetivos y control; régimen de seguridad so</w:t>
            </w:r>
            <w:r w:rsidRPr="006D0AD1">
              <w:rPr>
                <w:sz w:val="21"/>
                <w:szCs w:val="21"/>
              </w:rPr>
              <w:t>cial con la Ley de Pensiones, y contribuciones del empleador y del empleado. (C)</w:t>
            </w:r>
          </w:p>
          <w:p w14:paraId="055B9DDA" w14:textId="14BD613E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 xml:space="preserve">Diseño y conformación de la planilla de sueldos y de </w:t>
            </w:r>
            <w:r w:rsidRPr="006D0AD1">
              <w:rPr>
                <w:sz w:val="21"/>
                <w:szCs w:val="21"/>
              </w:rPr>
              <w:t>la planilla impositiva, con la retención del RC-IVA sobre los sueldos; naturaleza de las cuentas. (C, P)</w:t>
            </w:r>
          </w:p>
          <w:p w14:paraId="26C360DB" w14:textId="77777777" w:rsidR="00E950A8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>Tratamiento contable de los anticipos de sueldos, la preparación y el registro de la planilla, y la cancelación del líquido pagable.</w:t>
            </w:r>
            <w:r>
              <w:rPr>
                <w:sz w:val="21"/>
                <w:szCs w:val="21"/>
                <w:highlight w:val="yellow"/>
              </w:rPr>
              <w:t xml:space="preserve"> </w:t>
            </w:r>
            <w:r w:rsidRPr="006D0AD1">
              <w:rPr>
                <w:sz w:val="21"/>
                <w:szCs w:val="21"/>
              </w:rPr>
              <w:t>(P)</w:t>
            </w:r>
          </w:p>
          <w:p w14:paraId="30676EED" w14:textId="77777777" w:rsidR="00E950A8" w:rsidRPr="006D0AD1" w:rsidRDefault="002339DA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Control interno de la planilla: altas y bajas del personal, aprobación de la planilla y pago del líquido pagable. (C)</w:t>
            </w:r>
          </w:p>
          <w:p w14:paraId="17A01F83" w14:textId="7AB5E6D0" w:rsidR="00E950A8" w:rsidRDefault="002339DA" w:rsidP="006D0AD1">
            <w:pPr>
              <w:pStyle w:val="Prrafodelista"/>
              <w:numPr>
                <w:ilvl w:val="0"/>
                <w:numId w:val="9"/>
              </w:numPr>
              <w:spacing w:before="10" w:after="10"/>
            </w:pPr>
            <w:r>
              <w:rPr>
                <w:sz w:val="21"/>
                <w:szCs w:val="21"/>
              </w:rPr>
              <w:t>Cancelación de los descuentos laborales y los aportes patronales; cálculo y recálculo de la indemnización</w:t>
            </w:r>
            <w:r w:rsidRPr="006D0AD1">
              <w:rPr>
                <w:sz w:val="21"/>
                <w:szCs w:val="21"/>
              </w:rPr>
              <w:t>; tratamiento contable de las asignaciones familiares.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5978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Nociones del manejo de los legajos del personal y del control de asistencia.</w:t>
            </w:r>
          </w:p>
          <w:p w14:paraId="26F376C1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Nociones del pago de sueldos por abono en cuenta bancaria.</w:t>
            </w:r>
          </w:p>
        </w:tc>
      </w:tr>
      <w:tr w:rsidR="00E950A8" w14:paraId="5274D1E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62A63" w14:textId="3CC9FE2C" w:rsidR="00E950A8" w:rsidRPr="00E071B9" w:rsidRDefault="002339DA">
            <w:pPr>
              <w:spacing w:before="20" w:after="20"/>
              <w:jc w:val="both"/>
              <w:rPr>
                <w:b/>
                <w:bCs/>
                <w:i/>
                <w:iCs/>
                <w:sz w:val="21"/>
                <w:szCs w:val="21"/>
                <w:highlight w:val="yellow"/>
              </w:rPr>
            </w:pPr>
            <w:r w:rsidRPr="00E071B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8: </w:t>
            </w:r>
            <w:r w:rsidR="00E071B9">
              <w:rPr>
                <w:sz w:val="21"/>
                <w:szCs w:val="21"/>
              </w:rPr>
              <w:t xml:space="preserve"> </w:t>
            </w:r>
            <w:r w:rsidR="00E071B9" w:rsidRPr="006D0AD1">
              <w:rPr>
                <w:sz w:val="21"/>
                <w:szCs w:val="21"/>
              </w:rPr>
              <w:t>Aplica tratamiento contable a las obligaciones a largo plazo, en función a fechas de vencimiento, por diferentes conceptos de una entidad boliviana</w:t>
            </w:r>
            <w:r w:rsidR="006D0AD1" w:rsidRPr="006D0AD1">
              <w:rPr>
                <w:sz w:val="21"/>
                <w:szCs w:val="21"/>
              </w:rPr>
              <w:t xml:space="preserve">, </w:t>
            </w:r>
            <w:r w:rsidRPr="006D0AD1">
              <w:rPr>
                <w:sz w:val="21"/>
              </w:rPr>
              <w:t>calculando su costo financiero con la tasa de interés efectiva.</w:t>
            </w:r>
          </w:p>
        </w:tc>
      </w:tr>
      <w:tr w:rsidR="00E950A8" w14:paraId="683136AF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4B499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14831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B6E3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6DA4411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BC292" w14:textId="7E417E65" w:rsidR="00E950A8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 xml:space="preserve">1. Registra los préstamos y bonos por pagar de una entidad, calculando su costo financiero y la amortización del diferencial </w:t>
            </w:r>
            <w:r w:rsidR="00E071B9" w:rsidRPr="006D0AD1">
              <w:rPr>
                <w:sz w:val="21"/>
                <w:szCs w:val="21"/>
              </w:rPr>
              <w:t>en</w:t>
            </w:r>
            <w:r w:rsidRPr="006D0AD1">
              <w:rPr>
                <w:sz w:val="21"/>
                <w:szCs w:val="21"/>
              </w:rPr>
              <w:t xml:space="preserve"> emisión con la tasa de interés efectiva.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44391" w14:textId="7626BB72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1.1 Elabora el cuadro de amortización de un préstamo bancario con su costo financiero.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0D410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29: </w:t>
            </w:r>
            <w:r w:rsidRPr="006D0AD1">
              <w:rPr>
                <w:sz w:val="21"/>
                <w:szCs w:val="21"/>
              </w:rPr>
              <w:t>Cuadro de amortización de un préstamo por pagar.</w:t>
            </w:r>
          </w:p>
        </w:tc>
      </w:tr>
      <w:tr w:rsidR="00E950A8" w14:paraId="49AB207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73BC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EE5B6" w14:textId="46F1ECDD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1.2 Resuelve la emisión, el pago de intereses, la recompra y el retiro de bonos por pagar.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5EF7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30: </w:t>
            </w:r>
            <w:r w:rsidRPr="006D0AD1">
              <w:rPr>
                <w:sz w:val="21"/>
                <w:szCs w:val="21"/>
              </w:rPr>
              <w:t>Registro de la emisión, el interés y el retiro de bonos por pagar.</w:t>
            </w:r>
          </w:p>
        </w:tc>
      </w:tr>
      <w:tr w:rsidR="00E950A8" w14:paraId="0073038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A57DE" w14:textId="169088F0" w:rsidR="00E950A8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lastRenderedPageBreak/>
              <w:t>2. Aplica el tratamiento contable de los arrendamientos en el arrendador y en el arrendatario</w:t>
            </w:r>
            <w:r w:rsidR="006D0AD1" w:rsidRPr="006D0AD1">
              <w:rPr>
                <w:sz w:val="21"/>
                <w:szCs w:val="21"/>
              </w:rPr>
              <w:t xml:space="preserve"> conforme a normas de contabilidad vigentes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9AE2D" w14:textId="6AD6D16F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2.1 Analiza en equipo un contrato de arrendamiento financiero y otro operativo de una empresa boliviana con su registro en ambas partes.</w:t>
            </w:r>
            <w:r w:rsidRPr="006D0AD1">
              <w:rPr>
                <w:sz w:val="21"/>
              </w:rPr>
              <w:t xml:space="preserve">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BB59D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31: </w:t>
            </w:r>
            <w:r w:rsidRPr="006D0AD1">
              <w:rPr>
                <w:sz w:val="21"/>
                <w:szCs w:val="21"/>
              </w:rPr>
              <w:t>Cuadro comparativo del arrendamiento financiero y del operativo.</w:t>
            </w:r>
          </w:p>
        </w:tc>
      </w:tr>
      <w:tr w:rsidR="00E950A8" w14:paraId="02372A5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346C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70008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2.2 Calcula en aula el activo por derecho de uso y el pasivo por arrendamiento de un contrato.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90E51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32: </w:t>
            </w:r>
            <w:r w:rsidRPr="006D0AD1">
              <w:rPr>
                <w:sz w:val="21"/>
                <w:szCs w:val="21"/>
              </w:rPr>
              <w:t>Tabla del pasivo por arrendamiento y del activo por derecho de uso.</w:t>
            </w:r>
          </w:p>
        </w:tc>
      </w:tr>
      <w:tr w:rsidR="00E950A8" w14:paraId="1CC2277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0419F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4A39E7B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0BB46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D4B5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8D10DF2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0CA9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4EFA251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C1D6C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18: Préstamos por pagar</w:t>
            </w:r>
          </w:p>
          <w:p w14:paraId="768170F4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19: Bonos por pagar</w:t>
            </w:r>
          </w:p>
          <w:p w14:paraId="5ED72DBC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20: Arrendamientos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711F" w14:textId="310B48C5" w:rsidR="00E950A8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Préstamos por pagar: concepto, objetivo, características, control, costo financiero y fondo de amortización; naturaleza de la cuenta y </w:t>
            </w:r>
            <w:r w:rsidRPr="006D0AD1">
              <w:rPr>
                <w:sz w:val="21"/>
                <w:szCs w:val="21"/>
              </w:rPr>
              <w:t>tratamiento contable, con la tasa de interés efectiva. (C, P)</w:t>
            </w:r>
          </w:p>
          <w:p w14:paraId="78BA7458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Riesgos del endeudamiento: liquidez, tasa de interés y cumplimiento de las obligaciones contractuales. (C)</w:t>
            </w:r>
          </w:p>
          <w:p w14:paraId="240E5C1E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Bonos por pagar: concepto</w:t>
            </w:r>
            <w:r>
              <w:rPr>
                <w:sz w:val="21"/>
                <w:szCs w:val="21"/>
              </w:rPr>
              <w:t xml:space="preserve">, objetivo, </w:t>
            </w:r>
            <w:r w:rsidRPr="006D0AD1">
              <w:rPr>
                <w:sz w:val="21"/>
                <w:szCs w:val="21"/>
              </w:rPr>
              <w:t>características y requisitos; clasificación por su naturaleza, garantía, riesgo, interés, tiempo y transferencia. (C)</w:t>
            </w:r>
          </w:p>
          <w:p w14:paraId="55F0ADCF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Control y registro de bonos por pagar con su diseño y conformación; emisión de bonos: autorización, emisión, pago del interés, amortización del diferencial de emisión y retiro. (P)</w:t>
            </w:r>
          </w:p>
          <w:p w14:paraId="0D48BFE9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Tratamiento contable de la emisión de bonos en la fecha de emisión e interés y en fecha posterior entre fechas de interés. (P)</w:t>
            </w:r>
          </w:p>
          <w:p w14:paraId="3AF6FBBA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Tratamiento contable del pago del interés en la fecha y entre fechas de interés, y de la amortización del diferencial de emisión con el método de la tasa de interés efectiva: prima y descuento en la emisión de bonos. (P)</w:t>
            </w:r>
          </w:p>
          <w:p w14:paraId="3023DD3F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Tratamiento contable del retiro de bonos y del fondo de amortización para bonos. (P)</w:t>
            </w:r>
          </w:p>
          <w:p w14:paraId="6AEB8915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 xml:space="preserve">Recompra de bonos emitidos a la par, sobre </w:t>
            </w:r>
            <w:proofErr w:type="gramStart"/>
            <w:r w:rsidRPr="006D0AD1">
              <w:rPr>
                <w:sz w:val="21"/>
                <w:szCs w:val="21"/>
              </w:rPr>
              <w:t>la par</w:t>
            </w:r>
            <w:proofErr w:type="gramEnd"/>
            <w:r w:rsidRPr="006D0AD1">
              <w:rPr>
                <w:sz w:val="21"/>
                <w:szCs w:val="21"/>
              </w:rPr>
              <w:t xml:space="preserve"> y bajo </w:t>
            </w:r>
            <w:proofErr w:type="gramStart"/>
            <w:r w:rsidRPr="006D0AD1">
              <w:rPr>
                <w:sz w:val="21"/>
                <w:szCs w:val="21"/>
              </w:rPr>
              <w:t>la par</w:t>
            </w:r>
            <w:proofErr w:type="gramEnd"/>
            <w:r w:rsidRPr="006D0AD1">
              <w:rPr>
                <w:sz w:val="21"/>
                <w:szCs w:val="21"/>
              </w:rPr>
              <w:t>, y su tratamiento contable. (P)</w:t>
            </w:r>
          </w:p>
          <w:p w14:paraId="68F6EA9B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>
              <w:rPr>
                <w:sz w:val="21"/>
                <w:szCs w:val="21"/>
              </w:rPr>
              <w:t xml:space="preserve">Arrendamientos: concepto, objetivo, </w:t>
            </w:r>
            <w:r w:rsidRPr="006D0AD1">
              <w:rPr>
                <w:sz w:val="21"/>
                <w:szCs w:val="21"/>
              </w:rPr>
              <w:t>características, control, normas de contabilidad y disposiciones legales. (C)</w:t>
            </w:r>
          </w:p>
          <w:p w14:paraId="63931F70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Clases de arrendamiento: financiero o de capital, y operativo u operacional, con sus características; naturaleza de las cuentas. (C)</w:t>
            </w:r>
          </w:p>
          <w:p w14:paraId="1E29F171" w14:textId="77777777" w:rsidR="00E950A8" w:rsidRPr="006D0AD1" w:rsidRDefault="002339DA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Tratamiento contable del arrendamiento financiero en los registros del arrendador y del arrendatario. (P)</w:t>
            </w:r>
          </w:p>
          <w:p w14:paraId="53A3337C" w14:textId="2D0FE01C" w:rsidR="00E950A8" w:rsidRDefault="002339DA" w:rsidP="006D0AD1">
            <w:pPr>
              <w:pStyle w:val="Prrafodelista"/>
              <w:numPr>
                <w:ilvl w:val="0"/>
                <w:numId w:val="10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Tratamiento contable del arrendamiento operativo en los registros del arrendador y del arrendatario.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AFF7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Nociones de los requisitos y de las garantías que exigen los bancos para un crédito empresarial.</w:t>
            </w:r>
          </w:p>
          <w:p w14:paraId="5627C695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Nociones de las cláusulas habituales de un contrato de arrendamiento financiero.</w:t>
            </w:r>
          </w:p>
        </w:tc>
      </w:tr>
      <w:tr w:rsidR="00E950A8" w14:paraId="4271114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E7AFC" w14:textId="766CA039" w:rsidR="00E950A8" w:rsidRDefault="002339DA">
            <w:pPr>
              <w:spacing w:before="20" w:after="20"/>
              <w:jc w:val="both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lastRenderedPageBreak/>
              <w:t>Elemento de competencia 9</w:t>
            </w:r>
            <w:r w:rsidR="006D0AD1" w:rsidRPr="006D0AD1">
              <w:rPr>
                <w:b/>
                <w:bCs/>
                <w:i/>
                <w:iCs/>
                <w:sz w:val="21"/>
                <w:szCs w:val="21"/>
              </w:rPr>
              <w:t>:</w:t>
            </w:r>
            <w:r w:rsidR="009A43E4" w:rsidRPr="006D0AD1">
              <w:rPr>
                <w:sz w:val="21"/>
                <w:szCs w:val="21"/>
              </w:rPr>
              <w:t xml:space="preserve"> </w:t>
            </w:r>
            <w:r w:rsidR="009A43E4" w:rsidRPr="009A43E4">
              <w:rPr>
                <w:sz w:val="21"/>
                <w:szCs w:val="21"/>
              </w:rPr>
              <w:t xml:space="preserve">Estructura la composición del </w:t>
            </w:r>
            <w:r>
              <w:rPr>
                <w:sz w:val="21"/>
                <w:szCs w:val="21"/>
              </w:rPr>
              <w:t xml:space="preserve">patrimonio en función a una sociedad comercial, registrando el capital, las reservas y los resultados acumulados y preparando el </w:t>
            </w:r>
            <w:del w:id="9033" w:author="Comisión de revisión 4.5" w:date="2026-10-13T00:00:00Z">
              <w:r>
                <w:rPr>
                  <w:sz w:val="21"/>
                  <w:szCs w:val="21"/>
                </w:rPr>
                <w:delText xml:space="preserve">estado de evolución del patrimonio.</w:delText>
              </w:r>
              <w:r>
                <w:rPr>
                  <w:sz w:val="21"/>
                  <w:szCs w:val="21"/>
                </w:rPr>
                <w:delText xml:space="preserve">, registrando</w:delText>
              </w:r>
            </w:del>
            <w:ins w:id="9034" w:author="Comisión de revisión 4.5" w:date="2026-10-13T00:00:00Z">
              <w:r>
                <w:rPr>
                  <w:sz w:val="21"/>
                  <w:szCs w:val="21"/>
                </w:rPr>
                <w:t xml:space="preserve">estado de evolución del patrimonio, registrando</w:t>
              </w:r>
            </w:ins>
            <w:r>
              <w:rPr>
                <w:sz w:val="21"/>
                <w:szCs w:val="21"/>
              </w:rPr>
              <w:t xml:space="preserve"> sus cuentas y aplicando el tratamiento contable de las cuentas de orden.</w:t>
            </w:r>
          </w:p>
        </w:tc>
      </w:tr>
      <w:tr w:rsidR="00E950A8" w14:paraId="6C01268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FC043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F6F0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44614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74D3C41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F40BE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 Estructura el patrimonio de una entidad con su capital, sus reservas y sus resultados acumulados, presentando sus movimientos en el estado de cambios en el patrimonio.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361B6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1.1 Estructura en aula el patrimonio de una empresa, clasificando sus reservas.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84ECC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33: </w:t>
            </w:r>
            <w:r w:rsidRPr="006D0AD1">
              <w:rPr>
                <w:sz w:val="21"/>
                <w:szCs w:val="21"/>
              </w:rPr>
              <w:t>Cuadro de composición del patrimonio con sus reservas clasificadas.</w:t>
            </w:r>
          </w:p>
        </w:tc>
      </w:tr>
      <w:tr w:rsidR="00E950A8" w14:paraId="62A01A8C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B532" w14:textId="77777777" w:rsidR="00E950A8" w:rsidRPr="006D0AD1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F3A92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1.2 Elabora en el laboratorio de cómputo el estado de cambios en el patrimonio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6D32C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34: </w:t>
            </w:r>
            <w:r w:rsidRPr="006D0AD1">
              <w:rPr>
                <w:sz w:val="21"/>
                <w:szCs w:val="21"/>
              </w:rPr>
              <w:t>Estado de cambios en el patrimonio en hoja de cálculo.</w:t>
            </w:r>
          </w:p>
        </w:tc>
      </w:tr>
      <w:tr w:rsidR="00E950A8" w14:paraId="7358D17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7455A" w14:textId="59DBF0C4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 Registra las cuentas de orden y el mantenimiento del capital financiero y operativo, relacionando las cuentas de orden con los contingentes</w:t>
            </w:r>
            <w:r w:rsidR="006D0AD1" w:rsidRPr="006D0AD1">
              <w:rPr>
                <w:sz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C5508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2.1 Registra en equipo las garantías, los bienes en custodia y los contingentes de un caso en cuentas de orden.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6C462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35: </w:t>
            </w:r>
            <w:r w:rsidRPr="006D0AD1">
              <w:rPr>
                <w:sz w:val="21"/>
                <w:szCs w:val="21"/>
              </w:rPr>
              <w:t>Registro de cuentas de orden deudoras y acreedoras.</w:t>
            </w:r>
          </w:p>
        </w:tc>
      </w:tr>
      <w:tr w:rsidR="00E950A8" w14:paraId="5D3F18E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E758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2E837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2.2 Explica ante el curso la diferencia entre el mantenimiento del capital financiero y del capital operativo con un ejemplo numérico.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39099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36: </w:t>
            </w:r>
            <w:r w:rsidRPr="006D0AD1">
              <w:rPr>
                <w:sz w:val="21"/>
                <w:szCs w:val="21"/>
              </w:rPr>
              <w:t>Informe comparativo del mantenimiento del capital financiero y operativo.</w:t>
            </w:r>
          </w:p>
        </w:tc>
      </w:tr>
      <w:tr w:rsidR="00E950A8" w14:paraId="53BCF27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BD952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5796AF7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F54C5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3B53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55D2E1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F1508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6756DC4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66715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21: Patrimonio</w:t>
            </w:r>
          </w:p>
          <w:p w14:paraId="1E3D7E54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22: Cuentas de orden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40CFF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Patrimonio: objetivo, características y </w:t>
            </w:r>
            <w:r w:rsidRPr="006D0AD1">
              <w:rPr>
                <w:sz w:val="21"/>
                <w:szCs w:val="21"/>
              </w:rPr>
              <w:t>conformación; capital: objetivo, características, conformación y denominación. (C)</w:t>
            </w:r>
          </w:p>
          <w:p w14:paraId="5A135A1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6D0AD1">
              <w:rPr>
                <w:sz w:val="21"/>
                <w:szCs w:val="21"/>
              </w:rPr>
              <w:t>Reservas: objetivo, características, fuente y resultados favorables; disposiciones legales y técnicas, entre ellas la reserva legal del Código de Comercio. (C, P)</w:t>
            </w:r>
          </w:p>
          <w:p w14:paraId="337515A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Clasificación de las reservas en jurídicas, estatutarias, voluntarias y por normas de contabilidad. (C)</w:t>
            </w:r>
          </w:p>
          <w:p w14:paraId="2DCD7374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6D0AD1">
              <w:rPr>
                <w:sz w:val="21"/>
                <w:szCs w:val="21"/>
              </w:rPr>
              <w:t>Resultados acumulados: objetivo, características, fuente y conformación, con resultados favorables y desfavorables. (C)</w:t>
            </w:r>
          </w:p>
          <w:p w14:paraId="3DD2E84E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6D0AD1">
              <w:rPr>
                <w:sz w:val="21"/>
                <w:szCs w:val="21"/>
              </w:rPr>
              <w:t>Otras cuentas de patrimonio y cuentas reguladoras de patrimonio: objetivo, características, fuente y conformación. (C)</w:t>
            </w:r>
          </w:p>
          <w:p w14:paraId="5F26D6E5" w14:textId="450EF048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Concepto y mantenimiento de capital financiero: </w:t>
            </w:r>
            <w:r>
              <w:rPr>
                <w:sz w:val="21"/>
                <w:szCs w:val="21"/>
              </w:rPr>
              <w:t xml:space="preserve">mantenimiento, valuación y ajuste, con la suspensión vigente del ajuste por inflación.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  <w:r w:rsidRPr="006D0AD1">
              <w:rPr>
                <w:sz w:val="21"/>
              </w:rPr>
              <w:t xml:space="preserve"> </w:t>
            </w:r>
          </w:p>
          <w:p w14:paraId="700EF1DF" w14:textId="74D4A06C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Concepto y mantenimiento de capital operativo: mantenimiento, valuación y ajuste, y su diferencia con el capital </w:t>
            </w:r>
            <w:r>
              <w:rPr>
                <w:sz w:val="21"/>
                <w:szCs w:val="21"/>
              </w:rPr>
              <w:t xml:space="preserve">financiero.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  <w:proofErr w:type="gramStart"/>
            <w:proofErr w:type="gramEnd"/>
            <w:r w:rsidRPr="006D0AD1">
              <w:rPr>
                <w:sz w:val="21"/>
              </w:rPr>
              <w:t xml:space="preserve"> </w:t>
            </w:r>
          </w:p>
          <w:p w14:paraId="0861DA52" w14:textId="77777777" w:rsidR="00E950A8" w:rsidRPr="006D0AD1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t xml:space="preserve">Naturaleza de las cuentas de patrimonio y su tratamiento </w:t>
            </w:r>
            <w:r w:rsidRPr="006D0AD1">
              <w:rPr>
                <w:sz w:val="21"/>
                <w:szCs w:val="21"/>
              </w:rPr>
              <w:t>contable. (C, P)</w:t>
            </w:r>
          </w:p>
          <w:p w14:paraId="2D013B41" w14:textId="546C2CF1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 w:rsidRPr="006D0AD1">
              <w:rPr>
                <w:sz w:val="21"/>
                <w:szCs w:val="21"/>
              </w:rPr>
              <w:t xml:space="preserve">Estado de cambios en el patrimonio: presentación de los movimientos del capital, las reservas y los resultados </w:t>
            </w:r>
            <w:r w:rsidR="006D0AD1">
              <w:rPr>
                <w:sz w:val="21"/>
                <w:szCs w:val="21"/>
              </w:rPr>
              <w:t xml:space="preserve">acumulados </w:t>
            </w:r>
            <w:r w:rsidRPr="006D0AD1">
              <w:rPr>
                <w:sz w:val="21"/>
                <w:szCs w:val="21"/>
              </w:rPr>
              <w:t>(C)</w:t>
            </w:r>
            <w:r>
              <w:rPr>
                <w:color w:val="FF0000"/>
                <w:sz w:val="21"/>
              </w:rPr>
              <w:t xml:space="preserve"> </w:t>
            </w:r>
          </w:p>
          <w:p w14:paraId="234B00AF" w14:textId="77777777" w:rsidR="00E950A8" w:rsidRDefault="002339DA">
            <w:pPr>
              <w:pStyle w:val="Prrafodelista"/>
              <w:numPr>
                <w:ilvl w:val="0"/>
                <w:numId w:val="11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 xml:space="preserve">Cuentas de orden: concepto, objetivo, </w:t>
            </w:r>
            <w:r w:rsidRPr="006D0AD1">
              <w:rPr>
                <w:sz w:val="21"/>
                <w:szCs w:val="21"/>
              </w:rPr>
              <w:t>características, control, naturaleza de las cuentas y tratamiento contable; relación con la revelación de activos y pasivos contingentes según la NIC 37.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60BC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lastRenderedPageBreak/>
              <w:t>Nociones de las boletas de garantía y los avales que se controlan en cuentas de orden.</w:t>
            </w:r>
          </w:p>
          <w:p w14:paraId="58DE685F" w14:textId="77777777" w:rsidR="00E950A8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Nociones de la lectura del acta de junta que aprueba la distribución de utilidades.</w:t>
            </w:r>
          </w:p>
        </w:tc>
      </w:tr>
      <w:tr w:rsidR="00E950A8" w14:paraId="32A3FE9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C77FE" w14:textId="667D0C8C" w:rsidR="00E950A8" w:rsidRDefault="002339DA">
            <w:pPr>
              <w:spacing w:before="20" w:after="20"/>
              <w:jc w:val="both"/>
            </w:pPr>
            <w:r w:rsidRPr="00E34C3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10: </w:t>
            </w:r>
            <w:r w:rsidRPr="00E34C3D">
              <w:rPr>
                <w:sz w:val="21"/>
                <w:szCs w:val="21"/>
              </w:rPr>
              <w:t>Diseña el plan de cuentas de una entidad</w:t>
            </w:r>
            <w:r w:rsidR="009A43E4">
              <w:rPr>
                <w:sz w:val="21"/>
                <w:szCs w:val="21"/>
              </w:rPr>
              <w:t xml:space="preserve"> boliviana</w:t>
            </w:r>
            <w:r w:rsidRPr="00E34C3D">
              <w:rPr>
                <w:sz w:val="21"/>
                <w:szCs w:val="21"/>
              </w:rPr>
              <w:t>, clasificando las cuentas de gasto y de ingreso conforme a su función y naturaleza.</w:t>
            </w:r>
          </w:p>
        </w:tc>
      </w:tr>
      <w:tr w:rsidR="00E950A8" w14:paraId="1E74DAB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B1DA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E7DD8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94F1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950A8" w14:paraId="46262F9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746F2" w14:textId="39AF585D" w:rsidR="00E950A8" w:rsidRDefault="002339DA">
            <w:pPr>
              <w:spacing w:before="20" w:after="20"/>
            </w:pPr>
            <w:r w:rsidRPr="00E34C3D">
              <w:rPr>
                <w:sz w:val="21"/>
                <w:szCs w:val="21"/>
              </w:rPr>
              <w:t xml:space="preserve">1. Clasifica las cuentas de gasto y de ingreso </w:t>
            </w:r>
            <w:r w:rsidRPr="006D0AD1">
              <w:rPr>
                <w:sz w:val="21"/>
                <w:szCs w:val="21"/>
              </w:rPr>
              <w:t xml:space="preserve">por su función y su naturaleza, registrándolas con base devengado </w:t>
            </w:r>
            <w:r w:rsidR="00E34C3D" w:rsidRPr="006D0AD1">
              <w:rPr>
                <w:sz w:val="21"/>
                <w:szCs w:val="21"/>
              </w:rPr>
              <w:t>y efectivo</w:t>
            </w:r>
            <w:r w:rsidR="006D0AD1" w:rsidRPr="006D0AD1">
              <w:rPr>
                <w:sz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968B0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1.1 Clasifica en aula los gastos y los ingresos de un periodo por su función, su naturaleza y su base de registro.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1F950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37: </w:t>
            </w:r>
            <w:r w:rsidRPr="006D0AD1">
              <w:rPr>
                <w:sz w:val="21"/>
                <w:szCs w:val="21"/>
              </w:rPr>
              <w:t>Cuadro de clasificación de gastos e ingresos.</w:t>
            </w:r>
          </w:p>
        </w:tc>
      </w:tr>
      <w:tr w:rsidR="00E950A8" w14:paraId="1D0435D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C1F7A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05594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1.2 Aplica en equipo los cinco pasos de la NIIF 15 a un contrato de venta con varias obligaciones de desempeño.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FC278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38: </w:t>
            </w:r>
            <w:r w:rsidRPr="006D0AD1">
              <w:rPr>
                <w:sz w:val="21"/>
                <w:szCs w:val="21"/>
              </w:rPr>
              <w:t>Hoja de reconocimiento de ingresos de un contrato con clientes.</w:t>
            </w:r>
          </w:p>
        </w:tc>
      </w:tr>
      <w:tr w:rsidR="00E950A8" w14:paraId="388B403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219D" w14:textId="2D43ED04" w:rsidR="00E950A8" w:rsidRDefault="002339DA">
            <w:pPr>
              <w:spacing w:before="20" w:after="20"/>
            </w:pPr>
            <w:r w:rsidRPr="00E34C3D">
              <w:rPr>
                <w:sz w:val="21"/>
                <w:szCs w:val="21"/>
              </w:rPr>
              <w:t xml:space="preserve">2. Diseña el plan de cuentas codificado </w:t>
            </w:r>
            <w:r w:rsidRPr="006D0AD1">
              <w:rPr>
                <w:sz w:val="21"/>
                <w:szCs w:val="21"/>
              </w:rPr>
              <w:t>de una entidad según su giro, compatible con la presentación de los estados financieros</w:t>
            </w:r>
            <w:r w:rsidR="006D0AD1" w:rsidRPr="006D0AD1">
              <w:rPr>
                <w:sz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34E96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2.1 Diseña en el laboratorio de cómputo el plan de cuentas codificado de una empresa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C66E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39: </w:t>
            </w:r>
            <w:r w:rsidRPr="006D0AD1">
              <w:rPr>
                <w:sz w:val="21"/>
                <w:szCs w:val="21"/>
              </w:rPr>
              <w:t>Plan de cuentas codificado en hoja de cálculo.</w:t>
            </w:r>
          </w:p>
        </w:tc>
      </w:tr>
      <w:tr w:rsidR="00E950A8" w14:paraId="2C45C25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AE75A" w14:textId="77777777" w:rsidR="00E950A8" w:rsidRDefault="00E950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A4713" w14:textId="77777777" w:rsidR="00E950A8" w:rsidRPr="006D0AD1" w:rsidRDefault="002339DA">
            <w:pPr>
              <w:spacing w:before="20" w:after="20"/>
            </w:pPr>
            <w:r w:rsidRPr="006D0AD1">
              <w:rPr>
                <w:sz w:val="21"/>
                <w:szCs w:val="21"/>
              </w:rPr>
              <w:t>2.2 Sustenta ante el curso la estructura del plan de cuentas y su relación con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5ACE0" w14:textId="77777777" w:rsidR="00E950A8" w:rsidRPr="006D0AD1" w:rsidRDefault="002339DA">
            <w:pPr>
              <w:spacing w:before="20" w:after="20"/>
            </w:pPr>
            <w:r w:rsidRPr="006D0AD1">
              <w:rPr>
                <w:b/>
                <w:bCs/>
                <w:sz w:val="21"/>
                <w:szCs w:val="21"/>
              </w:rPr>
              <w:t xml:space="preserve">Producto 40: </w:t>
            </w:r>
            <w:r w:rsidRPr="006D0AD1">
              <w:rPr>
                <w:sz w:val="21"/>
                <w:szCs w:val="21"/>
              </w:rPr>
              <w:t>Manual de cuentas con la descripción y el movimiento de cada cuenta.</w:t>
            </w:r>
          </w:p>
        </w:tc>
      </w:tr>
      <w:tr w:rsidR="00E950A8" w14:paraId="5A202FDA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DBA49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950A8" w14:paraId="3665C7C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93EA" w14:textId="77777777" w:rsidR="00E950A8" w:rsidRDefault="002339D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F4A0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9B8D0F5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500A0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950A8" w14:paraId="0AAF3B6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CF17B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23: Cuentas de gasto</w:t>
            </w:r>
          </w:p>
          <w:p w14:paraId="7AB8E8A0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24: Cuentas de ingresos</w:t>
            </w:r>
          </w:p>
          <w:p w14:paraId="22C14687" w14:textId="77777777" w:rsidR="00E950A8" w:rsidRDefault="002339DA">
            <w:pPr>
              <w:spacing w:before="20" w:after="20"/>
            </w:pPr>
            <w:r>
              <w:rPr>
                <w:sz w:val="21"/>
                <w:szCs w:val="21"/>
              </w:rPr>
              <w:t>Tema 25: Plan de cuentas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B5B05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Cuentas de gasto: concepto, objetivo, características, control y apropiación de gastos. (C)</w:t>
            </w:r>
          </w:p>
          <w:p w14:paraId="0D9FAE94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Integridad en el registro de gastos e ingresos: devengo, corte de operaciones y prevención de la manipulación de resultados. (P, A)</w:t>
            </w:r>
          </w:p>
          <w:p w14:paraId="41F91CA3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Clasificación de las cuentas de gasto por su función en gastos de operación, de administración, de venta y financieros, y por su naturaleza; naturaleza de las cuentas. (C)</w:t>
            </w:r>
          </w:p>
          <w:p w14:paraId="0CCC6DE3" w14:textId="6B59D471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los gastos con base efectivo y con base devengado; actualización de valores de las cuentas de gasto. (P)</w:t>
            </w:r>
          </w:p>
          <w:p w14:paraId="19A05AAF" w14:textId="52E3E9D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Respaldo de gastos e ingresos con facturas y su registro en el Registro de Compras y Ventas (RCV). </w:t>
            </w: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P</w:delText>
              </w:r>
              <w:r>
                <w:rPr>
                  <w:sz w:val="21"/>
                  <w:szCs w:val="21"/>
                </w:rPr>
                <w:delText xml:space="preserve">,T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(P, T)</w:t>
              </w:r>
            </w:ins>
            <w:proofErr w:type="gramStart"/>
            <w:proofErr w:type="gramEnd"/>
          </w:p>
          <w:p w14:paraId="37C3AE69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Cuentas de ingresos: concepto, objetivo, características, control y apropiación de ingresos; clasificación y naturaleza de las cuentas. (C)</w:t>
            </w:r>
          </w:p>
          <w:p w14:paraId="44EED2AB" w14:textId="027D5183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Tratamiento contable de los ingresos y actualización de sus valores. (P</w:t>
            </w:r>
            <w:r w:rsidR="006D0AD1" w:rsidRPr="00C759EB">
              <w:rPr>
                <w:sz w:val="21"/>
                <w:szCs w:val="21"/>
              </w:rPr>
              <w:t>)</w:t>
            </w:r>
          </w:p>
          <w:p w14:paraId="1914B86D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lastRenderedPageBreak/>
              <w:t>Plan de cuentas: concepto, objetivo, características y estructura. (C)</w:t>
            </w:r>
          </w:p>
          <w:p w14:paraId="4AF3D9F4" w14:textId="1CACB794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Estructura del plan de cuentas compatible con la presentación del estado de situación financiera y del estado de resultados</w:t>
            </w:r>
          </w:p>
          <w:p w14:paraId="07FD53DD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Cuentas de balance: cuentas de activo, de pasivo, de patrimonio y sus cuentas reguladoras de activo, de pasivo y de patrimonio. (C)</w:t>
            </w:r>
          </w:p>
          <w:p w14:paraId="1C87002E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Cuentas de orden deudoras y acreedoras. (C)</w:t>
            </w:r>
          </w:p>
          <w:p w14:paraId="021EB5B6" w14:textId="77777777" w:rsidR="00E950A8" w:rsidRPr="00C759EB" w:rsidRDefault="002339DA">
            <w:pPr>
              <w:pStyle w:val="Prrafodelista"/>
              <w:numPr>
                <w:ilvl w:val="0"/>
                <w:numId w:val="12"/>
              </w:numPr>
              <w:spacing w:before="10" w:after="10"/>
            </w:pPr>
            <w:r w:rsidRPr="00C759EB">
              <w:rPr>
                <w:sz w:val="21"/>
                <w:szCs w:val="21"/>
              </w:rPr>
              <w:t>Cuentas de resultados: cuentas de costo, de gasto, de ingreso y otras cuentas de resultados.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DC827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lastRenderedPageBreak/>
              <w:t>Nociones del giro y de los procesos de negocio de la entidad para la que se diseña el plan de cuentas.</w:t>
            </w:r>
          </w:p>
          <w:p w14:paraId="4A64737C" w14:textId="77777777" w:rsidR="00E950A8" w:rsidRPr="00C759EB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759EB">
              <w:rPr>
                <w:sz w:val="21"/>
                <w:szCs w:val="21"/>
              </w:rPr>
              <w:t>Nociones de los sistemas de codificación numérica y alfanumérica.</w:t>
            </w:r>
          </w:p>
        </w:tc>
      </w:tr>
      <w:tr w:rsidR="00E950A8" w14:paraId="17E60F0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CD90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E950A8" w14:paraId="0E77808A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AD01C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EC333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34D47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6D0AD1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856CA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64D7D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E950A8" w14:paraId="0945EE34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AF697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Exposición dialogada del tratamiento contable de cada rubro del activo, el pasivo y el patrimonio.</w:t>
            </w:r>
          </w:p>
          <w:p w14:paraId="0322CB23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Resolución guiada de casos de valuación y registro en la pizarra.</w:t>
            </w:r>
          </w:p>
          <w:p w14:paraId="68D7ADBE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Demostración en hoja de cálculo del kárdex y de los cuadros de depreciación y de amortización.</w:t>
            </w:r>
          </w:p>
          <w:p w14:paraId="35313C6D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Análisis de casos de control interno del efectivo y de los inventarios.</w:t>
            </w:r>
          </w:p>
          <w:p w14:paraId="3CE7E961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Preguntas de comprensión sobre las diferencias entre las normas bolivianas y las NIIF.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10887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Resolución de ejercicios de valuación y registro al cierre de cada tema.</w:t>
            </w:r>
          </w:p>
          <w:p w14:paraId="64E0F829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Lectura de las normas de contabilidad, de las NIC y NIIF aplicables y de las disposiciones legales vigentes sobre cada rubro.</w:t>
            </w:r>
          </w:p>
          <w:p w14:paraId="259D23EC" w14:textId="58BDFC90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Desarrollo progresivo de un caso práctico integral de activo, pasivo y patrimonio.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7E536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Cuestionarios de comprensión en la plataforma Moodle UMSA.</w:t>
            </w:r>
          </w:p>
          <w:p w14:paraId="4AA0FF3D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Foros de consulta sobre el tratamiento contable de cada rubro.</w:t>
            </w:r>
          </w:p>
          <w:p w14:paraId="1D6CB0F6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Videotutoriales de valuación de inventarios, cálculo de depreciaciones y registro de inversiones en hoja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D931F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Resolución colaborativa de arqueos, conciliaciones y valuaciones.</w:t>
            </w:r>
          </w:p>
          <w:p w14:paraId="02921097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Elaboración guiada de cuadros de depreciación y de revalorización técnica en hoja de cálculo.</w:t>
            </w:r>
          </w:p>
          <w:p w14:paraId="38931BF1" w14:textId="55C6BBD0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Preparación guiada de una planilla de sueldos y de la retención del RC-IVA con los formularios del Servicio de Impuestos Nacionales.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3B109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Análisis de estados financieros publicados por empresas bolivianas inscritas en la Bolsa Boliviana de Valores, identificando la composición de sus rubros y sus políticas contables.</w:t>
            </w:r>
          </w:p>
          <w:p w14:paraId="68CB97DC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Revisión de contratos de arrendamiento financiero y de bonos emitidos por empresas bolivianas.</w:t>
            </w:r>
          </w:p>
          <w:p w14:paraId="658DBAD8" w14:textId="441FEDE2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sz w:val="21"/>
                <w:szCs w:val="21"/>
              </w:rPr>
              <w:t>Comparación de políticas de valuación de inventarios y de bienes de uso entre distintos sectores.</w:t>
            </w:r>
            <w:r w:rsidRPr="006D0AD1">
              <w:rPr>
                <w:color w:val="FF0000"/>
                <w:sz w:val="21"/>
              </w:rPr>
              <w:t xml:space="preserve"> </w:t>
            </w:r>
          </w:p>
        </w:tc>
      </w:tr>
      <w:tr w:rsidR="00E950A8" w14:paraId="288B78A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FEC6C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DD987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Aprendizaje basado en problemas con transacciones de empresas bolivianas.</w:t>
            </w:r>
          </w:p>
          <w:p w14:paraId="297EF845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Resolución guiada de ejercicios en orden de dificultad creciente por rubro.</w:t>
            </w:r>
          </w:p>
          <w:p w14:paraId="07073C0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Caso práctico integral que recorre la valuación y el registro de activo, pasivo y patrimonio.</w:t>
            </w:r>
          </w:p>
          <w:p w14:paraId="3B965433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Estudio de casos de valuación de inventarios, bienes de uso e inversiones, con identificación de sus riesgos y controles.</w:t>
            </w:r>
          </w:p>
          <w:p w14:paraId="1128EDD7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Trabajo colaborativo en equipos de arqueo, conciliación y valuación.</w:t>
            </w:r>
          </w:p>
          <w:p w14:paraId="6A390541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Clase invertida para los contenidos normativos y legales de cada rubro.</w:t>
            </w:r>
          </w:p>
        </w:tc>
      </w:tr>
      <w:tr w:rsidR="00E950A8" w14:paraId="788F39B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FDFE2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C8C5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Plataforma Moodle UMSA.</w:t>
            </w:r>
          </w:p>
          <w:p w14:paraId="5A8091A9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Hoja de cálculo y sistemas contables de uso académico.</w:t>
            </w:r>
          </w:p>
          <w:p w14:paraId="1160F91B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lastRenderedPageBreak/>
              <w:t>Guías de uso de las plataformas del Servicio de Impuestos Nacionales: facturación, Registro de Compras y Ventas y formularios del dependiente y del agente de retención.</w:t>
            </w:r>
          </w:p>
          <w:p w14:paraId="50414C30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Formularios de arqueo, conciliación bancaria, planillas de depreciación y cuadros de valuación.</w:t>
            </w:r>
          </w:p>
          <w:p w14:paraId="74149CEF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Compendio de Normas de Contabilidad y Auditoría del CAUB y Normas Internacionales de Información Financiera.</w:t>
            </w:r>
          </w:p>
          <w:p w14:paraId="55D57250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Guías de ejercicios y casos elaborados por la cátedra.</w:t>
            </w:r>
          </w:p>
        </w:tc>
      </w:tr>
      <w:tr w:rsidR="00E950A8" w14:paraId="51E6383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5BC02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A57E4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Evaluación diagnóstica: prueba inicial sobre la teoría de las cuentas, el registro en libros de diario y mayor y la elaboración de los estados financieros básicos de la asignatura CPA-101 Contabilidad Básica.</w:t>
            </w:r>
          </w:p>
          <w:p w14:paraId="317AA464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49014CA5" w14:textId="4C468042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E950A8" w14:paraId="3931043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8AEB8" w14:textId="77777777" w:rsidR="00E950A8" w:rsidRPr="006D0AD1" w:rsidRDefault="002339DA">
            <w:pPr>
              <w:spacing w:before="20" w:after="20"/>
              <w:jc w:val="center"/>
            </w:pPr>
            <w:r w:rsidRPr="006D0AD1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768D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Nota mínima de aprobación: 51/100.</w:t>
            </w:r>
          </w:p>
          <w:p w14:paraId="7B87D16A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2479D9AD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71A09996" w14:textId="77777777" w:rsidR="00E950A8" w:rsidRPr="006D0AD1" w:rsidRDefault="002339DA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6D0AD1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E950A8" w14:paraId="1E6AA5F8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C254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EC01A" w14:textId="4730D898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C759EB">
              <w:rPr>
                <w:sz w:val="21"/>
                <w:szCs w:val="21"/>
              </w:rPr>
              <w:t>Planilla de arqueo de caja chica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C7ED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53F8B8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E6D8" w14:textId="77777777" w:rsidR="00E950A8" w:rsidRPr="00C759EB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DDED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98C3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595E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4193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626CE8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1B54A" w14:textId="77777777" w:rsidR="00E950A8" w:rsidRPr="00C759EB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48E4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Recuento del efectivo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3350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billetes, monedas o comprobantes.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705D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Cuenta y clasifica el efectivo y los comprobantes del fondo.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80C4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la validez de cada comprobante antes de cerrar el arqueo.</w:t>
            </w:r>
          </w:p>
        </w:tc>
      </w:tr>
      <w:tr w:rsidR="00E950A8" w14:paraId="40D7DC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BAAE" w14:textId="77777777" w:rsidR="00E950A8" w:rsidRPr="00C759EB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69F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Determinación de diferencias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12BB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determina el faltante o el sobrante.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7ABC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las diferencias y la responsabilidad del custodio.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6D5E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causa probable de cada diferencia.</w:t>
            </w:r>
          </w:p>
        </w:tc>
      </w:tr>
      <w:tr w:rsidR="00E950A8" w14:paraId="0E260B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AF55" w14:textId="77777777" w:rsidR="00E950A8" w:rsidRPr="00C759EB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151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Asiento de reposición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CCD1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reposición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4666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correctamente la reposición del fondo.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A47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Sugiere ajustar el monto del fondo según su rotación.</w:t>
            </w:r>
          </w:p>
        </w:tc>
      </w:tr>
      <w:tr w:rsidR="00E950A8" w14:paraId="669366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D513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830BD" w14:textId="6CC89A9A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C759EB">
              <w:rPr>
                <w:sz w:val="21"/>
                <w:szCs w:val="21"/>
              </w:rPr>
              <w:t>Libro de registro de caja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29FA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44E4E2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4CC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3729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0E8B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BD19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3D73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75C409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8E47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04B2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Ingresos y egresos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F959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operaciones del periodo.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AC92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todos los ingresos y egresos con su respaldo.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49EF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Ordena el registro por fecha y tipo de documento.</w:t>
            </w:r>
          </w:p>
        </w:tc>
      </w:tr>
      <w:tr w:rsidR="00E950A8" w14:paraId="2E2840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54E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9527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Asientos de incorporación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E03B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las cuentas del asiento.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049F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correctamente los asientos de incorporación.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21FB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Comprueba el saldo de caja con el arqueo.</w:t>
            </w:r>
          </w:p>
        </w:tc>
      </w:tr>
      <w:tr w:rsidR="00E950A8" w14:paraId="1EA499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EC52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835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Control interno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DEC8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identifica controles del efectivo.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7EE1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Describe la custodia y la segregación de funciones.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64D6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Sugiere controles adicionales para el manejo de caja.</w:t>
            </w:r>
          </w:p>
        </w:tc>
      </w:tr>
      <w:tr w:rsidR="00E950A8" w14:paraId="7E4B0D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78FC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52F5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C759EB">
              <w:rPr>
                <w:sz w:val="21"/>
                <w:szCs w:val="21"/>
              </w:rPr>
              <w:t>Conciliación bancaria mensual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5131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496401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3E1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B94B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4CA1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A4C4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DB4F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275E6B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BE6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0C01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Partidas conciliatorias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65E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cheques en tránsito o notas del banco.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F710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 las partidas de la empresa y del banco.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295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origen de cada partida conciliatoria.</w:t>
            </w:r>
          </w:p>
        </w:tc>
      </w:tr>
      <w:tr w:rsidR="00E950A8" w14:paraId="05A5E14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D03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EDE4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Asientos de regularización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0FD5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ajustes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2CB8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los ajustes que corresponden a la empresa.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65E8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que el saldo ajustado coincida en ambos registros.</w:t>
            </w:r>
          </w:p>
        </w:tc>
      </w:tr>
      <w:tr w:rsidR="00E950A8" w14:paraId="7B3E7F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028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B517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1C4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los saldos a mano.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6CDB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para obtener los saldos conciliados.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FE76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Deja una plantilla reutilizable para otros meses.</w:t>
            </w:r>
          </w:p>
        </w:tc>
      </w:tr>
      <w:tr w:rsidR="00E950A8" w14:paraId="15D734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FE4F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0E95B" w14:textId="2174048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="00C759EB">
              <w:rPr>
                <w:sz w:val="21"/>
                <w:szCs w:val="21"/>
              </w:rPr>
              <w:t>Exposición</w:t>
            </w:r>
            <w:r w:rsidRPr="00C759EB">
              <w:rPr>
                <w:sz w:val="21"/>
                <w:szCs w:val="21"/>
              </w:rPr>
              <w:t xml:space="preserve"> de</w:t>
            </w:r>
            <w:r w:rsidR="00C759EB">
              <w:rPr>
                <w:sz w:val="21"/>
                <w:szCs w:val="21"/>
              </w:rPr>
              <w:t>l</w:t>
            </w:r>
            <w:r w:rsidRPr="00C759EB">
              <w:rPr>
                <w:sz w:val="21"/>
                <w:szCs w:val="21"/>
              </w:rPr>
              <w:t xml:space="preserve"> efectivo y equivalentes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4F49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454854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B89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B0A6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B8B4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C006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8844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E6AD1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BD8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F19A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Composición del rubro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89A5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Incluye partidas que no son efectivo.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6486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Detalla caja, bancos y equivalentes de efectivo.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3C1B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la inclusión de cada equivalente de efectivo.</w:t>
            </w:r>
          </w:p>
        </w:tc>
      </w:tr>
      <w:tr w:rsidR="00E950A8" w14:paraId="6F7FEB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0DE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2F6CF" w14:textId="40E0B74D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Moneda extranjera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3320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reconoce la diferencia de cambio.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3045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diferencia de cambio de los saldos en divisas.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863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criterio boliviano con el de las NIIF.</w:t>
            </w:r>
          </w:p>
        </w:tc>
      </w:tr>
      <w:tr w:rsidR="00E950A8" w14:paraId="0BCCF3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80C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30A8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7662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7F90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Expone la nota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A821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950A8" w14:paraId="5E6F6DC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7ACC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9A675" w14:textId="144E2FC7" w:rsidR="00E950A8" w:rsidRPr="00C759EB" w:rsidRDefault="002339DA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</w:p>
          <w:p w14:paraId="5D92C1FE" w14:textId="745A36D9" w:rsidR="00C759EB" w:rsidRPr="00C759EB" w:rsidRDefault="00C759EB">
            <w:pPr>
              <w:spacing w:before="20" w:after="20"/>
              <w:jc w:val="center"/>
            </w:pPr>
            <w:r w:rsidRPr="00C759EB">
              <w:rPr>
                <w:sz w:val="21"/>
                <w:szCs w:val="21"/>
              </w:rPr>
              <w:t>Registro auxiliar de cuentas por cobrar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91DF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233F75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B44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950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05FF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F6D4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82F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759EB" w14:paraId="2413EA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A5A5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79CFC" w14:textId="17970D99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Otorgación del crédito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E348E" w14:textId="00775ED7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 sin su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31098" w14:textId="45F3CD1D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 al crédito con su factura.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04500" w14:textId="59077084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el crédito con el Registro de Compras y Ventas.</w:t>
            </w:r>
          </w:p>
        </w:tc>
      </w:tr>
      <w:tr w:rsidR="00C759EB" w14:paraId="628BE5D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2CF1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7F1AA" w14:textId="42BD670E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Moneda extranjera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EF7FA" w14:textId="3D6A91D6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No reconoce la diferencia de cambio.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BF6E7" w14:textId="3B7F4D3F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diferencia de cambio al cobro.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BE7E5" w14:textId="6868B876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cambiario en el resultado.</w:t>
            </w:r>
          </w:p>
        </w:tc>
      </w:tr>
      <w:tr w:rsidR="00C759EB" w14:paraId="4A710B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B5BC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1C976" w14:textId="149316F9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Saldo por cliente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A7760" w14:textId="140622CA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El auxiliar no concilia con el mayor.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290F7" w14:textId="79538A47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El auxiliar concilia con la cuenta de control.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02D92" w14:textId="5BEA4892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Señala los clientes con saldos vencidos.</w:t>
            </w:r>
          </w:p>
        </w:tc>
      </w:tr>
      <w:tr w:rsidR="00E950A8" w14:paraId="17C95D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1E81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E2F75" w14:textId="05620461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="00C759EB" w:rsidRPr="00C759EB">
              <w:rPr>
                <w:sz w:val="21"/>
                <w:szCs w:val="21"/>
              </w:rPr>
              <w:t>Cuadro de previsión para incobrables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F40E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2E9E1F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1B8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3F86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C9D3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944F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791B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759EB" w14:paraId="38D042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562A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22DBF" w14:textId="72CFA0FE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Antigüedad de 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1E3D7" w14:textId="5F530883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los saldos por tramo.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E655A" w14:textId="6A55AA4E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la cartera por tramos de vencimiento.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31B05" w14:textId="2C5A6833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Detecta clientes con riesgo alto de impago.</w:t>
            </w:r>
          </w:p>
        </w:tc>
      </w:tr>
      <w:tr w:rsidR="00C759EB" w14:paraId="008EB2B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2804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BDDFF" w14:textId="219D8885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Cálculo de la previsión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507B" w14:textId="78933BF3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porcentajes sin sustento.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C7E82" w14:textId="32C3AEC8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previsión con cada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3CC8" w14:textId="757E9526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el método más adecuado para la cartera.</w:t>
            </w:r>
          </w:p>
        </w:tc>
      </w:tr>
      <w:tr w:rsidR="00C759EB" w14:paraId="3AB3DE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5CF6" w14:textId="77777777" w:rsidR="00C759EB" w:rsidRDefault="00C759EB" w:rsidP="00C759E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A4FF1" w14:textId="148E3D96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99842" w14:textId="59CE54B8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asiento de previsión.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2EF4B" w14:textId="0079E65B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previsión y la recuperación de incobrables.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30FD9" w14:textId="5547C9F3" w:rsidR="00C759EB" w:rsidRPr="00C759EB" w:rsidRDefault="00C759EB" w:rsidP="00C759EB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saldo de la previsión con el cuadro.</w:t>
            </w:r>
          </w:p>
        </w:tc>
      </w:tr>
      <w:tr w:rsidR="00E950A8" w14:paraId="060F63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EEEA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34E1E" w14:textId="3FFF09A2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C759EB">
              <w:rPr>
                <w:sz w:val="21"/>
                <w:szCs w:val="21"/>
              </w:rPr>
              <w:t>C</w:t>
            </w:r>
            <w:r w:rsidR="00C759EB" w:rsidRPr="00C759EB">
              <w:rPr>
                <w:sz w:val="21"/>
                <w:szCs w:val="21"/>
              </w:rPr>
              <w:t>uadro de registro</w:t>
            </w:r>
            <w:r w:rsidRPr="00C759EB">
              <w:rPr>
                <w:sz w:val="21"/>
                <w:szCs w:val="21"/>
              </w:rPr>
              <w:t xml:space="preserve"> de letras de cambio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896D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690D3B4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552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B5C9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CA34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126D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B378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68ED6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31A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3638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Renovaciones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D4BC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la renovación total con la parcial.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7A5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cada modalidad de renovación con su interés.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32BA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costo de cada modalidad para el deudor.</w:t>
            </w:r>
          </w:p>
        </w:tc>
      </w:tr>
      <w:tr w:rsidR="00E950A8" w14:paraId="6B0746C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5A6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DCD8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Protesto y descuento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3738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los gastos del protesto o del descuento.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43C6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protesto y el descuento de la letra.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DAF3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contingencia de la letra descontada.</w:t>
            </w:r>
          </w:p>
        </w:tc>
      </w:tr>
      <w:tr w:rsidR="00E950A8" w14:paraId="1EE21FE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989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281C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A42E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48E6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8B98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sus registros ante el curso.</w:t>
            </w:r>
          </w:p>
        </w:tc>
      </w:tr>
      <w:tr w:rsidR="00E950A8" w14:paraId="4381BF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7D45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A66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C759EB">
              <w:rPr>
                <w:sz w:val="21"/>
                <w:szCs w:val="21"/>
              </w:rPr>
              <w:t>Informe de gestión de cobranza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E355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550FA4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9AEF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9157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A304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115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2DB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4649D4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5BB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FCF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Políticas de cobranza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6F4E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describe las políticas de cobro.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F672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Describe el proceso y las políticas de cobranza.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5974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Sugiere mejoras al proceso de cobranza.</w:t>
            </w:r>
          </w:p>
        </w:tc>
      </w:tr>
      <w:tr w:rsidR="00E950A8" w14:paraId="07152F1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BAE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C117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Venta de cartera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615B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 de cartera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CA68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 al valor en libros y al de recuperación.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DBC7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resultado de ambas alternativas.</w:t>
            </w:r>
          </w:p>
        </w:tc>
      </w:tr>
      <w:tr w:rsidR="00E950A8" w14:paraId="6358E8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CBF8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D6C8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Redacción del informe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9248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informe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0C5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informe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5090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informe sustenta sus conclusiones con cifras.</w:t>
            </w:r>
          </w:p>
        </w:tc>
      </w:tr>
      <w:tr w:rsidR="00E950A8" w14:paraId="3756D3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1AB4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C5F6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C759EB">
              <w:rPr>
                <w:sz w:val="21"/>
                <w:szCs w:val="21"/>
              </w:rPr>
              <w:t>Kárdex valorado de inventarios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3ECF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E950A8" w14:paraId="54145D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048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92CA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296F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6B0E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DCE6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7B51F6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EC6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B082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Entradas y salidas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5A19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movimientos de la mercadería.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5896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todas las entradas, salidas y devoluciones.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61DC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Concilia el saldo físico con el saldo valorado.</w:t>
            </w:r>
          </w:p>
        </w:tc>
      </w:tr>
      <w:tr w:rsidR="00E950A8" w14:paraId="35E97F8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7C7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F71C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Método de valuación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D31B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Valora las salidas con un costo errado.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82EF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correctamente cada método de valuación.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D8CA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por qué la NIC 2 no admite el UEPS.</w:t>
            </w:r>
          </w:p>
        </w:tc>
      </w:tr>
      <w:tr w:rsidR="00E950A8" w14:paraId="0461F3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22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ED5F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751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2B47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en el cálculo de saldos.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2339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kárdex es reutilizable para otros productos.</w:t>
            </w:r>
          </w:p>
        </w:tc>
      </w:tr>
      <w:tr w:rsidR="00E950A8" w14:paraId="55C2421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548E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3A2F3" w14:textId="3C916E9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C759EB">
              <w:rPr>
                <w:sz w:val="21"/>
                <w:szCs w:val="21"/>
              </w:rPr>
              <w:t>Cuadro comparativo de métodos de valuación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F3C8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E950A8" w14:paraId="140526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480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748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F870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FAC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417E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050E8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571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88C3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Costo de ventas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897D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erróneamente el costo de ventas.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5D5D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el costo de ventas con cada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A796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diferencia entre métodos en periodos de alza de precios.</w:t>
            </w:r>
          </w:p>
        </w:tc>
      </w:tr>
      <w:tr w:rsidR="00E950A8" w14:paraId="212E9C8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550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C6B9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Valor neto de realización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B0C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aplica la regla del menor valor.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0232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Mide el inventario al menor entre costo y valor neto de realización.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16CF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reversión de la rebaja cuando corresponde.</w:t>
            </w:r>
          </w:p>
        </w:tc>
      </w:tr>
      <w:tr w:rsidR="00E950A8" w14:paraId="68A715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65A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0736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Conclusiones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76DE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presenta conclusiones.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F7DE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Presenta conclusiones coherentes con las cifras.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DB1B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Recomienda un método según la actividad de la empresa.</w:t>
            </w:r>
          </w:p>
        </w:tc>
      </w:tr>
      <w:tr w:rsidR="00E950A8" w14:paraId="3A835F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7BD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B700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C759EB">
              <w:rPr>
                <w:sz w:val="21"/>
                <w:szCs w:val="21"/>
              </w:rPr>
              <w:t>Acta de toma física de inventarios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6875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E950A8" w14:paraId="08BA1A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3A3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B479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7156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CA8D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6488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328228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DDD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1AB7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Toma física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B22C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conteo no cubre todo el almacén.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241D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conteo de todos los artículos.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510F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Planifica el conteo con corte de documentos.</w:t>
            </w:r>
          </w:p>
        </w:tc>
      </w:tr>
      <w:tr w:rsidR="00E950A8" w14:paraId="2ABFAB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7BB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7E97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Diferencias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34E1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determina sobrantes ni faltantes.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8CC5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las diferencias con el kárdex.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3C74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Analiza las causas de cada diferencia.</w:t>
            </w:r>
          </w:p>
        </w:tc>
      </w:tr>
      <w:tr w:rsidR="00E950A8" w14:paraId="78321D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0D6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550C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de bajas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7C20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las bajas sin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B25C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las bajas con su documentación.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5866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las mermas normales de las anormales.</w:t>
            </w:r>
          </w:p>
        </w:tc>
      </w:tr>
      <w:tr w:rsidR="00E950A8" w14:paraId="22E871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BA6A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B5671" w14:textId="324C738B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C759EB">
              <w:rPr>
                <w:sz w:val="21"/>
                <w:szCs w:val="21"/>
              </w:rPr>
              <w:t>Liquidación de comisión y consignación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FF00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64A414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213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FF03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F134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40F9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8056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7502D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B17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750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Liquidación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37F7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liquidación omite gastos o comisiones.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E5C8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Prepara la liquidación completa de cada operación.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DF3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la liquidación con el contrato.</w:t>
            </w:r>
          </w:p>
        </w:tc>
      </w:tr>
      <w:tr w:rsidR="00E950A8" w14:paraId="0F516C7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1C6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1931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Registros de ambas partes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4432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solo una de las partes.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1F82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operación en ambas partes.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AC69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naturaleza de cada cuenta usada.</w:t>
            </w:r>
          </w:p>
        </w:tc>
      </w:tr>
      <w:tr w:rsidR="00E950A8" w14:paraId="165E69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FFD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D92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Principal o agente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D013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identifica quién controla la mercadería.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767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al principal del agente según la NIIF 15.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1AB1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el momento del reconocimiento del ingreso.</w:t>
            </w:r>
          </w:p>
        </w:tc>
      </w:tr>
      <w:tr w:rsidR="00E950A8" w14:paraId="7B1F94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782A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AAE4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C759EB">
              <w:rPr>
                <w:sz w:val="21"/>
                <w:szCs w:val="21"/>
              </w:rPr>
              <w:t>Cuadro de devengamiento de pagos anticipados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C135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0F01BBE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6CF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72C3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7616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104E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491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8EDEA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E19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43E2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Devengamiento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267F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mal la porción consumida.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49B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porción devengada de cada partida.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51ED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el devengamiento con el periodo del contrato.</w:t>
            </w:r>
          </w:p>
        </w:tc>
      </w:tr>
      <w:tr w:rsidR="00E950A8" w14:paraId="2C95A2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EE5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4964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Asientos irreversibles y reversibles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6532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ambos tipos de asiento.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0B07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correctamente ambos tipos de asiento.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ED9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cuándo conviene cada tipo de asiento.</w:t>
            </w:r>
          </w:p>
        </w:tc>
      </w:tr>
      <w:tr w:rsidR="00E950A8" w14:paraId="7BBD4E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8AF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24B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Respaldo documental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2EF7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pagos sin factura.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9C5E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Respalda cada pago con su factura.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9292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su registro en el Registro de Compras y Ventas.</w:t>
            </w:r>
          </w:p>
        </w:tc>
      </w:tr>
      <w:tr w:rsidR="00E950A8" w14:paraId="4D13B2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5D9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BDA2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C759EB">
              <w:rPr>
                <w:sz w:val="21"/>
                <w:szCs w:val="21"/>
              </w:rPr>
              <w:t>Cédula de cargos diferidos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CD1A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77014F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B54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F5DD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F8ED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6CAF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DDF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73139A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E98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FC45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B98E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las partidas.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53C8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los cargos diferidos de los pagos anticipados.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7E0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criterio de diferimiento de cada partida.</w:t>
            </w:r>
          </w:p>
        </w:tc>
      </w:tr>
      <w:tr w:rsidR="00E950A8" w14:paraId="4251171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628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1F4B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Amortización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5ED3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Amortiza en un plazo errado.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B386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Amortiza cada cargo en el plazo que corresponde.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032F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saldo final con la cédula.</w:t>
            </w:r>
          </w:p>
        </w:tc>
      </w:tr>
      <w:tr w:rsidR="00E950A8" w14:paraId="506775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690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4C4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CD04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F0C2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1543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sus decisiones ante el curso.</w:t>
            </w:r>
          </w:p>
        </w:tc>
      </w:tr>
      <w:tr w:rsidR="00E950A8" w14:paraId="1AA03CE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359A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61AC7" w14:textId="39F9696C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C759EB">
              <w:rPr>
                <w:sz w:val="21"/>
                <w:szCs w:val="21"/>
              </w:rPr>
              <w:t>Tabla de amortización del diferencial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E293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06451C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876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2C04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7191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980A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B06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377D4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41E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F71A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Tasa de interés efectiva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761B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la tasa nominal en el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973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la tasa de interés efectiva en cada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529F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Comprueba que el saldo final iguale el valor nominal.</w:t>
            </w:r>
          </w:p>
        </w:tc>
      </w:tr>
      <w:tr w:rsidR="00E950A8" w14:paraId="43280E0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AD4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69EF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del interés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C39B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interés entre fechas.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F548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interés cobrado y la amortización del diferencial.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BD07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de la prima o el descuento en el rendimiento.</w:t>
            </w:r>
          </w:p>
        </w:tc>
      </w:tr>
      <w:tr w:rsidR="00E950A8" w14:paraId="0CE423D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55B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77E9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Venta de bonos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FE9C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mal el resultado de la venta.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545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 y su resultado.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8F17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resultado con el valor razonable.</w:t>
            </w:r>
          </w:p>
        </w:tc>
      </w:tr>
      <w:tr w:rsidR="00E950A8" w14:paraId="5924DB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D9FC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7665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C759EB">
              <w:rPr>
                <w:sz w:val="21"/>
                <w:szCs w:val="21"/>
              </w:rPr>
              <w:t>Informe de la cartera de inversiones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D467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5C8CC7A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3EC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D7E0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7CB0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3824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A08B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26CCDA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C2A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BC70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FFD6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las inversiones.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98E1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las inversiones por plazo y por modelo de negocio.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E011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la clasificación con la medición de la NIIF 9.</w:t>
            </w:r>
          </w:p>
        </w:tc>
      </w:tr>
      <w:tr w:rsidR="00E950A8" w14:paraId="4FC194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DF7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64EF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Dividendos y rendimiento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5F6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mal los dividendos.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8CE0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los dividendos en efectivo y en acciones.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5CE8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rentabilidad de la cartera.</w:t>
            </w:r>
          </w:p>
        </w:tc>
      </w:tr>
      <w:tr w:rsidR="00E950A8" w14:paraId="3958B7F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A4DD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8AF4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A35C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CEE9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Describe el riesgo de crédito, de mercado y de liquidez.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A5A5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Sugiere una diversificación razonable de la cartera.</w:t>
            </w:r>
          </w:p>
        </w:tc>
      </w:tr>
      <w:tr w:rsidR="00E950A8" w14:paraId="1CAB03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2C78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BCF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C759EB">
              <w:rPr>
                <w:sz w:val="21"/>
                <w:szCs w:val="21"/>
              </w:rPr>
              <w:t>Cuadro comparativo de depreciación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BA44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48FB14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836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E479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D035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4C1E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0348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1EB5F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721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4A3B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Base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86DC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valor residual o la vida útil.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8592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Define el costo, la vida útil y el valor residual.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0787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las estimaciones según la NIC 16.</w:t>
            </w:r>
          </w:p>
        </w:tc>
      </w:tr>
      <w:tr w:rsidR="00E950A8" w14:paraId="0C8CC93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CB6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60CF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Aplicación de métodos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CCC8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con errores algún método.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4A1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depreciación con cada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DAE1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qué método refleja mejor el uso del bien.</w:t>
            </w:r>
          </w:p>
        </w:tc>
      </w:tr>
      <w:tr w:rsidR="00E950A8" w14:paraId="5425F1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8F3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3D07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1D6C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A415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y gráficos de comparación.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8F89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modelo permite cambiar supuestos sin rehacerlo.</w:t>
            </w:r>
          </w:p>
        </w:tc>
      </w:tr>
      <w:tr w:rsidR="00E950A8" w14:paraId="0C33EF7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BB9D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A468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C759EB">
              <w:rPr>
                <w:sz w:val="21"/>
                <w:szCs w:val="21"/>
              </w:rPr>
              <w:t>Tarjeta de control de bienes de uso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FC63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39948BB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818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FE55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E0C4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9D92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AE4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4E21F08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2A8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A1DB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Compra y mejoras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3D68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Lleva a gasto desembolsos activables.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A682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mejoras de reparaciones.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9F82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cada capitalización con la NIC 16.</w:t>
            </w:r>
          </w:p>
        </w:tc>
      </w:tr>
      <w:tr w:rsidR="00E950A8" w14:paraId="345B74B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FE0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1E1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Retiro y donación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D2FC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mal el resultado del retiro.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DC43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venta, la baja y la donación.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C9E2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la depreciación acumulada a la fecha de baja.</w:t>
            </w:r>
          </w:p>
        </w:tc>
      </w:tr>
      <w:tr w:rsidR="00E950A8" w14:paraId="0BBD6FE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503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390B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Control físico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299D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tarjeta no identifica el bien.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38D4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tarjeta identifica el bien, su ubicación y su custodio.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29B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Sugiere controles de salvaguarda del bien.</w:t>
            </w:r>
          </w:p>
        </w:tc>
      </w:tr>
      <w:tr w:rsidR="00E950A8" w14:paraId="465471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E420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9437" w14:textId="304E2A7A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C759EB">
              <w:rPr>
                <w:sz w:val="21"/>
                <w:szCs w:val="21"/>
              </w:rPr>
              <w:t>Informe de revalorización técnica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FCDB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309006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6B5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3B09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A19C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B8C0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02B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5FF482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516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3B1B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Inventario físico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6355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concilia el inventario con los registros.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82AD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Concilia el inventario físico con los registros.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109D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Reclasifica y codifica los bienes con criterio.</w:t>
            </w:r>
          </w:p>
        </w:tc>
      </w:tr>
      <w:tr w:rsidR="00E950A8" w14:paraId="6E1ACF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6E6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9BA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Estados de revalorización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9D93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Los estados son incompletos.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DF4E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Prepara el estado por cuentas y el estado resumen.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851E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la independencia del perito.</w:t>
            </w:r>
          </w:p>
        </w:tc>
      </w:tr>
      <w:tr w:rsidR="00E950A8" w14:paraId="223F5F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1C9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2BE0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0EA3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revalorización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5E10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superávit por revalorización.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680F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registro con el modelo de revaluación de la NIC 16.</w:t>
            </w:r>
          </w:p>
        </w:tc>
      </w:tr>
      <w:tr w:rsidR="00E950A8" w14:paraId="58E4AB9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18F26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ADA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C759EB">
              <w:rPr>
                <w:sz w:val="21"/>
                <w:szCs w:val="21"/>
              </w:rPr>
              <w:t>Cédula de prueba de deterioro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C109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184C6BB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8D2E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F76C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BA29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9DBA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BF96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ABDE2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D304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1399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Indicios de deterioro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AC84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reconoce los indicios.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2C3C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 los indicios internos y externos.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E988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relevancia de cada indicio.</w:t>
            </w:r>
          </w:p>
        </w:tc>
      </w:tr>
      <w:tr w:rsidR="00E950A8" w14:paraId="0F93A2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C3A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93C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Importe recuperable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5CBA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mal el importe recuperable.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3B2A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el valor en libros con el importe recuperable.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9350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los supuestos del valor de uso.</w:t>
            </w:r>
          </w:p>
        </w:tc>
      </w:tr>
      <w:tr w:rsidR="00E950A8" w14:paraId="3568EE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51B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708C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Pérdida por deterioro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8C8C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registra la pérdida.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C731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pérdida por deterioro.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8BEB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Ajusta la depreciación futura del bien.</w:t>
            </w:r>
          </w:p>
        </w:tc>
      </w:tr>
      <w:tr w:rsidR="00E950A8" w14:paraId="2C26AF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58DD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3CBB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 w:rsidRPr="00C759EB">
              <w:rPr>
                <w:sz w:val="21"/>
                <w:szCs w:val="21"/>
              </w:rPr>
              <w:t>Cuadro de clasificación de intangibles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ACC2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0CA386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A9A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5B7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5BE1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AB04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A776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6D98683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654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42EF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Duración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B07D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vida útil limitada e ilimitada.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950F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los intangibles por su duración.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2AD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de la duración en la amortización.</w:t>
            </w:r>
          </w:p>
        </w:tc>
      </w:tr>
      <w:tr w:rsidR="00E950A8" w14:paraId="5BB974F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137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DD3D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Reconocimiento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5516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Reconoce partidas que no cumplen la definición.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1866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la identificabilidad, el control y los beneficios futuros.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E2C6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cada reconocimiento con la NIC 38.</w:t>
            </w:r>
          </w:p>
        </w:tc>
      </w:tr>
      <w:tr w:rsidR="00E950A8" w14:paraId="7A890E9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AE2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BFA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B324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481A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Expone la clasificación con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E651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950A8" w14:paraId="159D03C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1AD4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F39E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C759EB">
              <w:rPr>
                <w:sz w:val="21"/>
                <w:szCs w:val="21"/>
              </w:rPr>
              <w:t>Cédula de desembolsos activables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DAC6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0249B9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CC5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A511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BD1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2243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3C5D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7DA4ED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C94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A968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Fase de investigación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D4D5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Activa desembolsos de investigación.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D31C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Lleva a gasto la fase de investigación.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BDFC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fundamento de este tratamiento.</w:t>
            </w:r>
          </w:p>
        </w:tc>
      </w:tr>
      <w:tr w:rsidR="00E950A8" w14:paraId="21E3AF0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70C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45F2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Fase de desarrollo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250D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verifica los requisitos de activación.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4895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Activa los desembolsos que cumplen los requisitos.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E01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Documenta el cumplimiento de cada requisito.</w:t>
            </w:r>
          </w:p>
        </w:tc>
      </w:tr>
      <w:tr w:rsidR="00E950A8" w14:paraId="16D10EA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4D2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55C7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9C4E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4CE0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0CE2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 análisis ante el curso.</w:t>
            </w:r>
          </w:p>
        </w:tc>
      </w:tr>
      <w:tr w:rsidR="00E950A8" w14:paraId="4E8D24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AD7E7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9B992" w14:textId="41C066C8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 w:rsidRPr="00C759EB">
              <w:rPr>
                <w:sz w:val="21"/>
                <w:szCs w:val="21"/>
              </w:rPr>
              <w:t>Libro diario de intangibles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0EB3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E950A8" w14:paraId="05FE68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5C5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1466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838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D101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FBBA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29417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17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881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Costo de adquisición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B2B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costos atribuibles.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F03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el costo inicial de cada intangible.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CB1F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los costos atribuibles de los gastos.</w:t>
            </w:r>
          </w:p>
        </w:tc>
      </w:tr>
      <w:tr w:rsidR="00E950A8" w14:paraId="1F8053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B56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1D2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EDD2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cuentas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6F59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compra y la amortización.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956B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naturaleza de cada cuenta.</w:t>
            </w:r>
          </w:p>
        </w:tc>
      </w:tr>
      <w:tr w:rsidR="00E950A8" w14:paraId="5279AF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240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876C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Intangibles de vida ilimitada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FC9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Amortiza un intangible de vida ilimitada.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205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amortiza y revisa su deterioro.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FC01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la revisión anual de su vida útil.</w:t>
            </w:r>
          </w:p>
        </w:tc>
      </w:tr>
      <w:tr w:rsidR="00E950A8" w14:paraId="43FA32B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4A96E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4948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24: </w:t>
            </w:r>
            <w:r w:rsidRPr="00C759EB">
              <w:rPr>
                <w:sz w:val="21"/>
                <w:szCs w:val="21"/>
              </w:rPr>
              <w:t>Tabla de amortización de intangibles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23E3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E950A8" w14:paraId="479784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F1F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B658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E39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5475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E978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53FCF8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1BD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DD5C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Vida útil y valor residual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F28D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una vida útil sin sustento.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F332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Aplica la vida útil y el valor residual definidos.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B021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la vida útil contable con la tributaria.</w:t>
            </w:r>
          </w:p>
        </w:tc>
      </w:tr>
      <w:tr w:rsidR="00E950A8" w14:paraId="3023FB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FC2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E889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B7D7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mal la cuota de amortización.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A4D2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amortización de cada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E86B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saldo final con el valor residual.</w:t>
            </w:r>
          </w:p>
        </w:tc>
      </w:tr>
      <w:tr w:rsidR="00E950A8" w14:paraId="6E96E3D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185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E808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48AB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B3F2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en la tabla.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210A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tabla admite cambios de supuestos.</w:t>
            </w:r>
          </w:p>
        </w:tc>
      </w:tr>
      <w:tr w:rsidR="00E950A8" w14:paraId="5908AA7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6A68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ED87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25: </w:t>
            </w:r>
            <w:r w:rsidRPr="00C759EB">
              <w:rPr>
                <w:sz w:val="21"/>
                <w:szCs w:val="21"/>
              </w:rPr>
              <w:t>Cuadro de obligaciones a corto plazo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25DE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2A8B25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E79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3DE8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C98A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89CE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71A5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2CC16CB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C17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DD03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8B91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las obligaciones.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1D0F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las obligaciones por naturaleza, moneda y garantía.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831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la clasificación con el pasivo corriente.</w:t>
            </w:r>
          </w:p>
        </w:tc>
      </w:tr>
      <w:tr w:rsidR="00E950A8" w14:paraId="61F933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798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9DE7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Apropiación y pago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99FA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obligaciones devengadas.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EAA9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apropiación y el pago de cada obligación.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4979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Concilia los saldos con sus documentos.</w:t>
            </w:r>
          </w:p>
        </w:tc>
      </w:tr>
      <w:tr w:rsidR="00E950A8" w14:paraId="52D2241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A04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76FC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Moneda extranjera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7F0A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reconoce la diferencia de cambio.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C62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diferencia de cambio de las deudas en divisas.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5E36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su efecto en el resultado.</w:t>
            </w:r>
          </w:p>
        </w:tc>
      </w:tr>
      <w:tr w:rsidR="00E950A8" w14:paraId="780D6A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4962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2310F" w14:textId="1B0CF03E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26: </w:t>
            </w:r>
            <w:r w:rsidRPr="00C759EB">
              <w:rPr>
                <w:sz w:val="21"/>
                <w:szCs w:val="21"/>
              </w:rPr>
              <w:t>Cédula de ingresos anticipados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0DAF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47C696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897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63C9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ECE2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DC6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2EE8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83B60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034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9B5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FD71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ambas partidas.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C0EB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los ingresos anticipados de los créditos diferidos.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19A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obligación de desempeño pendiente.</w:t>
            </w:r>
          </w:p>
        </w:tc>
      </w:tr>
      <w:tr w:rsidR="00E950A8" w14:paraId="03E841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D50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4A97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602F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Reconoce el ingreso antes de tiempo.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D65B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pasivo y su posterior reconocimiento.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349F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devengamiento al cierre.</w:t>
            </w:r>
          </w:p>
        </w:tc>
      </w:tr>
      <w:tr w:rsidR="00E950A8" w14:paraId="7DF8E03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FF2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894E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CAF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C442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013E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 cédula ante el curso.</w:t>
            </w:r>
          </w:p>
        </w:tc>
      </w:tr>
      <w:tr w:rsidR="00E950A8" w14:paraId="63832A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2AAD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4FBCC" w14:textId="5A692F7F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27: </w:t>
            </w:r>
            <w:r w:rsidRPr="00C759EB">
              <w:rPr>
                <w:sz w:val="21"/>
                <w:szCs w:val="21"/>
              </w:rPr>
              <w:t>Planilla de sueldos y tributaria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CAFD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7348D6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C3E7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B56B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9EC7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0759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C8AE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5B2B99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0AB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CE99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Haberes y descuentos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91B2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bonos o descuentos de ley.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4230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el total ganado, los descuentos y el líquido pagable.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FA3C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los cálculos con un control cruzado.</w:t>
            </w:r>
          </w:p>
        </w:tc>
      </w:tr>
      <w:tr w:rsidR="00E950A8" w14:paraId="5D074D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A70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34B1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Aportes patronales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4E79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aportes patronales.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0F6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los aportes del empleador.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BC45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destino de cada aporte.</w:t>
            </w:r>
          </w:p>
        </w:tc>
      </w:tr>
      <w:tr w:rsidR="00E950A8" w14:paraId="66EC15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5E9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0A9C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F287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planilla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034E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planilla y el pago del líquido.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A22F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Concilia la planilla con el mayor de sueldos.</w:t>
            </w:r>
          </w:p>
        </w:tc>
      </w:tr>
      <w:tr w:rsidR="00E950A8" w14:paraId="44546C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2905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A6675" w14:textId="68DFF0AF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28: </w:t>
            </w:r>
            <w:r w:rsidRPr="00C759EB">
              <w:rPr>
                <w:sz w:val="21"/>
                <w:szCs w:val="21"/>
              </w:rPr>
              <w:t>Cuadro de previsión de beneficios sociales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94E7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193AA5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C36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B91A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02BC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74D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E1AE5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D81BF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3F5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2402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Aguinaldo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3032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mal el aguinaldo.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C24B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la previsión mensual del aguinaldo.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85F0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cálculo con los días trabajados.</w:t>
            </w:r>
          </w:p>
        </w:tc>
      </w:tr>
      <w:tr w:rsidR="00E950A8" w14:paraId="7E0454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ABF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472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Indemnización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85E0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recálculo de la indemnización.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C36B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y recalcula la indemnización.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F43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la previsión con la NIC 19.</w:t>
            </w:r>
          </w:p>
        </w:tc>
      </w:tr>
      <w:tr w:rsidR="00E950A8" w14:paraId="6410D8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EBF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7963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B1DD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A03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Expone el cálculo con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6F85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950A8" w14:paraId="70B024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70BDE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F3B9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29: </w:t>
            </w:r>
            <w:r w:rsidRPr="00C759EB">
              <w:rPr>
                <w:sz w:val="21"/>
                <w:szCs w:val="21"/>
              </w:rPr>
              <w:t>Cuadro de amortización del préstamo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EA22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72D706E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D27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72F5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0D55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5E45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5C72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C62A7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9C6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AB70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Cuotas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C283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Calcula mal la cuota o el interés.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F80F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el capital, el interés y el saldo de cada cuota.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2C23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Comprueba que el saldo final sea cero.</w:t>
            </w:r>
          </w:p>
        </w:tc>
      </w:tr>
      <w:tr w:rsidR="00E950A8" w14:paraId="4737660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16F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85EC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contable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7F4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cuota sin separar el interés.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7031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pago de capital e interés.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D288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la porción corriente y no corriente.</w:t>
            </w:r>
          </w:p>
        </w:tc>
      </w:tr>
      <w:tr w:rsidR="00E950A8" w14:paraId="7316CE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22B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DF31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48C8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1087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financieras.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9D4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cuadro admite cambios de tasa y plazo.</w:t>
            </w:r>
          </w:p>
        </w:tc>
      </w:tr>
      <w:tr w:rsidR="00E950A8" w14:paraId="264618A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86489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5BB0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30: </w:t>
            </w:r>
            <w:r w:rsidRPr="00C759EB">
              <w:rPr>
                <w:sz w:val="21"/>
                <w:szCs w:val="21"/>
              </w:rPr>
              <w:t>Registro de bonos por pagar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3EA0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2893BD4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F5F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8BD6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7181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43E5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85F7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F62FE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7DE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8AFD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Emisión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5EB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mal la prima o el descuento.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0892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 xml:space="preserve">Registra la emisión a la par, sobre y bajo </w:t>
            </w:r>
            <w:proofErr w:type="gramStart"/>
            <w:r w:rsidRPr="00C759EB">
              <w:rPr>
                <w:sz w:val="21"/>
                <w:szCs w:val="21"/>
              </w:rPr>
              <w:t>la par</w:t>
            </w:r>
            <w:proofErr w:type="gramEnd"/>
            <w:r w:rsidRPr="00C759EB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9DF9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de la tasa de mercado en el precio.</w:t>
            </w:r>
          </w:p>
        </w:tc>
      </w:tr>
      <w:tr w:rsidR="00E950A8" w14:paraId="64D848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826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BF4D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Interés y diferencial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D089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interés entre fechas.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F67F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interés y la amortización del diferencial.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34F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saldo con la tabla de amortización.</w:t>
            </w:r>
          </w:p>
        </w:tc>
      </w:tr>
      <w:tr w:rsidR="00E950A8" w14:paraId="705689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F912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B40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Recompra y retiro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82E9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Determina mal el resultado de la recompra.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1195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la recompra y el retiro.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63CC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uso del fondo de amortización.</w:t>
            </w:r>
          </w:p>
        </w:tc>
      </w:tr>
      <w:tr w:rsidR="00E950A8" w14:paraId="3567731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04A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7DED2" w14:textId="722165A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31: </w:t>
            </w:r>
            <w:r w:rsidRPr="00C759EB">
              <w:rPr>
                <w:sz w:val="21"/>
                <w:szCs w:val="21"/>
              </w:rPr>
              <w:t>Cuadro comparativo de arrendamientos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C222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0137A8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C87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19E0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71EA6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F861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72A1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F4C3DC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493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7F7B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6C48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el contrato.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F415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el arrendamiento financiero del operativo.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AAAE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la clasificación con las cláusulas del contrato.</w:t>
            </w:r>
          </w:p>
        </w:tc>
      </w:tr>
      <w:tr w:rsidR="00E950A8" w14:paraId="3CE6AC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186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670C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 en ambas partes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20C1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solo una de las partes.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5A65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contrato en el arrendador y en el arrendatario.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C4BD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naturaleza de cada cuenta.</w:t>
            </w:r>
          </w:p>
        </w:tc>
      </w:tr>
      <w:tr w:rsidR="00E950A8" w14:paraId="73A889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9E4A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7875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054F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7AC2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4C8C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 análisis ante el curso.</w:t>
            </w:r>
          </w:p>
        </w:tc>
      </w:tr>
      <w:tr w:rsidR="00E950A8" w14:paraId="69EB8B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79880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23E6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32: </w:t>
            </w:r>
            <w:r w:rsidRPr="00C759EB">
              <w:rPr>
                <w:sz w:val="21"/>
                <w:szCs w:val="21"/>
              </w:rPr>
              <w:t>Tabla del pasivo por arrendamiento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05EA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E950A8" w14:paraId="6D1E4C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500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7F72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09DF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7CB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2BD8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097D91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A2C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339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Medición inicial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C62A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Descuenta los pagos con una tasa errada.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2620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Mide el pasivo al valor presente de los pagos.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7CF4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la tasa de descuento usada.</w:t>
            </w:r>
          </w:p>
        </w:tc>
      </w:tr>
      <w:tr w:rsidR="00E950A8" w14:paraId="26191B5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42B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B330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Medición posterior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16C4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el interés del pasivo.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2FC3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el interés y la depreciación del activo.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948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saldo del pasivo al cierre.</w:t>
            </w:r>
          </w:p>
        </w:tc>
      </w:tr>
      <w:tr w:rsidR="00E950A8" w14:paraId="4EC79F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D51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955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Comparación de modelos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9EBD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compara los modelos.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A858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Compara la NIIF 16 con el registro tradicional.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0883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en los indicadores de endeudamiento.</w:t>
            </w:r>
          </w:p>
        </w:tc>
      </w:tr>
      <w:tr w:rsidR="00E950A8" w14:paraId="406D01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ABC9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27B1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33: </w:t>
            </w:r>
            <w:r w:rsidRPr="00C759EB">
              <w:rPr>
                <w:sz w:val="21"/>
                <w:szCs w:val="21"/>
              </w:rPr>
              <w:t>Cuadro de composición del patrimonio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A34E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477E6C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551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FC85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596E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B324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93A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1A6EAF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B8A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3F07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Capital y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D644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capital con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D614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capital, reservas y resultados acumulados.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96D9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origen de cada componente.</w:t>
            </w:r>
          </w:p>
        </w:tc>
      </w:tr>
      <w:tr w:rsidR="00E950A8" w14:paraId="519215B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7878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0605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Reservas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C03A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mal las reservas.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4092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las reservas jurídicas, estatutarias y voluntarias.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0434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el cálculo de la reserva legal.</w:t>
            </w:r>
          </w:p>
        </w:tc>
      </w:tr>
      <w:tr w:rsidR="00E950A8" w14:paraId="040752C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0C2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38D0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Cuentas reguladoras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7331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las cuentas reguladoras.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0E85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Incluye las cuentas reguladoras de patrimonio.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EB87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su efecto en el patrimonio neto.</w:t>
            </w:r>
          </w:p>
        </w:tc>
      </w:tr>
      <w:tr w:rsidR="00E950A8" w14:paraId="7A869A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97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72C5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34: </w:t>
            </w:r>
            <w:r w:rsidRPr="00C759EB">
              <w:rPr>
                <w:sz w:val="21"/>
                <w:szCs w:val="21"/>
              </w:rPr>
              <w:t>Estado de cambios en el patrimonio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C416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30E2439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EE2F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66591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32FD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EFF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70B1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4CFF66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824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D746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Movimientos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827A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movimientos del periodo.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70CE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Presenta todos los movimientos del capital y las reservas.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62FA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Concilia los saldos finales con el balance.</w:t>
            </w:r>
          </w:p>
        </w:tc>
      </w:tr>
      <w:tr w:rsidR="00E950A8" w14:paraId="02F7BD2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2DA3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ED25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7D42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sigue la estructura de la NIC 1.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1DA3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Presenta el estado según la NIC 1.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E57B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Redacta las notas que lo acompañan.</w:t>
            </w:r>
          </w:p>
        </w:tc>
      </w:tr>
      <w:tr w:rsidR="00E950A8" w14:paraId="045E9D1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76E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2371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7775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usa fórmulas.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A419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Usa fórmulas y enlaces entre hojas.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2F06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estado se actualiza al cambiar los datos.</w:t>
            </w:r>
          </w:p>
        </w:tc>
      </w:tr>
      <w:tr w:rsidR="00E950A8" w14:paraId="1EDAA9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DD2ED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197D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35: </w:t>
            </w:r>
            <w:r w:rsidRPr="00C759EB">
              <w:rPr>
                <w:sz w:val="21"/>
                <w:szCs w:val="21"/>
              </w:rPr>
              <w:t>Registro de cuentas de orden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A6FA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7C82E3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A7B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B194D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7D4F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20D7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BC9A0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6E9796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1AA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3C0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DBDB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en orden partidas patrimoniales.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337B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 las partidas que van a cuentas de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6B4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cada partida con la NIC 37.</w:t>
            </w:r>
          </w:p>
        </w:tc>
      </w:tr>
      <w:tr w:rsidR="00E950A8" w14:paraId="461B54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78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A688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9B4E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Desbalancea las cuentas de orden.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DC6E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cuentas deudoras y acreedoras equilibradas.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5571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reversión al extinguirse la partida.</w:t>
            </w:r>
          </w:p>
        </w:tc>
      </w:tr>
      <w:tr w:rsidR="00E950A8" w14:paraId="47A0FD8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FE0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5E58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2379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C734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E49C6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equipo sustenta sus registros ante el curso.</w:t>
            </w:r>
          </w:p>
        </w:tc>
      </w:tr>
      <w:tr w:rsidR="00E950A8" w14:paraId="040E743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3022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53BE8" w14:textId="0645B015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36: </w:t>
            </w:r>
            <w:r w:rsidRPr="00C759EB">
              <w:rPr>
                <w:sz w:val="21"/>
                <w:szCs w:val="21"/>
              </w:rPr>
              <w:t>Informe del mantenimiento del capital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7E58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26AA74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56F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D4A2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24B2C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AE02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70EA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7157FE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F1C2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3915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Conceptos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CA09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ambos conceptos.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9616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el capital financiero del operativo.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9734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la relación con el Marco Conceptual.</w:t>
            </w:r>
          </w:p>
        </w:tc>
      </w:tr>
      <w:tr w:rsidR="00E950A8" w14:paraId="46E362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A5F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5A2C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Ejemplo numérico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3D43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El ejemplo tiene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1F7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Desarrolla un ejemplo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5E0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Analiza el efecto en la utilidad distribuible.</w:t>
            </w:r>
          </w:p>
        </w:tc>
      </w:tr>
      <w:tr w:rsidR="00E950A8" w14:paraId="0A068F2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C8CF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E7A4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B24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2A45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Expone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66C5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950A8" w14:paraId="2033AF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F18E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8A523" w14:textId="3A80C536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37: </w:t>
            </w:r>
            <w:r w:rsidRPr="00C759EB">
              <w:rPr>
                <w:sz w:val="21"/>
                <w:szCs w:val="21"/>
              </w:rPr>
              <w:t>Cuadro de clasificación de gastos e ingresos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3ED4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5037BA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F295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03EE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B1397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B6DA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BA6B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613772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9E4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7042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Clasificación por función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7176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Mezcla gastos de distinta función.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9659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Clasifica los gastos de operación, administración, venta y financieros.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C35C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Relaciona la clasificación con el estado de resultados.</w:t>
            </w:r>
          </w:p>
        </w:tc>
      </w:tr>
      <w:tr w:rsidR="00E950A8" w14:paraId="728652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1761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A61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Base de registro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3005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Confunde base efectivo y devengado.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0319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con base devengado.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511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Explica el efecto del corte de operaciones.</w:t>
            </w:r>
          </w:p>
        </w:tc>
      </w:tr>
      <w:tr w:rsidR="00E950A8" w14:paraId="2FED89A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FB7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A6E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7896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Registra sin factura.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EC37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Respalda cada partida con su documento.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E0CC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Señala gastos que no tienen respaldo válido.</w:t>
            </w:r>
          </w:p>
        </w:tc>
      </w:tr>
      <w:tr w:rsidR="00E950A8" w14:paraId="28AC35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D26B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3686" w14:textId="0542DFC3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38: </w:t>
            </w:r>
            <w:r w:rsidRPr="00C759EB">
              <w:rPr>
                <w:sz w:val="21"/>
                <w:szCs w:val="21"/>
              </w:rPr>
              <w:t>Hoja de reconocimiento de ingresos</w:t>
            </w:r>
            <w:r w:rsidRPr="00C759EB">
              <w:rPr>
                <w:color w:val="FF0000"/>
                <w:sz w:val="21"/>
              </w:rPr>
              <w:t xml:space="preserve">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8A2D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543784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359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AA88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F8E8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519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50BE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3DB03DD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B050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0EF5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Obligaciones de desempeño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B97D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identifica las obligaciones.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801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Identifica cada obligación de desempeño.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2D7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Justifica si cada bien o servicio es distinto.</w:t>
            </w:r>
          </w:p>
        </w:tc>
      </w:tr>
      <w:tr w:rsidR="00E950A8" w14:paraId="02EA70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959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7250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Asignación del precio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39A3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Asigna el precio sin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F02D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Asigna el precio por precios de venta independientes.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C14E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Verifica que la suma iguale el precio del contrato.</w:t>
            </w:r>
          </w:p>
        </w:tc>
      </w:tr>
      <w:tr w:rsidR="00E950A8" w14:paraId="103991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D4FD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6E7F8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Momento del reconocimiento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E01D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Reconoce el ingreso antes de tiempo.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877E9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Reconoce el ingreso al transferir el control.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CD5F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el reconocimiento en un momento y a lo largo del tiempo.</w:t>
            </w:r>
          </w:p>
        </w:tc>
      </w:tr>
      <w:tr w:rsidR="00E950A8" w14:paraId="0900D7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9550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EC4D6" w14:textId="14997B6D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39: </w:t>
            </w:r>
            <w:r w:rsidRPr="00C759EB">
              <w:rPr>
                <w:sz w:val="21"/>
                <w:szCs w:val="21"/>
              </w:rPr>
              <w:t>Plan de cuentas codificado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232B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E950A8" w14:paraId="353FB70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78D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8244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2253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DE9A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A8AE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0277E85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6694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3B72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F4BA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grupos de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6D55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Incluye cuentas de balance, de orden y de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3F62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Ajusta la estructura al giro de la empresa.</w:t>
            </w:r>
          </w:p>
        </w:tc>
      </w:tr>
      <w:tr w:rsidR="00E950A8" w14:paraId="0B0664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990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3C2C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4AC0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codificación es incoherente.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870E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Codifica por niveles de forma coherente.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0C22F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Deja espacio para cuentas futuras.</w:t>
            </w:r>
          </w:p>
        </w:tc>
      </w:tr>
      <w:tr w:rsidR="00E950A8" w14:paraId="3E4B78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7EDB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5444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Compatibilidad con la NIC 1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9B59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No permite preparar los estados.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7E1C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Permite preparar los estados financieros.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8887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Distingue partidas corrientes y no corrientes.</w:t>
            </w:r>
          </w:p>
        </w:tc>
      </w:tr>
      <w:tr w:rsidR="00E950A8" w14:paraId="3289A3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82C1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01E39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 xml:space="preserve">Producto 40: </w:t>
            </w:r>
            <w:r w:rsidRPr="00C759EB">
              <w:rPr>
                <w:sz w:val="21"/>
                <w:szCs w:val="21"/>
              </w:rPr>
              <w:t>Manual de cuentas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512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E950A8" w14:paraId="4B8EF0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D72C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FA22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8778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2C862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E1D83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E950A8" w14:paraId="58D8D7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C4AE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C24DE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Descripción de cuentas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F5ACC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Describe las cuentas de forma vaga.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B3194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Describe cada cuenta con su naturaleza.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9E31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Incluye ejemplos de uso de cada cuenta.</w:t>
            </w:r>
          </w:p>
        </w:tc>
      </w:tr>
      <w:tr w:rsidR="00E950A8" w14:paraId="192BD1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BE79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0F1C3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Movimiento y saldo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9C7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Omite los cargos o abonos.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A0D71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Indica los cargos, abonos y saldo de cada cuenta.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29930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Señala las cuentas reguladoras relacionadas.</w:t>
            </w:r>
          </w:p>
        </w:tc>
      </w:tr>
      <w:tr w:rsidR="00E950A8" w14:paraId="11E1F0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80F6" w14:textId="77777777" w:rsidR="00E950A8" w:rsidRDefault="00E950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833FB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F237D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13D45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Sustenta con orden y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81ECA" w14:textId="77777777" w:rsidR="00E950A8" w:rsidRPr="00C759EB" w:rsidRDefault="002339DA">
            <w:pPr>
              <w:spacing w:before="20" w:after="20"/>
            </w:pPr>
            <w:r w:rsidRPr="00C759EB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E950A8" w14:paraId="023372C5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71BCD" w14:textId="77777777" w:rsidR="00E950A8" w:rsidRDefault="00E950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2494B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2C52E" w14:textId="77777777" w:rsidR="00E950A8" w:rsidRPr="00C759EB" w:rsidRDefault="002339DA">
            <w:pPr>
              <w:spacing w:before="20" w:after="20"/>
              <w:jc w:val="center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E950A8" w14:paraId="2FE7BADF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92AFC" w14:textId="77777777" w:rsidR="00284771" w:rsidRDefault="00284771">
            <w:pPr>
              <w:spacing w:before="20" w:after="20"/>
              <w:rPr>
                <w:b/>
                <w:bCs/>
                <w:i/>
                <w:iCs/>
                <w:sz w:val="21"/>
                <w:szCs w:val="21"/>
              </w:rPr>
            </w:pPr>
          </w:p>
          <w:p w14:paraId="0AC6A91D" w14:textId="64393312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básica:</w:t>
            </w:r>
          </w:p>
          <w:p w14:paraId="02528433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Código de Comercio, Decreto 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14379, de 25 de febrero de 1977.</w:t>
            </w:r>
          </w:p>
          <w:p w14:paraId="32A647A6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Código Tributario Boliviano, 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2492, de 2 de agosto de 2003.</w:t>
            </w:r>
          </w:p>
          <w:p w14:paraId="30177F8E" w14:textId="0C81B8FE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C759EB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C759EB">
              <w:rPr>
                <w:sz w:val="21"/>
                <w:szCs w:val="21"/>
              </w:rPr>
              <w:t>. Santa Cruz – Bolivia.</w:t>
            </w:r>
            <w:r w:rsidRPr="00C759EB">
              <w:rPr>
                <w:sz w:val="21"/>
              </w:rPr>
              <w:t xml:space="preserve"> </w:t>
            </w:r>
          </w:p>
          <w:p w14:paraId="108542C8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Decreto Supremo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24051, Reglamento del Impuesto sobre las Utilidades de las Empresas, de 29 de junio de 1995.</w:t>
            </w:r>
          </w:p>
          <w:p w14:paraId="635F9E1D" w14:textId="67A29BD2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 w:rsidRPr="00C759EB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C759EB">
              <w:rPr>
                <w:sz w:val="21"/>
                <w:szCs w:val="21"/>
              </w:rPr>
              <w:t>. Londres.</w:t>
            </w:r>
            <w:r w:rsidRPr="00C759EB">
              <w:rPr>
                <w:sz w:val="21"/>
              </w:rPr>
              <w:t xml:space="preserve"> </w:t>
            </w:r>
          </w:p>
          <w:p w14:paraId="6641A5DC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065, de Pensiones, de 10 de diciembre de 2010.</w:t>
            </w:r>
          </w:p>
          <w:p w14:paraId="7F84D544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1322, de Derecho de Autor, de 13 de abril de 1992.</w:t>
            </w:r>
          </w:p>
          <w:p w14:paraId="25F68492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1606, de 22 de diciembre de 1994, que modifica la 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843.</w:t>
            </w:r>
          </w:p>
          <w:p w14:paraId="7D489A0B" w14:textId="6440C64A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1834, del Mercado de Valores.</w:t>
            </w:r>
            <w:r w:rsidRPr="00C759EB">
              <w:rPr>
                <w:sz w:val="21"/>
              </w:rPr>
              <w:t xml:space="preserve"> </w:t>
            </w:r>
          </w:p>
          <w:p w14:paraId="654AA35C" w14:textId="24040084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393, de Servicios Financieros, de 21 de agosto de 2013</w:t>
            </w:r>
          </w:p>
          <w:p w14:paraId="7B69FAED" w14:textId="4894968D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Mendoza, R. (2013). </w:t>
            </w:r>
            <w:r w:rsidRPr="00C759EB">
              <w:rPr>
                <w:i/>
                <w:iCs/>
                <w:sz w:val="21"/>
                <w:szCs w:val="21"/>
              </w:rPr>
              <w:t>Contabilidad Intermedia</w:t>
            </w:r>
            <w:r w:rsidRPr="00C759EB">
              <w:rPr>
                <w:sz w:val="21"/>
                <w:szCs w:val="21"/>
              </w:rPr>
              <w:t>.</w:t>
            </w:r>
            <w:r w:rsidRPr="00C759EB">
              <w:rPr>
                <w:sz w:val="21"/>
              </w:rPr>
              <w:t xml:space="preserve"> </w:t>
            </w:r>
          </w:p>
          <w:p w14:paraId="2BCC55A1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Resolución CTNAC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01/2012, de 7 de noviembre de 2012, sobre la vigencia de las Normas de Contabilidad Generalmente Aceptadas en Bolivia.</w:t>
            </w:r>
          </w:p>
          <w:p w14:paraId="58FDBAF5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Resolución CTNAC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03/2020, de 8 de diciembre de 2020, sobre la suspensión del ajuste por inflación.</w:t>
            </w:r>
          </w:p>
          <w:p w14:paraId="18FA2F0F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Resolución Normativa de Directorio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102100000011, Sistema de Facturación, del Servicio de Impuestos Nacionales.</w:t>
            </w:r>
          </w:p>
          <w:p w14:paraId="50EC150F" w14:textId="489F34F3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Terán Gandarillas, G. (2022). </w:t>
            </w:r>
            <w:r w:rsidRPr="00C759EB">
              <w:rPr>
                <w:i/>
                <w:iCs/>
                <w:sz w:val="21"/>
                <w:szCs w:val="21"/>
              </w:rPr>
              <w:t>Temas de Contabilidad Intermedia</w:t>
            </w:r>
            <w:r w:rsidRPr="00C759EB">
              <w:rPr>
                <w:sz w:val="21"/>
                <w:szCs w:val="21"/>
              </w:rPr>
              <w:t>. Cochabamba – Bolivia: Ediciones Educación y Cultura.</w:t>
            </w:r>
            <w:r w:rsidRPr="00C759EB">
              <w:rPr>
                <w:sz w:val="21"/>
              </w:rPr>
              <w:t xml:space="preserve"> </w:t>
            </w:r>
          </w:p>
          <w:p w14:paraId="0BF0CCA6" w14:textId="77777777" w:rsidR="00E950A8" w:rsidRPr="00C759EB" w:rsidRDefault="002339DA">
            <w:pPr>
              <w:spacing w:before="10" w:after="10"/>
              <w:ind w:left="360" w:hanging="360"/>
            </w:pPr>
            <w:r w:rsidRPr="00C759EB">
              <w:rPr>
                <w:sz w:val="21"/>
                <w:szCs w:val="21"/>
              </w:rPr>
              <w:t xml:space="preserve">Texto ordenado vigente de la Ley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843, aprobado por el Decreto Supremo </w:t>
            </w:r>
            <w:proofErr w:type="spellStart"/>
            <w:r w:rsidRPr="00C759EB">
              <w:rPr>
                <w:sz w:val="21"/>
                <w:szCs w:val="21"/>
              </w:rPr>
              <w:t>N°</w:t>
            </w:r>
            <w:proofErr w:type="spellEnd"/>
            <w:r w:rsidRPr="00C759EB">
              <w:rPr>
                <w:sz w:val="21"/>
                <w:szCs w:val="21"/>
              </w:rPr>
              <w:t xml:space="preserve"> 27947 de 20 de diciembre de 2004, y sus Decretos Supremos reglamentarios.</w:t>
            </w:r>
          </w:p>
        </w:tc>
      </w:tr>
      <w:tr w:rsidR="00E950A8" w14:paraId="47D7150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8CA30" w14:textId="77777777" w:rsidR="00E950A8" w:rsidRPr="00C759EB" w:rsidRDefault="002339DA">
            <w:pPr>
              <w:spacing w:before="20" w:after="20"/>
            </w:pPr>
            <w:r w:rsidRPr="00C759EB"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70FE4883" w14:textId="77777777" w:rsidR="00E950A8" w:rsidRPr="002C40CA" w:rsidRDefault="002339DA">
            <w:pPr>
              <w:spacing w:before="10" w:after="10"/>
              <w:ind w:left="360" w:hanging="360"/>
              <w:rPr>
                <w:lang w:val="en-US"/>
              </w:rPr>
            </w:pPr>
            <w:r w:rsidRPr="00C759EB">
              <w:rPr>
                <w:sz w:val="21"/>
                <w:szCs w:val="21"/>
              </w:rPr>
              <w:t xml:space="preserve">Horngren, C. (2012). </w:t>
            </w:r>
            <w:r w:rsidRPr="00C759EB">
              <w:rPr>
                <w:i/>
                <w:iCs/>
                <w:sz w:val="21"/>
                <w:szCs w:val="21"/>
              </w:rPr>
              <w:t>Contabilidad</w:t>
            </w:r>
            <w:r w:rsidRPr="00C759EB">
              <w:rPr>
                <w:sz w:val="21"/>
                <w:szCs w:val="21"/>
              </w:rPr>
              <w:t xml:space="preserve">. </w:t>
            </w:r>
            <w:r w:rsidRPr="002C40CA">
              <w:rPr>
                <w:sz w:val="21"/>
                <w:szCs w:val="21"/>
                <w:lang w:val="en-US"/>
              </w:rPr>
              <w:t>McGraw-Hill.</w:t>
            </w:r>
          </w:p>
          <w:p w14:paraId="2C39FE21" w14:textId="1BCB6047" w:rsidR="00E950A8" w:rsidRPr="00C759EB" w:rsidRDefault="002339DA" w:rsidP="00284771">
            <w:pPr>
              <w:spacing w:before="10" w:after="10"/>
              <w:ind w:left="360" w:hanging="360"/>
            </w:pPr>
            <w:r w:rsidRPr="002C40CA">
              <w:rPr>
                <w:sz w:val="21"/>
                <w:szCs w:val="21"/>
                <w:lang w:val="en-US"/>
              </w:rPr>
              <w:t xml:space="preserve">Warren, C., Reeve, J. y Duchac, J. (2016). </w:t>
            </w:r>
            <w:r w:rsidRPr="00C759EB">
              <w:rPr>
                <w:i/>
                <w:iCs/>
                <w:sz w:val="21"/>
                <w:szCs w:val="21"/>
              </w:rPr>
              <w:t>Contabilidad financiera</w:t>
            </w:r>
            <w:r w:rsidRPr="00C759EB">
              <w:rPr>
                <w:sz w:val="21"/>
                <w:szCs w:val="21"/>
              </w:rPr>
              <w:t xml:space="preserve">. Cengage </w:t>
            </w:r>
            <w:proofErr w:type="spellStart"/>
            <w:r w:rsidRPr="00C759EB">
              <w:rPr>
                <w:sz w:val="21"/>
                <w:szCs w:val="21"/>
              </w:rPr>
              <w:t>Learning</w:t>
            </w:r>
            <w:proofErr w:type="spellEnd"/>
            <w:r w:rsidRPr="00C759EB">
              <w:rPr>
                <w:sz w:val="21"/>
                <w:szCs w:val="21"/>
              </w:rPr>
              <w:t>.</w:t>
            </w:r>
          </w:p>
        </w:tc>
      </w:tr>
    </w:tbl>
    <w:p w14:paraId="214F5E21" w14:textId="77777777" w:rsidR="00B17799" w:rsidRDefault="00B17799"/>
    <w:sectPr w:rsidR="00B17799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B81A" w14:textId="77777777" w:rsidR="00B27E5F" w:rsidRDefault="00B27E5F">
      <w:r>
        <w:separator/>
      </w:r>
    </w:p>
  </w:endnote>
  <w:endnote w:type="continuationSeparator" w:id="0">
    <w:p w14:paraId="32829D4E" w14:textId="77777777" w:rsidR="00B27E5F" w:rsidRDefault="00B27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E9FD" w14:textId="77777777" w:rsidR="00E950A8" w:rsidRDefault="002339DA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624E43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8EF6" w14:textId="77777777" w:rsidR="00B27E5F" w:rsidRDefault="00B27E5F">
      <w:r>
        <w:separator/>
      </w:r>
    </w:p>
  </w:footnote>
  <w:footnote w:type="continuationSeparator" w:id="0">
    <w:p w14:paraId="1D56872A" w14:textId="77777777" w:rsidR="00B27E5F" w:rsidRDefault="00B27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82A16"/>
    <w:multiLevelType w:val="hybridMultilevel"/>
    <w:tmpl w:val="888CE700"/>
    <w:lvl w:ilvl="0" w:tplc="A30C8DA6">
      <w:start w:val="1"/>
      <w:numFmt w:val="decimal"/>
      <w:lvlText w:val="%1."/>
      <w:lvlJc w:val="left"/>
      <w:pPr>
        <w:ind w:left="400" w:hanging="380"/>
      </w:pPr>
    </w:lvl>
    <w:lvl w:ilvl="1" w:tplc="881C1DE4">
      <w:numFmt w:val="decimal"/>
      <w:lvlText w:val=""/>
      <w:lvlJc w:val="left"/>
    </w:lvl>
    <w:lvl w:ilvl="2" w:tplc="FAA2ACD2">
      <w:numFmt w:val="decimal"/>
      <w:lvlText w:val=""/>
      <w:lvlJc w:val="left"/>
    </w:lvl>
    <w:lvl w:ilvl="3" w:tplc="5FF49C2A">
      <w:numFmt w:val="decimal"/>
      <w:lvlText w:val=""/>
      <w:lvlJc w:val="left"/>
    </w:lvl>
    <w:lvl w:ilvl="4" w:tplc="93C2E406">
      <w:numFmt w:val="decimal"/>
      <w:lvlText w:val=""/>
      <w:lvlJc w:val="left"/>
    </w:lvl>
    <w:lvl w:ilvl="5" w:tplc="682497BA">
      <w:numFmt w:val="decimal"/>
      <w:lvlText w:val=""/>
      <w:lvlJc w:val="left"/>
    </w:lvl>
    <w:lvl w:ilvl="6" w:tplc="273692E8">
      <w:numFmt w:val="decimal"/>
      <w:lvlText w:val=""/>
      <w:lvlJc w:val="left"/>
    </w:lvl>
    <w:lvl w:ilvl="7" w:tplc="7590ADA4">
      <w:numFmt w:val="decimal"/>
      <w:lvlText w:val=""/>
      <w:lvlJc w:val="left"/>
    </w:lvl>
    <w:lvl w:ilvl="8" w:tplc="052E354C">
      <w:numFmt w:val="decimal"/>
      <w:lvlText w:val=""/>
      <w:lvlJc w:val="left"/>
    </w:lvl>
  </w:abstractNum>
  <w:abstractNum w:abstractNumId="1" w15:restartNumberingAfterBreak="0">
    <w:nsid w:val="48F21CFF"/>
    <w:multiLevelType w:val="hybridMultilevel"/>
    <w:tmpl w:val="2B7EC71A"/>
    <w:lvl w:ilvl="0" w:tplc="E0B8904C">
      <w:start w:val="1"/>
      <w:numFmt w:val="bullet"/>
      <w:lvlText w:val="•"/>
      <w:lvlJc w:val="left"/>
      <w:pPr>
        <w:ind w:left="260" w:hanging="220"/>
      </w:pPr>
    </w:lvl>
    <w:lvl w:ilvl="1" w:tplc="1D5A594E">
      <w:numFmt w:val="decimal"/>
      <w:lvlText w:val=""/>
      <w:lvlJc w:val="left"/>
    </w:lvl>
    <w:lvl w:ilvl="2" w:tplc="915ABD72">
      <w:numFmt w:val="decimal"/>
      <w:lvlText w:val=""/>
      <w:lvlJc w:val="left"/>
    </w:lvl>
    <w:lvl w:ilvl="3" w:tplc="667C1F96">
      <w:numFmt w:val="decimal"/>
      <w:lvlText w:val=""/>
      <w:lvlJc w:val="left"/>
    </w:lvl>
    <w:lvl w:ilvl="4" w:tplc="29F4F3F0">
      <w:numFmt w:val="decimal"/>
      <w:lvlText w:val=""/>
      <w:lvlJc w:val="left"/>
    </w:lvl>
    <w:lvl w:ilvl="5" w:tplc="FB8E2176">
      <w:numFmt w:val="decimal"/>
      <w:lvlText w:val=""/>
      <w:lvlJc w:val="left"/>
    </w:lvl>
    <w:lvl w:ilvl="6" w:tplc="369C6EDA">
      <w:numFmt w:val="decimal"/>
      <w:lvlText w:val=""/>
      <w:lvlJc w:val="left"/>
    </w:lvl>
    <w:lvl w:ilvl="7" w:tplc="1A4659D8">
      <w:numFmt w:val="decimal"/>
      <w:lvlText w:val=""/>
      <w:lvlJc w:val="left"/>
    </w:lvl>
    <w:lvl w:ilvl="8" w:tplc="47CA74CC">
      <w:numFmt w:val="decimal"/>
      <w:lvlText w:val=""/>
      <w:lvlJc w:val="left"/>
    </w:lvl>
  </w:abstractNum>
  <w:abstractNum w:abstractNumId="2" w15:restartNumberingAfterBreak="0">
    <w:nsid w:val="62756A0C"/>
    <w:multiLevelType w:val="hybridMultilevel"/>
    <w:tmpl w:val="8CDEC4C4"/>
    <w:lvl w:ilvl="0" w:tplc="14DC9452">
      <w:start w:val="1"/>
      <w:numFmt w:val="bullet"/>
      <w:lvlText w:val="●"/>
      <w:lvlJc w:val="left"/>
      <w:pPr>
        <w:ind w:left="720" w:hanging="360"/>
      </w:pPr>
    </w:lvl>
    <w:lvl w:ilvl="1" w:tplc="ACA6D66E">
      <w:start w:val="1"/>
      <w:numFmt w:val="bullet"/>
      <w:lvlText w:val="○"/>
      <w:lvlJc w:val="left"/>
      <w:pPr>
        <w:ind w:left="1440" w:hanging="360"/>
      </w:pPr>
    </w:lvl>
    <w:lvl w:ilvl="2" w:tplc="E9C24492">
      <w:start w:val="1"/>
      <w:numFmt w:val="bullet"/>
      <w:lvlText w:val="■"/>
      <w:lvlJc w:val="left"/>
      <w:pPr>
        <w:ind w:left="2160" w:hanging="360"/>
      </w:pPr>
    </w:lvl>
    <w:lvl w:ilvl="3" w:tplc="1434929A">
      <w:start w:val="1"/>
      <w:numFmt w:val="bullet"/>
      <w:lvlText w:val="●"/>
      <w:lvlJc w:val="left"/>
      <w:pPr>
        <w:ind w:left="2880" w:hanging="360"/>
      </w:pPr>
    </w:lvl>
    <w:lvl w:ilvl="4" w:tplc="95EC1250">
      <w:start w:val="1"/>
      <w:numFmt w:val="bullet"/>
      <w:lvlText w:val="○"/>
      <w:lvlJc w:val="left"/>
      <w:pPr>
        <w:ind w:left="3600" w:hanging="360"/>
      </w:pPr>
    </w:lvl>
    <w:lvl w:ilvl="5" w:tplc="CA02648C">
      <w:start w:val="1"/>
      <w:numFmt w:val="bullet"/>
      <w:lvlText w:val="■"/>
      <w:lvlJc w:val="left"/>
      <w:pPr>
        <w:ind w:left="4320" w:hanging="360"/>
      </w:pPr>
    </w:lvl>
    <w:lvl w:ilvl="6" w:tplc="E146EA7C">
      <w:start w:val="1"/>
      <w:numFmt w:val="bullet"/>
      <w:lvlText w:val="●"/>
      <w:lvlJc w:val="left"/>
      <w:pPr>
        <w:ind w:left="5040" w:hanging="360"/>
      </w:pPr>
    </w:lvl>
    <w:lvl w:ilvl="7" w:tplc="2DB62422">
      <w:start w:val="1"/>
      <w:numFmt w:val="bullet"/>
      <w:lvlText w:val="●"/>
      <w:lvlJc w:val="left"/>
      <w:pPr>
        <w:ind w:left="5760" w:hanging="360"/>
      </w:pPr>
    </w:lvl>
    <w:lvl w:ilvl="8" w:tplc="B1E8BE0A">
      <w:start w:val="1"/>
      <w:numFmt w:val="bullet"/>
      <w:lvlText w:val="●"/>
      <w:lvlJc w:val="left"/>
      <w:pPr>
        <w:ind w:left="6480" w:hanging="360"/>
      </w:pPr>
    </w:lvl>
  </w:abstractNum>
  <w:num w:numId="1" w16cid:durableId="1367481374">
    <w:abstractNumId w:val="2"/>
    <w:lvlOverride w:ilvl="0">
      <w:startOverride w:val="1"/>
    </w:lvlOverride>
  </w:num>
  <w:num w:numId="2" w16cid:durableId="643852074">
    <w:abstractNumId w:val="0"/>
    <w:lvlOverride w:ilvl="0">
      <w:startOverride w:val="1"/>
    </w:lvlOverride>
  </w:num>
  <w:num w:numId="3" w16cid:durableId="483087926">
    <w:abstractNumId w:val="1"/>
    <w:lvlOverride w:ilvl="0">
      <w:startOverride w:val="1"/>
    </w:lvlOverride>
  </w:num>
  <w:num w:numId="4" w16cid:durableId="1077744282">
    <w:abstractNumId w:val="0"/>
    <w:lvlOverride w:ilvl="0">
      <w:startOverride w:val="1"/>
    </w:lvlOverride>
  </w:num>
  <w:num w:numId="5" w16cid:durableId="1001465459">
    <w:abstractNumId w:val="0"/>
    <w:lvlOverride w:ilvl="0">
      <w:startOverride w:val="1"/>
    </w:lvlOverride>
  </w:num>
  <w:num w:numId="6" w16cid:durableId="530269205">
    <w:abstractNumId w:val="0"/>
    <w:lvlOverride w:ilvl="0">
      <w:startOverride w:val="1"/>
    </w:lvlOverride>
  </w:num>
  <w:num w:numId="7" w16cid:durableId="118227441">
    <w:abstractNumId w:val="0"/>
    <w:lvlOverride w:ilvl="0">
      <w:startOverride w:val="1"/>
    </w:lvlOverride>
  </w:num>
  <w:num w:numId="8" w16cid:durableId="474875686">
    <w:abstractNumId w:val="0"/>
    <w:lvlOverride w:ilvl="0">
      <w:startOverride w:val="1"/>
    </w:lvlOverride>
  </w:num>
  <w:num w:numId="9" w16cid:durableId="1781414201">
    <w:abstractNumId w:val="0"/>
    <w:lvlOverride w:ilvl="0">
      <w:startOverride w:val="1"/>
    </w:lvlOverride>
  </w:num>
  <w:num w:numId="10" w16cid:durableId="2011908277">
    <w:abstractNumId w:val="0"/>
    <w:lvlOverride w:ilvl="0">
      <w:startOverride w:val="1"/>
    </w:lvlOverride>
  </w:num>
  <w:num w:numId="11" w16cid:durableId="1430082936">
    <w:abstractNumId w:val="0"/>
    <w:lvlOverride w:ilvl="0">
      <w:startOverride w:val="1"/>
    </w:lvlOverride>
  </w:num>
  <w:num w:numId="12" w16cid:durableId="1771394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0A8"/>
    <w:rsid w:val="00091C60"/>
    <w:rsid w:val="000D4F2D"/>
    <w:rsid w:val="001C12C6"/>
    <w:rsid w:val="002339DA"/>
    <w:rsid w:val="00284771"/>
    <w:rsid w:val="002C40CA"/>
    <w:rsid w:val="002D7C0F"/>
    <w:rsid w:val="0037093C"/>
    <w:rsid w:val="00413B89"/>
    <w:rsid w:val="00621576"/>
    <w:rsid w:val="00624E43"/>
    <w:rsid w:val="0063471B"/>
    <w:rsid w:val="00644139"/>
    <w:rsid w:val="006D0AD1"/>
    <w:rsid w:val="00774729"/>
    <w:rsid w:val="007A2135"/>
    <w:rsid w:val="008B0E4F"/>
    <w:rsid w:val="008C033F"/>
    <w:rsid w:val="00914A1B"/>
    <w:rsid w:val="00975AA2"/>
    <w:rsid w:val="009A43E4"/>
    <w:rsid w:val="00A37830"/>
    <w:rsid w:val="00A775A4"/>
    <w:rsid w:val="00AB1891"/>
    <w:rsid w:val="00B17799"/>
    <w:rsid w:val="00B27E5F"/>
    <w:rsid w:val="00B655F8"/>
    <w:rsid w:val="00B91BCE"/>
    <w:rsid w:val="00C429AB"/>
    <w:rsid w:val="00C759EB"/>
    <w:rsid w:val="00C84755"/>
    <w:rsid w:val="00C9724E"/>
    <w:rsid w:val="00D25F52"/>
    <w:rsid w:val="00D96074"/>
    <w:rsid w:val="00DD15EA"/>
    <w:rsid w:val="00E071B9"/>
    <w:rsid w:val="00E34C3D"/>
    <w:rsid w:val="00E950A8"/>
    <w:rsid w:val="00EB76D9"/>
    <w:rsid w:val="00EB7EED"/>
    <w:rsid w:val="00F5008F"/>
    <w:rsid w:val="00FB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11709"/>
  <w15:docId w15:val="{F2CB8F18-F4BF-4454-8184-5B3A6479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9750</Words>
  <Characters>53628</Characters>
  <Application>Microsoft Office Word</Application>
  <DocSecurity>0</DocSecurity>
  <Lines>446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HP</cp:lastModifiedBy>
  <cp:revision>3</cp:revision>
  <dcterms:created xsi:type="dcterms:W3CDTF">2026-10-09T20:41:00Z</dcterms:created>
  <dcterms:modified xsi:type="dcterms:W3CDTF">2026-10-09T20:42:00Z</dcterms:modified>
</cp:coreProperties>
</file>
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DD682" w14:textId="028738A9" w:rsidR="00C368A8" w:rsidRDefault="00F31D9D">
      <w:pPr>
        <w:spacing w:after="60"/>
      </w:pPr>
      <w:r>
        <w:rPr>
          <w:i/>
          <w:iCs/>
        </w:rPr>
        <w:t>Nivel: Licenciatura en Contaduría Pública</w:t>
      </w:r>
    </w:p>
    <w:p w14:paraId="781B2532" w14:textId="77777777" w:rsidR="00C368A8" w:rsidRDefault="00F31D9D">
      <w:pPr>
        <w:spacing w:after="60"/>
        <w:jc w:val="center"/>
        <w:rPr>
          <w:b/>
          <w:bCs/>
        </w:rPr>
      </w:pPr>
      <w:r w:rsidRPr="007361A3">
        <w:rPr>
          <w:b/>
          <w:bCs/>
        </w:rPr>
        <w:t>QUINTO AÑO</w:t>
      </w:r>
    </w:p>
    <w:p w14:paraId="3F3B2511" w14:textId="77777777" w:rsidR="00F17CB3" w:rsidRDefault="00F17CB3">
      <w:pPr>
        <w:spacing w:after="60"/>
        <w:jc w:val="center"/>
      </w:pPr>
    </w:p>
    <w:tbl>
      <w:tblPr>
        <w:tblW w:w="99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45"/>
        <w:gridCol w:w="415"/>
        <w:gridCol w:w="415"/>
        <w:gridCol w:w="415"/>
        <w:gridCol w:w="830"/>
        <w:gridCol w:w="415"/>
        <w:gridCol w:w="415"/>
        <w:gridCol w:w="830"/>
        <w:gridCol w:w="830"/>
        <w:gridCol w:w="415"/>
        <w:gridCol w:w="415"/>
        <w:gridCol w:w="415"/>
        <w:gridCol w:w="415"/>
        <w:gridCol w:w="415"/>
        <w:gridCol w:w="415"/>
        <w:gridCol w:w="1660"/>
      </w:tblGrid>
      <w:tr w:rsidR="00C368A8" w14:paraId="31937EAD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6EE5A0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Asignatura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C0BB5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Sigla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09FDC3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Nivel/Área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5907F7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Prerrequisito</w:t>
            </w:r>
          </w:p>
        </w:tc>
      </w:tr>
      <w:tr w:rsidR="00C368A8" w14:paraId="1A2431DB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26F7490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Auditoría Tributaria</w:t>
            </w:r>
          </w:p>
        </w:tc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D77742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CPA-503</w:t>
            </w:r>
          </w:p>
        </w:tc>
        <w:tc>
          <w:tcPr>
            <w:tcW w:w="249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06C245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Aseguramiento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757B0BE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CPA-401 a CPA-408</w:t>
            </w:r>
          </w:p>
        </w:tc>
      </w:tr>
      <w:tr w:rsidR="00C368A8" w14:paraId="389B140A" w14:textId="77777777">
        <w:tc>
          <w:tcPr>
            <w:tcW w:w="747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96750" w14:textId="77777777" w:rsidR="00C368A8" w:rsidRPr="00EA0136" w:rsidRDefault="00F31D9D">
            <w:pPr>
              <w:spacing w:before="20" w:after="20"/>
              <w:jc w:val="center"/>
            </w:pPr>
            <w:r w:rsidRPr="00EA0136">
              <w:rPr>
                <w:b/>
                <w:bCs/>
                <w:i/>
                <w:iCs/>
                <w:sz w:val="21"/>
                <w:szCs w:val="21"/>
              </w:rPr>
              <w:t>Carga Horaria</w:t>
            </w:r>
          </w:p>
        </w:tc>
        <w:tc>
          <w:tcPr>
            <w:tcW w:w="249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1D5037" w14:textId="77777777" w:rsidR="00C368A8" w:rsidRPr="00EA0136" w:rsidRDefault="00F31D9D">
            <w:pPr>
              <w:spacing w:before="20" w:after="20"/>
              <w:jc w:val="center"/>
            </w:pPr>
            <w:r w:rsidRPr="00EA0136">
              <w:rPr>
                <w:b/>
                <w:bCs/>
                <w:i/>
                <w:iCs/>
                <w:sz w:val="21"/>
                <w:szCs w:val="21"/>
              </w:rPr>
              <w:t>Créditos</w:t>
            </w:r>
          </w:p>
        </w:tc>
      </w:tr>
      <w:tr w:rsidR="00EA0136" w14:paraId="1C740128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5C971B" w14:textId="43E29590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8F76DF">
              <w:rPr>
                <w:b/>
                <w:bCs/>
                <w:i/>
                <w:iCs/>
                <w:sz w:val="21"/>
                <w:szCs w:val="21"/>
              </w:rPr>
              <w:t>HP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1DA79F" w14:textId="6690954B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8F76DF">
              <w:rPr>
                <w:b/>
                <w:bCs/>
                <w:i/>
                <w:iCs/>
                <w:sz w:val="21"/>
                <w:szCs w:val="21"/>
              </w:rPr>
              <w:t>HAA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B45D2B" w14:textId="63060891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354BD3">
              <w:rPr>
                <w:b/>
                <w:bCs/>
                <w:i/>
                <w:iCs/>
                <w:sz w:val="21"/>
                <w:szCs w:val="21"/>
              </w:rPr>
              <w:t>HT</w:t>
            </w:r>
            <w:r w:rsidR="009B6BCD">
              <w:rPr>
                <w:b/>
                <w:bCs/>
                <w:i/>
                <w:iCs/>
                <w:sz w:val="21"/>
                <w:szCs w:val="21"/>
              </w:rPr>
              <w:t>G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16735BC" w14:textId="7AABA887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354BD3">
              <w:rPr>
                <w:b/>
                <w:bCs/>
                <w:i/>
                <w:iCs/>
                <w:sz w:val="21"/>
                <w:szCs w:val="21"/>
              </w:rPr>
              <w:t>HIP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850B31" w14:textId="266D2FFE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354BD3">
              <w:rPr>
                <w:b/>
                <w:bCs/>
                <w:i/>
                <w:iCs/>
                <w:sz w:val="21"/>
                <w:szCs w:val="21"/>
              </w:rPr>
              <w:t>HE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B42D9" w14:textId="45D6DAF2" w:rsidR="00EA0136" w:rsidRPr="00354BD3" w:rsidRDefault="00EA0136" w:rsidP="00354BD3">
            <w:pPr>
              <w:spacing w:before="20" w:after="20"/>
              <w:jc w:val="center"/>
              <w:rPr>
                <w:b/>
                <w:bCs/>
                <w:i/>
                <w:iCs/>
                <w:sz w:val="21"/>
                <w:szCs w:val="21"/>
              </w:rPr>
            </w:pPr>
            <w:r w:rsidRPr="008F76DF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2490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10615C" w14:textId="77777777" w:rsidR="00EA0136" w:rsidRPr="00EA0136" w:rsidRDefault="00EA0136" w:rsidP="00EA0136">
            <w:pPr>
              <w:spacing w:before="20" w:after="20"/>
              <w:jc w:val="center"/>
            </w:pPr>
          </w:p>
        </w:tc>
      </w:tr>
      <w:tr w:rsidR="00EA0136" w14:paraId="13C8E93B" w14:textId="77777777">
        <w:tc>
          <w:tcPr>
            <w:tcW w:w="1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5D2364" w14:textId="75019E47" w:rsidR="00EA0136" w:rsidRPr="008F76DF" w:rsidRDefault="00EA0136" w:rsidP="00EA0136">
            <w:pPr>
              <w:spacing w:before="20" w:after="20"/>
              <w:jc w:val="center"/>
            </w:pPr>
            <w:r w:rsidRPr="008F76DF">
              <w:t>160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236E38" w14:textId="5A220A12" w:rsidR="00EA0136" w:rsidRPr="007361A3" w:rsidRDefault="00EA0136" w:rsidP="00EA0136">
            <w:pPr>
              <w:spacing w:before="20" w:after="20"/>
              <w:jc w:val="center"/>
            </w:pPr>
            <w:r w:rsidRPr="007361A3"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851B4" w14:textId="66E92D2D" w:rsidR="00EA0136" w:rsidRPr="007361A3" w:rsidRDefault="00EA0136" w:rsidP="00EA0136">
            <w:pPr>
              <w:spacing w:before="20" w:after="20"/>
              <w:jc w:val="center"/>
            </w:pPr>
            <w:r w:rsidRPr="007361A3">
              <w:t>16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734DDE" w14:textId="1A7712FB" w:rsidR="00EA0136" w:rsidRPr="007361A3" w:rsidRDefault="00EA0136" w:rsidP="00EA0136">
            <w:pPr>
              <w:spacing w:before="20" w:after="20"/>
              <w:jc w:val="center"/>
            </w:pPr>
            <w:r w:rsidRPr="007361A3">
              <w:t>32</w:t>
            </w:r>
          </w:p>
        </w:tc>
        <w:tc>
          <w:tcPr>
            <w:tcW w:w="124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7F11A4" w14:textId="651FF5C8" w:rsidR="00EA0136" w:rsidRPr="007361A3" w:rsidRDefault="00EA0136" w:rsidP="00EA0136">
            <w:pPr>
              <w:spacing w:before="20" w:after="20"/>
              <w:jc w:val="center"/>
            </w:pPr>
            <w:r w:rsidRPr="007361A3">
              <w:t>16</w:t>
            </w:r>
          </w:p>
        </w:tc>
        <w:tc>
          <w:tcPr>
            <w:tcW w:w="124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D4B22C" w14:textId="20EEBCFD" w:rsidR="00EA0136" w:rsidRPr="008F76DF" w:rsidRDefault="00EA0136" w:rsidP="00EA0136">
            <w:pPr>
              <w:spacing w:before="20" w:after="20"/>
              <w:jc w:val="center"/>
            </w:pPr>
            <w:r w:rsidRPr="008F76DF">
              <w:t>240</w:t>
            </w:r>
          </w:p>
        </w:tc>
        <w:tc>
          <w:tcPr>
            <w:tcW w:w="2490" w:type="dxa"/>
            <w:gridSpan w:val="3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4038B" w14:textId="77777777" w:rsidR="00EA0136" w:rsidRDefault="00EA0136" w:rsidP="00EA0136"/>
        </w:tc>
      </w:tr>
      <w:tr w:rsidR="00C368A8" w14:paraId="5717DCC4" w14:textId="77777777" w:rsidTr="00356019">
        <w:trPr>
          <w:trHeight w:val="479"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A8281F" w14:textId="77777777" w:rsidR="00C368A8" w:rsidRDefault="00F31D9D">
            <w:pPr>
              <w:spacing w:before="20" w:after="20"/>
              <w:jc w:val="center"/>
            </w:pPr>
            <w:r w:rsidRPr="00356019">
              <w:rPr>
                <w:b/>
                <w:bCs/>
                <w:i/>
                <w:iCs/>
                <w:sz w:val="21"/>
                <w:szCs w:val="21"/>
              </w:rPr>
              <w:t>Unidad de Competencia</w:t>
            </w:r>
          </w:p>
        </w:tc>
      </w:tr>
      <w:tr w:rsidR="00C368A8" w14:paraId="61EE9E1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7D2B30" w14:textId="1538A6AB" w:rsidR="00C368A8" w:rsidRPr="00FA4160" w:rsidRDefault="00CA349F" w:rsidP="00FA4160">
            <w:pPr>
              <w:spacing w:before="20" w:after="20"/>
              <w:jc w:val="center"/>
              <w:rPr>
                <w:sz w:val="21"/>
                <w:szCs w:val="21"/>
                <w:lang w:val="es-BO"/>
              </w:rPr>
            </w:pPr>
            <w:r w:rsidRPr="00094A87">
              <w:rPr>
                <w:sz w:val="21"/>
                <w:szCs w:val="21"/>
              </w:rPr>
              <w:t>Elabora</w:t>
            </w:r>
            <w:r>
              <w:rPr>
                <w:sz w:val="21"/>
                <w:szCs w:val="21"/>
              </w:rPr>
              <w:t xml:space="preserve"> la</w:t>
            </w:r>
            <w:r w:rsidRPr="00094A87">
              <w:rPr>
                <w:sz w:val="21"/>
                <w:szCs w:val="21"/>
              </w:rPr>
              <w:t xml:space="preserve"> Vista de Cargo </w:t>
            </w:r>
            <w:r>
              <w:rPr>
                <w:sz w:val="21"/>
                <w:szCs w:val="21"/>
              </w:rPr>
              <w:t xml:space="preserve">y </w:t>
            </w:r>
            <w:r w:rsidRPr="00094A87">
              <w:rPr>
                <w:sz w:val="21"/>
                <w:szCs w:val="21"/>
              </w:rPr>
              <w:t xml:space="preserve">el Dictamen </w:t>
            </w:r>
            <w:r>
              <w:rPr>
                <w:sz w:val="21"/>
                <w:szCs w:val="21"/>
              </w:rPr>
              <w:t>Tributario</w:t>
            </w:r>
            <w:r w:rsidR="00F57B6D">
              <w:rPr>
                <w:sz w:val="21"/>
                <w:szCs w:val="21"/>
              </w:rPr>
              <w:t xml:space="preserve"> </w:t>
            </w:r>
            <w:r w:rsidRPr="00094A87">
              <w:rPr>
                <w:sz w:val="21"/>
                <w:szCs w:val="21"/>
              </w:rPr>
              <w:t>sobre la Información Tributaria Complementaria, aplicando técnicas y procedimientos de auditoría y fiscalización tributaria, determinando de manera objetiva, fundamentada y</w:t>
            </w:r>
            <w:r w:rsidR="00F57B6D">
              <w:rPr>
                <w:sz w:val="21"/>
                <w:szCs w:val="21"/>
              </w:rPr>
              <w:t xml:space="preserve"> </w:t>
            </w:r>
            <w:r>
              <w:rPr>
                <w:sz w:val="21"/>
                <w:szCs w:val="21"/>
              </w:rPr>
              <w:t>en cumplimiento</w:t>
            </w:r>
            <w:r w:rsidRPr="00094A87">
              <w:rPr>
                <w:sz w:val="21"/>
                <w:szCs w:val="21"/>
              </w:rPr>
              <w:t xml:space="preserve"> de la</w:t>
            </w:r>
            <w:r>
              <w:rPr>
                <w:sz w:val="21"/>
                <w:szCs w:val="21"/>
              </w:rPr>
              <w:t>s</w:t>
            </w:r>
            <w:r w:rsidRPr="00094A87">
              <w:rPr>
                <w:sz w:val="21"/>
                <w:szCs w:val="21"/>
              </w:rPr>
              <w:t xml:space="preserve"> obligaci</w:t>
            </w:r>
            <w:r>
              <w:rPr>
                <w:sz w:val="21"/>
                <w:szCs w:val="21"/>
              </w:rPr>
              <w:t xml:space="preserve">ones impositivas </w:t>
            </w:r>
            <w:r w:rsidRPr="00094A87">
              <w:rPr>
                <w:sz w:val="21"/>
                <w:szCs w:val="21"/>
              </w:rPr>
              <w:t xml:space="preserve">del cliente </w:t>
            </w:r>
            <w:r>
              <w:rPr>
                <w:sz w:val="21"/>
                <w:szCs w:val="21"/>
              </w:rPr>
              <w:t>o</w:t>
            </w:r>
            <w:r w:rsidRPr="00094A87">
              <w:rPr>
                <w:sz w:val="21"/>
                <w:szCs w:val="21"/>
              </w:rPr>
              <w:t xml:space="preserve"> contribuyente</w:t>
            </w:r>
            <w:r w:rsidR="00F57B6D">
              <w:rPr>
                <w:sz w:val="21"/>
                <w:szCs w:val="21"/>
              </w:rPr>
              <w:t xml:space="preserve"> conforme a la normativa vigente. </w:t>
            </w:r>
          </w:p>
        </w:tc>
      </w:tr>
      <w:tr w:rsidR="00C368A8" w14:paraId="25123D72" w14:textId="77777777">
        <w:trPr>
          <w:cantSplit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32AC8C" w14:textId="55A37E4A" w:rsidR="00F70696" w:rsidRPr="00FA4160" w:rsidRDefault="00F31D9D">
            <w:pPr>
              <w:spacing w:before="20" w:after="20"/>
              <w:jc w:val="both"/>
              <w:rPr>
                <w:sz w:val="21"/>
                <w:szCs w:val="21"/>
                <w:lang w:val="es-BO"/>
              </w:rPr>
            </w:pPr>
            <w:r w:rsidRPr="00F70696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1: </w:t>
            </w:r>
            <w:r w:rsidR="008D0EBB" w:rsidRPr="00F70696">
              <w:t xml:space="preserve"> </w:t>
            </w:r>
            <w:r w:rsidR="00FA4160" w:rsidRPr="00FA4160">
              <w:rPr>
                <w:sz w:val="21"/>
                <w:szCs w:val="21"/>
                <w:lang w:val="es-BO"/>
              </w:rPr>
              <w:t>Interpreta el marco conceptual y normativo de la auditoría tributaria, identificando las clases de auditoría y los elementos de la obligación tributaria, aplicando los procedimientos de determinación y extinción de la deuda tributaria y diferenciando los ilícitos tributarios conforme a la normativa vigente.</w:t>
            </w:r>
          </w:p>
        </w:tc>
      </w:tr>
      <w:tr w:rsidR="00C368A8" w14:paraId="53280014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CBF5F0" w14:textId="77777777" w:rsidR="00C368A8" w:rsidRPr="00F70696" w:rsidRDefault="00F31D9D">
            <w:pPr>
              <w:spacing w:before="20" w:after="20"/>
              <w:jc w:val="center"/>
            </w:pPr>
            <w:r w:rsidRPr="00F70696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A6C283" w14:textId="77777777" w:rsidR="00C368A8" w:rsidRPr="00F70696" w:rsidRDefault="00F31D9D">
            <w:pPr>
              <w:spacing w:before="20" w:after="20"/>
              <w:jc w:val="center"/>
            </w:pPr>
            <w:r w:rsidRPr="00F70696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8122FB" w14:textId="77777777" w:rsidR="00C368A8" w:rsidRPr="00F70696" w:rsidRDefault="00F31D9D">
            <w:pPr>
              <w:spacing w:before="20" w:after="20"/>
              <w:jc w:val="center"/>
            </w:pPr>
            <w:r w:rsidRPr="00F70696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C368A8" w14:paraId="028C0288" w14:textId="77777777" w:rsidTr="00F70696">
        <w:trPr>
          <w:cantSplit/>
          <w:trHeight w:val="1260"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A148CF1" w14:textId="43D1492C" w:rsidR="00762197" w:rsidRPr="00265EDE" w:rsidRDefault="00265EDE" w:rsidP="00265EDE">
            <w:pPr>
              <w:spacing w:before="20" w:after="20"/>
              <w:jc w:val="both"/>
              <w:rPr>
                <w:sz w:val="21"/>
                <w:szCs w:val="21"/>
              </w:rPr>
            </w:pPr>
            <w:del w:id="9003" w:author="Comisión de revisión 4.5" w:date="2026-10-13T00:00:00Z">
              <w:r>
                <w:rPr>
                  <w:sz w:val="21"/>
                  <w:szCs w:val="21"/>
                </w:rPr>
                <w:delText xml:space="preserve">1.</w:delText>
              </w:r>
              <w:r>
                <w:rPr>
                  <w:sz w:val="21"/>
                  <w:szCs w:val="21"/>
                </w:rPr>
                <w:delText xml:space="preserve">Interpreta el marco conceptual</w:delText>
              </w:r>
            </w:del>
            <w:ins w:id="9004" w:author="Comisión de revisión 4.5" w:date="2026-10-13T00:00:00Z">
              <w:r>
                <w:rPr>
                  <w:sz w:val="21"/>
                  <w:szCs w:val="21"/>
                </w:rPr>
                <w:t xml:space="preserve">1. Interpreta el marco conceptual</w:t>
              </w:r>
            </w:ins>
            <w:r>
              <w:rPr>
                <w:sz w:val="21"/>
                <w:szCs w:val="21"/>
              </w:rPr>
              <w:t xml:space="preserve"> y normativo de la auditoría tributaria, relacionando los elementos de la obligación tributaria con sus formas de determinación y extinción conforme a la normativa vigente.</w:t>
            </w:r>
          </w:p>
          <w:p w14:paraId="4097D3B6" w14:textId="0C8BFEDA" w:rsidR="00C368A8" w:rsidRDefault="00C368A8" w:rsidP="002F1297">
            <w:pPr>
              <w:spacing w:before="20" w:after="20"/>
              <w:ind w:left="360" w:hanging="313"/>
              <w:jc w:val="both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BA1BBCB" w14:textId="382533D1" w:rsidR="00C368A8" w:rsidRPr="00CA349F" w:rsidRDefault="00265EDE" w:rsidP="00265EDE">
            <w:pPr>
              <w:spacing w:before="20" w:after="20"/>
              <w:ind w:left="-11"/>
              <w:jc w:val="both"/>
            </w:pPr>
            <w:r>
              <w:rPr>
                <w:sz w:val="21"/>
                <w:szCs w:val="21"/>
              </w:rPr>
              <w:t>1.1</w:t>
            </w:r>
            <w:r w:rsidR="00045C56" w:rsidRPr="00CA349F">
              <w:rPr>
                <w:sz w:val="21"/>
                <w:szCs w:val="21"/>
              </w:rPr>
              <w:t xml:space="preserve"> </w:t>
            </w:r>
            <w:r w:rsidR="00F70696" w:rsidRPr="00CA349F">
              <w:rPr>
                <w:sz w:val="21"/>
                <w:szCs w:val="21"/>
              </w:rPr>
              <w:t>A</w:t>
            </w:r>
            <w:r w:rsidR="000040C1" w:rsidRPr="00CA349F">
              <w:rPr>
                <w:sz w:val="21"/>
                <w:szCs w:val="21"/>
              </w:rPr>
              <w:t xml:space="preserve">naliza </w:t>
            </w:r>
            <w:r w:rsidR="00A942A8" w:rsidRPr="00CA349F">
              <w:rPr>
                <w:sz w:val="21"/>
                <w:szCs w:val="21"/>
              </w:rPr>
              <w:t xml:space="preserve">en aula </w:t>
            </w:r>
            <w:r w:rsidR="000040C1" w:rsidRPr="00CA349F">
              <w:rPr>
                <w:sz w:val="21"/>
                <w:szCs w:val="21"/>
              </w:rPr>
              <w:t>casos tributarios</w:t>
            </w:r>
            <w:r w:rsidR="00F70696" w:rsidRPr="00CA349F">
              <w:rPr>
                <w:sz w:val="21"/>
                <w:szCs w:val="21"/>
              </w:rPr>
              <w:t xml:space="preserve"> </w:t>
            </w:r>
            <w:r w:rsidR="000040C1" w:rsidRPr="00CA349F">
              <w:rPr>
                <w:sz w:val="21"/>
                <w:szCs w:val="21"/>
              </w:rPr>
              <w:t xml:space="preserve">identificando </w:t>
            </w:r>
            <w:r w:rsidR="00F70696" w:rsidRPr="00CA349F">
              <w:rPr>
                <w:sz w:val="21"/>
                <w:szCs w:val="21"/>
              </w:rPr>
              <w:t xml:space="preserve">los elementos de la </w:t>
            </w:r>
            <w:r w:rsidR="000040C1" w:rsidRPr="00CA349F">
              <w:rPr>
                <w:sz w:val="21"/>
                <w:szCs w:val="21"/>
              </w:rPr>
              <w:t>obligación tributaria</w:t>
            </w:r>
            <w:r w:rsidR="00C54F8B" w:rsidRPr="00CA349F">
              <w:rPr>
                <w:sz w:val="21"/>
                <w:szCs w:val="21"/>
              </w:rPr>
              <w:t xml:space="preserve"> y fundamentando su interpretación con la </w:t>
            </w:r>
            <w:r w:rsidR="00C54F8B" w:rsidRPr="00CA349F">
              <w:rPr>
                <w:color w:val="000000" w:themeColor="text1"/>
                <w:sz w:val="21"/>
                <w:szCs w:val="21"/>
              </w:rPr>
              <w:t>normativa vigente.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AE29F2" w14:textId="523D7597" w:rsidR="00C368A8" w:rsidRDefault="00F31D9D" w:rsidP="007D577E">
            <w:pPr>
              <w:spacing w:before="20" w:after="20"/>
              <w:jc w:val="both"/>
            </w:pPr>
            <w:r w:rsidRPr="00F70696">
              <w:rPr>
                <w:b/>
                <w:bCs/>
                <w:sz w:val="21"/>
                <w:szCs w:val="21"/>
              </w:rPr>
              <w:t xml:space="preserve">Producto 1: </w:t>
            </w:r>
            <w:r w:rsidR="00C54F8B" w:rsidRPr="00C54F8B">
              <w:rPr>
                <w:sz w:val="21"/>
                <w:szCs w:val="21"/>
              </w:rPr>
              <w:t xml:space="preserve">Informe de análisis de los elementos y de la determinación de las obligaciones tributarias, fundamentado en la </w:t>
            </w:r>
            <w:r w:rsidR="00C54F8B" w:rsidRPr="007446F6">
              <w:rPr>
                <w:color w:val="000000" w:themeColor="text1"/>
                <w:sz w:val="21"/>
                <w:szCs w:val="21"/>
              </w:rPr>
              <w:t>normativa vigente.</w:t>
            </w:r>
          </w:p>
        </w:tc>
      </w:tr>
      <w:tr w:rsidR="00C368A8" w14:paraId="49EE2774" w14:textId="77777777" w:rsidTr="00F70696">
        <w:trPr>
          <w:cantSplit/>
          <w:trHeight w:val="1152"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9D82C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BF6F5BD" w14:textId="5D3B1A09" w:rsidR="00C368A8" w:rsidRPr="00CA349F" w:rsidRDefault="00265EDE" w:rsidP="00265EDE">
            <w:pPr>
              <w:spacing w:before="20" w:after="20"/>
            </w:pPr>
            <w:r>
              <w:rPr>
                <w:sz w:val="21"/>
                <w:szCs w:val="21"/>
              </w:rPr>
              <w:t xml:space="preserve">1.2 </w:t>
            </w:r>
            <w:r w:rsidR="00C54F8B" w:rsidRPr="00CA349F">
              <w:rPr>
                <w:sz w:val="21"/>
                <w:szCs w:val="21"/>
              </w:rPr>
              <w:t xml:space="preserve">Determina </w:t>
            </w:r>
            <w:r w:rsidR="00A942A8" w:rsidRPr="00CA349F">
              <w:rPr>
                <w:sz w:val="21"/>
                <w:szCs w:val="21"/>
              </w:rPr>
              <w:t xml:space="preserve">en equipo </w:t>
            </w:r>
            <w:r w:rsidR="00C54F8B" w:rsidRPr="00CA349F">
              <w:rPr>
                <w:sz w:val="21"/>
                <w:szCs w:val="21"/>
              </w:rPr>
              <w:t xml:space="preserve">la deuda tributaria </w:t>
            </w:r>
            <w:r w:rsidR="007637E0">
              <w:rPr>
                <w:sz w:val="21"/>
                <w:szCs w:val="21"/>
              </w:rPr>
              <w:t xml:space="preserve">diferenciando las </w:t>
            </w:r>
            <w:r w:rsidR="00C54F8B" w:rsidRPr="00CA349F">
              <w:rPr>
                <w:sz w:val="21"/>
                <w:szCs w:val="21"/>
              </w:rPr>
              <w:t xml:space="preserve">contravenciones </w:t>
            </w:r>
            <w:r w:rsidR="007637E0">
              <w:rPr>
                <w:sz w:val="21"/>
                <w:szCs w:val="21"/>
              </w:rPr>
              <w:t xml:space="preserve">de </w:t>
            </w:r>
            <w:r w:rsidR="00C54F8B" w:rsidRPr="00CA349F">
              <w:rPr>
                <w:sz w:val="21"/>
                <w:szCs w:val="21"/>
              </w:rPr>
              <w:t>delitos tributarios</w:t>
            </w:r>
            <w:r w:rsidR="007637E0">
              <w:rPr>
                <w:sz w:val="21"/>
                <w:szCs w:val="21"/>
              </w:rPr>
              <w:t xml:space="preserve"> señalando sus consecuencias legales.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3E37C5" w14:textId="5D1BD42B" w:rsidR="00C368A8" w:rsidRPr="000D5ADB" w:rsidRDefault="00F31D9D" w:rsidP="007D577E">
            <w:pPr>
              <w:spacing w:before="20" w:after="20"/>
              <w:jc w:val="both"/>
              <w:rPr>
                <w:sz w:val="21"/>
                <w:szCs w:val="21"/>
              </w:rPr>
            </w:pPr>
            <w:r w:rsidRPr="00356019">
              <w:rPr>
                <w:b/>
                <w:bCs/>
                <w:sz w:val="21"/>
                <w:szCs w:val="21"/>
              </w:rPr>
              <w:t xml:space="preserve">Producto 2: </w:t>
            </w:r>
            <w:r w:rsidR="00C54F8B" w:rsidRPr="00C54F8B">
              <w:rPr>
                <w:sz w:val="21"/>
                <w:szCs w:val="21"/>
              </w:rPr>
              <w:t xml:space="preserve">Cuadro de liquidación de la deuda tributaria y </w:t>
            </w:r>
            <w:r w:rsidR="007446F6" w:rsidRPr="007446F6">
              <w:rPr>
                <w:color w:val="000000" w:themeColor="text1"/>
                <w:sz w:val="21"/>
                <w:szCs w:val="21"/>
              </w:rPr>
              <w:t>contravenciones tributarias.</w:t>
            </w:r>
          </w:p>
        </w:tc>
      </w:tr>
      <w:tr w:rsidR="00C368A8" w14:paraId="080FE2B1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6C7165" w14:textId="5ACE313E" w:rsidR="00C368A8" w:rsidRPr="006801A6" w:rsidRDefault="00F31D9D">
            <w:pPr>
              <w:spacing w:before="20" w:after="20"/>
            </w:pPr>
            <w:r w:rsidRPr="006801A6">
              <w:rPr>
                <w:sz w:val="21"/>
                <w:szCs w:val="21"/>
              </w:rPr>
              <w:t xml:space="preserve">2. </w:t>
            </w:r>
            <w:r w:rsidR="00C54F8B" w:rsidRPr="00C54F8B">
              <w:rPr>
                <w:sz w:val="21"/>
                <w:szCs w:val="21"/>
              </w:rPr>
              <w:t>Diferencia las clases y los enfoques de auditoría tributaria, relacionando sus objetivos, alcances, riesgos y características.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B470AE0" w14:textId="4056B2DF" w:rsidR="00C368A8" w:rsidRPr="00CA349F" w:rsidRDefault="00F31D9D">
            <w:pPr>
              <w:spacing w:before="20" w:after="20"/>
            </w:pPr>
            <w:r w:rsidRPr="00CA349F">
              <w:rPr>
                <w:sz w:val="21"/>
                <w:szCs w:val="21"/>
              </w:rPr>
              <w:t xml:space="preserve">2.1 </w:t>
            </w:r>
            <w:r w:rsidR="00C54F8B" w:rsidRPr="00CA349F">
              <w:rPr>
                <w:sz w:val="21"/>
                <w:szCs w:val="21"/>
              </w:rPr>
              <w:t>Clasifica</w:t>
            </w:r>
            <w:r w:rsidR="00A942A8" w:rsidRPr="00CA349F">
              <w:rPr>
                <w:sz w:val="21"/>
                <w:szCs w:val="21"/>
              </w:rPr>
              <w:t xml:space="preserve"> en aula</w:t>
            </w:r>
            <w:r w:rsidR="00C54F8B" w:rsidRPr="00CA349F">
              <w:rPr>
                <w:sz w:val="21"/>
                <w:szCs w:val="21"/>
              </w:rPr>
              <w:t xml:space="preserve"> casos de auditoría tributaria según su naturaleza, objetivos, alcances, riesgos y características.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7935C1" w14:textId="46265766" w:rsidR="00C368A8" w:rsidRPr="006801A6" w:rsidRDefault="00F31D9D">
            <w:pPr>
              <w:spacing w:before="20" w:after="20"/>
            </w:pPr>
            <w:r w:rsidRPr="006801A6">
              <w:rPr>
                <w:b/>
                <w:bCs/>
                <w:sz w:val="21"/>
                <w:szCs w:val="21"/>
              </w:rPr>
              <w:t xml:space="preserve">Producto 3: </w:t>
            </w:r>
            <w:r w:rsidR="00C54F8B" w:rsidRPr="00C54F8B">
              <w:rPr>
                <w:sz w:val="21"/>
                <w:szCs w:val="21"/>
              </w:rPr>
              <w:t>Matriz comparativa de las clases de auditoría tributaria</w:t>
            </w:r>
            <w:r w:rsidR="007637E0">
              <w:rPr>
                <w:sz w:val="21"/>
                <w:szCs w:val="21"/>
              </w:rPr>
              <w:t xml:space="preserve"> y sus características. </w:t>
            </w:r>
          </w:p>
        </w:tc>
      </w:tr>
      <w:tr w:rsidR="00C368A8" w14:paraId="589EF94E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84EE7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77F35E" w14:textId="0A6487C3" w:rsidR="00C368A8" w:rsidRPr="00CA349F" w:rsidRDefault="00F31D9D">
            <w:pPr>
              <w:spacing w:before="20" w:after="20"/>
              <w:rPr>
                <w:sz w:val="21"/>
                <w:szCs w:val="21"/>
              </w:rPr>
            </w:pPr>
            <w:r w:rsidRPr="00CA349F">
              <w:rPr>
                <w:sz w:val="21"/>
                <w:szCs w:val="21"/>
              </w:rPr>
              <w:t xml:space="preserve">2.2 </w:t>
            </w:r>
            <w:r w:rsidR="00C54F8B" w:rsidRPr="00CA349F">
              <w:rPr>
                <w:sz w:val="21"/>
                <w:szCs w:val="21"/>
              </w:rPr>
              <w:t>Compara</w:t>
            </w:r>
            <w:r w:rsidR="00A942A8" w:rsidRPr="00CA349F">
              <w:rPr>
                <w:sz w:val="21"/>
                <w:szCs w:val="21"/>
              </w:rPr>
              <w:t xml:space="preserve"> en equipo</w:t>
            </w:r>
            <w:r w:rsidR="00C54F8B" w:rsidRPr="00CA349F">
              <w:rPr>
                <w:sz w:val="21"/>
                <w:szCs w:val="21"/>
              </w:rPr>
              <w:t xml:space="preserve"> los procesos, las fases y los productos de la auditoría fiscal y de la auditoría tributaria independiente, distinguiendo sus objetivos y alcances.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C05C39" w14:textId="37707AA7" w:rsidR="00C368A8" w:rsidRPr="00230007" w:rsidRDefault="00F31D9D" w:rsidP="006801A6">
            <w:pPr>
              <w:spacing w:before="20" w:after="20"/>
            </w:pPr>
            <w:r w:rsidRPr="00230007">
              <w:rPr>
                <w:b/>
                <w:bCs/>
                <w:sz w:val="21"/>
                <w:szCs w:val="21"/>
              </w:rPr>
              <w:t xml:space="preserve">Producto 4: </w:t>
            </w:r>
            <w:r w:rsidR="00C54F8B" w:rsidRPr="00C54F8B">
              <w:rPr>
                <w:sz w:val="21"/>
                <w:szCs w:val="21"/>
              </w:rPr>
              <w:t>Esquema comparativo de los procesos, fases y productos de la auditoría fiscal y de la auditoría tributaria independiente.</w:t>
            </w:r>
          </w:p>
        </w:tc>
      </w:tr>
      <w:tr w:rsidR="00C368A8" w14:paraId="54958B3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CF1640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C368A8" w:rsidRPr="00237466" w14:paraId="4FB99315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098689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7ADDEE" w14:textId="77777777" w:rsidR="00C368A8" w:rsidRPr="006147AB" w:rsidRDefault="00F31D9D">
            <w:pPr>
              <w:spacing w:before="20" w:after="20"/>
              <w:jc w:val="center"/>
            </w:pPr>
            <w:r w:rsidRPr="006147AB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34A0DB16" w14:textId="77777777" w:rsidR="00C368A8" w:rsidRPr="006147AB" w:rsidRDefault="00F31D9D">
            <w:pPr>
              <w:spacing w:before="20" w:after="20"/>
              <w:jc w:val="center"/>
            </w:pPr>
            <w:r w:rsidRPr="006147AB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01BCED" w14:textId="77777777" w:rsidR="00C368A8" w:rsidRPr="00237466" w:rsidRDefault="00F31D9D">
            <w:pPr>
              <w:spacing w:before="20" w:after="20"/>
              <w:jc w:val="center"/>
            </w:pPr>
            <w:r w:rsidRPr="0023746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C368A8" w14:paraId="79EAEFA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C754E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1: Auditoría tributaria y la administración tributaria</w:t>
            </w:r>
          </w:p>
          <w:p w14:paraId="193D01A9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2: Base normativa</w:t>
            </w:r>
          </w:p>
          <w:p w14:paraId="54757F71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lastRenderedPageBreak/>
              <w:t>Tema 3: La obligación tributaria</w:t>
            </w:r>
          </w:p>
          <w:p w14:paraId="3AA70418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4: Clases de auditoría tributaria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454D1BB" w14:textId="77777777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6147AB">
              <w:rPr>
                <w:sz w:val="21"/>
                <w:szCs w:val="21"/>
              </w:rPr>
              <w:lastRenderedPageBreak/>
              <w:t>La auditoría tributaria: definición, objetivos y metas. (C)</w:t>
            </w:r>
          </w:p>
          <w:p w14:paraId="34FEB193" w14:textId="02AB4F45" w:rsidR="00C368A8" w:rsidRPr="007637E0" w:rsidRDefault="00F31D9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>
              <w:rPr>
                <w:sz w:val="21"/>
                <w:szCs w:val="21"/>
              </w:rPr>
              <w:t xml:space="preserve">El auditor tributario: </w:t>
            </w:r>
            <w:del w:id="9009" w:author="Comisión de revisión 4.5" w:date="2026-10-13T00:00:00Z">
              <w:r>
                <w:rPr>
                  <w:sz w:val="21"/>
                  <w:szCs w:val="21"/>
                </w:rPr>
                <w:delText xml:space="preserve">funciones y condiciones</w:delText>
              </w:r>
              <w:r>
                <w:rPr>
                  <w:sz w:val="21"/>
                  <w:szCs w:val="21"/>
                </w:rPr>
                <w:delText xml:space="preserve"> y valores</w:delText>
              </w:r>
            </w:del>
            <w:ins w:id="9010" w:author="Comisión de revisión 4.5" w:date="2026-10-13T00:00:00Z">
              <w:r>
                <w:rPr>
                  <w:sz w:val="21"/>
                  <w:szCs w:val="21"/>
                </w:rPr>
                <w:t xml:space="preserve">funciones, condiciones y valores</w:t>
              </w:r>
            </w:ins>
            <w:r w:rsidRPr="006147AB">
              <w:rPr>
                <w:sz w:val="21"/>
                <w:szCs w:val="21"/>
              </w:rPr>
              <w:t xml:space="preserve">. </w:t>
            </w:r>
            <w:r w:rsidRPr="007637E0">
              <w:rPr>
                <w:sz w:val="21"/>
                <w:szCs w:val="21"/>
              </w:rPr>
              <w:t>(C</w:t>
            </w:r>
            <w:r w:rsidR="007637E0">
              <w:rPr>
                <w:sz w:val="21"/>
                <w:szCs w:val="21"/>
              </w:rPr>
              <w:t>,</w:t>
            </w:r>
            <w:r w:rsidR="00B7123A">
              <w:rPr>
                <w:sz w:val="21"/>
                <w:szCs w:val="21"/>
              </w:rPr>
              <w:t xml:space="preserve"> </w:t>
            </w:r>
            <w:r w:rsidR="007637E0">
              <w:rPr>
                <w:sz w:val="21"/>
                <w:szCs w:val="21"/>
              </w:rPr>
              <w:t>A</w:t>
            </w:r>
            <w:r w:rsidRPr="007637E0">
              <w:rPr>
                <w:sz w:val="21"/>
                <w:szCs w:val="21"/>
              </w:rPr>
              <w:t>)</w:t>
            </w:r>
          </w:p>
          <w:p w14:paraId="29EF288C" w14:textId="5780A816" w:rsidR="00C368A8" w:rsidRPr="007637E0" w:rsidRDefault="00F31D9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637E0">
              <w:rPr>
                <w:sz w:val="21"/>
                <w:szCs w:val="21"/>
              </w:rPr>
              <w:lastRenderedPageBreak/>
              <w:t xml:space="preserve">La administración tributaria, </w:t>
            </w:r>
            <w:r w:rsidR="00230007" w:rsidRPr="007637E0">
              <w:rPr>
                <w:sz w:val="21"/>
                <w:szCs w:val="21"/>
              </w:rPr>
              <w:t>objetivos y facultades</w:t>
            </w:r>
            <w:r w:rsidR="005B69A1" w:rsidRPr="007637E0">
              <w:rPr>
                <w:sz w:val="21"/>
                <w:szCs w:val="21"/>
              </w:rPr>
              <w:t xml:space="preserve">. </w:t>
            </w:r>
            <w:r w:rsidRPr="007637E0">
              <w:rPr>
                <w:sz w:val="21"/>
                <w:szCs w:val="21"/>
              </w:rPr>
              <w:t>(C)</w:t>
            </w:r>
          </w:p>
          <w:p w14:paraId="511E31DD" w14:textId="4D55DDB8" w:rsidR="00C368A8" w:rsidRPr="007637E0" w:rsidRDefault="00F31D9D" w:rsidP="00230007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7637E0">
              <w:rPr>
                <w:sz w:val="21"/>
                <w:szCs w:val="21"/>
              </w:rPr>
              <w:t>Código Tributario Boliviano</w:t>
            </w:r>
            <w:r w:rsidR="00230007" w:rsidRPr="007637E0">
              <w:rPr>
                <w:sz w:val="21"/>
                <w:szCs w:val="21"/>
              </w:rPr>
              <w:t xml:space="preserve"> y r</w:t>
            </w:r>
            <w:r w:rsidRPr="007637E0">
              <w:rPr>
                <w:sz w:val="21"/>
                <w:szCs w:val="21"/>
              </w:rPr>
              <w:t>eglamento</w:t>
            </w:r>
            <w:r w:rsidR="00230007" w:rsidRPr="007637E0">
              <w:rPr>
                <w:sz w:val="21"/>
                <w:szCs w:val="21"/>
              </w:rPr>
              <w:t xml:space="preserve">, </w:t>
            </w:r>
            <w:r w:rsidRPr="007637E0">
              <w:rPr>
                <w:sz w:val="21"/>
                <w:szCs w:val="21"/>
              </w:rPr>
              <w:t>la relación jurídico tributaria, el hecho generador del tributo y la extinción de la obligación tributaria. (C)</w:t>
            </w:r>
          </w:p>
          <w:p w14:paraId="0378A373" w14:textId="77777777" w:rsidR="005560C3" w:rsidRPr="005560C3" w:rsidRDefault="005560C3" w:rsidP="005560C3">
            <w:pPr>
              <w:pStyle w:val="Prrafodelista"/>
              <w:numPr>
                <w:ilvl w:val="0"/>
                <w:numId w:val="2"/>
              </w:numPr>
              <w:spacing w:before="10" w:after="10"/>
              <w:rPr>
                <w:sz w:val="21"/>
                <w:szCs w:val="21"/>
              </w:rPr>
            </w:pPr>
            <w:r w:rsidRPr="005560C3">
              <w:rPr>
                <w:sz w:val="21"/>
                <w:szCs w:val="21"/>
              </w:rPr>
              <w:t>La deuda tributaria: componentes, actualización, intereses y sanciones, aplicando los procedimientos de determinación correspondientes. (C, P)</w:t>
            </w:r>
          </w:p>
          <w:p w14:paraId="57341145" w14:textId="2C4A50C3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6147AB">
              <w:rPr>
                <w:sz w:val="21"/>
                <w:szCs w:val="21"/>
              </w:rPr>
              <w:t>Los ilícitos tributarios: contravenciones y delitos. (C</w:t>
            </w:r>
            <w:r w:rsidR="00230007" w:rsidRPr="006147AB">
              <w:rPr>
                <w:sz w:val="21"/>
                <w:szCs w:val="21"/>
              </w:rPr>
              <w:t>,</w:t>
            </w:r>
            <w:r w:rsidR="00354BD3">
              <w:rPr>
                <w:sz w:val="21"/>
                <w:szCs w:val="21"/>
              </w:rPr>
              <w:t xml:space="preserve"> </w:t>
            </w:r>
            <w:r w:rsidR="00230007" w:rsidRPr="006147AB">
              <w:rPr>
                <w:sz w:val="21"/>
                <w:szCs w:val="21"/>
              </w:rPr>
              <w:t>P</w:t>
            </w:r>
            <w:r w:rsidRPr="006147AB">
              <w:rPr>
                <w:sz w:val="21"/>
                <w:szCs w:val="21"/>
              </w:rPr>
              <w:t>)</w:t>
            </w:r>
          </w:p>
          <w:p w14:paraId="7674F0C7" w14:textId="77777777" w:rsidR="00C368A8" w:rsidRPr="006147AB" w:rsidRDefault="00F31D9D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6147AB">
              <w:rPr>
                <w:sz w:val="21"/>
                <w:szCs w:val="21"/>
              </w:rPr>
              <w:t>Los derechos y obligaciones de los sujetos pasivos y terceros responsables. (C)</w:t>
            </w:r>
          </w:p>
          <w:p w14:paraId="7F4604D1" w14:textId="395EBDFC" w:rsidR="00C368A8" w:rsidRPr="006147AB" w:rsidRDefault="003E2629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del w:id="9011" w:author="Comisión de revisión 4.5" w:date="2026-10-13T00:00:00Z">
              <w:r>
                <w:rPr>
                  <w:sz w:val="21"/>
                  <w:szCs w:val="21"/>
                </w:rPr>
                <w:delText xml:space="preserve">Modalidades de Fiscalización aplicadas</w:delText>
              </w:r>
            </w:del>
            <w:ins w:id="9012" w:author="Comisión de revisión 4.5" w:date="2026-10-13T00:00:00Z">
              <w:r>
                <w:rPr>
                  <w:sz w:val="21"/>
                  <w:szCs w:val="21"/>
                </w:rPr>
                <w:t xml:space="preserve">Modalidades de fiscalización aplicadas</w:t>
              </w:r>
            </w:ins>
            <w:r>
              <w:rPr>
                <w:sz w:val="21"/>
                <w:szCs w:val="21"/>
              </w:rPr>
              <w:t xml:space="preserve"> por la Administración Tributaria.</w:t>
            </w:r>
            <w:r w:rsidR="00F31D9D" w:rsidRPr="006147AB">
              <w:rPr>
                <w:sz w:val="21"/>
                <w:szCs w:val="21"/>
              </w:rPr>
              <w:t xml:space="preserve"> (</w:t>
            </w:r>
            <w:r w:rsidR="00045C56" w:rsidRPr="006147AB">
              <w:rPr>
                <w:sz w:val="21"/>
                <w:szCs w:val="21"/>
              </w:rPr>
              <w:t>C</w:t>
            </w:r>
            <w:r w:rsidR="00045C56">
              <w:rPr>
                <w:sz w:val="21"/>
                <w:szCs w:val="21"/>
              </w:rPr>
              <w:t>,</w:t>
            </w:r>
            <w:r w:rsidR="00045C56" w:rsidRPr="006147AB">
              <w:rPr>
                <w:sz w:val="21"/>
                <w:szCs w:val="21"/>
              </w:rPr>
              <w:t xml:space="preserve"> P</w:t>
            </w:r>
            <w:r w:rsidR="00F31D9D" w:rsidRPr="006147AB">
              <w:rPr>
                <w:sz w:val="21"/>
                <w:szCs w:val="21"/>
              </w:rPr>
              <w:t>)</w:t>
            </w:r>
          </w:p>
          <w:p w14:paraId="78E0CB76" w14:textId="2D1D1615" w:rsidR="00C368A8" w:rsidRPr="006147AB" w:rsidRDefault="004061F5" w:rsidP="004061F5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6147AB">
              <w:rPr>
                <w:sz w:val="21"/>
                <w:szCs w:val="21"/>
              </w:rPr>
              <w:t>Elementos de la Obligación Tributaria, su d</w:t>
            </w:r>
            <w:r w:rsidR="00F31D9D" w:rsidRPr="006147AB">
              <w:rPr>
                <w:sz w:val="21"/>
                <w:szCs w:val="21"/>
              </w:rPr>
              <w:t xml:space="preserve">eterminación sobre base cierta y </w:t>
            </w:r>
            <w:r w:rsidRPr="006147AB">
              <w:rPr>
                <w:sz w:val="21"/>
                <w:szCs w:val="21"/>
              </w:rPr>
              <w:t>presunta.</w:t>
            </w:r>
            <w:r w:rsidR="00F31D9D" w:rsidRPr="006147AB">
              <w:rPr>
                <w:sz w:val="21"/>
                <w:szCs w:val="21"/>
              </w:rPr>
              <w:t xml:space="preserve"> (</w:t>
            </w:r>
            <w:r w:rsidR="007867EF" w:rsidRPr="006147AB">
              <w:rPr>
                <w:sz w:val="21"/>
                <w:szCs w:val="21"/>
              </w:rPr>
              <w:t>C</w:t>
            </w:r>
            <w:r w:rsidR="007867EF">
              <w:rPr>
                <w:sz w:val="21"/>
                <w:szCs w:val="21"/>
              </w:rPr>
              <w:t>,</w:t>
            </w:r>
            <w:r w:rsidR="007867EF" w:rsidRPr="006147AB">
              <w:rPr>
                <w:sz w:val="21"/>
                <w:szCs w:val="21"/>
              </w:rPr>
              <w:t xml:space="preserve"> P</w:t>
            </w:r>
            <w:r w:rsidR="00F31D9D" w:rsidRPr="006147AB">
              <w:rPr>
                <w:sz w:val="21"/>
                <w:szCs w:val="21"/>
              </w:rPr>
              <w:t>)</w:t>
            </w:r>
          </w:p>
          <w:p w14:paraId="7A9C189D" w14:textId="393617F5" w:rsidR="004061F5" w:rsidRPr="006147AB" w:rsidRDefault="004061F5" w:rsidP="004061F5">
            <w:pPr>
              <w:pStyle w:val="Prrafodelista"/>
              <w:numPr>
                <w:ilvl w:val="0"/>
                <w:numId w:val="2"/>
              </w:numPr>
              <w:spacing w:before="10" w:after="10"/>
            </w:pPr>
            <w:r w:rsidRPr="006147AB">
              <w:rPr>
                <w:sz w:val="21"/>
                <w:szCs w:val="21"/>
              </w:rPr>
              <w:t>Recursos Tributarios: Alzada, Jerárquico y Contencioso Tributario. (C)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1A8F5F" w14:textId="77777777" w:rsidR="007637E0" w:rsidRPr="007637E0" w:rsidRDefault="007637E0" w:rsidP="007637E0">
            <w:pPr>
              <w:pStyle w:val="Prrafodelista"/>
              <w:spacing w:before="10" w:after="10"/>
              <w:ind w:left="260"/>
            </w:pPr>
          </w:p>
          <w:p w14:paraId="339CF33A" w14:textId="4C97FEE6" w:rsidR="00F85EBF" w:rsidRPr="00401FE6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01FE6">
              <w:rPr>
                <w:sz w:val="21"/>
                <w:szCs w:val="21"/>
              </w:rPr>
              <w:t xml:space="preserve">Estructura organizativa </w:t>
            </w:r>
            <w:r w:rsidR="00F85EBF" w:rsidRPr="00401FE6">
              <w:rPr>
                <w:sz w:val="21"/>
                <w:szCs w:val="21"/>
              </w:rPr>
              <w:t>y funcional de la Administración Tributaria.</w:t>
            </w:r>
          </w:p>
          <w:p w14:paraId="38DBFA95" w14:textId="77777777" w:rsidR="00401FE6" w:rsidRDefault="00401FE6" w:rsidP="00401FE6">
            <w:pPr>
              <w:spacing w:before="10" w:after="10"/>
            </w:pPr>
          </w:p>
          <w:p w14:paraId="28696D64" w14:textId="77777777" w:rsidR="00EE5C4A" w:rsidRPr="00401FE6" w:rsidRDefault="00EE5C4A" w:rsidP="00401FE6">
            <w:pPr>
              <w:spacing w:before="10" w:after="10"/>
            </w:pPr>
          </w:p>
          <w:p w14:paraId="4EC86C2E" w14:textId="0D6A97E0" w:rsidR="005C7400" w:rsidRPr="00401FE6" w:rsidRDefault="005C7400" w:rsidP="0016168F">
            <w:pPr>
              <w:pStyle w:val="Prrafodelista"/>
              <w:spacing w:before="10" w:after="10"/>
              <w:ind w:left="260"/>
            </w:pPr>
          </w:p>
        </w:tc>
      </w:tr>
      <w:tr w:rsidR="00C368A8" w14:paraId="449E6482" w14:textId="77777777" w:rsidTr="00401FE6">
        <w:trPr>
          <w:cantSplit/>
          <w:trHeight w:val="1014"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4F9F7A6" w14:textId="716F1AE4" w:rsidR="00C368A8" w:rsidRPr="00C54F8B" w:rsidRDefault="00F31D9D">
            <w:pPr>
              <w:spacing w:before="20" w:after="20"/>
              <w:jc w:val="both"/>
              <w:rPr>
                <w:sz w:val="21"/>
                <w:szCs w:val="21"/>
                <w:lang w:val="es-BO"/>
              </w:rPr>
            </w:pPr>
            <w:r w:rsidRPr="00401FE6">
              <w:rPr>
                <w:b/>
                <w:bCs/>
                <w:i/>
                <w:iCs/>
                <w:sz w:val="21"/>
                <w:szCs w:val="21"/>
              </w:rPr>
              <w:lastRenderedPageBreak/>
              <w:t xml:space="preserve">Elemento de competencia 2: </w:t>
            </w:r>
            <w:r w:rsidR="00C54F8B" w:rsidRPr="00C54F8B">
              <w:rPr>
                <w:sz w:val="21"/>
                <w:szCs w:val="21"/>
                <w:lang w:val="es-BO"/>
              </w:rPr>
              <w:t>Ejecuta el proceso de fiscalización tributaria, aplicando técnicas y procedimientos de auditoría, obteniendo evidencia suficiente, competente y pertinente, documentando los hallazgos y fundamentando los resultados conforme a normativa</w:t>
            </w:r>
            <w:r w:rsidR="00C54F8B">
              <w:rPr>
                <w:sz w:val="21"/>
                <w:szCs w:val="21"/>
                <w:lang w:val="es-BO"/>
              </w:rPr>
              <w:t>.</w:t>
            </w:r>
          </w:p>
        </w:tc>
      </w:tr>
      <w:tr w:rsidR="00C368A8" w:rsidRPr="00582A7B" w14:paraId="567910FD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82BAD4" w14:textId="77777777" w:rsidR="00C368A8" w:rsidRPr="00582A7B" w:rsidRDefault="00F31D9D">
            <w:pPr>
              <w:spacing w:before="20" w:after="20"/>
              <w:jc w:val="center"/>
            </w:pPr>
            <w:r w:rsidRPr="00582A7B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460433" w14:textId="77777777" w:rsidR="00C368A8" w:rsidRPr="00582A7B" w:rsidRDefault="00F31D9D">
            <w:pPr>
              <w:spacing w:before="20" w:after="20"/>
              <w:jc w:val="center"/>
            </w:pPr>
            <w:r w:rsidRPr="00582A7B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1BE04F" w14:textId="77777777" w:rsidR="00C368A8" w:rsidRPr="00582A7B" w:rsidRDefault="00F31D9D">
            <w:pPr>
              <w:spacing w:before="20" w:after="20"/>
              <w:jc w:val="center"/>
            </w:pPr>
            <w:r w:rsidRPr="00582A7B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C368A8" w14:paraId="5CDA4172" w14:textId="77777777" w:rsidTr="00582A7B">
        <w:trPr>
          <w:cantSplit/>
          <w:trHeight w:val="1065"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5251F8" w14:textId="3061BF8D" w:rsidR="00953412" w:rsidRDefault="000040C1">
            <w:pPr>
              <w:spacing w:before="20" w:after="20"/>
              <w:rPr>
                <w:sz w:val="21"/>
                <w:szCs w:val="21"/>
              </w:rPr>
            </w:pPr>
            <w:r w:rsidRPr="00582A7B">
              <w:rPr>
                <w:sz w:val="21"/>
                <w:szCs w:val="21"/>
              </w:rPr>
              <w:t xml:space="preserve">1. </w:t>
            </w:r>
            <w:r w:rsidR="00A942A8" w:rsidRPr="007637E0">
              <w:rPr>
                <w:sz w:val="21"/>
                <w:szCs w:val="21"/>
              </w:rPr>
              <w:t>Planifica la fiscalización</w:t>
            </w:r>
            <w:r w:rsidR="00A942A8">
              <w:rPr>
                <w:sz w:val="21"/>
                <w:szCs w:val="21"/>
              </w:rPr>
              <w:t xml:space="preserve"> determinando</w:t>
            </w:r>
            <w:r w:rsidR="002266E4">
              <w:rPr>
                <w:sz w:val="21"/>
                <w:szCs w:val="21"/>
              </w:rPr>
              <w:t xml:space="preserve"> los </w:t>
            </w:r>
            <w:r w:rsidRPr="00582A7B">
              <w:rPr>
                <w:sz w:val="21"/>
                <w:szCs w:val="21"/>
              </w:rPr>
              <w:t>objetivos, alcance, procedimientos y recursos de</w:t>
            </w:r>
            <w:r w:rsidR="00A942A8">
              <w:rPr>
                <w:sz w:val="21"/>
                <w:szCs w:val="21"/>
              </w:rPr>
              <w:t xml:space="preserve"> acuerdo con </w:t>
            </w:r>
            <w:r w:rsidR="00C54F8B" w:rsidRPr="00C54F8B">
              <w:rPr>
                <w:sz w:val="21"/>
                <w:szCs w:val="21"/>
              </w:rPr>
              <w:t>la</w:t>
            </w:r>
            <w:r w:rsidR="00022494">
              <w:rPr>
                <w:sz w:val="21"/>
                <w:szCs w:val="21"/>
              </w:rPr>
              <w:t xml:space="preserve">s modalidades aplicables. </w:t>
            </w:r>
          </w:p>
          <w:p w14:paraId="7D8D8F06" w14:textId="600CAF56" w:rsidR="00C368A8" w:rsidRDefault="00C368A8">
            <w:pPr>
              <w:spacing w:before="20" w:after="20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B4E692" w14:textId="46F3425A" w:rsidR="00C368A8" w:rsidRPr="007637E0" w:rsidRDefault="00F31D9D">
            <w:pPr>
              <w:spacing w:before="20" w:after="20"/>
            </w:pPr>
            <w:r w:rsidRPr="007637E0">
              <w:rPr>
                <w:sz w:val="21"/>
                <w:szCs w:val="21"/>
              </w:rPr>
              <w:t xml:space="preserve">1.1 </w:t>
            </w:r>
            <w:r w:rsidR="00C54F8B" w:rsidRPr="007637E0">
              <w:rPr>
                <w:sz w:val="21"/>
                <w:szCs w:val="21"/>
              </w:rPr>
              <w:t xml:space="preserve">Analiza </w:t>
            </w:r>
            <w:r w:rsidR="00A942A8" w:rsidRPr="007637E0">
              <w:rPr>
                <w:sz w:val="21"/>
                <w:szCs w:val="21"/>
              </w:rPr>
              <w:t xml:space="preserve">en aula </w:t>
            </w:r>
            <w:r w:rsidR="00C54F8B" w:rsidRPr="007637E0">
              <w:rPr>
                <w:sz w:val="21"/>
                <w:szCs w:val="21"/>
              </w:rPr>
              <w:t>la información contable, financiera y tributaria del contribuyente, identificando aspectos relevantes que orientan la planificación de la fiscalización.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FE3F96" w14:textId="3F69D4BA" w:rsidR="00C368A8" w:rsidRPr="005F0F45" w:rsidRDefault="00F31D9D">
            <w:pPr>
              <w:spacing w:before="20" w:after="20"/>
            </w:pPr>
            <w:r w:rsidRPr="005F0F45">
              <w:rPr>
                <w:b/>
                <w:bCs/>
                <w:sz w:val="21"/>
                <w:szCs w:val="21"/>
              </w:rPr>
              <w:t xml:space="preserve">Producto 5: </w:t>
            </w:r>
            <w:r w:rsidR="00C54F8B" w:rsidRPr="00C54F8B">
              <w:rPr>
                <w:sz w:val="21"/>
                <w:szCs w:val="21"/>
              </w:rPr>
              <w:t>Memorándum de planificación de la fiscalización tributaria, con objetivos, alcance, riesgos identificados y recursos previstos.</w:t>
            </w:r>
          </w:p>
        </w:tc>
      </w:tr>
      <w:tr w:rsidR="00C368A8" w14:paraId="46B040FB" w14:textId="77777777" w:rsidTr="00582A7B">
        <w:trPr>
          <w:cantSplit/>
          <w:trHeight w:val="1024"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D9818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9096D9" w14:textId="0446579C" w:rsidR="00A942A8" w:rsidRDefault="00F561AE" w:rsidP="00F561AE">
            <w:pPr>
              <w:spacing w:before="20" w:after="20"/>
            </w:pPr>
            <w:r w:rsidRPr="00F561AE">
              <w:t xml:space="preserve">1.2 </w:t>
            </w:r>
            <w:r w:rsidR="00A942A8" w:rsidRPr="00F561AE">
              <w:t>Diseña en equipo el programa de auditoría organizando los procedimientos de fiscalización según los objetivos, el alcance y los riesgos identificados.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F803A1" w14:textId="05CB2A77" w:rsidR="00C368A8" w:rsidRDefault="00F31D9D">
            <w:pPr>
              <w:spacing w:before="20" w:after="20"/>
            </w:pPr>
            <w:r w:rsidRPr="00D513A4">
              <w:rPr>
                <w:b/>
                <w:bCs/>
                <w:sz w:val="21"/>
                <w:szCs w:val="21"/>
              </w:rPr>
              <w:t xml:space="preserve">Producto 6: </w:t>
            </w:r>
            <w:r w:rsidR="00C54F8B" w:rsidRPr="00C54F8B">
              <w:rPr>
                <w:sz w:val="21"/>
                <w:szCs w:val="21"/>
              </w:rPr>
              <w:t xml:space="preserve">Programa de auditoría tributaria que establece los procedimientos de fiscalización según los objetivos, el alcance y los riesgos </w:t>
            </w:r>
            <w:r w:rsidR="00487DD1" w:rsidRPr="00C54F8B">
              <w:rPr>
                <w:sz w:val="21"/>
                <w:szCs w:val="21"/>
              </w:rPr>
              <w:t>identificados.</w:t>
            </w:r>
          </w:p>
        </w:tc>
      </w:tr>
      <w:tr w:rsidR="00C368A8" w14:paraId="5C745EE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B9C302" w14:textId="1A1A7523" w:rsidR="00921FC8" w:rsidRDefault="00A4484B" w:rsidP="00A4484B">
            <w:r>
              <w:t xml:space="preserve">2. </w:t>
            </w:r>
            <w:r w:rsidRPr="00A4484B">
              <w:t>Aplica técnicas y procedimientos de auditoría tributaria, documentando los hallazgos en papeles de trabajo y fundamentando la Vista de Cargo.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B7B1E28" w14:textId="08780431" w:rsidR="00C368A8" w:rsidRPr="004B7434" w:rsidRDefault="00F31D9D">
            <w:pPr>
              <w:spacing w:before="20" w:after="20"/>
            </w:pPr>
            <w:r w:rsidRPr="004B7434">
              <w:rPr>
                <w:sz w:val="21"/>
                <w:szCs w:val="21"/>
              </w:rPr>
              <w:t xml:space="preserve">2.1 </w:t>
            </w:r>
            <w:r w:rsidR="00487DD1" w:rsidRPr="00487DD1">
              <w:rPr>
                <w:sz w:val="21"/>
                <w:szCs w:val="21"/>
              </w:rPr>
              <w:t xml:space="preserve">Aplica </w:t>
            </w:r>
            <w:r w:rsidR="00E74FDE">
              <w:rPr>
                <w:sz w:val="21"/>
                <w:szCs w:val="21"/>
              </w:rPr>
              <w:t xml:space="preserve">en equipo </w:t>
            </w:r>
            <w:r w:rsidR="00487DD1" w:rsidRPr="00487DD1">
              <w:rPr>
                <w:sz w:val="21"/>
                <w:szCs w:val="21"/>
              </w:rPr>
              <w:t>técnicas de inspección, comprobación, conciliación, confirmación, análisis y revisión documental, registrando los procedimientos ejecutados y los resultados obtenidos en la información tributaria examinada.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40DD3E" w14:textId="75981806" w:rsidR="00C368A8" w:rsidRPr="004B7434" w:rsidRDefault="00F31D9D">
            <w:pPr>
              <w:spacing w:before="20" w:after="20"/>
            </w:pPr>
            <w:r w:rsidRPr="004B7434">
              <w:rPr>
                <w:b/>
                <w:bCs/>
                <w:sz w:val="21"/>
                <w:szCs w:val="21"/>
              </w:rPr>
              <w:t xml:space="preserve">Producto 7: </w:t>
            </w:r>
            <w:r w:rsidR="00487DD1" w:rsidRPr="00487DD1">
              <w:rPr>
                <w:sz w:val="21"/>
                <w:szCs w:val="21"/>
              </w:rPr>
              <w:t>Papeles de trabajo de fiscalización tributaria con procedimientos ejecutados, resultados, hallazgos, referencias y documentación de respaldo.</w:t>
            </w:r>
          </w:p>
        </w:tc>
      </w:tr>
      <w:tr w:rsidR="00C368A8" w14:paraId="063FA469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69936A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493EFF" w14:textId="1654555A" w:rsidR="00C368A8" w:rsidRPr="004B7434" w:rsidRDefault="00E74FDE">
            <w:pPr>
              <w:spacing w:before="20" w:after="20"/>
            </w:pPr>
            <w:r>
              <w:t xml:space="preserve">2.2 </w:t>
            </w:r>
            <w:del w:id="9005" w:author="Comisión de revisión 4.5" w:date="2026-10-13T00:00:00Z">
              <w:r>
                <w:delText xml:space="preserve">Elabora en aula la vista de Cargo</w:delText>
              </w:r>
            </w:del>
            <w:ins w:id="9006" w:author="Comisión de revisión 4.5" w:date="2026-10-13T00:00:00Z">
              <w:r>
                <w:t xml:space="preserve">Elabora en aula la Vista de Cargo</w:t>
              </w:r>
            </w:ins>
            <w:r>
              <w:t xml:space="preserve">, fundamentando la determinación tributaria en los hallazgos, las diferencias identificadas, la documentación de respaldo y la normativa vigente.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028F49" w14:textId="041EF31F" w:rsidR="00C368A8" w:rsidRPr="004B7434" w:rsidRDefault="00F31D9D">
            <w:pPr>
              <w:spacing w:before="20" w:after="20"/>
            </w:pPr>
            <w:r w:rsidRPr="004B7434">
              <w:rPr>
                <w:b/>
                <w:bCs/>
                <w:sz w:val="21"/>
                <w:szCs w:val="21"/>
              </w:rPr>
              <w:t xml:space="preserve">Producto 8: </w:t>
            </w:r>
            <w:r w:rsidR="00487DD1" w:rsidRPr="00487DD1">
              <w:rPr>
                <w:sz w:val="21"/>
                <w:szCs w:val="21"/>
              </w:rPr>
              <w:t>Vista de Cargo fundamentada, estructurada y respaldada documentalmente</w:t>
            </w:r>
            <w:r w:rsidR="00E74FDE">
              <w:rPr>
                <w:sz w:val="21"/>
                <w:szCs w:val="21"/>
              </w:rPr>
              <w:t>.</w:t>
            </w:r>
          </w:p>
        </w:tc>
      </w:tr>
      <w:tr w:rsidR="00C368A8" w14:paraId="6EB96884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930F29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C368A8" w14:paraId="52827AC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9EB7AE0" w14:textId="77777777" w:rsidR="00C368A8" w:rsidRPr="00237466" w:rsidRDefault="00F31D9D">
            <w:pPr>
              <w:spacing w:before="20" w:after="20"/>
              <w:jc w:val="center"/>
            </w:pPr>
            <w:r w:rsidRPr="00237466">
              <w:rPr>
                <w:b/>
                <w:bCs/>
                <w:i/>
                <w:iCs/>
                <w:sz w:val="21"/>
                <w:szCs w:val="21"/>
              </w:rPr>
              <w:lastRenderedPageBreak/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D5C502" w14:textId="77777777" w:rsidR="00C368A8" w:rsidRPr="00237466" w:rsidRDefault="00F31D9D">
            <w:pPr>
              <w:spacing w:before="20" w:after="20"/>
              <w:jc w:val="center"/>
            </w:pPr>
            <w:r w:rsidRPr="00237466"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58F3AB34" w14:textId="77777777" w:rsidR="00C368A8" w:rsidRPr="00237466" w:rsidRDefault="00F31D9D">
            <w:pPr>
              <w:spacing w:before="20" w:after="20"/>
              <w:jc w:val="center"/>
            </w:pPr>
            <w:r w:rsidRPr="00237466">
              <w:rPr>
                <w:i/>
                <w:iCs/>
                <w:sz w:val="16"/>
                <w:szCs w:val="16"/>
              </w:rPr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BBCB0" w14:textId="77777777" w:rsidR="00C368A8" w:rsidRPr="00237466" w:rsidRDefault="00F31D9D">
            <w:pPr>
              <w:spacing w:before="20" w:after="20"/>
              <w:jc w:val="center"/>
            </w:pPr>
            <w:r w:rsidRPr="00237466">
              <w:rPr>
                <w:b/>
                <w:bCs/>
                <w:i/>
                <w:iCs/>
                <w:sz w:val="21"/>
                <w:szCs w:val="21"/>
              </w:rPr>
              <w:t>Conocimientos circunstanciales</w:t>
            </w:r>
          </w:p>
        </w:tc>
      </w:tr>
      <w:tr w:rsidR="00C368A8" w14:paraId="343934DE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AC67F9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5: Auditoría fiscal</w:t>
            </w:r>
          </w:p>
          <w:p w14:paraId="5B1DB331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6: Comunicaciones y papeles de trabajo en la auditoría fiscal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D7042D5" w14:textId="77777777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>Los objetivos de la Administración Tributaria y los procesos de fiscalización. (C)</w:t>
            </w:r>
          </w:p>
          <w:p w14:paraId="76C0ABA9" w14:textId="77777777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>Programas de auditoría para cada uno de los principales tributos y tipos de fiscalizaciones. (C)</w:t>
            </w:r>
          </w:p>
          <w:p w14:paraId="1BB1D2A5" w14:textId="50ADA77D" w:rsidR="00C368A8" w:rsidRPr="00675CA8" w:rsidRDefault="00F31D9D" w:rsidP="004B7434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>Técnicas de auditoría: la reconstrucción de inventarios y de ventas, el tratamiento de las diferencias encontradas y la liquidación de impuestos</w:t>
            </w:r>
            <w:r w:rsidR="004B7434" w:rsidRPr="00675CA8">
              <w:rPr>
                <w:sz w:val="21"/>
                <w:szCs w:val="21"/>
              </w:rPr>
              <w:t xml:space="preserve"> y o</w:t>
            </w:r>
            <w:r w:rsidRPr="00675CA8">
              <w:rPr>
                <w:sz w:val="21"/>
                <w:szCs w:val="21"/>
              </w:rPr>
              <w:t>tras según el tipo de industria y tratamientos específicos</w:t>
            </w:r>
            <w:r w:rsidR="004B7434" w:rsidRPr="00675CA8">
              <w:rPr>
                <w:sz w:val="21"/>
                <w:szCs w:val="21"/>
              </w:rPr>
              <w:t>.</w:t>
            </w:r>
            <w:r w:rsidRPr="00675CA8">
              <w:rPr>
                <w:sz w:val="21"/>
                <w:szCs w:val="21"/>
              </w:rPr>
              <w:t xml:space="preserve"> (</w:t>
            </w:r>
            <w:r w:rsidR="004B7434" w:rsidRPr="00675CA8">
              <w:rPr>
                <w:sz w:val="21"/>
                <w:szCs w:val="21"/>
              </w:rPr>
              <w:t>C</w:t>
            </w:r>
            <w:r w:rsidR="00354BD3">
              <w:rPr>
                <w:sz w:val="21"/>
                <w:szCs w:val="21"/>
              </w:rPr>
              <w:t xml:space="preserve">, </w:t>
            </w:r>
            <w:r w:rsidRPr="00675CA8">
              <w:rPr>
                <w:sz w:val="21"/>
                <w:szCs w:val="21"/>
              </w:rPr>
              <w:t>P)</w:t>
            </w:r>
          </w:p>
          <w:p w14:paraId="712527DC" w14:textId="4DC09F03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>Entrevistas y comunicación con el contribuyente</w:t>
            </w:r>
            <w:r w:rsidR="001367FF">
              <w:rPr>
                <w:sz w:val="21"/>
                <w:szCs w:val="21"/>
              </w:rPr>
              <w:t xml:space="preserve"> </w:t>
            </w:r>
            <w:r w:rsidR="001367FF" w:rsidRPr="001367FF">
              <w:rPr>
                <w:sz w:val="21"/>
                <w:szCs w:val="21"/>
              </w:rPr>
              <w:t xml:space="preserve">bajo </w:t>
            </w:r>
            <w:r w:rsidR="001367FF" w:rsidRPr="00E74FDE">
              <w:rPr>
                <w:sz w:val="21"/>
                <w:szCs w:val="21"/>
              </w:rPr>
              <w:t>principios de objetividad</w:t>
            </w:r>
            <w:r w:rsidR="00B7123A">
              <w:rPr>
                <w:sz w:val="21"/>
                <w:szCs w:val="21"/>
              </w:rPr>
              <w:t xml:space="preserve">. </w:t>
            </w:r>
            <w:r w:rsidRPr="00E74FDE">
              <w:rPr>
                <w:sz w:val="21"/>
                <w:szCs w:val="21"/>
              </w:rPr>
              <w:t>(C</w:t>
            </w:r>
            <w:r w:rsidR="001367FF" w:rsidRPr="00E74FDE">
              <w:rPr>
                <w:sz w:val="21"/>
                <w:szCs w:val="21"/>
              </w:rPr>
              <w:t>,</w:t>
            </w:r>
            <w:r w:rsidR="00E74FDE">
              <w:rPr>
                <w:sz w:val="21"/>
                <w:szCs w:val="21"/>
              </w:rPr>
              <w:t xml:space="preserve"> </w:t>
            </w:r>
            <w:r w:rsidR="001367FF" w:rsidRPr="00E74FDE">
              <w:rPr>
                <w:sz w:val="21"/>
                <w:szCs w:val="21"/>
              </w:rPr>
              <w:t>A</w:t>
            </w:r>
            <w:r w:rsidRPr="00E74FDE">
              <w:rPr>
                <w:sz w:val="21"/>
                <w:szCs w:val="21"/>
              </w:rPr>
              <w:t>)</w:t>
            </w:r>
          </w:p>
          <w:p w14:paraId="39770800" w14:textId="66301C29" w:rsidR="00C368A8" w:rsidRPr="00675CA8" w:rsidRDefault="00F31D9D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 xml:space="preserve">Los papeles de trabajo del </w:t>
            </w:r>
            <w:r w:rsidR="00725688" w:rsidRPr="00675CA8">
              <w:rPr>
                <w:sz w:val="21"/>
                <w:szCs w:val="21"/>
              </w:rPr>
              <w:t>Fiscalizador</w:t>
            </w:r>
            <w:r w:rsidRPr="00675CA8">
              <w:rPr>
                <w:sz w:val="21"/>
                <w:szCs w:val="21"/>
              </w:rPr>
              <w:t>. (</w:t>
            </w:r>
            <w:r w:rsidR="00725688" w:rsidRPr="00675CA8">
              <w:rPr>
                <w:sz w:val="21"/>
                <w:szCs w:val="21"/>
              </w:rPr>
              <w:t>C</w:t>
            </w:r>
            <w:r w:rsidR="00354BD3">
              <w:rPr>
                <w:sz w:val="21"/>
                <w:szCs w:val="21"/>
              </w:rPr>
              <w:t xml:space="preserve">, </w:t>
            </w:r>
            <w:r w:rsidRPr="00675CA8">
              <w:rPr>
                <w:sz w:val="21"/>
                <w:szCs w:val="21"/>
              </w:rPr>
              <w:t>P)</w:t>
            </w:r>
          </w:p>
          <w:p w14:paraId="6CA7ECB4" w14:textId="7C3C529B" w:rsidR="00725688" w:rsidRPr="00675CA8" w:rsidRDefault="00725688">
            <w:pPr>
              <w:pStyle w:val="Prrafodelista"/>
              <w:numPr>
                <w:ilvl w:val="0"/>
                <w:numId w:val="4"/>
              </w:numPr>
              <w:spacing w:before="10" w:after="10"/>
            </w:pPr>
            <w:r w:rsidRPr="00675CA8">
              <w:rPr>
                <w:sz w:val="21"/>
                <w:szCs w:val="21"/>
              </w:rPr>
              <w:t>Informe del Fiscalizador y requisitos para la elaboración de la Vista de Cargo.</w:t>
            </w:r>
            <w:r w:rsidR="00675CA8" w:rsidRPr="00675CA8">
              <w:rPr>
                <w:sz w:val="21"/>
                <w:szCs w:val="21"/>
              </w:rPr>
              <w:t xml:space="preserve"> (C</w:t>
            </w:r>
            <w:r w:rsidR="00354BD3">
              <w:rPr>
                <w:sz w:val="21"/>
                <w:szCs w:val="21"/>
              </w:rPr>
              <w:t xml:space="preserve">, </w:t>
            </w:r>
            <w:r w:rsidR="00675CA8" w:rsidRPr="00675CA8">
              <w:rPr>
                <w:sz w:val="21"/>
                <w:szCs w:val="21"/>
              </w:rPr>
              <w:t>P)</w:t>
            </w:r>
          </w:p>
          <w:p w14:paraId="4E9EE473" w14:textId="3D5ADFA3" w:rsidR="00C368A8" w:rsidRDefault="00C368A8" w:rsidP="00725688">
            <w:pPr>
              <w:spacing w:before="10" w:after="1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A1E708B" w14:textId="32F040A4" w:rsidR="00237466" w:rsidRPr="00237466" w:rsidRDefault="00F31D9D" w:rsidP="00237466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87DD1">
              <w:rPr>
                <w:sz w:val="21"/>
                <w:szCs w:val="21"/>
              </w:rPr>
              <w:t>Procesos productivos y comerciales</w:t>
            </w:r>
            <w:r w:rsidR="00487DD1" w:rsidRPr="00487DD1">
              <w:rPr>
                <w:sz w:val="21"/>
                <w:szCs w:val="21"/>
              </w:rPr>
              <w:t xml:space="preserve"> y documentales de </w:t>
            </w:r>
            <w:r w:rsidRPr="00487DD1">
              <w:rPr>
                <w:sz w:val="21"/>
                <w:szCs w:val="21"/>
              </w:rPr>
              <w:t xml:space="preserve">los sectores </w:t>
            </w:r>
            <w:r w:rsidR="00487DD1" w:rsidRPr="00487DD1">
              <w:rPr>
                <w:sz w:val="21"/>
                <w:szCs w:val="21"/>
              </w:rPr>
              <w:t xml:space="preserve">económicos relevantes para </w:t>
            </w:r>
            <w:r w:rsidR="004C72F3" w:rsidRPr="00487DD1">
              <w:rPr>
                <w:sz w:val="21"/>
                <w:szCs w:val="21"/>
              </w:rPr>
              <w:t>la fiscalización tributaria</w:t>
            </w:r>
            <w:r w:rsidR="00487DD1" w:rsidRPr="00487DD1">
              <w:rPr>
                <w:sz w:val="21"/>
                <w:szCs w:val="21"/>
              </w:rPr>
              <w:t xml:space="preserve"> en el país.</w:t>
            </w:r>
          </w:p>
          <w:p w14:paraId="1195A074" w14:textId="79EDD093" w:rsidR="00C368A8" w:rsidRDefault="004C72F3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4C72F3">
              <w:rPr>
                <w:sz w:val="21"/>
                <w:szCs w:val="21"/>
              </w:rPr>
              <w:t>Formatos institucionales y criterios específicos de estandarización documental utilizados por la Administración Tributaria</w:t>
            </w:r>
            <w:r w:rsidR="00E74FDE">
              <w:rPr>
                <w:sz w:val="21"/>
                <w:szCs w:val="21"/>
              </w:rPr>
              <w:t>.</w:t>
            </w:r>
          </w:p>
        </w:tc>
      </w:tr>
      <w:tr w:rsidR="00C368A8" w14:paraId="5B772905" w14:textId="77777777" w:rsidTr="00E24854">
        <w:trPr>
          <w:cantSplit/>
          <w:trHeight w:val="1060"/>
        </w:trPr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AE015E" w14:textId="1493B201" w:rsidR="00C368A8" w:rsidRDefault="00F31D9D">
            <w:pPr>
              <w:spacing w:before="20" w:after="20"/>
              <w:jc w:val="both"/>
            </w:pPr>
            <w:r w:rsidRPr="002C0285">
              <w:rPr>
                <w:b/>
                <w:bCs/>
                <w:i/>
                <w:iCs/>
                <w:sz w:val="21"/>
                <w:szCs w:val="21"/>
              </w:rPr>
              <w:t xml:space="preserve">Elemento de competencia 3: </w:t>
            </w:r>
            <w:r w:rsidR="009D5A98" w:rsidRPr="002C0285">
              <w:rPr>
                <w:sz w:val="21"/>
                <w:szCs w:val="21"/>
              </w:rPr>
              <w:t xml:space="preserve">Elabora </w:t>
            </w:r>
            <w:r w:rsidR="00E24854" w:rsidRPr="002C0285">
              <w:rPr>
                <w:sz w:val="21"/>
                <w:szCs w:val="21"/>
              </w:rPr>
              <w:t>e</w:t>
            </w:r>
            <w:r w:rsidR="009D5A98" w:rsidRPr="002C0285">
              <w:rPr>
                <w:sz w:val="21"/>
                <w:szCs w:val="21"/>
              </w:rPr>
              <w:t xml:space="preserve">l </w:t>
            </w:r>
            <w:r w:rsidR="00E24854" w:rsidRPr="002C0285">
              <w:rPr>
                <w:sz w:val="21"/>
                <w:szCs w:val="21"/>
              </w:rPr>
              <w:t>D</w:t>
            </w:r>
            <w:r w:rsidR="009D5A98" w:rsidRPr="002C0285">
              <w:rPr>
                <w:sz w:val="21"/>
                <w:szCs w:val="21"/>
              </w:rPr>
              <w:t>ictamen</w:t>
            </w:r>
            <w:r w:rsidR="002C0285" w:rsidRPr="002C0285">
              <w:rPr>
                <w:sz w:val="21"/>
                <w:szCs w:val="21"/>
              </w:rPr>
              <w:t xml:space="preserve"> Tributario, Informe de Procedimientos mínimos</w:t>
            </w:r>
            <w:r w:rsidR="005F51B4">
              <w:rPr>
                <w:sz w:val="21"/>
                <w:szCs w:val="21"/>
              </w:rPr>
              <w:t xml:space="preserve"> </w:t>
            </w:r>
            <w:r w:rsidR="002C0285" w:rsidRPr="002C0285">
              <w:rPr>
                <w:sz w:val="21"/>
                <w:szCs w:val="21"/>
              </w:rPr>
              <w:t>e Informe de Control Interno Tributario</w:t>
            </w:r>
            <w:r w:rsidR="005F51B4">
              <w:rPr>
                <w:sz w:val="21"/>
                <w:szCs w:val="21"/>
              </w:rPr>
              <w:t xml:space="preserve"> a partir del r</w:t>
            </w:r>
            <w:r w:rsidR="005F51B4" w:rsidRPr="002C0285">
              <w:rPr>
                <w:sz w:val="21"/>
                <w:szCs w:val="21"/>
              </w:rPr>
              <w:t>elevamiento de la información tributaria complementaria</w:t>
            </w:r>
            <w:r w:rsidR="002C0285" w:rsidRPr="002C0285">
              <w:rPr>
                <w:sz w:val="21"/>
                <w:szCs w:val="21"/>
              </w:rPr>
              <w:t>, sustentando</w:t>
            </w:r>
            <w:r w:rsidR="009D5A98" w:rsidRPr="002C0285">
              <w:rPr>
                <w:sz w:val="21"/>
                <w:szCs w:val="21"/>
              </w:rPr>
              <w:t xml:space="preserve"> los resultados con evidencia suficiente</w:t>
            </w:r>
            <w:r w:rsidR="005F51B4">
              <w:rPr>
                <w:sz w:val="21"/>
                <w:szCs w:val="21"/>
              </w:rPr>
              <w:t xml:space="preserve"> y</w:t>
            </w:r>
            <w:r w:rsidR="002C0285">
              <w:rPr>
                <w:sz w:val="21"/>
                <w:szCs w:val="21"/>
              </w:rPr>
              <w:t xml:space="preserve"> </w:t>
            </w:r>
            <w:r w:rsidR="005F51B4">
              <w:rPr>
                <w:sz w:val="21"/>
                <w:szCs w:val="21"/>
              </w:rPr>
              <w:t>conforme</w:t>
            </w:r>
            <w:r w:rsidR="002C0285" w:rsidRPr="002C0285">
              <w:rPr>
                <w:sz w:val="21"/>
                <w:szCs w:val="21"/>
              </w:rPr>
              <w:t xml:space="preserve"> a la normativa vigente</w:t>
            </w:r>
            <w:r w:rsidR="002C0285">
              <w:rPr>
                <w:sz w:val="21"/>
                <w:szCs w:val="21"/>
              </w:rPr>
              <w:t xml:space="preserve">. </w:t>
            </w:r>
          </w:p>
        </w:tc>
      </w:tr>
      <w:tr w:rsidR="00C368A8" w14:paraId="35402322" w14:textId="77777777"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6D95AA" w14:textId="77777777" w:rsidR="00C368A8" w:rsidRPr="005F51B4" w:rsidRDefault="00F31D9D">
            <w:pPr>
              <w:spacing w:before="20" w:after="20"/>
              <w:jc w:val="center"/>
            </w:pPr>
            <w:r w:rsidRPr="005F51B4">
              <w:rPr>
                <w:b/>
                <w:bCs/>
                <w:i/>
                <w:iCs/>
                <w:sz w:val="21"/>
                <w:szCs w:val="21"/>
              </w:rPr>
              <w:t>Criterios de desempeño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133D00" w14:textId="77777777" w:rsidR="00C368A8" w:rsidRPr="005F51B4" w:rsidRDefault="00F31D9D">
            <w:pPr>
              <w:spacing w:before="20" w:after="20"/>
              <w:jc w:val="center"/>
            </w:pPr>
            <w:r w:rsidRPr="005F51B4">
              <w:rPr>
                <w:b/>
                <w:bCs/>
                <w:i/>
                <w:iCs/>
                <w:sz w:val="21"/>
                <w:szCs w:val="21"/>
              </w:rPr>
              <w:t>Evidencias de desempeño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5180336" w14:textId="77777777" w:rsidR="00C368A8" w:rsidRPr="005F51B4" w:rsidRDefault="00F31D9D">
            <w:pPr>
              <w:spacing w:before="20" w:after="20"/>
              <w:jc w:val="center"/>
            </w:pPr>
            <w:r w:rsidRPr="005F51B4">
              <w:rPr>
                <w:b/>
                <w:bCs/>
                <w:i/>
                <w:iCs/>
                <w:sz w:val="21"/>
                <w:szCs w:val="21"/>
              </w:rPr>
              <w:t>Evidencias de producto</w:t>
            </w:r>
          </w:p>
        </w:tc>
      </w:tr>
      <w:tr w:rsidR="00C368A8" w14:paraId="591FD886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8845B18" w14:textId="0FD2F269" w:rsidR="00D253BB" w:rsidRDefault="00F31D9D">
            <w:pPr>
              <w:spacing w:before="20" w:after="20"/>
              <w:rPr>
                <w:sz w:val="21"/>
                <w:szCs w:val="21"/>
              </w:rPr>
            </w:pPr>
            <w:r w:rsidRPr="00D253BB">
              <w:rPr>
                <w:sz w:val="21"/>
                <w:szCs w:val="21"/>
              </w:rPr>
              <w:t xml:space="preserve">1. </w:t>
            </w:r>
            <w:r w:rsidR="004F5E46">
              <w:rPr>
                <w:sz w:val="21"/>
                <w:szCs w:val="21"/>
              </w:rPr>
              <w:t xml:space="preserve">Valida </w:t>
            </w:r>
            <w:r w:rsidR="00D253BB">
              <w:rPr>
                <w:sz w:val="21"/>
                <w:szCs w:val="21"/>
              </w:rPr>
              <w:t xml:space="preserve">la información tributaria complementaria, verificando su consistencia y pertinencia </w:t>
            </w:r>
            <w:r w:rsidR="004F5E46">
              <w:rPr>
                <w:sz w:val="21"/>
                <w:szCs w:val="21"/>
              </w:rPr>
              <w:t xml:space="preserve">sustentando </w:t>
            </w:r>
            <w:r w:rsidR="00D253BB">
              <w:rPr>
                <w:sz w:val="21"/>
                <w:szCs w:val="21"/>
              </w:rPr>
              <w:t>las conclusiones</w:t>
            </w:r>
            <w:r w:rsidR="004F5E46">
              <w:rPr>
                <w:sz w:val="21"/>
                <w:szCs w:val="21"/>
              </w:rPr>
              <w:t xml:space="preserve"> con la normativa vigente. </w:t>
            </w:r>
          </w:p>
          <w:p w14:paraId="78909435" w14:textId="58FCEE1B" w:rsidR="00D253BB" w:rsidRDefault="00D253BB">
            <w:pPr>
              <w:spacing w:before="20" w:after="20"/>
            </w:pP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92B2AF" w14:textId="3C87126B" w:rsidR="00661248" w:rsidRDefault="00A4484B" w:rsidP="00A4484B">
            <w:pPr>
              <w:spacing w:before="20" w:after="20"/>
            </w:pPr>
            <w:r w:rsidRPr="00340ED3">
              <w:rPr>
                <w:sz w:val="21"/>
                <w:szCs w:val="21"/>
              </w:rPr>
              <w:t>1.</w:t>
            </w:r>
            <w:r>
              <w:rPr>
                <w:sz w:val="21"/>
                <w:szCs w:val="21"/>
              </w:rPr>
              <w:t xml:space="preserve">1 </w:t>
            </w:r>
            <w:r w:rsidR="00381A19" w:rsidRPr="00381A19">
              <w:t>Comprueba en aula la consistencia numérica</w:t>
            </w:r>
            <w:r w:rsidR="000B6304">
              <w:t xml:space="preserve"> </w:t>
            </w:r>
            <w:r w:rsidR="00381A19" w:rsidRPr="00381A19">
              <w:t xml:space="preserve">de los anexos tributarios contrastando </w:t>
            </w:r>
            <w:r w:rsidR="000B6304">
              <w:t xml:space="preserve">con </w:t>
            </w:r>
            <w:r w:rsidR="00381A19" w:rsidRPr="00381A19">
              <w:t>l</w:t>
            </w:r>
            <w:r w:rsidR="00381A19">
              <w:t>a información financiera</w:t>
            </w:r>
            <w:r w:rsidR="000B6304">
              <w:t xml:space="preserve">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DDC01C" w14:textId="414F5A12" w:rsidR="00C368A8" w:rsidRDefault="00F31D9D">
            <w:pPr>
              <w:spacing w:before="20" w:after="20"/>
            </w:pPr>
            <w:r w:rsidRPr="00661248">
              <w:rPr>
                <w:b/>
                <w:bCs/>
                <w:sz w:val="21"/>
                <w:szCs w:val="21"/>
              </w:rPr>
              <w:t xml:space="preserve">Producto 9: </w:t>
            </w:r>
            <w:r w:rsidR="00A4484B" w:rsidRPr="00A4484B">
              <w:rPr>
                <w:sz w:val="21"/>
                <w:szCs w:val="21"/>
              </w:rPr>
              <w:t>Cuadros comparativos de consistencia financiera y tributaria</w:t>
            </w:r>
            <w:r w:rsidR="00A4484B">
              <w:rPr>
                <w:sz w:val="21"/>
                <w:szCs w:val="21"/>
              </w:rPr>
              <w:t xml:space="preserve">. </w:t>
            </w:r>
          </w:p>
        </w:tc>
      </w:tr>
      <w:tr w:rsidR="00C368A8" w14:paraId="4B2B90D8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26B2A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9605F7" w14:textId="470E8D39" w:rsidR="00C368A8" w:rsidRDefault="00E74FDE">
            <w:pPr>
              <w:spacing w:before="20" w:after="20"/>
            </w:pPr>
            <w:r w:rsidRPr="00340ED3">
              <w:rPr>
                <w:sz w:val="21"/>
                <w:szCs w:val="21"/>
              </w:rPr>
              <w:t xml:space="preserve">1.2 </w:t>
            </w:r>
            <w:r w:rsidRPr="00340ED3">
              <w:t>Releva en equipo la información tributaria complementaria del contribuyente en hojas de trabajo, verificando el cumplimiento de la presentación digital y la documentación de soporte</w:t>
            </w:r>
            <w:r w:rsidRPr="00340ED3">
              <w:rPr>
                <w:sz w:val="21"/>
                <w:szCs w:val="21"/>
              </w:rPr>
              <w:t>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6FE185" w14:textId="7BD36A5D" w:rsidR="00C368A8" w:rsidRDefault="00F31D9D">
            <w:pPr>
              <w:spacing w:before="20" w:after="20"/>
            </w:pPr>
            <w:r w:rsidRPr="004F5E46">
              <w:rPr>
                <w:b/>
                <w:bCs/>
                <w:sz w:val="21"/>
                <w:szCs w:val="21"/>
              </w:rPr>
              <w:t xml:space="preserve">Producto 10: </w:t>
            </w:r>
            <w:r w:rsidR="00381A19" w:rsidRPr="00661248">
              <w:rPr>
                <w:sz w:val="21"/>
                <w:szCs w:val="21"/>
              </w:rPr>
              <w:t>Papeles de trabajo de relevamiento y verificación de la Información Tributaria Complementaria</w:t>
            </w:r>
          </w:p>
        </w:tc>
      </w:tr>
      <w:tr w:rsidR="00C368A8" w14:paraId="047259EC" w14:textId="77777777">
        <w:trPr>
          <w:cantSplit/>
        </w:trPr>
        <w:tc>
          <w:tcPr>
            <w:tcW w:w="3320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608D07" w14:textId="5E297E49" w:rsidR="00C368A8" w:rsidRPr="006C0D50" w:rsidRDefault="00F31D9D">
            <w:pPr>
              <w:spacing w:before="20" w:after="20"/>
              <w:rPr>
                <w:sz w:val="21"/>
                <w:szCs w:val="21"/>
              </w:rPr>
            </w:pPr>
            <w:r w:rsidRPr="00312FA9">
              <w:rPr>
                <w:sz w:val="21"/>
                <w:szCs w:val="21"/>
              </w:rPr>
              <w:t>2</w:t>
            </w:r>
            <w:r w:rsidR="00312FA9">
              <w:rPr>
                <w:sz w:val="21"/>
                <w:szCs w:val="21"/>
              </w:rPr>
              <w:t>.</w:t>
            </w:r>
            <w:r w:rsidR="00312FA9">
              <w:t xml:space="preserve"> </w:t>
            </w:r>
            <w:r w:rsidR="00312FA9" w:rsidRPr="00312FA9">
              <w:rPr>
                <w:sz w:val="21"/>
                <w:szCs w:val="21"/>
              </w:rPr>
              <w:t xml:space="preserve">Elabora el Dictamen y </w:t>
            </w:r>
            <w:r w:rsidR="008B216A">
              <w:rPr>
                <w:sz w:val="21"/>
                <w:szCs w:val="21"/>
              </w:rPr>
              <w:t xml:space="preserve">los </w:t>
            </w:r>
            <w:r w:rsidR="006C0D50">
              <w:rPr>
                <w:sz w:val="21"/>
                <w:szCs w:val="21"/>
              </w:rPr>
              <w:t>I</w:t>
            </w:r>
            <w:r w:rsidR="008B216A">
              <w:rPr>
                <w:sz w:val="21"/>
                <w:szCs w:val="21"/>
              </w:rPr>
              <w:t xml:space="preserve">nformes </w:t>
            </w:r>
            <w:r w:rsidR="006C0D50">
              <w:rPr>
                <w:sz w:val="21"/>
                <w:szCs w:val="21"/>
              </w:rPr>
              <w:t>T</w:t>
            </w:r>
            <w:r w:rsidR="008B216A">
              <w:rPr>
                <w:sz w:val="21"/>
                <w:szCs w:val="21"/>
              </w:rPr>
              <w:t>ributarios</w:t>
            </w:r>
            <w:r w:rsidR="00312FA9" w:rsidRPr="00312FA9">
              <w:rPr>
                <w:sz w:val="21"/>
                <w:szCs w:val="21"/>
              </w:rPr>
              <w:t xml:space="preserve">, evaluando los hallazgos y contingencias fiscales </w:t>
            </w:r>
            <w:r w:rsidR="006C0D50">
              <w:rPr>
                <w:sz w:val="21"/>
                <w:szCs w:val="21"/>
              </w:rPr>
              <w:t xml:space="preserve">conforme </w:t>
            </w:r>
            <w:r w:rsidR="00312FA9" w:rsidRPr="00312FA9">
              <w:rPr>
                <w:sz w:val="21"/>
                <w:szCs w:val="21"/>
              </w:rPr>
              <w:t>a la normativa vigente.</w:t>
            </w:r>
          </w:p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00F2839" w14:textId="094558AC" w:rsidR="00C368A8" w:rsidRPr="00E80AD3" w:rsidRDefault="00F31D9D">
            <w:pPr>
              <w:spacing w:before="20" w:after="20"/>
            </w:pPr>
            <w:r w:rsidRPr="00E80AD3">
              <w:rPr>
                <w:sz w:val="21"/>
                <w:szCs w:val="21"/>
              </w:rPr>
              <w:t xml:space="preserve">2.1 </w:t>
            </w:r>
            <w:r w:rsidR="00E80AD3" w:rsidRPr="00E80AD3">
              <w:rPr>
                <w:sz w:val="21"/>
                <w:szCs w:val="21"/>
              </w:rPr>
              <w:t>Elabora en equipo el informe de procedimientos mínimos y el informe de control interno tributario, detallando los procedimientos aplicados, los hallazgos obtenidos y la evidencia de respaldo.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086F503" w14:textId="44F2A340" w:rsidR="00C368A8" w:rsidRPr="00E80AD3" w:rsidRDefault="00F31D9D">
            <w:pPr>
              <w:spacing w:before="20" w:after="20"/>
            </w:pPr>
            <w:r w:rsidRPr="00E80AD3">
              <w:rPr>
                <w:b/>
                <w:bCs/>
                <w:sz w:val="21"/>
                <w:szCs w:val="21"/>
              </w:rPr>
              <w:t xml:space="preserve">Producto 11: </w:t>
            </w:r>
            <w:r w:rsidR="00E80AD3" w:rsidRPr="00E80AD3">
              <w:rPr>
                <w:sz w:val="21"/>
                <w:szCs w:val="21"/>
              </w:rPr>
              <w:t xml:space="preserve">Informe de </w:t>
            </w:r>
            <w:r w:rsidR="00265EDE">
              <w:rPr>
                <w:sz w:val="21"/>
                <w:szCs w:val="21"/>
              </w:rPr>
              <w:t>P</w:t>
            </w:r>
            <w:r w:rsidR="00E80AD3" w:rsidRPr="00E80AD3">
              <w:rPr>
                <w:sz w:val="21"/>
                <w:szCs w:val="21"/>
              </w:rPr>
              <w:t xml:space="preserve">rocedimientos </w:t>
            </w:r>
            <w:r w:rsidR="00265EDE">
              <w:rPr>
                <w:sz w:val="21"/>
                <w:szCs w:val="21"/>
              </w:rPr>
              <w:t>M</w:t>
            </w:r>
            <w:r w:rsidR="00E80AD3" w:rsidRPr="00E80AD3">
              <w:rPr>
                <w:sz w:val="21"/>
                <w:szCs w:val="21"/>
              </w:rPr>
              <w:t>ínimos e Informe de Control Interno</w:t>
            </w:r>
          </w:p>
        </w:tc>
      </w:tr>
      <w:tr w:rsidR="00C368A8" w14:paraId="6B939B51" w14:textId="77777777">
        <w:trPr>
          <w:cantSplit/>
        </w:trPr>
        <w:tc>
          <w:tcPr>
            <w:tcW w:w="3320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06084" w14:textId="77777777" w:rsidR="00C368A8" w:rsidRDefault="00C368A8"/>
        </w:tc>
        <w:tc>
          <w:tcPr>
            <w:tcW w:w="3320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B3811E" w14:textId="13A5C167" w:rsidR="00C368A8" w:rsidRDefault="00F31D9D">
            <w:pPr>
              <w:spacing w:before="20" w:after="20"/>
            </w:pPr>
            <w:r w:rsidRPr="00B6052E">
              <w:rPr>
                <w:sz w:val="21"/>
                <w:szCs w:val="21"/>
              </w:rPr>
              <w:t xml:space="preserve">2.2 </w:t>
            </w:r>
            <w:r w:rsidR="009D5A98" w:rsidRPr="00B6052E">
              <w:rPr>
                <w:sz w:val="21"/>
                <w:szCs w:val="21"/>
              </w:rPr>
              <w:t xml:space="preserve">Elabora </w:t>
            </w:r>
            <w:r>
              <w:rPr>
                <w:sz w:val="21"/>
                <w:szCs w:val="21"/>
              </w:rPr>
              <w:t xml:space="preserve">en aula el Dictamen tributario que incorpora las conclusiones sobre la </w:t>
            </w:r>
            <w:del w:id="9007" w:author="Comisión de revisión 4.5" w:date="2026-10-13T00:00:00Z">
              <w:r>
                <w:rPr>
                  <w:sz w:val="21"/>
                  <w:szCs w:val="21"/>
                </w:rPr>
                <w:delText xml:space="preserve">situación Fiscal del Sujeto Pasivo</w:delText>
              </w:r>
            </w:del>
            <w:ins w:id="9008" w:author="Comisión de revisión 4.5" w:date="2026-10-13T00:00:00Z">
              <w:r>
                <w:rPr>
                  <w:sz w:val="21"/>
                  <w:szCs w:val="21"/>
                </w:rPr>
                <w:t xml:space="preserve">situación fiscal del sujeto pasivo</w:t>
              </w:r>
            </w:ins>
            <w:r>
              <w:rPr>
                <w:sz w:val="21"/>
                <w:szCs w:val="21"/>
              </w:rPr>
              <w:t xml:space="preserve">. </w:t>
            </w:r>
          </w:p>
        </w:tc>
        <w:tc>
          <w:tcPr>
            <w:tcW w:w="3320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A6D3B96" w14:textId="34ED4E7B" w:rsidR="00C368A8" w:rsidRDefault="00F31D9D">
            <w:pPr>
              <w:spacing w:before="20" w:after="20"/>
            </w:pPr>
            <w:r w:rsidRPr="00DC69E2">
              <w:rPr>
                <w:b/>
                <w:bCs/>
                <w:sz w:val="21"/>
                <w:szCs w:val="21"/>
              </w:rPr>
              <w:t xml:space="preserve">Producto 12: </w:t>
            </w:r>
            <w:r w:rsidR="00DC69E2" w:rsidRPr="00DC69E2">
              <w:rPr>
                <w:sz w:val="21"/>
                <w:szCs w:val="21"/>
              </w:rPr>
              <w:t>Dictamen Tributario</w:t>
            </w:r>
          </w:p>
        </w:tc>
      </w:tr>
      <w:tr w:rsidR="00C368A8" w14:paraId="4298CA0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BA6A9D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Evidencias de conocimiento</w:t>
            </w:r>
          </w:p>
        </w:tc>
      </w:tr>
      <w:tr w:rsidR="00C368A8" w14:paraId="696A2354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A8A27FB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Unidad de aprendizaje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2CBB0D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Contenidos</w:t>
            </w:r>
          </w:p>
          <w:p w14:paraId="4C10A6BB" w14:textId="77777777" w:rsidR="00C368A8" w:rsidRDefault="00F31D9D">
            <w:pPr>
              <w:spacing w:before="20" w:after="20"/>
              <w:jc w:val="center"/>
            </w:pPr>
            <w:r w:rsidRPr="00265EDE">
              <w:rPr>
                <w:i/>
                <w:iCs/>
                <w:sz w:val="16"/>
                <w:szCs w:val="16"/>
              </w:rPr>
              <w:lastRenderedPageBreak/>
              <w:t>C: cognitivo · P: procedimental · A: actitudinal · T: manejo de tecnología e IA</w:t>
            </w: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D938F0" w14:textId="77777777" w:rsidR="00C368A8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lastRenderedPageBreak/>
              <w:t>Conocimientos circunstanciales</w:t>
            </w:r>
          </w:p>
        </w:tc>
      </w:tr>
      <w:tr w:rsidR="00C368A8" w14:paraId="666B3C6A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DA4D0C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7: Proceso de la auditoría tributaria</w:t>
            </w:r>
          </w:p>
          <w:p w14:paraId="7CCA7EAD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8: Planificación de la auditoría tributaria</w:t>
            </w:r>
          </w:p>
          <w:p w14:paraId="7F6AB153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9: Ejecución de la auditoría tributaria</w:t>
            </w:r>
          </w:p>
          <w:p w14:paraId="3B21AE5F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10: Finalización de la auditoría tributaria</w:t>
            </w:r>
          </w:p>
          <w:p w14:paraId="162B37AC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11: Normas, dictámenes e informes de auditoría tributaria</w:t>
            </w:r>
          </w:p>
          <w:p w14:paraId="13038E10" w14:textId="77777777" w:rsidR="00C368A8" w:rsidRDefault="00F31D9D">
            <w:pPr>
              <w:spacing w:before="20" w:after="20"/>
            </w:pPr>
            <w:r>
              <w:rPr>
                <w:sz w:val="21"/>
                <w:szCs w:val="21"/>
              </w:rPr>
              <w:t>Tema 12: Las Normas de Contabilidad Generalmente Aceptadas en Bolivia, las NIIF y sus implicaciones tributarias</w:t>
            </w:r>
          </w:p>
        </w:tc>
        <w:tc>
          <w:tcPr>
            <w:tcW w:w="4565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78079EB" w14:textId="0AE52BC1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 La auditoría tributaria y sus características. (C)</w:t>
            </w:r>
          </w:p>
          <w:p w14:paraId="06D1EBC4" w14:textId="78900F4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 Fase de planificación estratégica y detallada y elaboración del plan de trabajo. (P)</w:t>
            </w:r>
          </w:p>
          <w:p w14:paraId="3017D809" w14:textId="774A66D0" w:rsidR="004940B3" w:rsidRPr="005667F3" w:rsidRDefault="00C61851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>
              <w:t>O</w:t>
            </w:r>
            <w:r w:rsidRPr="00C61851">
              <w:t>peración de herramientas de inteligencia artificial</w:t>
            </w:r>
            <w:r>
              <w:t xml:space="preserve"> para el a</w:t>
            </w:r>
            <w:r w:rsidRPr="00C61851">
              <w:t>nálisis de procedimientos de Auditor</w:t>
            </w:r>
            <w:r w:rsidR="00B57893">
              <w:t>í</w:t>
            </w:r>
            <w:r w:rsidRPr="00C61851">
              <w:t>a Tributaria</w:t>
            </w:r>
            <w:r w:rsidR="004940B3">
              <w:t>.</w:t>
            </w:r>
            <w:r w:rsidR="004940B3" w:rsidRPr="005667F3">
              <w:t xml:space="preserve"> </w:t>
            </w:r>
            <w:r w:rsidR="004940B3">
              <w:t>(</w:t>
            </w:r>
            <w:r w:rsidR="004940B3" w:rsidRPr="005667F3">
              <w:t>T)</w:t>
            </w:r>
            <w:r w:rsidR="004940B3">
              <w:t xml:space="preserve"> </w:t>
            </w:r>
          </w:p>
          <w:p w14:paraId="2768F315" w14:textId="268CA1CA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Fase de ejecución: preparación de papeles de trabajo y desarrollo de hallazgos. (P)</w:t>
            </w:r>
          </w:p>
          <w:p w14:paraId="00422188" w14:textId="6D5FF857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Etapa de finalización y comunicación de resultados. (C)</w:t>
            </w:r>
          </w:p>
          <w:p w14:paraId="040D1B07" w14:textId="0F33C59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Elaboración de propuestas de auditoría tributaria: objetivos, alcance, forma de prestación de servicios y honorarios. (C, P)</w:t>
            </w:r>
          </w:p>
          <w:p w14:paraId="05D28D00" w14:textId="6CC1AEA0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Proceso de planeación de la auditoría tributaria, componentes y evidencias de auditoría. (C)</w:t>
            </w:r>
          </w:p>
          <w:p w14:paraId="7977F659" w14:textId="1B6299A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Técnicas de la auditoría tributaria y elaboración del cuestionario de la evaluación tributaria de la empresa auditada. (P)</w:t>
            </w:r>
          </w:p>
          <w:p w14:paraId="0A32BAF3" w14:textId="51631D4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Procedimiento de auditoría tributaria y plan de trabajo. (P)</w:t>
            </w:r>
          </w:p>
          <w:p w14:paraId="573AB080" w14:textId="798D1BFD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Papeles de trabajo: definición, propósitos y contenido. (C, P)</w:t>
            </w:r>
          </w:p>
          <w:p w14:paraId="01920F7F" w14:textId="61750A8A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Organización de los papeles de trabajo: archivo corriente, archivo general y archivo permanente; utilización de marcas y referenciación. (P)</w:t>
            </w:r>
          </w:p>
          <w:p w14:paraId="5B692B50" w14:textId="6C83406E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Aspectos a considerar para desarrollar adecuadamente los papeles de trabajo y diagramas de causa y efecto. (P)</w:t>
            </w:r>
          </w:p>
          <w:p w14:paraId="6CAF9465" w14:textId="4E56639B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Desarrollo del ejercicio de auditoría tributaria. (P)</w:t>
            </w:r>
          </w:p>
          <w:p w14:paraId="26DCE76C" w14:textId="2C0994E5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Elaboración de los papeles de trabajo: cédulas índice, generales, planillas y otras hojas de trabajo. (P)</w:t>
            </w:r>
          </w:p>
          <w:p w14:paraId="03A6D01D" w14:textId="4B2C74D9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 Aplicación de los procedimientos analíticos: análisis comparativo de estados financieros. (P)</w:t>
            </w:r>
          </w:p>
          <w:p w14:paraId="318A8CA7" w14:textId="5CCFFA6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 Informes tributarios: características del informe e importancia del contenido. (C)</w:t>
            </w:r>
          </w:p>
          <w:p w14:paraId="2B42AB46" w14:textId="02BCF970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El dictamen tributario y las normas aplicables para la preparación del informe; utilidad y oportunidad. (C, P)</w:t>
            </w:r>
          </w:p>
          <w:p w14:paraId="37B176A5" w14:textId="5699FCFB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Formulación y forma de presentación de las conclusiones y de las recomendaciones; el control interno. (P)</w:t>
            </w:r>
          </w:p>
          <w:p w14:paraId="2E216618" w14:textId="0BA56AF4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Normas emitidas por el Servicio de Impuestos Nacionales y resoluciones normativas de directorio relacionadas con la </w:t>
            </w:r>
            <w:r w:rsidRPr="005667F3">
              <w:lastRenderedPageBreak/>
              <w:t>presentación de estados financieros con dictamen de auditoría externa, a través del Sistema Integrado de la Administración Tributaria - SIAT.</w:t>
            </w:r>
            <w:r w:rsidR="00C61851">
              <w:t xml:space="preserve"> </w:t>
            </w:r>
            <w:r w:rsidRPr="005667F3">
              <w:t>(P, T)</w:t>
            </w:r>
          </w:p>
          <w:p w14:paraId="52566B81" w14:textId="3937AE95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 xml:space="preserve"> Dictamen tributario del auditor independiente sobre la Información Tributaria Complementaria. (C)</w:t>
            </w:r>
          </w:p>
          <w:p w14:paraId="586703F6" w14:textId="5E012772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Informe de procedimientos mínimos tributarios. (P)</w:t>
            </w:r>
          </w:p>
          <w:p w14:paraId="030FD4E1" w14:textId="606A2A13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Estudio de precios de transferencia de las operaciones entre partes vinculadas. (C)</w:t>
            </w:r>
          </w:p>
          <w:p w14:paraId="11666D6B" w14:textId="059B28A3" w:rsidR="005667F3" w:rsidRPr="005667F3" w:rsidRDefault="005667F3" w:rsidP="005667F3">
            <w:pPr>
              <w:pStyle w:val="Prrafodelista"/>
              <w:numPr>
                <w:ilvl w:val="0"/>
                <w:numId w:val="5"/>
              </w:numPr>
              <w:spacing w:before="10" w:after="10"/>
            </w:pPr>
            <w:r w:rsidRPr="005667F3">
              <w:t>Consideraciones sobre la aplicación de la NIC 12</w:t>
            </w:r>
            <w:r w:rsidR="00B7123A">
              <w:t xml:space="preserve">: </w:t>
            </w:r>
            <w:r w:rsidRPr="005667F3">
              <w:t>Impuesto sobre las Utilidades de las Empresas</w:t>
            </w:r>
            <w:r w:rsidR="00C61851">
              <w:t>.</w:t>
            </w:r>
            <w:r w:rsidRPr="005667F3">
              <w:t xml:space="preserve"> (C)</w:t>
            </w:r>
          </w:p>
          <w:p w14:paraId="4BABB488" w14:textId="3644311F" w:rsidR="00C368A8" w:rsidRDefault="00C368A8" w:rsidP="005667F3">
            <w:pPr>
              <w:pStyle w:val="Prrafodelista"/>
              <w:spacing w:before="10" w:after="10"/>
              <w:ind w:left="400"/>
            </w:pPr>
          </w:p>
        </w:tc>
        <w:tc>
          <w:tcPr>
            <w:tcW w:w="290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6E0428" w14:textId="77777777" w:rsidR="00C368A8" w:rsidRPr="0016168F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16168F">
              <w:rPr>
                <w:sz w:val="21"/>
                <w:szCs w:val="21"/>
              </w:rPr>
              <w:lastRenderedPageBreak/>
              <w:t>Prácticas de contratación de los servicios de auditoría externa en el mercado boliviano.</w:t>
            </w:r>
          </w:p>
          <w:p w14:paraId="5E686804" w14:textId="6547CE5D" w:rsidR="00EE1FB8" w:rsidRDefault="00EE1FB8" w:rsidP="005667F3">
            <w:pPr>
              <w:spacing w:before="10" w:after="10"/>
              <w:ind w:left="40"/>
            </w:pPr>
          </w:p>
        </w:tc>
      </w:tr>
      <w:tr w:rsidR="00C368A8" w14:paraId="14E1AE2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F99BFB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Actividades</w:t>
            </w:r>
          </w:p>
        </w:tc>
      </w:tr>
      <w:tr w:rsidR="00C368A8" w14:paraId="7106CD8F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0E1AF1C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En clase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078276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Autónomas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24D90A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B-Learning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A704E4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Taller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735167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Investigación/Práctica</w:t>
            </w:r>
          </w:p>
        </w:tc>
      </w:tr>
      <w:tr w:rsidR="00265EDE" w14:paraId="304AEFE6" w14:textId="77777777"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480D232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 xml:space="preserve">Exposición dialogada del </w:t>
            </w:r>
            <w:r w:rsidRPr="00265EDE">
              <w:rPr>
                <w:color w:val="000000" w:themeColor="text1"/>
                <w:sz w:val="21"/>
                <w:szCs w:val="21"/>
              </w:rPr>
              <w:t>Código Tributario Boliviano vigente, Leyes y Decretos Reglamentarios del Sistema Tributario Boliviano y demás disposiciones legales vigentes.</w:t>
            </w:r>
          </w:p>
          <w:p w14:paraId="6D0C9B68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</w:pPr>
            <w:r w:rsidRPr="00265EDE">
              <w:rPr>
                <w:sz w:val="21"/>
                <w:szCs w:val="21"/>
              </w:rPr>
              <w:t>Exposición dialogada de conceptos generales, elementos de la obligación tributaria y de las clases de Auditoría Tributaria.</w:t>
            </w:r>
          </w:p>
          <w:p w14:paraId="17B2DD6B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Resolución guiada de los componentes de la deuda tributaria, ilícitos tributarios.</w:t>
            </w:r>
          </w:p>
          <w:p w14:paraId="43E5166E" w14:textId="37309E78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Exposición y resolución guiada del proceso de la Auditor</w:t>
            </w:r>
            <w:r w:rsidR="00B57893">
              <w:rPr>
                <w:sz w:val="21"/>
                <w:szCs w:val="21"/>
              </w:rPr>
              <w:t>í</w:t>
            </w:r>
            <w:r w:rsidRPr="00265EDE">
              <w:rPr>
                <w:sz w:val="21"/>
                <w:szCs w:val="21"/>
              </w:rPr>
              <w:t>a Fiscal.</w:t>
            </w:r>
          </w:p>
          <w:p w14:paraId="08CEC037" w14:textId="2CCEF915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Exposición y resolución guiada del proceso de la Auditor</w:t>
            </w:r>
            <w:r w:rsidR="00B57893">
              <w:rPr>
                <w:sz w:val="21"/>
                <w:szCs w:val="21"/>
              </w:rPr>
              <w:t>í</w:t>
            </w:r>
            <w:r w:rsidRPr="00265EDE">
              <w:rPr>
                <w:sz w:val="21"/>
                <w:szCs w:val="21"/>
              </w:rPr>
              <w:t>a Tributaria Independiente.</w:t>
            </w:r>
          </w:p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B5C3D3" w14:textId="6FEC4F8E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color w:val="000000" w:themeColor="text1"/>
                <w:sz w:val="21"/>
                <w:szCs w:val="21"/>
              </w:rPr>
              <w:t>Lectura del Código Tributario</w:t>
            </w:r>
            <w:r>
              <w:rPr>
                <w:color w:val="000000" w:themeColor="text1"/>
                <w:sz w:val="21"/>
                <w:szCs w:val="21"/>
              </w:rPr>
              <w:t xml:space="preserve"> </w:t>
            </w:r>
            <w:r w:rsidRPr="00265EDE">
              <w:rPr>
                <w:color w:val="000000" w:themeColor="text1"/>
                <w:sz w:val="21"/>
                <w:szCs w:val="21"/>
              </w:rPr>
              <w:t xml:space="preserve">Boliviano </w:t>
            </w:r>
            <w:r w:rsidRPr="00265EDE">
              <w:rPr>
                <w:sz w:val="21"/>
                <w:szCs w:val="21"/>
              </w:rPr>
              <w:t>vigente, Leyes y Decretos Reglamentarios del Sistema Tributario Boliviano y demás disposiciones legales vigentes.</w:t>
            </w:r>
          </w:p>
          <w:p w14:paraId="1A264C92" w14:textId="77777777" w:rsidR="00265EDE" w:rsidRPr="00265EDE" w:rsidRDefault="00265EDE" w:rsidP="00265EDE">
            <w:pPr>
              <w:pStyle w:val="Prrafodelista"/>
              <w:spacing w:before="20" w:after="20"/>
              <w:ind w:left="184" w:hanging="142"/>
              <w:rPr>
                <w:sz w:val="21"/>
                <w:szCs w:val="21"/>
              </w:rPr>
            </w:pPr>
          </w:p>
          <w:p w14:paraId="1EE0DB12" w14:textId="00A68E0D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Resolución de talleres, pr</w:t>
            </w:r>
            <w:r w:rsidR="006128A4">
              <w:rPr>
                <w:sz w:val="21"/>
                <w:szCs w:val="21"/>
              </w:rPr>
              <w:t>á</w:t>
            </w:r>
            <w:r w:rsidRPr="00265EDE">
              <w:rPr>
                <w:sz w:val="21"/>
                <w:szCs w:val="21"/>
              </w:rPr>
              <w:t>cticas, escenarios y ejercicio</w:t>
            </w:r>
            <w:r>
              <w:rPr>
                <w:sz w:val="21"/>
                <w:szCs w:val="21"/>
              </w:rPr>
              <w:t xml:space="preserve">s </w:t>
            </w:r>
            <w:r w:rsidRPr="00265EDE">
              <w:rPr>
                <w:sz w:val="21"/>
                <w:szCs w:val="21"/>
              </w:rPr>
              <w:t>planteados en clase</w:t>
            </w:r>
            <w:r>
              <w:rPr>
                <w:sz w:val="21"/>
                <w:szCs w:val="21"/>
              </w:rPr>
              <w:t xml:space="preserve"> </w:t>
            </w:r>
            <w:r w:rsidRPr="00265EDE">
              <w:rPr>
                <w:sz w:val="21"/>
                <w:szCs w:val="21"/>
              </w:rPr>
              <w:t>al cierre de cada tema.</w:t>
            </w:r>
          </w:p>
          <w:p w14:paraId="33410127" w14:textId="77777777" w:rsidR="00265EDE" w:rsidRPr="00265EDE" w:rsidRDefault="00265EDE" w:rsidP="00265EDE">
            <w:pPr>
              <w:spacing w:before="20" w:after="20"/>
              <w:ind w:left="184" w:hanging="142"/>
            </w:pPr>
          </w:p>
          <w:p w14:paraId="6E0797AD" w14:textId="5FD6172C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Desarrollo progresivo de los papeles de trabajo del caso práctico de auditoría fiscal e independiente.</w:t>
            </w:r>
          </w:p>
        </w:tc>
        <w:tc>
          <w:tcPr>
            <w:tcW w:w="166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73E587" w14:textId="0D2EDFF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</w:pPr>
            <w:r w:rsidRPr="00265EDE">
              <w:rPr>
                <w:sz w:val="21"/>
                <w:szCs w:val="21"/>
              </w:rPr>
              <w:t>Cuestionarios de</w:t>
            </w:r>
            <w:r>
              <w:rPr>
                <w:sz w:val="21"/>
                <w:szCs w:val="21"/>
              </w:rPr>
              <w:t xml:space="preserve"> </w:t>
            </w:r>
            <w:r w:rsidRPr="00265EDE">
              <w:rPr>
                <w:sz w:val="21"/>
                <w:szCs w:val="21"/>
              </w:rPr>
              <w:t>comprensión en las plataformas de la UMSA.</w:t>
            </w:r>
          </w:p>
          <w:p w14:paraId="4F393CBD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</w:pPr>
            <w:r w:rsidRPr="00265EDE">
              <w:rPr>
                <w:sz w:val="21"/>
                <w:szCs w:val="21"/>
              </w:rPr>
              <w:t>Videotutoriales de temas tributarios que complementan los temas avanzados.</w:t>
            </w:r>
          </w:p>
          <w:p w14:paraId="61DC108D" w14:textId="11E87F3C" w:rsidR="00265EDE" w:rsidRPr="00265EDE" w:rsidRDefault="00265EDE" w:rsidP="00B7123A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</w:pPr>
            <w:r w:rsidRPr="00265EDE">
              <w:rPr>
                <w:sz w:val="21"/>
                <w:szCs w:val="21"/>
              </w:rPr>
              <w:t>Uso del portal de la</w:t>
            </w:r>
            <w:r>
              <w:rPr>
                <w:sz w:val="21"/>
                <w:szCs w:val="21"/>
              </w:rPr>
              <w:t xml:space="preserve"> </w:t>
            </w:r>
            <w:r w:rsidRPr="00265EDE">
              <w:rPr>
                <w:sz w:val="21"/>
                <w:szCs w:val="21"/>
              </w:rPr>
              <w:t>Administraci</w:t>
            </w:r>
            <w:r w:rsidR="00B57893">
              <w:rPr>
                <w:sz w:val="21"/>
                <w:szCs w:val="21"/>
              </w:rPr>
              <w:t>ó</w:t>
            </w:r>
            <w:r w:rsidRPr="00265EDE">
              <w:rPr>
                <w:sz w:val="21"/>
                <w:szCs w:val="21"/>
              </w:rPr>
              <w:t>n Tributaria e IA.</w:t>
            </w:r>
          </w:p>
          <w:p w14:paraId="4DAA2BF9" w14:textId="3343E34E" w:rsidR="00265EDE" w:rsidRPr="00265EDE" w:rsidRDefault="00265EDE" w:rsidP="00265EDE">
            <w:pPr>
              <w:spacing w:before="20" w:after="20"/>
              <w:ind w:left="184" w:hanging="142"/>
              <w:rPr>
                <w:rFonts w:ascii="Calibri" w:hAnsi="Calibri"/>
                <w:sz w:val="21"/>
                <w:szCs w:val="21"/>
              </w:rPr>
            </w:pP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73CEA8" w14:textId="05AC58F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</w:pPr>
            <w:r w:rsidRPr="00265EDE">
              <w:rPr>
                <w:sz w:val="21"/>
                <w:szCs w:val="21"/>
              </w:rPr>
              <w:t>Elaboración guiada del Bur</w:t>
            </w:r>
            <w:r w:rsidR="006128A4">
              <w:rPr>
                <w:sz w:val="21"/>
                <w:szCs w:val="21"/>
              </w:rPr>
              <w:t>ó</w:t>
            </w:r>
            <w:r w:rsidRPr="00265EDE">
              <w:rPr>
                <w:sz w:val="21"/>
                <w:szCs w:val="21"/>
              </w:rPr>
              <w:t xml:space="preserve"> de Auditor</w:t>
            </w:r>
            <w:r w:rsidR="00B57893">
              <w:rPr>
                <w:sz w:val="21"/>
                <w:szCs w:val="21"/>
              </w:rPr>
              <w:t>í</w:t>
            </w:r>
            <w:r w:rsidRPr="00265EDE">
              <w:rPr>
                <w:sz w:val="21"/>
                <w:szCs w:val="21"/>
              </w:rPr>
              <w:t>a Fiscal e Independiente.</w:t>
            </w:r>
          </w:p>
          <w:p w14:paraId="606E3377" w14:textId="3FCBF04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Resolución guiada de escenarios tributarios según el avance temático.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593BCA6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Análisis de las resoluciones emitidas por la Administración Tributaria.</w:t>
            </w:r>
          </w:p>
          <w:p w14:paraId="2FB8E879" w14:textId="77777777" w:rsidR="00265EDE" w:rsidRPr="00265EDE" w:rsidRDefault="00265EDE" w:rsidP="00265EDE">
            <w:pPr>
              <w:spacing w:before="20" w:after="20"/>
              <w:ind w:left="184" w:hanging="142"/>
            </w:pPr>
          </w:p>
          <w:p w14:paraId="63BB3E53" w14:textId="504BBFA6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Análisis y revisión de la información tributaria complementaria de estados financieros de empresas bolivianas.</w:t>
            </w:r>
          </w:p>
          <w:p w14:paraId="2152E439" w14:textId="77777777" w:rsidR="00265EDE" w:rsidRPr="00265EDE" w:rsidRDefault="00265EDE" w:rsidP="00265EDE">
            <w:pPr>
              <w:spacing w:before="20" w:after="20"/>
              <w:ind w:left="184" w:hanging="142"/>
            </w:pPr>
          </w:p>
          <w:p w14:paraId="040A3208" w14:textId="77777777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Investigación de aspectos tributarios relacionados con la NIC 12 y los precios de transferencia.</w:t>
            </w:r>
          </w:p>
          <w:p w14:paraId="162E0FC9" w14:textId="77777777" w:rsidR="00265EDE" w:rsidRPr="00265EDE" w:rsidRDefault="00265EDE" w:rsidP="00265EDE">
            <w:pPr>
              <w:spacing w:before="20" w:after="20"/>
              <w:ind w:left="184" w:hanging="142"/>
              <w:rPr>
                <w:sz w:val="21"/>
                <w:szCs w:val="21"/>
              </w:rPr>
            </w:pPr>
          </w:p>
          <w:p w14:paraId="3BBF2DC0" w14:textId="00205250" w:rsidR="00265EDE" w:rsidRPr="00265EDE" w:rsidRDefault="00265EDE" w:rsidP="00265EDE">
            <w:pPr>
              <w:pStyle w:val="Prrafodelista"/>
              <w:numPr>
                <w:ilvl w:val="0"/>
                <w:numId w:val="15"/>
              </w:numPr>
              <w:spacing w:before="20" w:after="20"/>
              <w:ind w:left="184" w:hanging="142"/>
              <w:rPr>
                <w:sz w:val="21"/>
                <w:szCs w:val="21"/>
              </w:rPr>
            </w:pPr>
            <w:r w:rsidRPr="00265EDE">
              <w:rPr>
                <w:sz w:val="21"/>
                <w:szCs w:val="21"/>
              </w:rPr>
              <w:t>Análisis y revisión de resoluciones emitidas por la Autoridad de Impugnación Tributaria.</w:t>
            </w:r>
          </w:p>
        </w:tc>
      </w:tr>
      <w:tr w:rsidR="00C368A8" w14:paraId="4577CE43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E21987" w14:textId="77777777" w:rsidR="00C368A8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lastRenderedPageBreak/>
              <w:t>Estrategias de aprendizaje y enseñanza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DFA3B1E" w14:textId="77777777" w:rsidR="00C368A8" w:rsidRPr="00DA718B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A718B">
              <w:rPr>
                <w:sz w:val="21"/>
                <w:szCs w:val="21"/>
              </w:rPr>
              <w:t>Aprendizaje basado en problemas con casos de fiscalización de contribuyentes bolivianos.</w:t>
            </w:r>
          </w:p>
          <w:p w14:paraId="13E7A9C6" w14:textId="77777777" w:rsidR="00F25AE2" w:rsidRPr="00F25AE2" w:rsidRDefault="00F25AE2" w:rsidP="00F25AE2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 w:rsidRPr="00F25AE2">
              <w:rPr>
                <w:sz w:val="21"/>
                <w:szCs w:val="21"/>
              </w:rPr>
              <w:t>Resolución progresiva de ejercicios prácticos de determinación de la deuda tributaria, aplicando la normativa vigente y verificando los cálculos realizados.</w:t>
            </w:r>
          </w:p>
          <w:p w14:paraId="4CAF6B26" w14:textId="6026BF8D" w:rsidR="008D4697" w:rsidRPr="00DA718B" w:rsidRDefault="008D4697" w:rsidP="008D469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A718B">
              <w:rPr>
                <w:sz w:val="21"/>
                <w:szCs w:val="21"/>
              </w:rPr>
              <w:t>Estudio de casos de dictámenes tributarios e información tributaria complementaria.</w:t>
            </w:r>
          </w:p>
          <w:p w14:paraId="3D0C6C2C" w14:textId="37B5590F" w:rsidR="00C368A8" w:rsidRPr="00DA718B" w:rsidRDefault="008D4697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>
              <w:rPr>
                <w:sz w:val="21"/>
                <w:szCs w:val="21"/>
              </w:rPr>
              <w:t>Desarrollo del Bur</w:t>
            </w:r>
            <w:r w:rsidR="006128A4">
              <w:rPr>
                <w:sz w:val="21"/>
                <w:szCs w:val="21"/>
              </w:rPr>
              <w:t>ó</w:t>
            </w:r>
            <w:r>
              <w:rPr>
                <w:sz w:val="21"/>
                <w:szCs w:val="21"/>
              </w:rPr>
              <w:t xml:space="preserve"> Tributario.</w:t>
            </w:r>
          </w:p>
          <w:p w14:paraId="3A5762D8" w14:textId="7732C2ED" w:rsidR="00C368A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DA718B">
              <w:rPr>
                <w:sz w:val="21"/>
                <w:szCs w:val="21"/>
              </w:rPr>
              <w:t>Debate sobre casos resueltos por la Autoridad de Impugnación Tributaria.</w:t>
            </w:r>
          </w:p>
        </w:tc>
      </w:tr>
      <w:tr w:rsidR="00C368A8" w14:paraId="3E9636A9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30B95B" w14:textId="77777777" w:rsidR="00C368A8" w:rsidRPr="008D4697" w:rsidRDefault="00F31D9D">
            <w:pPr>
              <w:spacing w:before="20" w:after="20"/>
              <w:jc w:val="center"/>
            </w:pPr>
            <w:r w:rsidRPr="008D4697">
              <w:rPr>
                <w:b/>
                <w:bCs/>
                <w:i/>
                <w:iCs/>
                <w:sz w:val="21"/>
                <w:szCs w:val="21"/>
              </w:rPr>
              <w:t>Recursos para el aprendizaje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843A9CF" w14:textId="1241D13A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>Plataforma</w:t>
            </w:r>
            <w:r w:rsidR="008D4697" w:rsidRPr="008D4697">
              <w:rPr>
                <w:sz w:val="21"/>
                <w:szCs w:val="21"/>
              </w:rPr>
              <w:t>s</w:t>
            </w:r>
            <w:r w:rsidRPr="008D4697">
              <w:rPr>
                <w:sz w:val="21"/>
                <w:szCs w:val="21"/>
              </w:rPr>
              <w:t xml:space="preserve"> </w:t>
            </w:r>
            <w:r w:rsidR="008D4697" w:rsidRPr="008D4697">
              <w:rPr>
                <w:sz w:val="21"/>
                <w:szCs w:val="21"/>
              </w:rPr>
              <w:t xml:space="preserve">digitales. </w:t>
            </w:r>
          </w:p>
          <w:p w14:paraId="26D62432" w14:textId="77777777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>Código Tributario Boliviano, Ley N° 843 y disposiciones tributarias reglamentarias vigentes.</w:t>
            </w:r>
          </w:p>
          <w:p w14:paraId="66DB8F31" w14:textId="2133CB48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>Formatos de cédulas, planillas y hojas de trabajo de auditoría tributaria</w:t>
            </w:r>
            <w:r w:rsidR="008D4697" w:rsidRPr="008D4697">
              <w:rPr>
                <w:sz w:val="21"/>
                <w:szCs w:val="21"/>
              </w:rPr>
              <w:t xml:space="preserve">. </w:t>
            </w:r>
          </w:p>
          <w:p w14:paraId="101139A0" w14:textId="1F5E902C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 xml:space="preserve">Hoja de cálculo para la elaboración de papeles de trabajo y el análisis comparativo </w:t>
            </w:r>
            <w:r w:rsidR="008D4697" w:rsidRPr="008D4697">
              <w:rPr>
                <w:sz w:val="21"/>
                <w:szCs w:val="21"/>
              </w:rPr>
              <w:t xml:space="preserve">respectivo. </w:t>
            </w:r>
          </w:p>
          <w:p w14:paraId="7FDC636C" w14:textId="167F416A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>Portal del Servicio de Impuestos Nacionales</w:t>
            </w:r>
            <w:r w:rsidR="008D4697" w:rsidRPr="008D4697">
              <w:rPr>
                <w:sz w:val="21"/>
                <w:szCs w:val="21"/>
              </w:rPr>
              <w:t>.</w:t>
            </w:r>
          </w:p>
          <w:p w14:paraId="44DF1E32" w14:textId="77777777" w:rsidR="00C368A8" w:rsidRPr="008D4697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8D4697">
              <w:rPr>
                <w:sz w:val="21"/>
                <w:szCs w:val="21"/>
              </w:rPr>
              <w:t>Resoluciones de la Autoridad de Impugnación Tributaria publicadas en su portal institucional.</w:t>
            </w:r>
          </w:p>
        </w:tc>
      </w:tr>
      <w:tr w:rsidR="00C368A8" w14:paraId="528A3AD7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3BBCAB6" w14:textId="77777777" w:rsidR="00C368A8" w:rsidRDefault="00F31D9D">
            <w:pPr>
              <w:spacing w:before="20" w:after="20"/>
              <w:jc w:val="center"/>
            </w:pPr>
            <w:r>
              <w:rPr>
                <w:b/>
                <w:bCs/>
                <w:i/>
                <w:iCs/>
                <w:sz w:val="21"/>
                <w:szCs w:val="21"/>
              </w:rPr>
              <w:t>Estrategias de evaluación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65C6F5F" w14:textId="02791BF9" w:rsidR="00C368A8" w:rsidRPr="005E31D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5E31D8">
              <w:rPr>
                <w:sz w:val="21"/>
                <w:szCs w:val="21"/>
              </w:rPr>
              <w:t xml:space="preserve">Evaluación diagnóstica: prueba inicial sobre </w:t>
            </w:r>
            <w:r w:rsidR="008D4697" w:rsidRPr="005E31D8">
              <w:rPr>
                <w:sz w:val="21"/>
                <w:szCs w:val="21"/>
              </w:rPr>
              <w:t>el marco normativo tributario boliviano</w:t>
            </w:r>
            <w:r w:rsidR="005E31D8" w:rsidRPr="005E31D8">
              <w:rPr>
                <w:sz w:val="21"/>
                <w:szCs w:val="21"/>
              </w:rPr>
              <w:t xml:space="preserve"> y su aplicación práctica y contable</w:t>
            </w:r>
            <w:r w:rsidR="005E31D8">
              <w:rPr>
                <w:sz w:val="21"/>
                <w:szCs w:val="21"/>
              </w:rPr>
              <w:t xml:space="preserve">. </w:t>
            </w:r>
          </w:p>
          <w:p w14:paraId="674F4A9F" w14:textId="77777777" w:rsidR="00F25AE2" w:rsidRPr="00F25AE2" w:rsidRDefault="00F31D9D" w:rsidP="00F25AE2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 w:rsidRPr="005E31D8">
              <w:rPr>
                <w:sz w:val="21"/>
                <w:szCs w:val="21"/>
              </w:rPr>
              <w:t xml:space="preserve">Evaluación formativa: </w:t>
            </w:r>
            <w:r w:rsidR="00F25AE2" w:rsidRPr="00F25AE2">
              <w:rPr>
                <w:sz w:val="21"/>
                <w:szCs w:val="21"/>
              </w:rPr>
              <w:t>resolución de ejercicios, análisis de casos y revisión progresiva de productos, con retroalimentación continua, autoevaluación y coevaluación.</w:t>
            </w:r>
          </w:p>
          <w:p w14:paraId="7AFCE280" w14:textId="7B61DB52" w:rsidR="00C368A8" w:rsidRPr="00F25AE2" w:rsidRDefault="00F31D9D" w:rsidP="00F25AE2">
            <w:pPr>
              <w:pStyle w:val="Prrafodelista"/>
              <w:numPr>
                <w:ilvl w:val="0"/>
                <w:numId w:val="3"/>
              </w:numPr>
              <w:spacing w:before="10" w:after="1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Evaluación sumativa: </w:t>
            </w:r>
            <w:r w:rsidR="00F25AE2" w:rsidRPr="00F25AE2">
              <w:rPr>
                <w:sz w:val="21"/>
                <w:szCs w:val="21"/>
              </w:rPr>
              <w:t>valoración de las evidencias de conocimiento, desempeño y producto mediante pruebas aplicadas, análisis de casos tributarios, trabajos de investigación y productos profesionales evaluados con sus respectivas rúbricas.</w:t>
            </w:r>
          </w:p>
        </w:tc>
      </w:tr>
      <w:tr w:rsidR="00C368A8" w14:paraId="6AB80B0F" w14:textId="77777777">
        <w:tc>
          <w:tcPr>
            <w:tcW w:w="2490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002B24" w14:textId="77777777" w:rsidR="00C368A8" w:rsidRPr="00FD5DC8" w:rsidRDefault="00F31D9D">
            <w:pPr>
              <w:spacing w:before="20" w:after="20"/>
              <w:jc w:val="center"/>
            </w:pPr>
            <w:r w:rsidRPr="00FD5DC8">
              <w:rPr>
                <w:b/>
                <w:bCs/>
                <w:i/>
                <w:iCs/>
                <w:sz w:val="21"/>
                <w:szCs w:val="21"/>
              </w:rPr>
              <w:t>Criterios de calificación</w:t>
            </w:r>
          </w:p>
        </w:tc>
        <w:tc>
          <w:tcPr>
            <w:tcW w:w="7470" w:type="dxa"/>
            <w:gridSpan w:val="1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83C02C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5DC8">
              <w:rPr>
                <w:sz w:val="21"/>
                <w:szCs w:val="21"/>
              </w:rPr>
              <w:t>Nota mínima de aprobación: 51/100.</w:t>
            </w:r>
          </w:p>
          <w:p w14:paraId="52702562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5DC8">
              <w:rPr>
                <w:sz w:val="21"/>
                <w:szCs w:val="21"/>
              </w:rPr>
              <w:t>Evaluación periódica al finalizar cada tema, basada en evidencias de conocimiento, desempeño y producto.</w:t>
            </w:r>
          </w:p>
          <w:p w14:paraId="335712CB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5DC8">
              <w:rPr>
                <w:sz w:val="21"/>
                <w:szCs w:val="21"/>
              </w:rPr>
              <w:t>Cada evidencia de producto se evalúa con su propia rúbrica de tres niveles: Insuficiente, Suficiente y Destacado.</w:t>
            </w:r>
          </w:p>
          <w:p w14:paraId="2E78C8B1" w14:textId="77777777" w:rsidR="00C368A8" w:rsidRPr="00FD5DC8" w:rsidRDefault="00F31D9D">
            <w:pPr>
              <w:pStyle w:val="Prrafodelista"/>
              <w:numPr>
                <w:ilvl w:val="0"/>
                <w:numId w:val="3"/>
              </w:numPr>
              <w:spacing w:before="10" w:after="10"/>
            </w:pPr>
            <w:r w:rsidRPr="00FD5DC8">
              <w:rPr>
                <w:sz w:val="21"/>
                <w:szCs w:val="21"/>
              </w:rPr>
              <w:t>La calificación de cada elemento de competencia suma las calificaciones de sus evidencias de producto.</w:t>
            </w:r>
          </w:p>
        </w:tc>
      </w:tr>
      <w:tr w:rsidR="00C368A8" w14:paraId="44DA3F7B" w14:textId="77777777">
        <w:trPr>
          <w:cantSplit/>
        </w:trPr>
        <w:tc>
          <w:tcPr>
            <w:tcW w:w="1660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18D39B5" w14:textId="7FCAD0D0" w:rsidR="00C368A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Niveles de logro y distribución de la calificación</w:t>
            </w:r>
          </w:p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EBA6E1" w14:textId="3DF2284B" w:rsidR="00C368A8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t xml:space="preserve">Producto 1: </w:t>
            </w:r>
            <w:r w:rsidR="00DA718B" w:rsidRPr="00DA718B">
              <w:rPr>
                <w:sz w:val="21"/>
                <w:szCs w:val="21"/>
              </w:rPr>
              <w:t xml:space="preserve">Informe de análisis de los elementos y de la determinación de las obligaciones tributarias, fundamentado en la </w:t>
            </w:r>
            <w:r w:rsidR="00DA718B" w:rsidRPr="00DA718B">
              <w:rPr>
                <w:color w:val="000000" w:themeColor="text1"/>
                <w:sz w:val="21"/>
                <w:szCs w:val="21"/>
              </w:rPr>
              <w:t>normativa vigente.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86DBC37" w14:textId="77777777" w:rsidR="00C368A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C368A8" w14:paraId="5C0B5C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21FB0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4659C9" w14:textId="77777777" w:rsidR="00C368A8" w:rsidRPr="00DA718B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EF4C5D" w14:textId="77777777" w:rsidR="00C368A8" w:rsidRPr="00DA718B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51452E" w14:textId="77777777" w:rsidR="00C368A8" w:rsidRPr="00DA718B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D7D4CB" w14:textId="77777777" w:rsidR="00C368A8" w:rsidRPr="00DA718B" w:rsidRDefault="00F31D9D">
            <w:pPr>
              <w:spacing w:before="20" w:after="20"/>
              <w:jc w:val="center"/>
            </w:pPr>
            <w:r w:rsidRPr="00DA718B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368A8" w14:paraId="15C3495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58FEE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99F5F8B" w14:textId="62950295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Identificación de los elementos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215FA3" w14:textId="7EBC0883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Omite o confunde elementos de la obligación tributaria.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55EF212" w14:textId="578F6DFC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Identifica los elementos principales de la obligación tributaria.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67947C6" w14:textId="715B6845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Relaciona correctamente los elementos con los hechos del caso y sus implicaciones tributarias.</w:t>
            </w:r>
          </w:p>
        </w:tc>
      </w:tr>
      <w:tr w:rsidR="00C368A8" w14:paraId="5D714C9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1D40A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907560" w14:textId="4F295E64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Determinación de la obligación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1F3B386" w14:textId="479B5020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Presenta una determinación incompleta o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D3AF8BD" w14:textId="18E5389E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Determina la obligación tributaria conforme a los datos disponibles.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655B6E" w14:textId="4C8B7333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Justifica la determinación y verifica la consistencia de los cálculos y datos utilizados.</w:t>
            </w:r>
          </w:p>
        </w:tc>
      </w:tr>
      <w:tr w:rsidR="00C368A8" w14:paraId="4B65684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9467EA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E637025" w14:textId="78AD18F2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Fundamentación normativa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D22A1C" w14:textId="4B67914A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Omite la normativa o cita disposiciones que no corresponden al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A658F3" w14:textId="7233E5F4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Fundamenta el análisis con disposiciones tributarias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CAF47E1" w14:textId="679651C3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Relaciona los hechos, la determinación y la normativa vigente con argumentación técnica precisa.</w:t>
            </w:r>
          </w:p>
        </w:tc>
      </w:tr>
      <w:tr w:rsidR="00C368A8" w14:paraId="3CD7AD1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D744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7180806" w14:textId="4C145B98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 xml:space="preserve">Producto 2: </w:t>
            </w:r>
            <w:r w:rsidR="009B6BCD" w:rsidRPr="00C54F8B">
              <w:rPr>
                <w:sz w:val="21"/>
                <w:szCs w:val="21"/>
              </w:rPr>
              <w:t xml:space="preserve">Cuadro de liquidación de la deuda tributaria y </w:t>
            </w:r>
            <w:r w:rsidR="009B6BCD" w:rsidRPr="007446F6">
              <w:rPr>
                <w:color w:val="000000" w:themeColor="text1"/>
                <w:sz w:val="21"/>
                <w:szCs w:val="21"/>
              </w:rPr>
              <w:t>contravenciones tributarias.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F88A1F" w14:textId="77777777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C368A8" w14:paraId="2740FC80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81F6D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7A6ACB" w14:textId="77777777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C5FD18E" w14:textId="77777777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F6E5F6" w14:textId="77777777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4E1031B" w14:textId="77777777" w:rsidR="00C368A8" w:rsidRPr="005E31D8" w:rsidRDefault="00F31D9D">
            <w:pPr>
              <w:spacing w:before="20" w:after="20"/>
              <w:jc w:val="center"/>
            </w:pPr>
            <w:r w:rsidRPr="005E31D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C368A8" w14:paraId="132E2F6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237E3D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3AEA56F" w14:textId="03D17C67" w:rsidR="00C368A8" w:rsidRPr="005E31D8" w:rsidRDefault="004D4CBD">
            <w:pPr>
              <w:spacing w:before="20" w:after="20"/>
            </w:pPr>
            <w:del w:id="9001" w:author="Comisión de revisión 4.5" w:date="2026-10-13T00:00:00Z">
              <w:r>
                <w:rPr>
                  <w:sz w:val="21"/>
                  <w:szCs w:val="21"/>
                </w:rPr>
                <w:delText xml:space="preserve">Liquidación de</w:delText>
              </w:r>
              <w:r>
                <w:rPr>
                  <w:sz w:val="21"/>
                  <w:szCs w:val="21"/>
                </w:rPr>
                <w:delText xml:space="preserve"> </w:delText>
              </w:r>
              <w:r>
                <w:rPr>
                  <w:sz w:val="21"/>
                  <w:szCs w:val="21"/>
                </w:rPr>
                <w:delText xml:space="preserve">deuda</w:delText>
              </w:r>
              <w:r>
                <w:rPr>
                  <w:sz w:val="21"/>
                  <w:szCs w:val="21"/>
                </w:rPr>
                <w:delText xml:space="preserve"> tributari</w:delText>
              </w:r>
              <w:r>
                <w:rPr>
                  <w:sz w:val="21"/>
                  <w:szCs w:val="21"/>
                </w:rPr>
                <w:delText xml:space="preserve">aS</w:delText>
              </w:r>
              <w:r>
                <w:rPr>
                  <w:sz w:val="21"/>
                  <w:szCs w:val="21"/>
                </w:rPr>
                <w:delText xml:space="preserve">.</w:delText>
              </w:r>
            </w:del>
            <w:ins w:id="9002" w:author="Comisión de revisión 4.5" w:date="2026-10-13T00:00:00Z">
              <w:r>
                <w:rPr>
                  <w:sz w:val="21"/>
                  <w:szCs w:val="21"/>
                </w:rPr>
                <w:t xml:space="preserve">Liquidación de deuda tributaria.</w:t>
              </w:r>
            </w:ins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E0D3A70" w14:textId="4B876422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Omite componentes o presenta errores relevantes en el cálculo.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C87C47A" w14:textId="39FB7E0B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Determina los componentes aplicables de la deuda y realiza los cálculos correspondientes.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F895928" w14:textId="748B88C3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Verifica la liquidación, justifica los componentes aplicados y presenta resultado</w:t>
            </w:r>
            <w:r w:rsidR="005E31D8" w:rsidRPr="005E31D8">
              <w:rPr>
                <w:sz w:val="21"/>
                <w:szCs w:val="21"/>
              </w:rPr>
              <w:t xml:space="preserve">s correctos. </w:t>
            </w:r>
          </w:p>
        </w:tc>
      </w:tr>
      <w:tr w:rsidR="00C368A8" w14:paraId="51C3AA6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DD03B0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2E37A83" w14:textId="304691D2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Clasificación de ilícitos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BDFCBED" w14:textId="2986CEB0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Confunde contravenciones, delitos u otros incumplimientos.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9F4938" w14:textId="2B92BB3C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Clasifica los ilícitos del caso conforme a sus características y a la normativa aplicable.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8C894" w14:textId="3C31F5CA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Justifica la clasificación, distinguiendo los elementos relevantes de cada supuesto.</w:t>
            </w:r>
          </w:p>
        </w:tc>
      </w:tr>
      <w:tr w:rsidR="00C368A8" w14:paraId="3992137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E47E7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3C9521E" w14:textId="7F4AE2F3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Consecuencias legales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D6023A2" w14:textId="0B80F697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Omite sanciones o atribuye consecuencias sin fundamento.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43FCC8" w14:textId="69EF4C37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Identifica las consecuencias legales pertinentes y las sustenta normativamente.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745531A" w14:textId="0C0988ED" w:rsidR="00C368A8" w:rsidRPr="005E31D8" w:rsidRDefault="004D4CBD">
            <w:pPr>
              <w:spacing w:before="20" w:after="20"/>
            </w:pPr>
            <w:r w:rsidRPr="005E31D8">
              <w:rPr>
                <w:sz w:val="21"/>
                <w:szCs w:val="21"/>
              </w:rPr>
              <w:t>Relaciona cada supuesto con sus consecuencias y explica los fundamentos normativos aplicables.</w:t>
            </w:r>
          </w:p>
        </w:tc>
      </w:tr>
      <w:tr w:rsidR="00C368A8" w14:paraId="3D2C9B3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A25C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DBE6D00" w14:textId="346F400B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3: </w:t>
            </w:r>
            <w:r w:rsidR="004D4CBD" w:rsidRPr="00265EDE">
              <w:rPr>
                <w:sz w:val="21"/>
                <w:szCs w:val="21"/>
              </w:rPr>
              <w:t>Matriz comparativa de las clases de auditoría tributaria</w:t>
            </w:r>
            <w:r w:rsidR="007637E0" w:rsidRPr="00265EDE">
              <w:rPr>
                <w:sz w:val="21"/>
                <w:szCs w:val="21"/>
              </w:rPr>
              <w:t xml:space="preserve"> y sus </w:t>
            </w:r>
            <w:r w:rsidR="00F25AE2" w:rsidRPr="00265EDE">
              <w:rPr>
                <w:sz w:val="21"/>
                <w:szCs w:val="21"/>
              </w:rPr>
              <w:t>características</w:t>
            </w:r>
            <w:r w:rsidR="007637E0" w:rsidRPr="00265EDE">
              <w:rPr>
                <w:sz w:val="21"/>
                <w:szCs w:val="21"/>
              </w:rPr>
              <w:t>.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688113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C368A8" w14:paraId="05ACE9D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4B09E8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0C7F854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28E697C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C719204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FB605F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2C18DD51" w14:textId="77777777" w:rsidTr="00E30344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3A1F7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B957CD" w14:textId="58408251" w:rsidR="004D4CBD" w:rsidRPr="00265EDE" w:rsidRDefault="004D4CBD" w:rsidP="004D4CBD">
            <w:pPr>
              <w:spacing w:before="20" w:after="20"/>
            </w:pPr>
            <w:r w:rsidRPr="00265EDE">
              <w:t>Identificación y clasificación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6A097F" w14:textId="2C5168F9" w:rsidR="004D4CBD" w:rsidRPr="00265EDE" w:rsidRDefault="004D4CBD" w:rsidP="004D4CBD">
            <w:pPr>
              <w:spacing w:before="20" w:after="20"/>
            </w:pPr>
            <w:r w:rsidRPr="00265EDE">
              <w:t>Omite c</w:t>
            </w:r>
            <w:r w:rsidR="0074796D" w:rsidRPr="00265EDE">
              <w:t>aracterísticas</w:t>
            </w:r>
            <w:r w:rsidRPr="00265EDE">
              <w:t xml:space="preserve"> relevantes o las clasifica incorrectamente.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FB258D" w14:textId="1ACE8C37" w:rsidR="004D4CBD" w:rsidRPr="00265EDE" w:rsidRDefault="004D4CBD" w:rsidP="004D4CBD">
            <w:pPr>
              <w:spacing w:before="20" w:after="20"/>
            </w:pPr>
            <w:r w:rsidRPr="00265EDE">
              <w:t xml:space="preserve">Identifica y </w:t>
            </w:r>
            <w:r w:rsidR="0074796D" w:rsidRPr="00265EDE">
              <w:t>distingue</w:t>
            </w:r>
            <w:r w:rsidRPr="00265EDE">
              <w:t xml:space="preserve"> las clases de auditoría tributaria consideradas.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C78F3" w14:textId="51E2C812" w:rsidR="004D4CBD" w:rsidRPr="00265EDE" w:rsidRDefault="004D4CBD" w:rsidP="004D4CBD">
            <w:pPr>
              <w:spacing w:before="20" w:after="20"/>
            </w:pPr>
            <w:r w:rsidRPr="00265EDE">
              <w:t>Distingue las clases con precisión y justifica su clasificación.</w:t>
            </w:r>
          </w:p>
        </w:tc>
      </w:tr>
      <w:tr w:rsidR="004D4CBD" w14:paraId="21FAE9CC" w14:textId="77777777" w:rsidTr="00E30344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F3A80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4A424AF" w14:textId="2EBC04DC" w:rsidR="004D4CBD" w:rsidRPr="00265EDE" w:rsidRDefault="004D4CBD" w:rsidP="004D4CBD">
            <w:pPr>
              <w:spacing w:before="20" w:after="20"/>
            </w:pPr>
            <w:r w:rsidRPr="00265EDE">
              <w:t>Comparación de características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1FFB6F" w14:textId="4400A02B" w:rsidR="004D4CBD" w:rsidRPr="00265EDE" w:rsidRDefault="004D4CBD" w:rsidP="004D4CBD">
            <w:pPr>
              <w:spacing w:before="20" w:after="20"/>
            </w:pPr>
            <w:r w:rsidRPr="00265EDE">
              <w:t>Presenta información aislada o comparaciones incorrectas.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FD8B17" w14:textId="081168DB" w:rsidR="004D4CBD" w:rsidRPr="00265EDE" w:rsidRDefault="004D4CBD" w:rsidP="004D4CBD">
            <w:pPr>
              <w:spacing w:before="20" w:after="20"/>
            </w:pPr>
            <w:r w:rsidRPr="00265EDE">
              <w:t>Compara objetivos, alcance, riesgos y características principales.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CDF348" w14:textId="022FF64F" w:rsidR="004D4CBD" w:rsidRPr="00265EDE" w:rsidRDefault="004D4CBD" w:rsidP="004D4CBD">
            <w:pPr>
              <w:spacing w:before="20" w:after="20"/>
            </w:pPr>
            <w:r w:rsidRPr="00265EDE">
              <w:t>Analiza semejanzas y diferencias y explica sus efectos sobre el trabajo de auditoría.</w:t>
            </w:r>
          </w:p>
        </w:tc>
      </w:tr>
      <w:tr w:rsidR="004D4CBD" w14:paraId="7575088B" w14:textId="77777777" w:rsidTr="00E30344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80C61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2FB3D7" w14:textId="432447FC" w:rsidR="004D4CBD" w:rsidRPr="00265EDE" w:rsidRDefault="004D4CBD" w:rsidP="004D4CBD">
            <w:pPr>
              <w:spacing w:before="20" w:after="20"/>
            </w:pPr>
            <w:r w:rsidRPr="00265EDE">
              <w:t>Organización y aplicación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130755" w14:textId="7A3CE1E7" w:rsidR="004D4CBD" w:rsidRPr="00265EDE" w:rsidRDefault="004D4CBD" w:rsidP="004D4CBD">
            <w:pPr>
              <w:spacing w:before="20" w:after="20"/>
            </w:pPr>
            <w:r w:rsidRPr="00265EDE">
              <w:t>La matriz es desordenada o no permite comprender las diferencias.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0D4BFB" w14:textId="58FA97BA" w:rsidR="004D4CBD" w:rsidRPr="00265EDE" w:rsidRDefault="004D4CBD" w:rsidP="004D4CBD">
            <w:pPr>
              <w:spacing w:before="20" w:after="20"/>
            </w:pPr>
            <w:r w:rsidRPr="00265EDE">
              <w:t>Presenta una matriz clara y aplica las categorías al caso correspondiente.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92898A8" w14:textId="0E0ED57F" w:rsidR="004D4CBD" w:rsidRPr="00265EDE" w:rsidRDefault="004D4CBD" w:rsidP="004D4CBD">
            <w:pPr>
              <w:spacing w:before="20" w:after="20"/>
            </w:pPr>
            <w:r w:rsidRPr="00265EDE">
              <w:t>Presenta una matriz completa, coherente y útil para seleccionar el enfoque pertinente según el caso.</w:t>
            </w:r>
          </w:p>
        </w:tc>
      </w:tr>
      <w:tr w:rsidR="00C368A8" w14:paraId="0D7CD721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5C072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444AA50" w14:textId="4EBB033C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4: </w:t>
            </w:r>
            <w:r w:rsidR="004D4CBD" w:rsidRPr="00265EDE">
              <w:rPr>
                <w:sz w:val="21"/>
                <w:szCs w:val="21"/>
              </w:rPr>
              <w:t>Esquema comparativo de los procesos, fases y productos de la auditoría fiscal y de la auditoría tributaria independiente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9466AD3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6%</w:t>
            </w:r>
          </w:p>
        </w:tc>
      </w:tr>
      <w:tr w:rsidR="00C368A8" w14:paraId="25C195A6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55C27E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A130369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6B05C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2586B67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51D07D0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623D5D1D" w14:textId="77777777" w:rsidTr="009026AC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C80A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984ED17" w14:textId="727E2D91" w:rsidR="004D4CBD" w:rsidRPr="00265EDE" w:rsidRDefault="004D4CBD" w:rsidP="004D4CBD">
            <w:pPr>
              <w:spacing w:before="20" w:after="20"/>
            </w:pPr>
            <w:r w:rsidRPr="00265EDE">
              <w:t>Procesos y fases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B8873CF" w14:textId="394023B3" w:rsidR="004D4CBD" w:rsidRPr="00265EDE" w:rsidRDefault="004D4CBD" w:rsidP="004D4CBD">
            <w:pPr>
              <w:spacing w:before="20" w:after="20"/>
            </w:pPr>
            <w:r w:rsidRPr="00265EDE">
              <w:t>Omite fases esenciales o presenta una secuencia incorrecta.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CCF879F" w14:textId="44A8A076" w:rsidR="004D4CBD" w:rsidRPr="00265EDE" w:rsidRDefault="004D4CBD" w:rsidP="004D4CBD">
            <w:pPr>
              <w:spacing w:before="20" w:after="20"/>
            </w:pPr>
            <w:r w:rsidRPr="00265EDE">
              <w:t>Identifica y ordena las fases principales de ambos procesos.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9293D0" w14:textId="435400AB" w:rsidR="004D4CBD" w:rsidRPr="00265EDE" w:rsidRDefault="004D4CBD" w:rsidP="004D4CBD">
            <w:pPr>
              <w:spacing w:before="20" w:after="20"/>
            </w:pPr>
            <w:r w:rsidRPr="00265EDE">
              <w:t>Explica las fases y sus relaciones, distinguiendo las particularidades de cada proceso.</w:t>
            </w:r>
          </w:p>
        </w:tc>
      </w:tr>
      <w:tr w:rsidR="004D4CBD" w14:paraId="7CE02ECB" w14:textId="77777777" w:rsidTr="009026AC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A1778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D3530C" w14:textId="0F1B63C9" w:rsidR="004D4CBD" w:rsidRPr="00265EDE" w:rsidRDefault="004D4CBD" w:rsidP="004D4CBD">
            <w:pPr>
              <w:spacing w:before="20" w:after="20"/>
            </w:pPr>
            <w:r w:rsidRPr="00265EDE">
              <w:t>Diferenciación de productos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A25E83F" w14:textId="45246DCF" w:rsidR="004D4CBD" w:rsidRPr="00265EDE" w:rsidRDefault="004D4CBD" w:rsidP="004D4CBD">
            <w:pPr>
              <w:spacing w:before="20" w:after="20"/>
            </w:pPr>
            <w:r w:rsidRPr="00265EDE">
              <w:t>Confunde los productos documentales de ambas modalidades.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B4BA084" w14:textId="00C00B90" w:rsidR="004D4CBD" w:rsidRPr="00265EDE" w:rsidRDefault="004D4CBD" w:rsidP="004D4CBD">
            <w:pPr>
              <w:spacing w:before="20" w:after="20"/>
            </w:pPr>
            <w:r w:rsidRPr="00265EDE">
              <w:t>Identifica los productos principales y los relaciona con sus respectivos procesos.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F59A373" w14:textId="22AE726F" w:rsidR="004D4CBD" w:rsidRPr="00265EDE" w:rsidRDefault="004D4CBD" w:rsidP="004D4CBD">
            <w:pPr>
              <w:spacing w:before="20" w:after="20"/>
            </w:pPr>
            <w:r w:rsidRPr="00265EDE">
              <w:t>Justifica las diferencias entre productos según sus objetivos, destinatarios y alcance.</w:t>
            </w:r>
          </w:p>
        </w:tc>
      </w:tr>
      <w:tr w:rsidR="004D4CBD" w14:paraId="77D10612" w14:textId="77777777" w:rsidTr="009026AC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00E8B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8EABA72" w14:textId="674756F4" w:rsidR="004D4CBD" w:rsidRPr="00265EDE" w:rsidRDefault="004D4CBD" w:rsidP="004D4CBD">
            <w:pPr>
              <w:spacing w:before="20" w:after="20"/>
            </w:pPr>
            <w:r w:rsidRPr="00265EDE">
              <w:t>Claridad y fundamentación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FF79FC" w14:textId="42EF6790" w:rsidR="004D4CBD" w:rsidRPr="00265EDE" w:rsidRDefault="004D4CBD" w:rsidP="004D4CBD">
            <w:pPr>
              <w:spacing w:before="20" w:after="20"/>
            </w:pPr>
            <w:r w:rsidRPr="00265EDE">
              <w:t>El esquema es confuso o carece de sustento.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F798D5" w14:textId="39E59397" w:rsidR="004D4CBD" w:rsidRPr="00265EDE" w:rsidRDefault="004D4CBD" w:rsidP="004D4CBD">
            <w:pPr>
              <w:spacing w:before="20" w:after="20"/>
            </w:pPr>
            <w:r w:rsidRPr="00265EDE">
              <w:t>Presenta un esquema comprensible y fundamentado en los contenidos de la asignatura.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3AEE697" w14:textId="58E312DF" w:rsidR="004D4CBD" w:rsidRPr="00265EDE" w:rsidRDefault="004D4CBD" w:rsidP="004D4CBD">
            <w:pPr>
              <w:spacing w:before="20" w:after="20"/>
            </w:pPr>
            <w:r w:rsidRPr="00265EDE">
              <w:t>Presenta una comparación precisa, visualmente coherente y respaldada por normativa o referencias pertinentes.</w:t>
            </w:r>
          </w:p>
        </w:tc>
      </w:tr>
      <w:tr w:rsidR="00C368A8" w14:paraId="3204FDF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E2CADD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F8D5089" w14:textId="62E8343C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5: </w:t>
            </w:r>
            <w:r w:rsidR="004D4CBD" w:rsidRPr="00265EDE">
              <w:rPr>
                <w:sz w:val="21"/>
                <w:szCs w:val="21"/>
              </w:rPr>
              <w:t>Memorándum de planificación de la fiscalización tributaria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B575FDB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C368A8" w14:paraId="10A88C6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90E446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5921397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006709C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21AC199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81FBE0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453FAB32" w14:textId="77777777" w:rsidTr="005E5900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1973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37D212D" w14:textId="420731A5" w:rsidR="004D4CBD" w:rsidRPr="00265EDE" w:rsidRDefault="004D4CBD" w:rsidP="004D4CBD">
            <w:pPr>
              <w:spacing w:before="20" w:after="20"/>
            </w:pPr>
            <w:r w:rsidRPr="00265EDE">
              <w:t>Análisis de información y riesgos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26E915E" w14:textId="41F9E461" w:rsidR="004D4CBD" w:rsidRPr="00265EDE" w:rsidRDefault="004D4CBD" w:rsidP="004D4CBD">
            <w:pPr>
              <w:spacing w:before="20" w:after="20"/>
            </w:pPr>
            <w:r w:rsidRPr="00265EDE">
              <w:t>No identifica información relevante o riesgos significativos.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CB8AB4" w14:textId="6B81C8D5" w:rsidR="004D4CBD" w:rsidRPr="00265EDE" w:rsidRDefault="004D4CBD" w:rsidP="004D4CBD">
            <w:pPr>
              <w:spacing w:before="20" w:after="20"/>
            </w:pPr>
            <w:r w:rsidRPr="00265EDE">
              <w:t>Analiza la información disponible e identifica riesgos tributarios pertinentes.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950723" w14:textId="138073EF" w:rsidR="004D4CBD" w:rsidRPr="00265EDE" w:rsidRDefault="004D4CBD" w:rsidP="004D4CBD">
            <w:pPr>
              <w:spacing w:before="20" w:after="20"/>
            </w:pPr>
            <w:r w:rsidRPr="00265EDE">
              <w:t>Prioriza los riesgos con fundamento en la información contable, financiera y tributaria examinada.</w:t>
            </w:r>
          </w:p>
        </w:tc>
      </w:tr>
      <w:tr w:rsidR="004D4CBD" w14:paraId="2B84C4CD" w14:textId="77777777" w:rsidTr="005E5900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78311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D8BFE36" w14:textId="2498320A" w:rsidR="004D4CBD" w:rsidRPr="00265EDE" w:rsidRDefault="004D4CBD" w:rsidP="004D4CBD">
            <w:pPr>
              <w:spacing w:before="20" w:after="20"/>
            </w:pPr>
            <w:r w:rsidRPr="00265EDE">
              <w:t>Objetivos y alcance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A4520F" w14:textId="72B03BC5" w:rsidR="004D4CBD" w:rsidRPr="00265EDE" w:rsidRDefault="004D4CBD" w:rsidP="004D4CBD">
            <w:pPr>
              <w:spacing w:before="20" w:after="20"/>
            </w:pPr>
            <w:r w:rsidRPr="00265EDE">
              <w:t>Los objetivos o el alcance son imprecisos o incompatibles con 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CC76A" w14:textId="753407BA" w:rsidR="004D4CBD" w:rsidRPr="00265EDE" w:rsidRDefault="004D4CBD" w:rsidP="004D4CBD">
            <w:pPr>
              <w:spacing w:before="20" w:after="20"/>
            </w:pPr>
            <w:r w:rsidRPr="00265EDE">
              <w:t>Define objetivos y alcance coherentes con la modalidad de fiscalización.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AB0FAA" w14:textId="2F2B21D2" w:rsidR="004D4CBD" w:rsidRPr="00265EDE" w:rsidRDefault="004D4CBD" w:rsidP="004D4CBD">
            <w:pPr>
              <w:spacing w:before="20" w:after="20"/>
            </w:pPr>
            <w:r w:rsidRPr="00265EDE">
              <w:t>Justifica objetivos y alcance en función de los riesgos y las características del contribuyente.</w:t>
            </w:r>
          </w:p>
        </w:tc>
      </w:tr>
      <w:tr w:rsidR="004D4CBD" w14:paraId="5CB4996D" w14:textId="77777777" w:rsidTr="005E5900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7EB05C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4082A0" w14:textId="43517BE8" w:rsidR="004D4CBD" w:rsidRPr="00265EDE" w:rsidRDefault="00631EA8" w:rsidP="004D4CBD">
            <w:pPr>
              <w:spacing w:before="20" w:after="20"/>
            </w:pPr>
            <w:r>
              <w:t xml:space="preserve">Asignación de </w:t>
            </w:r>
            <w:r w:rsidR="00B7123A">
              <w:t>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E01FB8" w14:textId="1D0D0E61" w:rsidR="004D4CBD" w:rsidRPr="00265EDE" w:rsidRDefault="004D4CBD" w:rsidP="004D4CBD">
            <w:pPr>
              <w:spacing w:before="20" w:after="20"/>
            </w:pPr>
            <w:r w:rsidRPr="00265EDE">
              <w:t>Omite recursos o plantea procedimientos sin relación con los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2DCFC0" w14:textId="67E3761A" w:rsidR="004D4CBD" w:rsidRPr="00265EDE" w:rsidRDefault="004D4CBD" w:rsidP="004D4CBD">
            <w:pPr>
              <w:spacing w:before="20" w:after="20"/>
            </w:pPr>
            <w:r w:rsidRPr="00265EDE">
              <w:t>Establece procedimientos y recursos básicos para la fiscalización.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487E6F8" w14:textId="78A10FA4" w:rsidR="004D4CBD" w:rsidRPr="00265EDE" w:rsidRDefault="004D4CBD" w:rsidP="004D4CBD">
            <w:pPr>
              <w:spacing w:before="20" w:after="20"/>
            </w:pPr>
            <w:r w:rsidRPr="00265EDE">
              <w:t>Organiza los procedimientos, recursos, prioridades y plazos de forma coherente con los riesgos identificados.</w:t>
            </w:r>
          </w:p>
        </w:tc>
      </w:tr>
      <w:tr w:rsidR="00C368A8" w14:paraId="2AAABCB8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EC291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2AF199" w14:textId="759E850D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6: </w:t>
            </w:r>
            <w:r w:rsidR="004D4CBD" w:rsidRPr="00265EDE">
              <w:rPr>
                <w:sz w:val="21"/>
                <w:szCs w:val="21"/>
              </w:rPr>
              <w:t>Programa de auditoría tributaria con procedimientos de fiscalización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83218B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8%</w:t>
            </w:r>
          </w:p>
        </w:tc>
      </w:tr>
      <w:tr w:rsidR="00C368A8" w14:paraId="672EAACA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16B5FC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95067E7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CAEDD5D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B6F0776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7E0910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422ABB2C" w14:textId="77777777" w:rsidTr="00BE61F8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AEA84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EE38958" w14:textId="19F81F7D" w:rsidR="004D4CBD" w:rsidRPr="00265EDE" w:rsidRDefault="004D4CBD" w:rsidP="004D4CBD">
            <w:pPr>
              <w:spacing w:before="20" w:after="20"/>
            </w:pPr>
            <w:r w:rsidRPr="00265EDE">
              <w:t>Correspondencia con la planificación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A18C211" w14:textId="56924141" w:rsidR="004D4CBD" w:rsidRPr="00265EDE" w:rsidRDefault="004D4CBD" w:rsidP="004D4CBD">
            <w:pPr>
              <w:spacing w:before="20" w:after="20"/>
            </w:pPr>
            <w:r w:rsidRPr="00265EDE">
              <w:t>Los procedimientos no responden a los objetivos o riesgos.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DA02DB" w14:textId="3DA92229" w:rsidR="004D4CBD" w:rsidRPr="00265EDE" w:rsidRDefault="004D4CBD" w:rsidP="004D4CBD">
            <w:pPr>
              <w:spacing w:before="20" w:after="20"/>
            </w:pPr>
            <w:r w:rsidRPr="00265EDE">
              <w:t>Relaciona los procedimientos con los objetivos y riesgos identificados.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0AC6EFE" w14:textId="6641D1A4" w:rsidR="004D4CBD" w:rsidRPr="00265EDE" w:rsidRDefault="004D4CBD" w:rsidP="004D4CBD">
            <w:pPr>
              <w:spacing w:before="20" w:after="20"/>
            </w:pPr>
            <w:r w:rsidRPr="00265EDE">
              <w:t>Vincula cada procedimiento con el riesgo, el objetivo y la evidencia que se espera obtener.</w:t>
            </w:r>
          </w:p>
        </w:tc>
      </w:tr>
      <w:tr w:rsidR="004D4CBD" w14:paraId="7C356F00" w14:textId="77777777" w:rsidTr="00BE61F8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B69F6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FD008C" w14:textId="5B7ACBE1" w:rsidR="004D4CBD" w:rsidRPr="00265EDE" w:rsidRDefault="004D4CBD" w:rsidP="004D4CBD">
            <w:pPr>
              <w:spacing w:before="20" w:after="20"/>
            </w:pPr>
            <w:r w:rsidRPr="00265EDE">
              <w:t>Diseño de 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A0AD034" w14:textId="56743D12" w:rsidR="004D4CBD" w:rsidRPr="00265EDE" w:rsidRDefault="004D4CBD" w:rsidP="004D4CBD">
            <w:pPr>
              <w:spacing w:before="20" w:after="20"/>
            </w:pPr>
            <w:r w:rsidRPr="00265EDE">
              <w:t>Los procedimientos son ambiguos, incompletos o no ejecutables.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BE23075" w14:textId="780EEB48" w:rsidR="004D4CBD" w:rsidRPr="00265EDE" w:rsidRDefault="004D4CBD" w:rsidP="004D4CBD">
            <w:pPr>
              <w:spacing w:before="20" w:after="20"/>
            </w:pPr>
            <w:r w:rsidRPr="00265EDE">
              <w:t>Formula procedimientos claros y aplicables al caso.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F69E2FA" w14:textId="14A05AD0" w:rsidR="004D4CBD" w:rsidRPr="00265EDE" w:rsidRDefault="004D4CBD" w:rsidP="004D4CBD">
            <w:pPr>
              <w:spacing w:before="20" w:after="20"/>
            </w:pPr>
            <w:r w:rsidRPr="00265EDE">
              <w:t>Define procedimientos precisos, secuenciados y adecuados a la naturaleza de la información examinada.</w:t>
            </w:r>
          </w:p>
        </w:tc>
      </w:tr>
      <w:tr w:rsidR="004D4CBD" w14:paraId="2C344BB6" w14:textId="77777777" w:rsidTr="00BE61F8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05F91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8F0E3A" w14:textId="392BAA64" w:rsidR="004D4CBD" w:rsidRPr="00265EDE" w:rsidRDefault="004D4CBD" w:rsidP="004D4CBD">
            <w:pPr>
              <w:spacing w:before="20" w:after="20"/>
            </w:pPr>
            <w:r w:rsidRPr="00265EDE">
              <w:t>Organización del programa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32184AA" w14:textId="088E2006" w:rsidR="004D4CBD" w:rsidRPr="00265EDE" w:rsidRDefault="004D4CBD" w:rsidP="004D4CBD">
            <w:pPr>
              <w:spacing w:before="20" w:after="20"/>
            </w:pPr>
            <w:r w:rsidRPr="00265EDE">
              <w:t>Omite elementos de control, responsables o referencias necesarias.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7EB2D13" w14:textId="7BDDD2DA" w:rsidR="004D4CBD" w:rsidRPr="00265EDE" w:rsidRDefault="004D4CBD" w:rsidP="004D4CBD">
            <w:pPr>
              <w:spacing w:before="20" w:after="20"/>
            </w:pPr>
            <w:r w:rsidRPr="00265EDE">
              <w:t>Presenta procedimientos ordenados y verificables.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42CF809" w14:textId="73942F75" w:rsidR="004D4CBD" w:rsidRPr="00265EDE" w:rsidRDefault="004D4CBD" w:rsidP="004D4CBD">
            <w:pPr>
              <w:spacing w:before="20" w:after="20"/>
            </w:pPr>
            <w:r w:rsidRPr="00265EDE">
              <w:t>Integra procedimientos, responsables, alcance, referencias y resultados esperados de forma sistemática.</w:t>
            </w:r>
          </w:p>
        </w:tc>
      </w:tr>
      <w:tr w:rsidR="00C368A8" w14:paraId="07C77F62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941CF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E6E80FC" w14:textId="69D4FE41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7: </w:t>
            </w:r>
            <w:r w:rsidR="004D4CBD" w:rsidRPr="00265EDE">
              <w:rPr>
                <w:sz w:val="21"/>
                <w:szCs w:val="21"/>
              </w:rPr>
              <w:t>Papeles de trabajo de fiscalización tributaria con procedimientos ejecutados, resultados, hallazgos y respaldo documental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05714D8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C368A8" w14:paraId="42AC224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E8F12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736F6C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863976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6571252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566C54E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2BCA8E64" w14:textId="77777777" w:rsidTr="008055A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AC72BB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2BA67D1" w14:textId="7D22727B" w:rsidR="004D4CBD" w:rsidRPr="00265EDE" w:rsidRDefault="004D4CBD" w:rsidP="004D4CBD">
            <w:pPr>
              <w:spacing w:before="20" w:after="20"/>
            </w:pPr>
            <w:r w:rsidRPr="00265EDE">
              <w:t>Aplicación de 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2DAEBE" w14:textId="5BAD8A84" w:rsidR="004D4CBD" w:rsidRPr="00265EDE" w:rsidRDefault="004D4CBD" w:rsidP="004D4CBD">
            <w:pPr>
              <w:spacing w:before="20" w:after="20"/>
            </w:pPr>
            <w:r w:rsidRPr="00265EDE">
              <w:t>No demuestra la ejecución de los procedimientos previstos.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95857D" w14:textId="60005E0B" w:rsidR="004D4CBD" w:rsidRPr="00265EDE" w:rsidRDefault="004D4CBD" w:rsidP="004D4CBD">
            <w:pPr>
              <w:spacing w:before="20" w:after="20"/>
            </w:pPr>
            <w:r w:rsidRPr="00265EDE">
              <w:t>Documenta la ejecución de los procedimientos seleccionados.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E2EFDC7" w14:textId="788A253F" w:rsidR="004D4CBD" w:rsidRPr="00265EDE" w:rsidRDefault="004D4CBD" w:rsidP="004D4CBD">
            <w:pPr>
              <w:spacing w:before="20" w:after="20"/>
            </w:pPr>
            <w:r w:rsidRPr="00265EDE">
              <w:t xml:space="preserve">Evidencia la ejecución </w:t>
            </w:r>
            <w:r w:rsidR="00E3700B" w:rsidRPr="00265EDE">
              <w:t xml:space="preserve">y desarrollo </w:t>
            </w:r>
            <w:r w:rsidRPr="00265EDE">
              <w:t>sistemátic</w:t>
            </w:r>
            <w:r w:rsidR="00E3700B" w:rsidRPr="00265EDE">
              <w:t>o</w:t>
            </w:r>
            <w:r w:rsidRPr="00265EDE">
              <w:t xml:space="preserve"> de los procedimientos</w:t>
            </w:r>
            <w:r w:rsidR="00E3700B" w:rsidRPr="00265EDE">
              <w:t xml:space="preserve">. </w:t>
            </w:r>
          </w:p>
        </w:tc>
      </w:tr>
      <w:tr w:rsidR="004D4CBD" w14:paraId="35B27E99" w14:textId="77777777" w:rsidTr="008055A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56AA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19A8468" w14:textId="078A82C2" w:rsidR="004D4CBD" w:rsidRPr="00265EDE" w:rsidRDefault="004D4CBD" w:rsidP="004D4CBD">
            <w:pPr>
              <w:spacing w:before="20" w:after="20"/>
            </w:pPr>
            <w:r w:rsidRPr="00265EDE">
              <w:t>Evidencia y resultados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D68304" w14:textId="5636BDC1" w:rsidR="004D4CBD" w:rsidRPr="00265EDE" w:rsidRDefault="004D4CBD" w:rsidP="004D4CBD">
            <w:pPr>
              <w:spacing w:before="20" w:after="20"/>
            </w:pPr>
            <w:r w:rsidRPr="00265EDE">
              <w:t>La documentación es insuficiente o no sustenta las conclusiones.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6D0665" w14:textId="4BCBA50B" w:rsidR="004D4CBD" w:rsidRPr="00265EDE" w:rsidRDefault="004D4CBD" w:rsidP="004D4CBD">
            <w:pPr>
              <w:spacing w:before="20" w:after="20"/>
            </w:pPr>
            <w:r w:rsidRPr="00265EDE">
              <w:t>Incorpora evidencia pertinente y registra los resultados obtenidos.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89B37A5" w14:textId="0CE6B495" w:rsidR="004D4CBD" w:rsidRPr="00265EDE" w:rsidRDefault="004D4CBD" w:rsidP="004D4CBD">
            <w:pPr>
              <w:spacing w:before="20" w:after="20"/>
            </w:pPr>
            <w:r w:rsidRPr="00265EDE">
              <w:t>Evalúa la suficiencia y pertinencia de la evidencia y vincula los resultados con los hallazgos.</w:t>
            </w:r>
          </w:p>
        </w:tc>
      </w:tr>
      <w:tr w:rsidR="004D4CBD" w14:paraId="32AB586A" w14:textId="77777777" w:rsidTr="008055A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F7C44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63EF786" w14:textId="66C3CF5B" w:rsidR="004D4CBD" w:rsidRPr="00265EDE" w:rsidRDefault="004D4CBD" w:rsidP="004D4CBD">
            <w:pPr>
              <w:spacing w:before="20" w:after="20"/>
            </w:pPr>
            <w:r w:rsidRPr="00265EDE">
              <w:t xml:space="preserve">Organización 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AA99B6" w14:textId="537838F7" w:rsidR="004D4CBD" w:rsidRPr="00265EDE" w:rsidRDefault="004D4CBD" w:rsidP="004D4CBD">
            <w:pPr>
              <w:spacing w:before="20" w:after="20"/>
            </w:pPr>
            <w:r w:rsidRPr="00265EDE">
              <w:t>Los papeles carecen de orden, referencias o respaldo 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3D7A047" w14:textId="745164A6" w:rsidR="004D4CBD" w:rsidRPr="00265EDE" w:rsidRDefault="004D4CBD" w:rsidP="004D4CBD">
            <w:pPr>
              <w:spacing w:before="20" w:after="20"/>
            </w:pPr>
            <w:r w:rsidRPr="00265EDE">
              <w:t>Organiza y referencia los papeles de trabajo con respaldo documental.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22C905E" w14:textId="00F6BE70" w:rsidR="004D4CBD" w:rsidRPr="00265EDE" w:rsidRDefault="004D4CBD" w:rsidP="004D4CBD">
            <w:pPr>
              <w:spacing w:before="20" w:after="20"/>
            </w:pPr>
            <w:r w:rsidRPr="00265EDE">
              <w:t>Permite reproducir los procedimientos, verificar los cálculos y</w:t>
            </w:r>
            <w:r w:rsidRPr="00265EDE">
              <w:rPr>
                <w:b/>
                <w:bCs/>
              </w:rPr>
              <w:t xml:space="preserve"> seguir</w:t>
            </w:r>
            <w:r w:rsidRPr="00265EDE">
              <w:t xml:space="preserve"> la evidencia y los hallazgos.</w:t>
            </w:r>
          </w:p>
        </w:tc>
      </w:tr>
      <w:tr w:rsidR="00C368A8" w14:paraId="0F20E9B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BB47E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8F84BBF" w14:textId="690595C6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8: </w:t>
            </w:r>
            <w:r w:rsidR="004D4CBD" w:rsidRPr="00265EDE">
              <w:rPr>
                <w:sz w:val="21"/>
                <w:szCs w:val="21"/>
              </w:rPr>
              <w:t>Vista de Cargo fundamentada y respaldada documentalmente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7EAF88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7%</w:t>
            </w:r>
          </w:p>
        </w:tc>
      </w:tr>
      <w:tr w:rsidR="00C368A8" w14:paraId="1B1A94E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40918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CDCD37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F46753E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D0CC98D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6E9D1424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4D4CBD" w14:paraId="4FBA292C" w14:textId="77777777" w:rsidTr="0012726D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CF2414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A7FC04" w14:textId="6DCF4244" w:rsidR="004D4CBD" w:rsidRPr="00265EDE" w:rsidRDefault="004D4CBD" w:rsidP="004D4CBD">
            <w:pPr>
              <w:spacing w:before="20" w:after="20"/>
            </w:pPr>
            <w:r w:rsidRPr="00265EDE">
              <w:t>Estructura y contenido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57BFCC0" w14:textId="5AAA1533" w:rsidR="004D4CBD" w:rsidRPr="00265EDE" w:rsidRDefault="004D4CBD" w:rsidP="004D4CBD">
            <w:pPr>
              <w:spacing w:before="20" w:after="20"/>
            </w:pPr>
            <w:r w:rsidRPr="00265EDE">
              <w:t>Omite componentes relevantes o presenta una estructura incompatible con los requisitos aplicables.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09BF652" w14:textId="6B4BA84A" w:rsidR="004D4CBD" w:rsidRPr="00265EDE" w:rsidRDefault="004D4CBD" w:rsidP="004D4CBD">
            <w:pPr>
              <w:spacing w:before="20" w:after="20"/>
            </w:pPr>
            <w:r w:rsidRPr="00265EDE">
              <w:t>Incluye los componentes esenciales de la Vista de Cargo según la normativa aplicable.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A454D7A" w14:textId="4D375F9A" w:rsidR="004D4CBD" w:rsidRPr="00265EDE" w:rsidRDefault="004D4CBD" w:rsidP="004D4CBD">
            <w:pPr>
              <w:spacing w:before="20" w:after="20"/>
            </w:pPr>
            <w:r w:rsidRPr="00265EDE">
              <w:t xml:space="preserve">Presenta una estructura completa y ordenada, con los componentes requeridos y una secuencia </w:t>
            </w:r>
            <w:r w:rsidR="00E3700B" w:rsidRPr="00265EDE">
              <w:t>adecuad</w:t>
            </w:r>
            <w:r w:rsidRPr="00265EDE">
              <w:t>a.</w:t>
            </w:r>
          </w:p>
        </w:tc>
      </w:tr>
      <w:tr w:rsidR="004D4CBD" w14:paraId="5751059D" w14:textId="77777777" w:rsidTr="0012726D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A58EC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4C22AB3" w14:textId="3559CF33" w:rsidR="004D4CBD" w:rsidRPr="00265EDE" w:rsidRDefault="004D4CBD" w:rsidP="004D4CBD">
            <w:pPr>
              <w:spacing w:before="20" w:after="20"/>
            </w:pPr>
            <w:r w:rsidRPr="00265EDE">
              <w:t>Determinación y fundamentación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7ED147B" w14:textId="1C32F05F" w:rsidR="004D4CBD" w:rsidRPr="00265EDE" w:rsidRDefault="004D4CBD" w:rsidP="004D4CBD">
            <w:pPr>
              <w:spacing w:before="20" w:after="20"/>
            </w:pPr>
            <w:r w:rsidRPr="00265EDE">
              <w:t>Las diferencias o la determinación tributaria no están justificadas.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D378B79" w14:textId="41E3673F" w:rsidR="004D4CBD" w:rsidRPr="00265EDE" w:rsidRDefault="004D4CBD" w:rsidP="004D4CBD">
            <w:pPr>
              <w:spacing w:before="20" w:after="20"/>
            </w:pPr>
            <w:r w:rsidRPr="00265EDE">
              <w:t>Expone las diferencias identificadas y fundamenta la determinación con la normativa pertinente.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6EE842A" w14:textId="39E585F5" w:rsidR="004D4CBD" w:rsidRPr="00265EDE" w:rsidRDefault="004D4CBD" w:rsidP="004D4CBD">
            <w:pPr>
              <w:spacing w:before="20" w:after="20"/>
            </w:pPr>
            <w:r w:rsidRPr="00265EDE">
              <w:t>Relaciona cada diferencia con la evidencia, los cálculos y las disposiciones aplicables, justificando técnicamente la determinación.</w:t>
            </w:r>
          </w:p>
        </w:tc>
      </w:tr>
      <w:tr w:rsidR="004D4CBD" w14:paraId="0C0CA388" w14:textId="77777777" w:rsidTr="0012726D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14761" w14:textId="77777777" w:rsidR="004D4CBD" w:rsidRDefault="004D4CBD" w:rsidP="004D4CBD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B2C2AED" w14:textId="79B5DB7E" w:rsidR="004D4CBD" w:rsidRPr="00265EDE" w:rsidRDefault="004D4CBD" w:rsidP="004D4CBD">
            <w:pPr>
              <w:spacing w:before="20" w:after="20"/>
            </w:pPr>
            <w:r w:rsidRPr="00265EDE">
              <w:t>Respaldo documental y coherencia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77CC5E" w14:textId="68239E76" w:rsidR="004D4CBD" w:rsidRPr="00265EDE" w:rsidRDefault="004D4CBD" w:rsidP="004D4CBD">
            <w:pPr>
              <w:spacing w:before="20" w:after="20"/>
            </w:pPr>
            <w:r w:rsidRPr="00265EDE">
              <w:t>Carece de respaldo suficiente o contiene contradicciones con los papeles de trabajo.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6E81F2B" w14:textId="701D7B23" w:rsidR="004D4CBD" w:rsidRPr="00265EDE" w:rsidRDefault="004D4CBD" w:rsidP="004D4CBD">
            <w:pPr>
              <w:spacing w:before="20" w:after="20"/>
            </w:pPr>
            <w:r w:rsidRPr="00265EDE">
              <w:t>Mantiene correspondencia entre la determinación, los hallazgos y la documentación de respaldo.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200997A" w14:textId="70127BB6" w:rsidR="004D4CBD" w:rsidRPr="00265EDE" w:rsidRDefault="004D4CBD" w:rsidP="004D4CBD">
            <w:pPr>
              <w:spacing w:before="20" w:after="20"/>
            </w:pPr>
            <w:r w:rsidRPr="00265EDE">
              <w:t xml:space="preserve">Asegura </w:t>
            </w:r>
            <w:r w:rsidR="00E3700B" w:rsidRPr="00265EDE">
              <w:t>el seguimiento</w:t>
            </w:r>
            <w:r w:rsidRPr="00265EDE">
              <w:t xml:space="preserve"> de la determinación desde los papeles de trabajo y verifica la coherencia del documento.</w:t>
            </w:r>
          </w:p>
        </w:tc>
      </w:tr>
      <w:tr w:rsidR="00C368A8" w14:paraId="1D6AEB7F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A5373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79041B6" w14:textId="225C81BD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9: </w:t>
            </w:r>
            <w:r w:rsidR="00A4484B" w:rsidRPr="00A4484B">
              <w:rPr>
                <w:sz w:val="21"/>
                <w:szCs w:val="21"/>
              </w:rPr>
              <w:t>Cuadros comparativos de consistencia financiera y tributaria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435C248" w14:textId="475B9F2D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493A53" w:rsidRPr="00265EDE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Pr="00265EDE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368A8" w14:paraId="50813E0B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D9287A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AF292C9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6F5E0EB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1C25E2D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A3D723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7361A3" w14:paraId="427386E3" w14:textId="77777777" w:rsidTr="007B2A9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60E28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9C9C60E" w14:textId="6588B098" w:rsidR="007361A3" w:rsidRPr="00631EA8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631EA8">
              <w:t>Revisión numérica y financiera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C009C3" w14:textId="3841C368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>Omite la verificación numérica o presenta errores de correlación entre los estados financieros y los anexos.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E434F49" w14:textId="63CE04F2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>Comprueba la consistencia numérica de los anexos tributarios contrastando con la información financiera.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7458E5D" w14:textId="3D84EB6A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 xml:space="preserve">Verifica la consistencia y justifica con precisión técnica las variaciones significativas encontradas en </w:t>
            </w:r>
            <w:r>
              <w:t>la comparación</w:t>
            </w:r>
            <w:r w:rsidRPr="005D6C4E">
              <w:t xml:space="preserve"> de información.</w:t>
            </w:r>
          </w:p>
        </w:tc>
      </w:tr>
      <w:tr w:rsidR="007361A3" w14:paraId="4BC8F2B6" w14:textId="77777777" w:rsidTr="007B2A9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A8B1A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0876013" w14:textId="7E535FB9" w:rsidR="007361A3" w:rsidRPr="00631EA8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631EA8">
              <w:t>Fundamentación normativa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7DADDE" w14:textId="1FF6B0EA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>No respalda los cuadros con la normativa contable y tributaria vigente.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483E5E2" w14:textId="1CDE1774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>Sustenta la validez de los cuadros comparativos con base en las normas tributarias aplicables.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16C679" w14:textId="3671503C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5D6C4E">
              <w:t xml:space="preserve">Relaciona rigurosamente </w:t>
            </w:r>
            <w:r>
              <w:t>los resultados obtenidos con la normativa tributaria vigente.</w:t>
            </w:r>
          </w:p>
        </w:tc>
      </w:tr>
      <w:tr w:rsidR="007361A3" w14:paraId="2573D582" w14:textId="77777777" w:rsidTr="007B2A95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4198A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924B2C6" w14:textId="46C40CDC" w:rsidR="007361A3" w:rsidRPr="00631EA8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631EA8">
              <w:t>Uso de herramientas analíticas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FEB48A4" w14:textId="0B41E520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494FAE">
              <w:t>Realiza los cálculos de manera manual sin estructura lógica ni uso de tecnología.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04EBF4E" w14:textId="5F9B180F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494FAE">
              <w:t>Utiliza hojas de cálculo estructuradas para el desarrollo de los cuadros comparativos.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80DD366" w14:textId="2723D16B" w:rsidR="007361A3" w:rsidRPr="00E3700B" w:rsidRDefault="007361A3" w:rsidP="007361A3">
            <w:pPr>
              <w:spacing w:before="20" w:after="20"/>
              <w:rPr>
                <w:sz w:val="21"/>
                <w:szCs w:val="21"/>
              </w:rPr>
            </w:pPr>
            <w:r w:rsidRPr="00494FAE">
              <w:t>Emplea modelos automatizados o herramientas de IA de apoyo analítico para optimizar la validación masiva de datos financieros.</w:t>
            </w:r>
          </w:p>
        </w:tc>
      </w:tr>
      <w:tr w:rsidR="00C368A8" w14:paraId="7499ABD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2B3D1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9493FBB" w14:textId="7CC5A4CC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10: </w:t>
            </w:r>
            <w:r w:rsidR="00DA718B" w:rsidRPr="00265EDE">
              <w:rPr>
                <w:sz w:val="21"/>
                <w:szCs w:val="21"/>
              </w:rPr>
              <w:t>Papeles de trabajo de relevamiento y verificación de la Información Tributaria Complementaria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1EA481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C368A8" w14:paraId="77753415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628C82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DB527A0" w14:textId="77777777" w:rsidR="00C368A8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9BDFB25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85881FF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67FFF63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7361A3" w14:paraId="13E972B1" w14:textId="77777777" w:rsidTr="00E26F4F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BEF88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010F71" w14:textId="2BADF997" w:rsidR="007361A3" w:rsidRPr="00631EA8" w:rsidRDefault="007361A3" w:rsidP="007361A3">
            <w:pPr>
              <w:spacing w:before="20" w:after="20"/>
            </w:pPr>
            <w:r w:rsidRPr="00631EA8">
              <w:t>Relevamiento y hojas de trabajo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BA567D" w14:textId="3B867483" w:rsidR="007361A3" w:rsidRDefault="007361A3" w:rsidP="007361A3">
            <w:pPr>
              <w:spacing w:before="20" w:after="20"/>
            </w:pPr>
            <w:r w:rsidRPr="00494FAE">
              <w:t>El relevamiento es incompleto y carece de documentación de soporte.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94DDBD" w14:textId="5591C2EC" w:rsidR="007361A3" w:rsidRDefault="007361A3" w:rsidP="007361A3">
            <w:pPr>
              <w:spacing w:before="20" w:after="20"/>
            </w:pPr>
            <w:r w:rsidRPr="00494FAE">
              <w:t>Releva en equipo la información tributaria complementaria en hojas de trabajo estructuradas.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00B7DE4" w14:textId="30F17E3E" w:rsidR="007361A3" w:rsidRDefault="007361A3" w:rsidP="007361A3">
            <w:pPr>
              <w:spacing w:before="20" w:after="20"/>
            </w:pPr>
            <w:r w:rsidRPr="00494FAE">
              <w:t>Sistematiza el relevamiento identificando áreas críticas y riesgos fiscales latentes en la información del contribuyente.</w:t>
            </w:r>
          </w:p>
        </w:tc>
      </w:tr>
      <w:tr w:rsidR="007361A3" w14:paraId="3AFEF84B" w14:textId="77777777" w:rsidTr="006C62C3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E1A220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4159DCF" w14:textId="749009EC" w:rsidR="007361A3" w:rsidRPr="00631EA8" w:rsidRDefault="007361A3" w:rsidP="007361A3">
            <w:pPr>
              <w:spacing w:before="20" w:after="20"/>
            </w:pPr>
            <w:r w:rsidRPr="00631EA8">
              <w:t>Estructura de Papeles de Trabajo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5C53F586" w14:textId="389DCD5B" w:rsidR="007361A3" w:rsidRDefault="007361A3" w:rsidP="007361A3">
            <w:pPr>
              <w:spacing w:before="20" w:after="20"/>
            </w:pPr>
            <w:r w:rsidRPr="00494FAE">
              <w:t>Los papeles de trabajo carecen de orden lógico, marcas de auditoría estandarizadas o referenciación.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BFF0207" w14:textId="460891AC" w:rsidR="007361A3" w:rsidRDefault="007361A3" w:rsidP="007361A3">
            <w:pPr>
              <w:spacing w:before="20" w:after="20"/>
            </w:pPr>
            <w:r w:rsidRPr="00494FAE">
              <w:t>Organiza los papeles de trabajo en hojas de trabajo estructuradas con marcas e índices de referencia adecuados.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0FD930C" w14:textId="313B2B40" w:rsidR="007361A3" w:rsidRDefault="007361A3" w:rsidP="007361A3">
            <w:pPr>
              <w:spacing w:before="20" w:after="20"/>
            </w:pPr>
            <w:r w:rsidRPr="00494FAE">
              <w:t>Elabora cédulas analíticas y hojas de trabajo con índices estandarizados, correferenciación cruzada perfecta y marcas de auditoría uniformes.</w:t>
            </w:r>
          </w:p>
        </w:tc>
      </w:tr>
      <w:tr w:rsidR="00265EDE" w14:paraId="05565723" w14:textId="77777777" w:rsidTr="001909E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883348" w14:textId="77777777" w:rsidR="00265EDE" w:rsidRDefault="00265EDE" w:rsidP="00265EDE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24296D" w14:textId="21E72046" w:rsidR="00265EDE" w:rsidRPr="00631EA8" w:rsidRDefault="00265EDE" w:rsidP="00265EDE">
            <w:pPr>
              <w:spacing w:before="20" w:after="20"/>
            </w:pPr>
            <w:r w:rsidRPr="00631EA8">
              <w:t>Trabajo en equipo y rigor técnico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C55ED06" w14:textId="0663B3FB" w:rsidR="00265EDE" w:rsidRDefault="00265EDE" w:rsidP="00265EDE">
            <w:pPr>
              <w:spacing w:before="20" w:after="20"/>
            </w:pPr>
            <w:r w:rsidRPr="00494FAE">
              <w:t>La participación de los integrantes es deficiente y la documentación no está referenciada.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72E263" w14:textId="210F1C51" w:rsidR="00265EDE" w:rsidRDefault="00265EDE" w:rsidP="00265EDE">
            <w:pPr>
              <w:spacing w:before="20" w:after="20"/>
            </w:pPr>
            <w:r w:rsidRPr="00494FAE">
              <w:t>Demuestra participación equitativa del equipo y orden en la estructuración de los papeles de trabajo.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D63B652" w14:textId="28870FC8" w:rsidR="00265EDE" w:rsidRDefault="00265EDE" w:rsidP="00265EDE">
            <w:pPr>
              <w:spacing w:before="20" w:after="20"/>
            </w:pPr>
            <w:r w:rsidRPr="00494FAE">
              <w:t>Evidencia sinergia colaborativa, un riguroso control cruzado de la información y referencias cruzadas impecables.</w:t>
            </w:r>
          </w:p>
        </w:tc>
      </w:tr>
      <w:tr w:rsidR="00C368A8" w14:paraId="3B191D1E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98A0B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7211A7E7" w14:textId="6507F9B1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 xml:space="preserve">Producto 11: </w:t>
            </w:r>
            <w:r w:rsidR="00DA718B" w:rsidRPr="00265EDE">
              <w:rPr>
                <w:sz w:val="21"/>
                <w:szCs w:val="21"/>
              </w:rPr>
              <w:t>Informe de procedimientos mínimos e Informe de Control Interno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A6335F1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11%</w:t>
            </w:r>
          </w:p>
        </w:tc>
      </w:tr>
      <w:tr w:rsidR="00C368A8" w14:paraId="698D91C9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7ED513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5C11731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BA36BBF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7695A06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FAF77A3" w14:textId="77777777" w:rsidR="00C368A8" w:rsidRPr="00265EDE" w:rsidRDefault="00F31D9D">
            <w:pPr>
              <w:spacing w:before="20" w:after="20"/>
              <w:jc w:val="center"/>
            </w:pPr>
            <w:r w:rsidRPr="00265EDE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7361A3" w14:paraId="162E8D26" w14:textId="77777777" w:rsidTr="00252769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EC999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328DCE7" w14:textId="1BA9A1A2" w:rsidR="007361A3" w:rsidRPr="00631EA8" w:rsidRDefault="007361A3" w:rsidP="007361A3">
            <w:pPr>
              <w:spacing w:before="20" w:after="20"/>
            </w:pPr>
            <w:r w:rsidRPr="00631EA8">
              <w:t>Estructura y procedimientos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AF8089" w14:textId="0A17C784" w:rsidR="007361A3" w:rsidRDefault="007361A3" w:rsidP="007361A3">
            <w:pPr>
              <w:spacing w:before="20" w:after="20"/>
            </w:pPr>
            <w:r w:rsidRPr="00494FAE">
              <w:t>Omite la estructura de los informes o detalla procedimientos genéricos sin relación con el caso.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4E2A990" w14:textId="3BC23BA2" w:rsidR="007361A3" w:rsidRDefault="007361A3" w:rsidP="007361A3">
            <w:pPr>
              <w:spacing w:before="20" w:after="20"/>
            </w:pPr>
            <w:r w:rsidRPr="00494FAE">
              <w:t>Elabora el informe de procedimientos mínimos y de control interno detallando los procedimientos aplicados.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68FD015" w14:textId="50620BBF" w:rsidR="007361A3" w:rsidRDefault="007361A3" w:rsidP="007361A3">
            <w:pPr>
              <w:spacing w:before="20" w:after="20"/>
            </w:pPr>
            <w:r w:rsidRPr="00494FAE">
              <w:t>Estructura los informes bajo normativas vigentes, adaptando los procedimientos específicos al sector económico del contribuyente.</w:t>
            </w:r>
          </w:p>
        </w:tc>
      </w:tr>
      <w:tr w:rsidR="007361A3" w14:paraId="6CC5462C" w14:textId="77777777" w:rsidTr="00203E08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E9A447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84FF77C" w14:textId="58D970D7" w:rsidR="007361A3" w:rsidRPr="00631EA8" w:rsidRDefault="007361A3" w:rsidP="007361A3">
            <w:pPr>
              <w:spacing w:before="20" w:after="20"/>
            </w:pPr>
            <w:r w:rsidRPr="00631EA8">
              <w:t>Hallazgos y evidencia de respaldo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ED612A9" w14:textId="068D666F" w:rsidR="007361A3" w:rsidRDefault="007361A3" w:rsidP="007361A3">
            <w:pPr>
              <w:spacing w:before="20" w:after="20"/>
            </w:pPr>
            <w:r w:rsidRPr="00494FAE">
              <w:t>Los hallazgos carecen de sustento documental o evidencia suficiente.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96A33B" w14:textId="72238862" w:rsidR="007361A3" w:rsidRDefault="007361A3" w:rsidP="007361A3">
            <w:pPr>
              <w:spacing w:before="20" w:after="20"/>
            </w:pPr>
            <w:r w:rsidRPr="00494FAE">
              <w:t>Detalla los hallazgos obtenidos respaldándolos con la evidencia recolectada durante el proceso.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F00CD00" w14:textId="618D8B10" w:rsidR="007361A3" w:rsidRDefault="007361A3" w:rsidP="007361A3">
            <w:pPr>
              <w:spacing w:before="20" w:after="20"/>
            </w:pPr>
            <w:r w:rsidRPr="00494FAE">
              <w:t>Formula las conclusiones y recomendaciones constructivas y de alto valor agregado orientadas a corregir las debilidades detectadas.</w:t>
            </w:r>
          </w:p>
        </w:tc>
      </w:tr>
      <w:tr w:rsidR="007361A3" w14:paraId="4207CC82" w14:textId="77777777" w:rsidTr="009A45E4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2209A2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FD86B3D" w14:textId="040C4D54" w:rsidR="007361A3" w:rsidRPr="00631EA8" w:rsidRDefault="007361A3" w:rsidP="007361A3">
            <w:pPr>
              <w:spacing w:before="20" w:after="20"/>
            </w:pPr>
            <w:r w:rsidRPr="00631EA8">
              <w:t>Redacción y claridad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96BF67" w14:textId="6B4F29B5" w:rsidR="007361A3" w:rsidRDefault="007361A3" w:rsidP="007361A3">
            <w:pPr>
              <w:spacing w:before="20" w:after="20"/>
            </w:pPr>
            <w:r w:rsidRPr="00494FAE">
              <w:t>Presenta faltas de claridad, ambigüedades o errores conceptuales graves en la redacción.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E39ADC1" w14:textId="35E2274D" w:rsidR="007361A3" w:rsidRDefault="007361A3" w:rsidP="007361A3">
            <w:pPr>
              <w:spacing w:before="20" w:after="20"/>
            </w:pPr>
            <w:r w:rsidRPr="00494FAE">
              <w:t>Presenta informes redactados con claridad, orden lógico y rigor técnico profesional.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5CBAF11" w14:textId="70632FBD" w:rsidR="007361A3" w:rsidRDefault="007361A3" w:rsidP="007361A3">
            <w:pPr>
              <w:spacing w:before="20" w:after="20"/>
            </w:pPr>
            <w:r w:rsidRPr="00494FAE">
              <w:t>Demuestra absoluta fluidez en la argumentación técnica, precisión en el lenguaje de auditoría y coherencia normativa.</w:t>
            </w:r>
          </w:p>
        </w:tc>
      </w:tr>
      <w:tr w:rsidR="00C368A8" w14:paraId="5F537DC7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3D6CF2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0F8951F7" w14:textId="77777777" w:rsidR="00C368A8" w:rsidRPr="009154C8" w:rsidRDefault="00F31D9D">
            <w:pPr>
              <w:spacing w:before="20" w:after="20"/>
              <w:jc w:val="center"/>
            </w:pPr>
            <w:r w:rsidRPr="009154C8">
              <w:rPr>
                <w:b/>
                <w:bCs/>
                <w:i/>
                <w:iCs/>
                <w:sz w:val="21"/>
                <w:szCs w:val="21"/>
              </w:rPr>
              <w:t xml:space="preserve">Producto 12: </w:t>
            </w:r>
            <w:r w:rsidRPr="009154C8">
              <w:rPr>
                <w:sz w:val="21"/>
                <w:szCs w:val="21"/>
              </w:rPr>
              <w:t>Dictamen tributario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21A203D" w14:textId="06FAFECF" w:rsidR="00C368A8" w:rsidRPr="009154C8" w:rsidRDefault="00F31D9D">
            <w:pPr>
              <w:spacing w:before="20" w:after="20"/>
              <w:jc w:val="center"/>
            </w:pPr>
            <w:r w:rsidRPr="009154C8">
              <w:rPr>
                <w:b/>
                <w:bCs/>
                <w:i/>
                <w:iCs/>
                <w:sz w:val="21"/>
                <w:szCs w:val="21"/>
              </w:rPr>
              <w:t>1</w:t>
            </w:r>
            <w:r w:rsidR="000D6FED" w:rsidRPr="009154C8">
              <w:rPr>
                <w:b/>
                <w:bCs/>
                <w:i/>
                <w:iCs/>
                <w:sz w:val="21"/>
                <w:szCs w:val="21"/>
              </w:rPr>
              <w:t>2</w:t>
            </w:r>
            <w:r w:rsidRPr="009154C8">
              <w:rPr>
                <w:b/>
                <w:bCs/>
                <w:i/>
                <w:iCs/>
                <w:sz w:val="21"/>
                <w:szCs w:val="21"/>
              </w:rPr>
              <w:t>%</w:t>
            </w:r>
          </w:p>
        </w:tc>
      </w:tr>
      <w:tr w:rsidR="00C368A8" w14:paraId="4482B3D4" w14:textId="77777777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0D2F49" w14:textId="77777777" w:rsidR="00C368A8" w:rsidRDefault="00C368A8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11DBBDE4" w14:textId="77777777" w:rsidR="00C368A8" w:rsidRPr="00493A53" w:rsidRDefault="00F31D9D">
            <w:pPr>
              <w:spacing w:before="20" w:after="20"/>
              <w:jc w:val="center"/>
            </w:pPr>
            <w:r w:rsidRPr="00493A53">
              <w:rPr>
                <w:b/>
                <w:bCs/>
                <w:i/>
                <w:iCs/>
                <w:sz w:val="21"/>
                <w:szCs w:val="21"/>
              </w:rPr>
              <w:t>Criterio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109A69" w14:textId="77777777" w:rsidR="00C368A8" w:rsidRPr="009154C8" w:rsidRDefault="00F31D9D">
            <w:pPr>
              <w:spacing w:before="20" w:after="20"/>
              <w:jc w:val="center"/>
            </w:pPr>
            <w:r w:rsidRPr="009154C8">
              <w:rPr>
                <w:b/>
                <w:bCs/>
                <w:i/>
                <w:iCs/>
                <w:sz w:val="21"/>
                <w:szCs w:val="21"/>
              </w:rPr>
              <w:t>Insuficiente (1–50)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36008C08" w14:textId="77777777" w:rsidR="00C368A8" w:rsidRPr="009154C8" w:rsidRDefault="00F31D9D">
            <w:pPr>
              <w:spacing w:before="20" w:after="20"/>
              <w:jc w:val="center"/>
            </w:pPr>
            <w:r w:rsidRPr="009154C8">
              <w:rPr>
                <w:b/>
                <w:bCs/>
                <w:i/>
                <w:iCs/>
                <w:sz w:val="21"/>
                <w:szCs w:val="21"/>
              </w:rPr>
              <w:t>Suficiente (51–80)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4E08D93C" w14:textId="77777777" w:rsidR="00C368A8" w:rsidRPr="009154C8" w:rsidRDefault="00F31D9D">
            <w:pPr>
              <w:spacing w:before="20" w:after="20"/>
              <w:jc w:val="center"/>
            </w:pPr>
            <w:r w:rsidRPr="009154C8">
              <w:rPr>
                <w:b/>
                <w:bCs/>
                <w:i/>
                <w:iCs/>
                <w:sz w:val="21"/>
                <w:szCs w:val="21"/>
              </w:rPr>
              <w:t>Destacado (81–100)</w:t>
            </w:r>
          </w:p>
        </w:tc>
      </w:tr>
      <w:tr w:rsidR="007361A3" w14:paraId="455442DD" w14:textId="77777777" w:rsidTr="00B91F5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9AE78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70E7255B" w14:textId="669439FC" w:rsidR="007361A3" w:rsidRPr="00631EA8" w:rsidRDefault="007361A3" w:rsidP="007361A3">
            <w:pPr>
              <w:spacing w:before="20" w:after="20"/>
            </w:pPr>
            <w:r w:rsidRPr="00631EA8">
              <w:t>Estructura y opinión técnica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E91063F" w14:textId="02DA4842" w:rsidR="007361A3" w:rsidRPr="00493A53" w:rsidRDefault="007361A3" w:rsidP="007361A3">
            <w:pPr>
              <w:spacing w:before="20" w:after="20"/>
            </w:pPr>
            <w:r w:rsidRPr="00494FAE">
              <w:t>El dictamen omite secciones obligatorias o emite una opinión sin fundamento empírico.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CA99832" w14:textId="75A22A5D" w:rsidR="007361A3" w:rsidRPr="00493A53" w:rsidRDefault="007361A3" w:rsidP="007361A3">
            <w:pPr>
              <w:spacing w:before="20" w:after="20"/>
            </w:pPr>
            <w:r w:rsidRPr="00494FAE">
              <w:t xml:space="preserve">Elabora el Dictamen tributario incorporando las conclusiones formales sobre la situación fiscal del </w:t>
            </w:r>
            <w:r w:rsidR="006128A4">
              <w:t>S</w:t>
            </w:r>
            <w:r w:rsidRPr="00494FAE">
              <w:t xml:space="preserve">ujeto </w:t>
            </w:r>
            <w:r w:rsidR="006128A4">
              <w:t>P</w:t>
            </w:r>
            <w:r w:rsidRPr="00494FAE">
              <w:t>asivo.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1409301" w14:textId="6625AD00" w:rsidR="007361A3" w:rsidRPr="00493A53" w:rsidRDefault="007361A3" w:rsidP="007361A3">
            <w:pPr>
              <w:spacing w:before="20" w:after="20"/>
            </w:pPr>
            <w:r w:rsidRPr="00494FAE">
              <w:t>Fundamenta de manera impecable el tipo de opinión emitida, integrando de forma sistémica los resultados de la fiscalización y la ITC.</w:t>
            </w:r>
          </w:p>
        </w:tc>
      </w:tr>
      <w:tr w:rsidR="007361A3" w14:paraId="649F5169" w14:textId="77777777" w:rsidTr="00B91F5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5E649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DB05BBB" w14:textId="72D0E06F" w:rsidR="007361A3" w:rsidRPr="00631EA8" w:rsidRDefault="007361A3" w:rsidP="007361A3">
            <w:pPr>
              <w:spacing w:before="20" w:after="20"/>
            </w:pPr>
            <w:r w:rsidRPr="00631EA8">
              <w:t>Cumplimiento de normas profesionales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1BBED46" w14:textId="52881272" w:rsidR="007361A3" w:rsidRPr="00493A53" w:rsidRDefault="007361A3" w:rsidP="007361A3">
            <w:pPr>
              <w:spacing w:before="20" w:after="20"/>
            </w:pPr>
            <w:r w:rsidRPr="00494FAE">
              <w:t>Desatiende la aplicación normativa tributaria.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18A7631" w14:textId="19BDFFB0" w:rsidR="007361A3" w:rsidRPr="00493A53" w:rsidRDefault="007361A3" w:rsidP="007361A3">
            <w:pPr>
              <w:spacing w:before="20" w:after="20"/>
            </w:pPr>
            <w:r w:rsidRPr="00494FAE">
              <w:t>Aplica las normas de auditoría y disposiciones normativas vigentes en la formulación del dictamen.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37E4EE86" w14:textId="04F20B42" w:rsidR="007361A3" w:rsidRPr="00493A53" w:rsidRDefault="007361A3" w:rsidP="007361A3">
            <w:pPr>
              <w:spacing w:before="20" w:after="20"/>
            </w:pPr>
            <w:r w:rsidRPr="00494FAE">
              <w:t>Interpreta y aplica de forma avanzada las normativas técnicas nacionales vigentes para la emisión de dictámenes especializados.</w:t>
            </w:r>
          </w:p>
        </w:tc>
      </w:tr>
      <w:tr w:rsidR="007361A3" w14:paraId="619B7E88" w14:textId="77777777" w:rsidTr="00B91F5A">
        <w:trPr>
          <w:cantSplit/>
        </w:trPr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03206E" w14:textId="77777777" w:rsidR="007361A3" w:rsidRDefault="007361A3" w:rsidP="007361A3"/>
        </w:tc>
        <w:tc>
          <w:tcPr>
            <w:tcW w:w="207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45FFFC65" w14:textId="529CA49C" w:rsidR="007361A3" w:rsidRPr="00631EA8" w:rsidRDefault="007361A3" w:rsidP="007361A3">
            <w:pPr>
              <w:spacing w:before="20" w:after="20"/>
            </w:pPr>
            <w:r w:rsidRPr="00631EA8">
              <w:t xml:space="preserve">Validación </w:t>
            </w:r>
            <w:r w:rsidR="00631EA8">
              <w:t>técnica y tecnológica</w:t>
            </w:r>
          </w:p>
        </w:tc>
        <w:tc>
          <w:tcPr>
            <w:tcW w:w="207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8827FC4" w14:textId="4CD157FA" w:rsidR="007361A3" w:rsidRPr="00493A53" w:rsidRDefault="007361A3" w:rsidP="007361A3">
            <w:pPr>
              <w:spacing w:before="20" w:after="20"/>
            </w:pPr>
            <w:r w:rsidRPr="00494FAE">
              <w:t>Desconoce el entorno de presentación digital.</w:t>
            </w:r>
          </w:p>
        </w:tc>
        <w:tc>
          <w:tcPr>
            <w:tcW w:w="207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116C4A36" w14:textId="3A362BF5" w:rsidR="007361A3" w:rsidRPr="00493A53" w:rsidRDefault="007361A3" w:rsidP="007361A3">
            <w:pPr>
              <w:spacing w:before="20" w:after="20"/>
            </w:pPr>
            <w:r w:rsidRPr="00494FAE">
              <w:t>Considera los aspectos formales de presentación del dictamen ante los entes reguladores.</w:t>
            </w:r>
          </w:p>
        </w:tc>
        <w:tc>
          <w:tcPr>
            <w:tcW w:w="20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0267C274" w14:textId="1C31C189" w:rsidR="007361A3" w:rsidRPr="00493A53" w:rsidRDefault="007361A3" w:rsidP="007361A3">
            <w:pPr>
              <w:spacing w:before="20" w:after="20"/>
            </w:pPr>
            <w:r w:rsidRPr="00494FAE">
              <w:t>Valida con criterio profesional estricto los resultados procesados con apoyo tecnológico y digitaliza correctamente el dictamen, conforme a los requerimientos del SIAT en Línea.</w:t>
            </w:r>
          </w:p>
        </w:tc>
      </w:tr>
      <w:tr w:rsidR="00C368A8" w14:paraId="510E4CFE" w14:textId="77777777">
        <w:tc>
          <w:tcPr>
            <w:tcW w:w="1660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20F90" w14:textId="77777777" w:rsidR="00C368A8" w:rsidRDefault="00C368A8"/>
        </w:tc>
        <w:tc>
          <w:tcPr>
            <w:tcW w:w="6640" w:type="dxa"/>
            <w:gridSpan w:val="1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582BBDDC" w14:textId="77777777" w:rsidR="00C368A8" w:rsidRPr="00493A53" w:rsidRDefault="00F31D9D">
            <w:pPr>
              <w:spacing w:before="20" w:after="20"/>
              <w:jc w:val="center"/>
            </w:pPr>
            <w:r w:rsidRPr="00493A53">
              <w:rPr>
                <w:b/>
                <w:bCs/>
                <w:i/>
                <w:iCs/>
                <w:sz w:val="21"/>
                <w:szCs w:val="21"/>
              </w:rPr>
              <w:t>TOTAL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  <w:vAlign w:val="center"/>
          </w:tcPr>
          <w:p w14:paraId="211F83C1" w14:textId="77777777" w:rsidR="00C368A8" w:rsidRPr="00493A53" w:rsidRDefault="00F31D9D">
            <w:pPr>
              <w:spacing w:before="20" w:after="20"/>
              <w:jc w:val="center"/>
            </w:pPr>
            <w:r w:rsidRPr="00493A53">
              <w:rPr>
                <w:b/>
                <w:bCs/>
                <w:i/>
                <w:iCs/>
                <w:sz w:val="21"/>
                <w:szCs w:val="21"/>
              </w:rPr>
              <w:t>100%</w:t>
            </w:r>
          </w:p>
        </w:tc>
      </w:tr>
      <w:tr w:rsidR="00C368A8" w14:paraId="02BEAE35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2CAC89DC" w14:textId="77777777" w:rsidR="00C368A8" w:rsidRDefault="00F31D9D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t>Bibliografía básica:</w:t>
            </w:r>
          </w:p>
          <w:p w14:paraId="723191BD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Colegio de Auditores o Contadores Públicos de Bolivia, CAUB – Consejo Técnico Nacional de Auditoría y Contabilidad, CTNAC (2023). </w:t>
            </w:r>
            <w:r>
              <w:rPr>
                <w:i/>
                <w:iCs/>
                <w:sz w:val="21"/>
                <w:szCs w:val="21"/>
              </w:rPr>
              <w:t>Compendio de Normas de Contabilidad y Auditoría</w:t>
            </w:r>
            <w:r>
              <w:rPr>
                <w:sz w:val="21"/>
                <w:szCs w:val="21"/>
              </w:rPr>
              <w:t>. Santa Cruz – Bolivia.</w:t>
            </w:r>
          </w:p>
          <w:p w14:paraId="72B0F12C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Constitución Política del Estado.</w:t>
            </w:r>
          </w:p>
          <w:p w14:paraId="09212C62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Disposiciones tributarias aplicables: leyes, decretos supremos, resoluciones normativas de directorio, resoluciones administrativas y otras relacionadas.</w:t>
            </w:r>
          </w:p>
          <w:p w14:paraId="58B067C5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Fundación de Normas Internacionales de Información Financiera, Fundación IFRS – Consejo de Normas Internacionales de Contabilidad, IASB (2023). </w:t>
            </w:r>
            <w:r>
              <w:rPr>
                <w:i/>
                <w:iCs/>
                <w:sz w:val="21"/>
                <w:szCs w:val="21"/>
              </w:rPr>
              <w:t>Normas Internacionales de Información Financiera 2023</w:t>
            </w:r>
            <w:r>
              <w:rPr>
                <w:sz w:val="21"/>
                <w:szCs w:val="21"/>
              </w:rPr>
              <w:t>. Londres.</w:t>
            </w:r>
          </w:p>
          <w:p w14:paraId="0289C4F1" w14:textId="77777777" w:rsidR="00C368A8" w:rsidRPr="00EA0136" w:rsidRDefault="00F31D9D">
            <w:pPr>
              <w:spacing w:before="10" w:after="10"/>
              <w:ind w:left="360" w:hanging="360"/>
              <w:rPr>
                <w:lang w:val="en-US"/>
              </w:rPr>
            </w:pPr>
            <w:r>
              <w:rPr>
                <w:sz w:val="21"/>
                <w:szCs w:val="21"/>
              </w:rPr>
              <w:t xml:space="preserve">International Auditing and Assurance Standards Board, IAASB (2020). </w:t>
            </w:r>
            <w:r>
              <w:rPr>
                <w:i/>
                <w:iCs/>
                <w:sz w:val="21"/>
                <w:szCs w:val="21"/>
              </w:rPr>
              <w:t>Manual de Pronunciamientos Internacionales de Control de Calidad, Auditoría, Revisión, Otros Encargos de Aseguramiento y Servicios Relacionados</w:t>
            </w:r>
            <w:r>
              <w:rPr>
                <w:sz w:val="21"/>
                <w:szCs w:val="21"/>
              </w:rPr>
              <w:t xml:space="preserve">. </w:t>
            </w:r>
            <w:r w:rsidRPr="00EA0136">
              <w:rPr>
                <w:sz w:val="21"/>
                <w:szCs w:val="21"/>
                <w:lang w:val="en-US"/>
              </w:rPr>
              <w:t>Edición 2018, Volúmenes I, II y III.</w:t>
            </w:r>
          </w:p>
          <w:p w14:paraId="7A54F2E4" w14:textId="77777777" w:rsidR="00C368A8" w:rsidRDefault="00F31D9D">
            <w:pPr>
              <w:spacing w:before="10" w:after="10"/>
              <w:ind w:left="360" w:hanging="360"/>
            </w:pPr>
            <w:r w:rsidRPr="00EA0136">
              <w:rPr>
                <w:sz w:val="21"/>
                <w:szCs w:val="21"/>
                <w:lang w:val="en-US"/>
              </w:rPr>
              <w:t xml:space="preserve">International Auditing and Assurance Standards Board, IAASB (2023). </w:t>
            </w:r>
            <w:r w:rsidRPr="00EA0136">
              <w:rPr>
                <w:i/>
                <w:iCs/>
                <w:sz w:val="21"/>
                <w:szCs w:val="21"/>
                <w:lang w:val="en-US"/>
              </w:rPr>
              <w:t>Handbook of International Quality Control, Auditing, Review, Other Assurance, and Related Services Pronouncements</w:t>
            </w:r>
            <w:r w:rsidRPr="00EA0136">
              <w:rPr>
                <w:sz w:val="21"/>
                <w:szCs w:val="21"/>
                <w:lang w:val="en-US"/>
              </w:rPr>
              <w:t xml:space="preserve">. </w:t>
            </w:r>
            <w:r>
              <w:rPr>
                <w:sz w:val="21"/>
                <w:szCs w:val="21"/>
              </w:rPr>
              <w:t>Edición 2021, Volúmenes I, II y III.</w:t>
            </w:r>
          </w:p>
          <w:p w14:paraId="27F70E84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>Ley N° 2492 Código Tributario Boliviano y decretos reglamentarios, texto ordenado, complementado y actualizado a la gestión de aplicación del presente itinerario.</w:t>
            </w:r>
          </w:p>
          <w:p w14:paraId="4BF4A7E8" w14:textId="77777777" w:rsidR="00C368A8" w:rsidRPr="007361A3" w:rsidRDefault="00F31D9D">
            <w:pPr>
              <w:spacing w:before="10" w:after="10"/>
              <w:ind w:left="360" w:hanging="360"/>
            </w:pPr>
            <w:r w:rsidRPr="007361A3">
              <w:rPr>
                <w:sz w:val="21"/>
                <w:szCs w:val="21"/>
              </w:rPr>
              <w:t>Ley N° 3092, de 7 de julio de 2005, que incorpora el procedimiento de impugnación tributaria al Código Tributario Boliviano.</w:t>
            </w:r>
          </w:p>
          <w:p w14:paraId="03DA53D7" w14:textId="77777777" w:rsidR="00C368A8" w:rsidRPr="007361A3" w:rsidRDefault="00F31D9D">
            <w:pPr>
              <w:spacing w:before="10" w:after="10"/>
              <w:ind w:left="360" w:hanging="360"/>
            </w:pPr>
            <w:r w:rsidRPr="007361A3">
              <w:rPr>
                <w:sz w:val="21"/>
                <w:szCs w:val="21"/>
              </w:rPr>
              <w:t>Ley N° 843 y decretos reglamentarios, texto ordenado, complementado y actualizado a la gestión de aplicación del presente itinerario.</w:t>
            </w:r>
          </w:p>
          <w:p w14:paraId="69CF0970" w14:textId="77777777" w:rsidR="00C368A8" w:rsidRPr="007361A3" w:rsidRDefault="00F31D9D">
            <w:pPr>
              <w:spacing w:before="10" w:after="10"/>
              <w:ind w:left="360" w:hanging="360"/>
            </w:pPr>
            <w:r w:rsidRPr="007361A3">
              <w:rPr>
                <w:sz w:val="21"/>
                <w:szCs w:val="21"/>
              </w:rPr>
              <w:t>Resolución Normativa de Directorio 10-0008-15 del Servicio de Impuestos Nacionales, sobre precios de transferencia entre partes vinculadas.</w:t>
            </w:r>
          </w:p>
          <w:p w14:paraId="46A9FF94" w14:textId="77777777" w:rsidR="00C368A8" w:rsidRDefault="00F31D9D">
            <w:pPr>
              <w:spacing w:before="10" w:after="10"/>
              <w:ind w:left="360" w:hanging="360"/>
            </w:pPr>
            <w:r w:rsidRPr="007361A3">
              <w:rPr>
                <w:sz w:val="21"/>
                <w:szCs w:val="21"/>
              </w:rPr>
              <w:lastRenderedPageBreak/>
              <w:t>Resolución Normativa de Directorio 102600000014, de 16 de abril de 2026, sobre la presentación digital de estados financieros, dictámenes e información tributaria complementaria.</w:t>
            </w:r>
          </w:p>
        </w:tc>
      </w:tr>
      <w:tr w:rsidR="00C368A8" w14:paraId="6C2E2290" w14:textId="77777777">
        <w:tc>
          <w:tcPr>
            <w:tcW w:w="996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0" w:type="dxa"/>
              <w:left w:w="90" w:type="dxa"/>
              <w:bottom w:w="50" w:type="dxa"/>
              <w:right w:w="90" w:type="dxa"/>
            </w:tcMar>
          </w:tcPr>
          <w:p w14:paraId="682DC7C5" w14:textId="77777777" w:rsidR="00C368A8" w:rsidRDefault="00F31D9D">
            <w:pPr>
              <w:spacing w:before="20" w:after="20"/>
            </w:pPr>
            <w:r>
              <w:rPr>
                <w:b/>
                <w:bCs/>
                <w:i/>
                <w:iCs/>
                <w:sz w:val="21"/>
                <w:szCs w:val="21"/>
              </w:rPr>
              <w:lastRenderedPageBreak/>
              <w:t>Bibliografía complementaria:</w:t>
            </w:r>
          </w:p>
          <w:p w14:paraId="3F55CA54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Catalán Mollinedo, T. (2019). </w:t>
            </w:r>
            <w:r>
              <w:rPr>
                <w:i/>
                <w:iCs/>
                <w:sz w:val="21"/>
                <w:szCs w:val="21"/>
              </w:rPr>
              <w:t>Enfoque de la Auditoría Tributaria</w:t>
            </w:r>
            <w:r>
              <w:rPr>
                <w:sz w:val="21"/>
                <w:szCs w:val="21"/>
              </w:rPr>
              <w:t>. La Paz – Bolivia: Imprenta Offspring Gráfica.</w:t>
            </w:r>
          </w:p>
          <w:p w14:paraId="593FC95D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León Huayanca, M. (2019). </w:t>
            </w:r>
            <w:r>
              <w:rPr>
                <w:i/>
                <w:iCs/>
                <w:sz w:val="21"/>
                <w:szCs w:val="21"/>
              </w:rPr>
              <w:t>Auditoría Tributaria Preventiva y Procedimientos de Fiscalización</w:t>
            </w:r>
            <w:r>
              <w:rPr>
                <w:sz w:val="21"/>
                <w:szCs w:val="21"/>
              </w:rPr>
              <w:t>. Perú: Instituto Pacífico.</w:t>
            </w:r>
          </w:p>
          <w:p w14:paraId="7F1CCE3F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López Mamani, E. (2021). </w:t>
            </w:r>
            <w:r>
              <w:rPr>
                <w:i/>
                <w:iCs/>
                <w:sz w:val="21"/>
                <w:szCs w:val="21"/>
              </w:rPr>
              <w:t>Auditoría Impositiva o Fiscal</w:t>
            </w:r>
            <w:r>
              <w:rPr>
                <w:sz w:val="21"/>
                <w:szCs w:val="21"/>
              </w:rPr>
              <w:t>. La Paz – Bolivia: Servicios Gráficos Punto &amp; Imagen.</w:t>
            </w:r>
          </w:p>
          <w:p w14:paraId="0F214272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Peña Céspedes, A. (s.f.). </w:t>
            </w:r>
            <w:r>
              <w:rPr>
                <w:i/>
                <w:iCs/>
                <w:sz w:val="21"/>
                <w:szCs w:val="21"/>
              </w:rPr>
              <w:t>Sistema Tributario Boliviano</w:t>
            </w:r>
            <w:r>
              <w:rPr>
                <w:sz w:val="21"/>
                <w:szCs w:val="21"/>
              </w:rPr>
              <w:t>. Cochabamba – Bolivia.</w:t>
            </w:r>
          </w:p>
          <w:p w14:paraId="09FED720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Plazas Vega, M. (s.f.). </w:t>
            </w:r>
            <w:r>
              <w:rPr>
                <w:i/>
                <w:iCs/>
                <w:sz w:val="21"/>
                <w:szCs w:val="21"/>
              </w:rPr>
              <w:t>Hacienda Pública y Derecho Tributario</w:t>
            </w:r>
            <w:r>
              <w:rPr>
                <w:sz w:val="21"/>
                <w:szCs w:val="21"/>
              </w:rPr>
              <w:t>.</w:t>
            </w:r>
          </w:p>
          <w:p w14:paraId="108F9396" w14:textId="77777777" w:rsidR="00C368A8" w:rsidRDefault="00F31D9D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Reinaga Burgos, G. (s.f.). </w:t>
            </w:r>
            <w:r>
              <w:rPr>
                <w:i/>
                <w:iCs/>
                <w:sz w:val="21"/>
                <w:szCs w:val="21"/>
              </w:rPr>
              <w:t>Manual de Derecho Financiero y Tributario Boliviano</w:t>
            </w:r>
            <w:r>
              <w:rPr>
                <w:sz w:val="21"/>
                <w:szCs w:val="21"/>
              </w:rPr>
              <w:t>.</w:t>
            </w:r>
          </w:p>
          <w:p w14:paraId="0B359A76" w14:textId="444FBFFD" w:rsidR="007361A3" w:rsidRDefault="007361A3" w:rsidP="007361A3">
            <w:pPr>
              <w:spacing w:before="10" w:after="10"/>
              <w:ind w:left="360" w:hanging="360"/>
            </w:pPr>
            <w:r w:rsidRPr="007361A3">
              <w:rPr>
                <w:sz w:val="21"/>
                <w:szCs w:val="21"/>
              </w:rPr>
              <w:t xml:space="preserve">Servicio de Impuestos Nacionales: https://www.impuestos.gob.bo </w:t>
            </w:r>
            <w:r w:rsidR="00495524">
              <w:rPr>
                <w:sz w:val="21"/>
                <w:szCs w:val="21"/>
              </w:rPr>
              <w:t xml:space="preserve">y </w:t>
            </w:r>
            <w:r w:rsidRPr="007361A3">
              <w:rPr>
                <w:sz w:val="21"/>
                <w:szCs w:val="21"/>
              </w:rPr>
              <w:t>Autoridad de Impugnación Tributaria: https://www.ait.gob.bo</w:t>
            </w:r>
          </w:p>
          <w:p w14:paraId="5CD1C0CC" w14:textId="77777777" w:rsidR="00C368A8" w:rsidRDefault="00F31D9D">
            <w:pPr>
              <w:spacing w:before="10" w:after="10"/>
              <w:ind w:left="360" w:hanging="360"/>
            </w:pPr>
            <w:r>
              <w:rPr>
                <w:sz w:val="21"/>
                <w:szCs w:val="21"/>
              </w:rPr>
              <w:t xml:space="preserve">Valdez Montoya, J. (2016). </w:t>
            </w:r>
            <w:r>
              <w:rPr>
                <w:i/>
                <w:iCs/>
                <w:sz w:val="21"/>
                <w:szCs w:val="21"/>
              </w:rPr>
              <w:t>El Entorno Legal y Contable del Sistema Tributario Boliviano</w:t>
            </w:r>
            <w:r>
              <w:rPr>
                <w:sz w:val="21"/>
                <w:szCs w:val="21"/>
              </w:rPr>
              <w:t>. Edición Quatro Hnos.</w:t>
            </w:r>
          </w:p>
          <w:p w14:paraId="07F7D065" w14:textId="77777777" w:rsidR="00C368A8" w:rsidRDefault="00F31D9D">
            <w:pPr>
              <w:spacing w:before="10" w:after="10"/>
              <w:ind w:left="360" w:hanging="360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 xml:space="preserve">Viscafé Ureña, R. (2009). </w:t>
            </w:r>
            <w:r>
              <w:rPr>
                <w:i/>
                <w:iCs/>
                <w:sz w:val="21"/>
                <w:szCs w:val="21"/>
              </w:rPr>
              <w:t>Sistema Tributario Boliviano</w:t>
            </w:r>
            <w:r>
              <w:rPr>
                <w:sz w:val="21"/>
                <w:szCs w:val="21"/>
              </w:rPr>
              <w:t>. La Paz – Bolivia.</w:t>
            </w:r>
          </w:p>
          <w:p w14:paraId="75DE4C9D" w14:textId="77777777" w:rsidR="007361A3" w:rsidRDefault="007361A3" w:rsidP="007361A3">
            <w:pPr>
              <w:spacing w:before="10" w:after="10"/>
              <w:ind w:left="360" w:hanging="360"/>
            </w:pPr>
          </w:p>
        </w:tc>
      </w:tr>
    </w:tbl>
    <w:p w14:paraId="40F0CE25" w14:textId="77777777" w:rsidR="0024060E" w:rsidRDefault="0024060E"/>
    <w:sectPr w:rsidR="0024060E">
      <w:footerReference w:type="default" r:id="rId7"/>
      <w:pgSz w:w="12240" w:h="15840"/>
      <w:pgMar w:top="1134" w:right="1140" w:bottom="1134" w:left="11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5496C0" w14:textId="77777777" w:rsidR="00192B66" w:rsidRDefault="00192B66">
      <w:r>
        <w:separator/>
      </w:r>
    </w:p>
  </w:endnote>
  <w:endnote w:type="continuationSeparator" w:id="0">
    <w:p w14:paraId="7191833A" w14:textId="77777777" w:rsidR="00192B66" w:rsidRDefault="00192B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A44E59" w14:textId="77777777" w:rsidR="00C368A8" w:rsidRDefault="00F31D9D">
    <w:pPr>
      <w:jc w:val="right"/>
    </w:pPr>
    <w:r>
      <w:rPr>
        <w:b/>
        <w:bCs/>
        <w:i/>
        <w:iCs/>
        <w:sz w:val="20"/>
        <w:szCs w:val="20"/>
      </w:rPr>
      <w:fldChar w:fldCharType="begin"/>
    </w:r>
    <w:r>
      <w:rPr>
        <w:b/>
        <w:bCs/>
        <w:i/>
        <w:iCs/>
        <w:sz w:val="20"/>
        <w:szCs w:val="20"/>
      </w:rPr>
      <w:instrText>PAGE</w:instrText>
    </w:r>
    <w:r>
      <w:rPr>
        <w:b/>
        <w:bCs/>
        <w:i/>
        <w:iCs/>
        <w:sz w:val="20"/>
        <w:szCs w:val="20"/>
      </w:rPr>
      <w:fldChar w:fldCharType="separate"/>
    </w:r>
    <w:r w:rsidR="00EA0136">
      <w:rPr>
        <w:b/>
        <w:bCs/>
        <w:i/>
        <w:iCs/>
        <w:noProof/>
        <w:sz w:val="20"/>
        <w:szCs w:val="20"/>
      </w:rPr>
      <w:t>1</w:t>
    </w:r>
    <w:r>
      <w:rPr>
        <w:b/>
        <w:bCs/>
        <w:i/>
        <w:iCs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31D24" w14:textId="77777777" w:rsidR="00192B66" w:rsidRDefault="00192B66">
      <w:r>
        <w:separator/>
      </w:r>
    </w:p>
  </w:footnote>
  <w:footnote w:type="continuationSeparator" w:id="0">
    <w:p w14:paraId="44432CAC" w14:textId="77777777" w:rsidR="00192B66" w:rsidRDefault="00192B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E0269E"/>
    <w:multiLevelType w:val="multilevel"/>
    <w:tmpl w:val="CB94607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18E54528"/>
    <w:multiLevelType w:val="hybridMultilevel"/>
    <w:tmpl w:val="BB96E842"/>
    <w:lvl w:ilvl="0" w:tplc="BC909A5A">
      <w:start w:val="1"/>
      <w:numFmt w:val="bullet"/>
      <w:lvlText w:val="•"/>
      <w:lvlJc w:val="left"/>
      <w:pPr>
        <w:ind w:left="260" w:hanging="220"/>
      </w:pPr>
    </w:lvl>
    <w:lvl w:ilvl="1" w:tplc="EB2A608C">
      <w:numFmt w:val="decimal"/>
      <w:lvlText w:val=""/>
      <w:lvlJc w:val="left"/>
    </w:lvl>
    <w:lvl w:ilvl="2" w:tplc="3C420D0C">
      <w:numFmt w:val="decimal"/>
      <w:lvlText w:val=""/>
      <w:lvlJc w:val="left"/>
    </w:lvl>
    <w:lvl w:ilvl="3" w:tplc="F68A9A02">
      <w:numFmt w:val="decimal"/>
      <w:lvlText w:val=""/>
      <w:lvlJc w:val="left"/>
    </w:lvl>
    <w:lvl w:ilvl="4" w:tplc="BAC48F6A">
      <w:numFmt w:val="decimal"/>
      <w:lvlText w:val=""/>
      <w:lvlJc w:val="left"/>
    </w:lvl>
    <w:lvl w:ilvl="5" w:tplc="64A8E6C6">
      <w:numFmt w:val="decimal"/>
      <w:lvlText w:val=""/>
      <w:lvlJc w:val="left"/>
    </w:lvl>
    <w:lvl w:ilvl="6" w:tplc="DB283386">
      <w:numFmt w:val="decimal"/>
      <w:lvlText w:val=""/>
      <w:lvlJc w:val="left"/>
    </w:lvl>
    <w:lvl w:ilvl="7" w:tplc="0B3095DA">
      <w:numFmt w:val="decimal"/>
      <w:lvlText w:val=""/>
      <w:lvlJc w:val="left"/>
    </w:lvl>
    <w:lvl w:ilvl="8" w:tplc="7060799C">
      <w:numFmt w:val="decimal"/>
      <w:lvlText w:val=""/>
      <w:lvlJc w:val="left"/>
    </w:lvl>
  </w:abstractNum>
  <w:abstractNum w:abstractNumId="2" w15:restartNumberingAfterBreak="0">
    <w:nsid w:val="1EB964D2"/>
    <w:multiLevelType w:val="hybridMultilevel"/>
    <w:tmpl w:val="6D3ADE7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2D143A6"/>
    <w:multiLevelType w:val="hybridMultilevel"/>
    <w:tmpl w:val="C110137E"/>
    <w:lvl w:ilvl="0" w:tplc="CE7AD1D8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A272DB"/>
    <w:multiLevelType w:val="multilevel"/>
    <w:tmpl w:val="3724AC8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5" w15:restartNumberingAfterBreak="0">
    <w:nsid w:val="3E6B4FE2"/>
    <w:multiLevelType w:val="hybridMultilevel"/>
    <w:tmpl w:val="8954FDF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3803CA1"/>
    <w:multiLevelType w:val="hybridMultilevel"/>
    <w:tmpl w:val="75EEBF22"/>
    <w:lvl w:ilvl="0" w:tplc="139EE042">
      <w:start w:val="1"/>
      <w:numFmt w:val="decimal"/>
      <w:lvlText w:val="%1."/>
      <w:lvlJc w:val="left"/>
      <w:pPr>
        <w:ind w:left="400" w:hanging="380"/>
      </w:pPr>
    </w:lvl>
    <w:lvl w:ilvl="1" w:tplc="D95E9046">
      <w:numFmt w:val="decimal"/>
      <w:lvlText w:val=""/>
      <w:lvlJc w:val="left"/>
    </w:lvl>
    <w:lvl w:ilvl="2" w:tplc="5BCE7142">
      <w:numFmt w:val="decimal"/>
      <w:lvlText w:val=""/>
      <w:lvlJc w:val="left"/>
    </w:lvl>
    <w:lvl w:ilvl="3" w:tplc="6878270C">
      <w:numFmt w:val="decimal"/>
      <w:lvlText w:val=""/>
      <w:lvlJc w:val="left"/>
    </w:lvl>
    <w:lvl w:ilvl="4" w:tplc="67E67A1C">
      <w:numFmt w:val="decimal"/>
      <w:lvlText w:val=""/>
      <w:lvlJc w:val="left"/>
    </w:lvl>
    <w:lvl w:ilvl="5" w:tplc="2B782710">
      <w:numFmt w:val="decimal"/>
      <w:lvlText w:val=""/>
      <w:lvlJc w:val="left"/>
    </w:lvl>
    <w:lvl w:ilvl="6" w:tplc="119E57C6">
      <w:numFmt w:val="decimal"/>
      <w:lvlText w:val=""/>
      <w:lvlJc w:val="left"/>
    </w:lvl>
    <w:lvl w:ilvl="7" w:tplc="CCFC707A">
      <w:numFmt w:val="decimal"/>
      <w:lvlText w:val=""/>
      <w:lvlJc w:val="left"/>
    </w:lvl>
    <w:lvl w:ilvl="8" w:tplc="53845D32">
      <w:numFmt w:val="decimal"/>
      <w:lvlText w:val=""/>
      <w:lvlJc w:val="left"/>
    </w:lvl>
  </w:abstractNum>
  <w:abstractNum w:abstractNumId="7" w15:restartNumberingAfterBreak="0">
    <w:nsid w:val="4AA261C3"/>
    <w:multiLevelType w:val="hybridMultilevel"/>
    <w:tmpl w:val="2FB46E40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B96E9C"/>
    <w:multiLevelType w:val="hybridMultilevel"/>
    <w:tmpl w:val="451256AA"/>
    <w:lvl w:ilvl="0" w:tplc="0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416285A"/>
    <w:multiLevelType w:val="multilevel"/>
    <w:tmpl w:val="6292DD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0" w15:restartNumberingAfterBreak="0">
    <w:nsid w:val="57A46743"/>
    <w:multiLevelType w:val="hybridMultilevel"/>
    <w:tmpl w:val="7CAE86CC"/>
    <w:lvl w:ilvl="0" w:tplc="AF1C51D8">
      <w:start w:val="1"/>
      <w:numFmt w:val="bullet"/>
      <w:lvlText w:val="●"/>
      <w:lvlJc w:val="left"/>
      <w:pPr>
        <w:ind w:left="720" w:hanging="360"/>
      </w:pPr>
    </w:lvl>
    <w:lvl w:ilvl="1" w:tplc="57387CF2">
      <w:start w:val="1"/>
      <w:numFmt w:val="bullet"/>
      <w:lvlText w:val="○"/>
      <w:lvlJc w:val="left"/>
      <w:pPr>
        <w:ind w:left="1440" w:hanging="360"/>
      </w:pPr>
    </w:lvl>
    <w:lvl w:ilvl="2" w:tplc="AFA6FF1A">
      <w:start w:val="1"/>
      <w:numFmt w:val="bullet"/>
      <w:lvlText w:val="■"/>
      <w:lvlJc w:val="left"/>
      <w:pPr>
        <w:ind w:left="2160" w:hanging="360"/>
      </w:pPr>
    </w:lvl>
    <w:lvl w:ilvl="3" w:tplc="1CFC4F84">
      <w:start w:val="1"/>
      <w:numFmt w:val="bullet"/>
      <w:lvlText w:val="●"/>
      <w:lvlJc w:val="left"/>
      <w:pPr>
        <w:ind w:left="2880" w:hanging="360"/>
      </w:pPr>
    </w:lvl>
    <w:lvl w:ilvl="4" w:tplc="FB18647E">
      <w:start w:val="1"/>
      <w:numFmt w:val="bullet"/>
      <w:lvlText w:val="○"/>
      <w:lvlJc w:val="left"/>
      <w:pPr>
        <w:ind w:left="3600" w:hanging="360"/>
      </w:pPr>
    </w:lvl>
    <w:lvl w:ilvl="5" w:tplc="9F505058">
      <w:start w:val="1"/>
      <w:numFmt w:val="bullet"/>
      <w:lvlText w:val="■"/>
      <w:lvlJc w:val="left"/>
      <w:pPr>
        <w:ind w:left="4320" w:hanging="360"/>
      </w:pPr>
    </w:lvl>
    <w:lvl w:ilvl="6" w:tplc="B9A8D5C4">
      <w:start w:val="1"/>
      <w:numFmt w:val="bullet"/>
      <w:lvlText w:val="●"/>
      <w:lvlJc w:val="left"/>
      <w:pPr>
        <w:ind w:left="5040" w:hanging="360"/>
      </w:pPr>
    </w:lvl>
    <w:lvl w:ilvl="7" w:tplc="742E8DC2">
      <w:start w:val="1"/>
      <w:numFmt w:val="bullet"/>
      <w:lvlText w:val="●"/>
      <w:lvlJc w:val="left"/>
      <w:pPr>
        <w:ind w:left="5760" w:hanging="360"/>
      </w:pPr>
    </w:lvl>
    <w:lvl w:ilvl="8" w:tplc="E930740E">
      <w:start w:val="1"/>
      <w:numFmt w:val="bullet"/>
      <w:lvlText w:val="●"/>
      <w:lvlJc w:val="left"/>
      <w:pPr>
        <w:ind w:left="6480" w:hanging="360"/>
      </w:pPr>
    </w:lvl>
  </w:abstractNum>
  <w:abstractNum w:abstractNumId="11" w15:restartNumberingAfterBreak="0">
    <w:nsid w:val="6B572DF2"/>
    <w:multiLevelType w:val="hybridMultilevel"/>
    <w:tmpl w:val="4A8E7EF6"/>
    <w:lvl w:ilvl="0" w:tplc="080A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53324A"/>
    <w:multiLevelType w:val="hybridMultilevel"/>
    <w:tmpl w:val="EDE028E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C355041"/>
    <w:multiLevelType w:val="hybridMultilevel"/>
    <w:tmpl w:val="37A2A10C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C774537"/>
    <w:multiLevelType w:val="hybridMultilevel"/>
    <w:tmpl w:val="7728B3F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9269689">
    <w:abstractNumId w:val="10"/>
    <w:lvlOverride w:ilvl="0">
      <w:startOverride w:val="1"/>
    </w:lvlOverride>
  </w:num>
  <w:num w:numId="2" w16cid:durableId="753866445">
    <w:abstractNumId w:val="6"/>
    <w:lvlOverride w:ilvl="0">
      <w:startOverride w:val="1"/>
    </w:lvlOverride>
  </w:num>
  <w:num w:numId="3" w16cid:durableId="562523183">
    <w:abstractNumId w:val="1"/>
    <w:lvlOverride w:ilvl="0">
      <w:startOverride w:val="1"/>
    </w:lvlOverride>
  </w:num>
  <w:num w:numId="4" w16cid:durableId="1176069409">
    <w:abstractNumId w:val="6"/>
    <w:lvlOverride w:ilvl="0">
      <w:startOverride w:val="1"/>
    </w:lvlOverride>
  </w:num>
  <w:num w:numId="5" w16cid:durableId="517741904">
    <w:abstractNumId w:val="6"/>
    <w:lvlOverride w:ilvl="0">
      <w:startOverride w:val="1"/>
    </w:lvlOverride>
  </w:num>
  <w:num w:numId="6" w16cid:durableId="1576819175">
    <w:abstractNumId w:val="0"/>
  </w:num>
  <w:num w:numId="7" w16cid:durableId="1701004598">
    <w:abstractNumId w:val="4"/>
  </w:num>
  <w:num w:numId="8" w16cid:durableId="1353534403">
    <w:abstractNumId w:val="5"/>
  </w:num>
  <w:num w:numId="9" w16cid:durableId="2055930788">
    <w:abstractNumId w:val="3"/>
  </w:num>
  <w:num w:numId="10" w16cid:durableId="1478648442">
    <w:abstractNumId w:val="2"/>
  </w:num>
  <w:num w:numId="11" w16cid:durableId="27486048">
    <w:abstractNumId w:val="13"/>
  </w:num>
  <w:num w:numId="12" w16cid:durableId="1610165375">
    <w:abstractNumId w:val="14"/>
  </w:num>
  <w:num w:numId="13" w16cid:durableId="1021396941">
    <w:abstractNumId w:val="7"/>
  </w:num>
  <w:num w:numId="14" w16cid:durableId="736822310">
    <w:abstractNumId w:val="8"/>
  </w:num>
  <w:num w:numId="15" w16cid:durableId="654454566">
    <w:abstractNumId w:val="12"/>
  </w:num>
  <w:num w:numId="16" w16cid:durableId="806321754">
    <w:abstractNumId w:val="11"/>
  </w:num>
  <w:num w:numId="17" w16cid:durableId="195967826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68A8"/>
    <w:rsid w:val="000040C1"/>
    <w:rsid w:val="00022494"/>
    <w:rsid w:val="00045C56"/>
    <w:rsid w:val="00051DA8"/>
    <w:rsid w:val="00094A87"/>
    <w:rsid w:val="000B6304"/>
    <w:rsid w:val="000D43E5"/>
    <w:rsid w:val="000D5ADB"/>
    <w:rsid w:val="000D6FED"/>
    <w:rsid w:val="000E7CE8"/>
    <w:rsid w:val="0012474C"/>
    <w:rsid w:val="001367FF"/>
    <w:rsid w:val="0016168F"/>
    <w:rsid w:val="0017636B"/>
    <w:rsid w:val="001824AF"/>
    <w:rsid w:val="00192B66"/>
    <w:rsid w:val="001D01CD"/>
    <w:rsid w:val="002266E4"/>
    <w:rsid w:val="00230007"/>
    <w:rsid w:val="00237466"/>
    <w:rsid w:val="0024060E"/>
    <w:rsid w:val="00265EDE"/>
    <w:rsid w:val="00274D9A"/>
    <w:rsid w:val="002B6333"/>
    <w:rsid w:val="002C0285"/>
    <w:rsid w:val="002F1297"/>
    <w:rsid w:val="00312FA9"/>
    <w:rsid w:val="00351F90"/>
    <w:rsid w:val="00354BD3"/>
    <w:rsid w:val="00356019"/>
    <w:rsid w:val="00381A19"/>
    <w:rsid w:val="003C3810"/>
    <w:rsid w:val="003D4BCF"/>
    <w:rsid w:val="003E2629"/>
    <w:rsid w:val="00401FE6"/>
    <w:rsid w:val="004061F5"/>
    <w:rsid w:val="004159B7"/>
    <w:rsid w:val="00431CC0"/>
    <w:rsid w:val="004676E8"/>
    <w:rsid w:val="00474645"/>
    <w:rsid w:val="00487DD1"/>
    <w:rsid w:val="00493A53"/>
    <w:rsid w:val="004940B3"/>
    <w:rsid w:val="00495524"/>
    <w:rsid w:val="004B7434"/>
    <w:rsid w:val="004C72F3"/>
    <w:rsid w:val="004D4CBD"/>
    <w:rsid w:val="004F5E46"/>
    <w:rsid w:val="00502987"/>
    <w:rsid w:val="005560C3"/>
    <w:rsid w:val="00561857"/>
    <w:rsid w:val="005667F3"/>
    <w:rsid w:val="00580EBB"/>
    <w:rsid w:val="00582A7B"/>
    <w:rsid w:val="005865C8"/>
    <w:rsid w:val="005B69A1"/>
    <w:rsid w:val="005C7400"/>
    <w:rsid w:val="005E31D8"/>
    <w:rsid w:val="005F0F45"/>
    <w:rsid w:val="005F51B4"/>
    <w:rsid w:val="006128A4"/>
    <w:rsid w:val="006147AB"/>
    <w:rsid w:val="00631EA8"/>
    <w:rsid w:val="00636795"/>
    <w:rsid w:val="00661248"/>
    <w:rsid w:val="00662B32"/>
    <w:rsid w:val="00675CA8"/>
    <w:rsid w:val="006801A6"/>
    <w:rsid w:val="00690B68"/>
    <w:rsid w:val="006C0D50"/>
    <w:rsid w:val="006C5FFA"/>
    <w:rsid w:val="006D58C1"/>
    <w:rsid w:val="00725688"/>
    <w:rsid w:val="007361A3"/>
    <w:rsid w:val="007446F6"/>
    <w:rsid w:val="0074796D"/>
    <w:rsid w:val="00762197"/>
    <w:rsid w:val="007628E5"/>
    <w:rsid w:val="007637E0"/>
    <w:rsid w:val="00776533"/>
    <w:rsid w:val="007867EF"/>
    <w:rsid w:val="007A74A2"/>
    <w:rsid w:val="007D577E"/>
    <w:rsid w:val="00855971"/>
    <w:rsid w:val="00881C4E"/>
    <w:rsid w:val="008B216A"/>
    <w:rsid w:val="008B26A8"/>
    <w:rsid w:val="008C0429"/>
    <w:rsid w:val="008D0EBB"/>
    <w:rsid w:val="008D4697"/>
    <w:rsid w:val="008F76DF"/>
    <w:rsid w:val="00911E10"/>
    <w:rsid w:val="009154C8"/>
    <w:rsid w:val="00921259"/>
    <w:rsid w:val="00921FC8"/>
    <w:rsid w:val="00953412"/>
    <w:rsid w:val="009844E9"/>
    <w:rsid w:val="009A29E1"/>
    <w:rsid w:val="009B6BCD"/>
    <w:rsid w:val="009D5A98"/>
    <w:rsid w:val="00A4484B"/>
    <w:rsid w:val="00A5781D"/>
    <w:rsid w:val="00A6356B"/>
    <w:rsid w:val="00A942A8"/>
    <w:rsid w:val="00AA2206"/>
    <w:rsid w:val="00AF4110"/>
    <w:rsid w:val="00B229A9"/>
    <w:rsid w:val="00B34BE4"/>
    <w:rsid w:val="00B57893"/>
    <w:rsid w:val="00B6052E"/>
    <w:rsid w:val="00B7123A"/>
    <w:rsid w:val="00C368A8"/>
    <w:rsid w:val="00C54F8B"/>
    <w:rsid w:val="00C61851"/>
    <w:rsid w:val="00CA101E"/>
    <w:rsid w:val="00CA349F"/>
    <w:rsid w:val="00CA48E3"/>
    <w:rsid w:val="00D16D78"/>
    <w:rsid w:val="00D253BB"/>
    <w:rsid w:val="00D513A4"/>
    <w:rsid w:val="00D86956"/>
    <w:rsid w:val="00D87D22"/>
    <w:rsid w:val="00DA718B"/>
    <w:rsid w:val="00DC69E2"/>
    <w:rsid w:val="00DE487C"/>
    <w:rsid w:val="00E13174"/>
    <w:rsid w:val="00E24854"/>
    <w:rsid w:val="00E3700B"/>
    <w:rsid w:val="00E45870"/>
    <w:rsid w:val="00E54CE9"/>
    <w:rsid w:val="00E62974"/>
    <w:rsid w:val="00E74FDE"/>
    <w:rsid w:val="00E80AD3"/>
    <w:rsid w:val="00E95ACA"/>
    <w:rsid w:val="00EA0136"/>
    <w:rsid w:val="00EE1FB8"/>
    <w:rsid w:val="00EE5C4A"/>
    <w:rsid w:val="00F00A7C"/>
    <w:rsid w:val="00F03CEE"/>
    <w:rsid w:val="00F07025"/>
    <w:rsid w:val="00F16ABA"/>
    <w:rsid w:val="00F17CB3"/>
    <w:rsid w:val="00F25AE2"/>
    <w:rsid w:val="00F31D9D"/>
    <w:rsid w:val="00F561AE"/>
    <w:rsid w:val="00F57B6D"/>
    <w:rsid w:val="00F70696"/>
    <w:rsid w:val="00F8197C"/>
    <w:rsid w:val="00F85EBF"/>
    <w:rsid w:val="00FA4160"/>
    <w:rsid w:val="00FC21F2"/>
    <w:rsid w:val="00FD5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9A66DF"/>
  <w15:docId w15:val="{C8C111C8-87F0-49B5-94D5-311A932F2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FA416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764</TotalTime>
  <Pages>13</Pages>
  <Words>4597</Words>
  <Characters>25286</Characters>
  <Application>Microsoft Office Word</Application>
  <DocSecurity>0</DocSecurity>
  <Lines>210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29824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Keyla Jhoselin Tambo Morales</cp:lastModifiedBy>
  <cp:revision>21</cp:revision>
  <dcterms:created xsi:type="dcterms:W3CDTF">2026-10-09T20:13:00Z</dcterms:created>
  <dcterms:modified xsi:type="dcterms:W3CDTF">2026-10-12T04:43:00Z</dcterms:modified>
</cp:coreProperties>
</file>
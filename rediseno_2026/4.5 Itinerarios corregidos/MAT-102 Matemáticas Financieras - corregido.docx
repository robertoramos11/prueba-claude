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2955" w:rsidRDefault="00EB0363">
      <w:pPr>
        <w:spacing w:after="60"/>
      </w:pPr>
      <w:r>
        <w:rPr>
          <w:i/>
          <w:iCs/>
        </w:rPr>
        <w:t>Nivel: Licenciatura en Contaduría Pública</w:t>
      </w:r>
    </w:p>
    <w:p w:rsidR="00F62955" w:rsidRDefault="00EB0363">
      <w:pPr>
        <w:spacing w:after="60"/>
        <w:jc w:val="center"/>
      </w:pPr>
      <w:r>
        <w:rPr>
          <w:b/>
          <w:bCs/>
        </w:rPr>
        <w:t>PRIMER AÑO</w:t>
      </w:r>
    </w:p>
    <w:tbl>
      <w:tblPr>
        <w:tblW w:w="99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45"/>
        <w:gridCol w:w="415"/>
        <w:gridCol w:w="415"/>
        <w:gridCol w:w="415"/>
        <w:gridCol w:w="830"/>
        <w:gridCol w:w="415"/>
        <w:gridCol w:w="415"/>
        <w:gridCol w:w="830"/>
        <w:gridCol w:w="830"/>
        <w:gridCol w:w="415"/>
        <w:gridCol w:w="415"/>
        <w:gridCol w:w="415"/>
        <w:gridCol w:w="415"/>
        <w:gridCol w:w="415"/>
        <w:gridCol w:w="415"/>
        <w:gridCol w:w="1660"/>
      </w:tblGrid>
      <w:tr w:rsidR="00F62955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Default="00EB0363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Asignatura</w:t>
            </w:r>
          </w:p>
        </w:tc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Default="00EB0363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Sigla</w:t>
            </w:r>
          </w:p>
        </w:tc>
        <w:tc>
          <w:tcPr>
            <w:tcW w:w="24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Default="00EB0363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Nivel/Área</w:t>
            </w:r>
          </w:p>
        </w:tc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Default="00EB0363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Prerrequisito</w:t>
            </w:r>
          </w:p>
        </w:tc>
      </w:tr>
      <w:tr w:rsidR="00F62955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Default="00EB0363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Matemáticas Financieras</w:t>
            </w:r>
          </w:p>
        </w:tc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Default="00EB0363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MAT-102</w:t>
            </w:r>
          </w:p>
        </w:tc>
        <w:tc>
          <w:tcPr>
            <w:tcW w:w="24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Default="00EB0363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Matemáticas</w:t>
            </w:r>
          </w:p>
        </w:tc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Default="00EB0363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AE, CPF o PSA</w:t>
            </w:r>
          </w:p>
        </w:tc>
      </w:tr>
      <w:tr w:rsidR="00F62955" w:rsidTr="00D929B1">
        <w:tc>
          <w:tcPr>
            <w:tcW w:w="747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Default="00EB0363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Carga Horaria</w:t>
            </w:r>
          </w:p>
        </w:tc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Default="00EB0363">
            <w:pPr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Créditos</w:t>
            </w:r>
          </w:p>
        </w:tc>
      </w:tr>
      <w:tr w:rsidR="00F62955"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HP</w:t>
            </w:r>
          </w:p>
        </w:tc>
        <w:tc>
          <w:tcPr>
            <w:tcW w:w="1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HAA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HTG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HIP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HE</w:t>
            </w:r>
          </w:p>
        </w:tc>
        <w:tc>
          <w:tcPr>
            <w:tcW w:w="1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TOTAL</w:t>
            </w:r>
          </w:p>
        </w:tc>
        <w:tc>
          <w:tcPr>
            <w:tcW w:w="2490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F62955" w:rsidP="00D929B1">
            <w:pPr>
              <w:shd w:val="clear" w:color="auto" w:fill="FFFFFF" w:themeFill="background1"/>
              <w:spacing w:before="20" w:after="20"/>
              <w:jc w:val="center"/>
            </w:pPr>
          </w:p>
        </w:tc>
      </w:tr>
      <w:tr w:rsidR="00F62955"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sz w:val="21"/>
                <w:szCs w:val="21"/>
              </w:rPr>
              <w:t>160</w:t>
            </w:r>
          </w:p>
        </w:tc>
        <w:tc>
          <w:tcPr>
            <w:tcW w:w="1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1C1718" w:rsidP="00D929B1">
            <w:pPr>
              <w:shd w:val="clear" w:color="auto" w:fill="FFFFFF" w:themeFill="background1"/>
              <w:spacing w:before="20" w:after="20"/>
              <w:jc w:val="center"/>
            </w:pPr>
            <w:r>
              <w:t>10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1C1718" w:rsidP="00D929B1">
            <w:pPr>
              <w:shd w:val="clear" w:color="auto" w:fill="FFFFFF" w:themeFill="background1"/>
              <w:spacing w:before="20" w:after="20"/>
              <w:jc w:val="center"/>
            </w:pPr>
            <w:r>
              <w:t>10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1C1718" w:rsidP="00D929B1">
            <w:pPr>
              <w:shd w:val="clear" w:color="auto" w:fill="FFFFFF" w:themeFill="background1"/>
              <w:spacing w:before="20" w:after="20"/>
              <w:jc w:val="center"/>
            </w:pPr>
            <w:r>
              <w:t>30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1C1718" w:rsidP="00D929B1">
            <w:pPr>
              <w:shd w:val="clear" w:color="auto" w:fill="FFFFFF" w:themeFill="background1"/>
              <w:spacing w:before="20" w:after="20"/>
              <w:jc w:val="center"/>
            </w:pPr>
            <w:r>
              <w:t>30</w:t>
            </w:r>
          </w:p>
        </w:tc>
        <w:tc>
          <w:tcPr>
            <w:tcW w:w="1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sz w:val="21"/>
                <w:szCs w:val="21"/>
              </w:rPr>
              <w:t>240</w:t>
            </w:r>
          </w:p>
        </w:tc>
        <w:tc>
          <w:tcPr>
            <w:tcW w:w="2490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955" w:rsidRPr="00D929B1" w:rsidRDefault="00F62955" w:rsidP="00D929B1">
            <w:pPr>
              <w:shd w:val="clear" w:color="auto" w:fill="FFFFFF" w:themeFill="background1"/>
            </w:pPr>
          </w:p>
        </w:tc>
      </w:tr>
      <w:tr w:rsidR="00F62955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Unidad de Competencia</w:t>
            </w:r>
          </w:p>
        </w:tc>
      </w:tr>
      <w:tr w:rsidR="00F62955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sz w:val="21"/>
                <w:szCs w:val="21"/>
              </w:rPr>
              <w:t>Evalúa operaciones de financiamiento e inversión del sistema financiero boliviano, aplicando los modelos del valor del dinero en el tiempo, calculando tasas, rentas, amortizaciones y valores de instrumentos financieros en hoja de cálculo e interpretando sus resultados y sus riesgos en la toma de decisiones, con rigor técnico, pensamiento crítico, ética profesional y apego a la normativa de la ASFI y del Banco Central de Bolivia.</w:t>
            </w:r>
          </w:p>
        </w:tc>
      </w:tr>
      <w:tr w:rsidR="00F62955">
        <w:trPr>
          <w:cantSplit/>
        </w:trPr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both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 xml:space="preserve">Elemento de competencia 1: </w:t>
            </w:r>
            <w:r w:rsidRPr="00D929B1">
              <w:rPr>
                <w:sz w:val="21"/>
                <w:szCs w:val="21"/>
              </w:rPr>
              <w:t>Aplica los modelos de interés simple y compuesto en operaciones de capitalización, descuento y equivalencia financiera, considerando la variación de tasas, los periodos fraccionarios y la inflación en el contexto comercial boliviano.</w:t>
            </w:r>
          </w:p>
        </w:tc>
      </w:tr>
      <w:tr w:rsidR="00F62955"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Criterios de desempeño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F62955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1. Calcula el interés, el monto, el valor actual y el descuento de un capital a interés simple y compuesto, convirtiendo tasas nominales, efectivas y equivalentes según el periodo de capitalización.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1.1 Resuelve en aula ejercicios de capitalización y de descuento racional y comercial, y verifica los resultados en hoja de cálculo.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b/>
                <w:bCs/>
                <w:sz w:val="21"/>
                <w:szCs w:val="21"/>
              </w:rPr>
              <w:t xml:space="preserve">Producto 1: </w:t>
            </w:r>
            <w:r w:rsidRPr="00D929B1">
              <w:rPr>
                <w:sz w:val="21"/>
                <w:szCs w:val="21"/>
              </w:rPr>
              <w:t>Hoja de cálculo de capitalización y descuento a interés simple y compuesto.</w:t>
            </w:r>
          </w:p>
        </w:tc>
      </w:tr>
      <w:tr w:rsidR="00F62955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955" w:rsidRPr="00D929B1" w:rsidRDefault="00F62955" w:rsidP="00D929B1">
            <w:pPr>
              <w:shd w:val="clear" w:color="auto" w:fill="FFFFFF" w:themeFill="background1"/>
            </w:pP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1.2 Convierte en equipo tasas nominales, efectivas, equivalentes y de descuento de ofertas de crédito de entidades financieras.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b/>
                <w:bCs/>
                <w:sz w:val="21"/>
                <w:szCs w:val="21"/>
              </w:rPr>
              <w:t xml:space="preserve">Producto 2: </w:t>
            </w:r>
            <w:r w:rsidRPr="00D929B1">
              <w:rPr>
                <w:sz w:val="21"/>
                <w:szCs w:val="21"/>
              </w:rPr>
              <w:t>Cuadro de conversión de tasas nominales, efectivas y equivalentes.</w:t>
            </w:r>
          </w:p>
        </w:tc>
      </w:tr>
      <w:tr w:rsidR="00F62955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2. Aplica ecuaciones de valor y la actualización por inflación en la reprogramación de obligaciones, determinando el costo efectivo de la financiación vía proveedores.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2.1 Expone en equipo la reprogramación de una deuda comercial planteada con ecuaciones de valor.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b/>
                <w:bCs/>
                <w:sz w:val="21"/>
                <w:szCs w:val="21"/>
              </w:rPr>
              <w:t xml:space="preserve">Producto 3: </w:t>
            </w:r>
            <w:r w:rsidRPr="00D929B1">
              <w:rPr>
                <w:sz w:val="21"/>
                <w:szCs w:val="21"/>
              </w:rPr>
              <w:t>Informe de reprogramación de una deuda con ecuaciones de valor.</w:t>
            </w:r>
          </w:p>
        </w:tc>
      </w:tr>
      <w:tr w:rsidR="00F62955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955" w:rsidRDefault="00F62955" w:rsidP="00D929B1">
            <w:pPr>
              <w:shd w:val="clear" w:color="auto" w:fill="FFFFFF" w:themeFill="background1"/>
            </w:pP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2.2 Calcula en aula la tasa real de una operación y actualiza un monto en bolivianos con la Unidad de Fomento de Vivienda.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b/>
                <w:bCs/>
                <w:sz w:val="21"/>
                <w:szCs w:val="21"/>
              </w:rPr>
              <w:t xml:space="preserve">Producto 4: </w:t>
            </w:r>
            <w:r w:rsidRPr="00D929B1">
              <w:rPr>
                <w:sz w:val="21"/>
                <w:szCs w:val="21"/>
              </w:rPr>
              <w:t>Planilla de actualización de obligaciones con la Unidad de Fomento de Vivienda y cálculo de la tasa real.</w:t>
            </w:r>
          </w:p>
        </w:tc>
      </w:tr>
      <w:tr w:rsidR="00F62955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F62955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i/>
                <w:iCs/>
                <w:sz w:val="16"/>
                <w:szCs w:val="16"/>
              </w:rPr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F62955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Default="00EB0363" w:rsidP="00D929B1">
            <w:pPr>
              <w:shd w:val="clear" w:color="auto" w:fill="FFFFFF" w:themeFill="background1"/>
              <w:spacing w:before="20" w:after="20"/>
            </w:pPr>
            <w:r>
              <w:rPr>
                <w:sz w:val="21"/>
                <w:szCs w:val="21"/>
              </w:rPr>
              <w:t>Tema 1: Operaciones a interés simple</w:t>
            </w:r>
          </w:p>
          <w:p w:rsidR="00F62955" w:rsidRDefault="00EB0363" w:rsidP="00D929B1">
            <w:pPr>
              <w:shd w:val="clear" w:color="auto" w:fill="FFFFFF" w:themeFill="background1"/>
              <w:spacing w:before="20" w:after="20"/>
            </w:pPr>
            <w:r>
              <w:rPr>
                <w:sz w:val="21"/>
                <w:szCs w:val="21"/>
              </w:rPr>
              <w:t>Tema 2: Operaciones a interés compuesto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pStyle w:val="Prrafodelista"/>
              <w:numPr>
                <w:ilvl w:val="0"/>
                <w:numId w:val="2"/>
              </w:numPr>
              <w:shd w:val="clear" w:color="auto" w:fill="FFFFFF" w:themeFill="background1"/>
              <w:spacing w:before="10" w:after="10"/>
            </w:pPr>
            <w:r w:rsidRPr="00D929B1">
              <w:rPr>
                <w:sz w:val="21"/>
                <w:szCs w:val="21"/>
              </w:rPr>
              <w:t>El interés y la capitalización simple: fórmula del interés simple, montante y valor final de un capital. (C)</w:t>
            </w:r>
          </w:p>
          <w:p w:rsidR="00F62955" w:rsidRPr="00D929B1" w:rsidRDefault="00EB0363" w:rsidP="00D929B1">
            <w:pPr>
              <w:pStyle w:val="Prrafodelista"/>
              <w:numPr>
                <w:ilvl w:val="0"/>
                <w:numId w:val="2"/>
              </w:numPr>
              <w:shd w:val="clear" w:color="auto" w:fill="FFFFFF" w:themeFill="background1"/>
              <w:spacing w:before="10" w:after="10"/>
            </w:pPr>
            <w:r w:rsidRPr="00D929B1">
              <w:rPr>
                <w:sz w:val="21"/>
                <w:szCs w:val="21"/>
              </w:rPr>
              <w:t>Descuento simple y valor actual de un capital: descuento racional y descuento comercial. (C)</w:t>
            </w:r>
          </w:p>
          <w:p w:rsidR="00F62955" w:rsidRPr="00D929B1" w:rsidRDefault="00EB0363" w:rsidP="00D929B1">
            <w:pPr>
              <w:pStyle w:val="Prrafodelista"/>
              <w:numPr>
                <w:ilvl w:val="0"/>
                <w:numId w:val="2"/>
              </w:numPr>
              <w:shd w:val="clear" w:color="auto" w:fill="FFFFFF" w:themeFill="background1"/>
              <w:spacing w:before="10" w:after="10"/>
            </w:pPr>
            <w:r w:rsidRPr="00D929B1">
              <w:rPr>
                <w:sz w:val="21"/>
                <w:szCs w:val="21"/>
              </w:rPr>
              <w:t>Tipo de interés equivalente a tipo de descuento y tasas de recargo. (C)</w:t>
            </w:r>
          </w:p>
          <w:p w:rsidR="00F62955" w:rsidRPr="00D929B1" w:rsidRDefault="00EB0363" w:rsidP="00D929B1">
            <w:pPr>
              <w:pStyle w:val="Prrafodelista"/>
              <w:numPr>
                <w:ilvl w:val="0"/>
                <w:numId w:val="2"/>
              </w:numPr>
              <w:shd w:val="clear" w:color="auto" w:fill="FFFFFF" w:themeFill="background1"/>
              <w:spacing w:before="10" w:after="10"/>
            </w:pPr>
            <w:r w:rsidRPr="00D929B1">
              <w:rPr>
                <w:sz w:val="21"/>
                <w:szCs w:val="21"/>
              </w:rPr>
              <w:t>La inflación y su efecto sobre el tipo de interés. (C)</w:t>
            </w:r>
          </w:p>
          <w:p w:rsidR="00F62955" w:rsidRPr="00D929B1" w:rsidRDefault="00EB0363" w:rsidP="00D929B1">
            <w:pPr>
              <w:pStyle w:val="Prrafodelista"/>
              <w:numPr>
                <w:ilvl w:val="0"/>
                <w:numId w:val="2"/>
              </w:numPr>
              <w:shd w:val="clear" w:color="auto" w:fill="FFFFFF" w:themeFill="background1"/>
              <w:spacing w:before="10" w:after="10"/>
            </w:pPr>
            <w:r w:rsidRPr="00D929B1">
              <w:rPr>
                <w:sz w:val="21"/>
                <w:szCs w:val="21"/>
              </w:rPr>
              <w:lastRenderedPageBreak/>
              <w:t>Actualización de montos con la inflación: Unidad de Fomento de Vivienda (UFV). (C)</w:t>
            </w:r>
          </w:p>
          <w:p w:rsidR="00F62955" w:rsidRPr="00D929B1" w:rsidRDefault="00EB0363" w:rsidP="00D929B1">
            <w:pPr>
              <w:pStyle w:val="Prrafodelista"/>
              <w:numPr>
                <w:ilvl w:val="0"/>
                <w:numId w:val="2"/>
              </w:numPr>
              <w:shd w:val="clear" w:color="auto" w:fill="FFFFFF" w:themeFill="background1"/>
              <w:spacing w:before="10" w:after="10"/>
            </w:pPr>
            <w:r w:rsidRPr="00D929B1">
              <w:rPr>
                <w:sz w:val="21"/>
                <w:szCs w:val="21"/>
              </w:rPr>
              <w:t>Vencimiento medio, vencimiento común y pagos parciales. (C)</w:t>
            </w:r>
          </w:p>
          <w:p w:rsidR="00F62955" w:rsidRPr="00D929B1" w:rsidRDefault="00EB0363" w:rsidP="00D929B1">
            <w:pPr>
              <w:pStyle w:val="Prrafodelista"/>
              <w:numPr>
                <w:ilvl w:val="0"/>
                <w:numId w:val="2"/>
              </w:numPr>
              <w:shd w:val="clear" w:color="auto" w:fill="FFFFFF" w:themeFill="background1"/>
              <w:spacing w:before="10" w:after="10"/>
            </w:pPr>
            <w:r w:rsidRPr="00D929B1">
              <w:rPr>
                <w:sz w:val="21"/>
                <w:szCs w:val="21"/>
              </w:rPr>
              <w:t>El costo de la financiación vía proveedores. (C)</w:t>
            </w:r>
          </w:p>
          <w:p w:rsidR="00F62955" w:rsidRPr="00D929B1" w:rsidRDefault="00EB0363" w:rsidP="00D929B1">
            <w:pPr>
              <w:pStyle w:val="Prrafodelista"/>
              <w:numPr>
                <w:ilvl w:val="0"/>
                <w:numId w:val="2"/>
              </w:numPr>
              <w:shd w:val="clear" w:color="auto" w:fill="FFFFFF" w:themeFill="background1"/>
              <w:spacing w:before="10" w:after="10"/>
            </w:pPr>
            <w:r w:rsidRPr="00D929B1">
              <w:rPr>
                <w:sz w:val="21"/>
                <w:szCs w:val="21"/>
              </w:rPr>
              <w:t>Interés compuesto: capitalización y actualización para periodos enteros y fraccionarios. (C)</w:t>
            </w:r>
          </w:p>
          <w:p w:rsidR="00F62955" w:rsidRPr="00D929B1" w:rsidRDefault="00EB0363" w:rsidP="00D929B1">
            <w:pPr>
              <w:pStyle w:val="Prrafodelista"/>
              <w:numPr>
                <w:ilvl w:val="0"/>
                <w:numId w:val="2"/>
              </w:numPr>
              <w:shd w:val="clear" w:color="auto" w:fill="FFFFFF" w:themeFill="background1"/>
              <w:spacing w:before="10" w:after="10"/>
            </w:pPr>
            <w:r w:rsidRPr="00D929B1">
              <w:rPr>
                <w:sz w:val="21"/>
                <w:szCs w:val="21"/>
              </w:rPr>
              <w:t>Capitalización y actualización cuando varía el tipo de interés; fórmula general del interés compuesto. (C)</w:t>
            </w:r>
          </w:p>
          <w:p w:rsidR="00F62955" w:rsidRPr="00D929B1" w:rsidRDefault="00EB0363" w:rsidP="00D929B1">
            <w:pPr>
              <w:pStyle w:val="Prrafodelista"/>
              <w:numPr>
                <w:ilvl w:val="0"/>
                <w:numId w:val="2"/>
              </w:numPr>
              <w:shd w:val="clear" w:color="auto" w:fill="FFFFFF" w:themeFill="background1"/>
              <w:spacing w:before="10" w:after="10"/>
            </w:pPr>
            <w:r w:rsidRPr="00D929B1">
              <w:rPr>
                <w:sz w:val="21"/>
                <w:szCs w:val="21"/>
              </w:rPr>
              <w:t>Capitalización continua del interés. (C)</w:t>
            </w:r>
          </w:p>
          <w:p w:rsidR="00F62955" w:rsidRPr="00D929B1" w:rsidRDefault="00EB0363" w:rsidP="00D929B1">
            <w:pPr>
              <w:pStyle w:val="Prrafodelista"/>
              <w:numPr>
                <w:ilvl w:val="0"/>
                <w:numId w:val="2"/>
              </w:numPr>
              <w:shd w:val="clear" w:color="auto" w:fill="FFFFFF" w:themeFill="background1"/>
              <w:spacing w:before="10" w:after="10"/>
            </w:pPr>
            <w:r w:rsidRPr="00D929B1">
              <w:rPr>
                <w:sz w:val="21"/>
                <w:szCs w:val="21"/>
              </w:rPr>
              <w:t>Descuento racional y comercial compuesto. (C)</w:t>
            </w:r>
          </w:p>
          <w:p w:rsidR="00F62955" w:rsidRPr="00D929B1" w:rsidRDefault="00EB0363" w:rsidP="00D929B1">
            <w:pPr>
              <w:pStyle w:val="Prrafodelista"/>
              <w:numPr>
                <w:ilvl w:val="0"/>
                <w:numId w:val="2"/>
              </w:numPr>
              <w:shd w:val="clear" w:color="auto" w:fill="FFFFFF" w:themeFill="background1"/>
              <w:spacing w:before="10" w:after="10"/>
            </w:pPr>
            <w:r w:rsidRPr="00D929B1">
              <w:rPr>
                <w:sz w:val="21"/>
                <w:szCs w:val="21"/>
              </w:rPr>
              <w:t>Ecuaciones de valor equivalentes. (C)</w:t>
            </w:r>
          </w:p>
          <w:p w:rsidR="00F62955" w:rsidRPr="00D929B1" w:rsidRDefault="00EB0363" w:rsidP="00D929B1">
            <w:pPr>
              <w:pStyle w:val="Prrafodelista"/>
              <w:numPr>
                <w:ilvl w:val="0"/>
                <w:numId w:val="2"/>
              </w:numPr>
              <w:shd w:val="clear" w:color="auto" w:fill="FFFFFF" w:themeFill="background1"/>
              <w:spacing w:before="10" w:after="10"/>
            </w:pPr>
            <w:r w:rsidRPr="00D929B1">
              <w:rPr>
                <w:sz w:val="21"/>
                <w:szCs w:val="21"/>
              </w:rPr>
              <w:t>Aplicaciones en Excel y casos prácticos, con la verificación y la trazabilidad de los cálculos. (P, T)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pStyle w:val="Prrafodelista"/>
              <w:numPr>
                <w:ilvl w:val="0"/>
                <w:numId w:val="3"/>
              </w:numPr>
              <w:shd w:val="clear" w:color="auto" w:fill="FFFFFF" w:themeFill="background1"/>
              <w:spacing w:before="10" w:after="10"/>
            </w:pPr>
            <w:r w:rsidRPr="00D929B1">
              <w:rPr>
                <w:sz w:val="21"/>
                <w:szCs w:val="21"/>
              </w:rPr>
              <w:lastRenderedPageBreak/>
              <w:t>Cómputo de días entre fechas con el año comercial y el año civil.</w:t>
            </w:r>
          </w:p>
          <w:p w:rsidR="00F62955" w:rsidRPr="00D929B1" w:rsidRDefault="00EB0363" w:rsidP="00D929B1">
            <w:pPr>
              <w:pStyle w:val="Prrafodelista"/>
              <w:numPr>
                <w:ilvl w:val="0"/>
                <w:numId w:val="3"/>
              </w:numPr>
              <w:shd w:val="clear" w:color="auto" w:fill="FFFFFF" w:themeFill="background1"/>
              <w:spacing w:before="10" w:after="10"/>
            </w:pPr>
            <w:r w:rsidRPr="00D929B1">
              <w:rPr>
                <w:sz w:val="21"/>
                <w:szCs w:val="21"/>
              </w:rPr>
              <w:t>Nociones de los plazos y las condiciones de pago del comercio a crédito.</w:t>
            </w:r>
          </w:p>
        </w:tc>
      </w:tr>
      <w:tr w:rsidR="00F62955">
        <w:trPr>
          <w:cantSplit/>
        </w:trPr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both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lastRenderedPageBreak/>
              <w:t xml:space="preserve">Elemento de competencia 2: </w:t>
            </w:r>
            <w:r w:rsidRPr="00D929B1">
              <w:rPr>
                <w:sz w:val="21"/>
                <w:szCs w:val="21"/>
              </w:rPr>
              <w:t>Valora rentas constantes y variables en sus distintas modalidades, determinando su valor actual, su valor final y sus variables implícitas en operaciones de ahorro, crédito y financiamiento.</w:t>
            </w:r>
          </w:p>
        </w:tc>
      </w:tr>
      <w:tr w:rsidR="00F62955"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Criterios de desempeño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F62955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1. Calcula el valor actual y el valor final de rentas vencidas, anticipadas, diferidas y perpetuas, clasificándolas según su cuantía, su momento de pago y su duración.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1.1 Resuelve en aula casos de ahorro programado y de compras a plazo con rentas constantes.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b/>
                <w:bCs/>
                <w:sz w:val="21"/>
                <w:szCs w:val="21"/>
              </w:rPr>
              <w:t xml:space="preserve">Producto 5: </w:t>
            </w:r>
            <w:r w:rsidRPr="00D929B1">
              <w:rPr>
                <w:sz w:val="21"/>
                <w:szCs w:val="21"/>
              </w:rPr>
              <w:t>Práctico de valoración de rentas constantes vencidas, anticipadas, diferidas y perpetuas.</w:t>
            </w:r>
          </w:p>
        </w:tc>
      </w:tr>
      <w:tr w:rsidR="00F62955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955" w:rsidRPr="00D929B1" w:rsidRDefault="00F62955" w:rsidP="00D929B1">
            <w:pPr>
              <w:shd w:val="clear" w:color="auto" w:fill="FFFFFF" w:themeFill="background1"/>
            </w:pP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1.2 Determina en equipo la cuota, el plazo y la tasa implícita de una venta a plazos de una casa comercial.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b/>
                <w:bCs/>
                <w:sz w:val="21"/>
                <w:szCs w:val="21"/>
              </w:rPr>
              <w:t xml:space="preserve">Producto 6: </w:t>
            </w:r>
            <w:r w:rsidRPr="00D929B1">
              <w:rPr>
                <w:sz w:val="21"/>
                <w:szCs w:val="21"/>
              </w:rPr>
              <w:t>Caso resuelto de venta a plazos con su cuota, su plazo y su tasa implícita.</w:t>
            </w:r>
          </w:p>
        </w:tc>
      </w:tr>
      <w:tr w:rsidR="00F62955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2. Valora rentas en progresión aritmética y geométrica, comparando su resultado con el de una renta constante para un mismo objetivo financiero.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2.1 Elabora en el laboratorio de cómputo un simulador de ahorro con escenarios de renta constante, aritmética y geométrica.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b/>
                <w:bCs/>
                <w:sz w:val="21"/>
                <w:szCs w:val="21"/>
              </w:rPr>
              <w:t xml:space="preserve">Producto 7: </w:t>
            </w:r>
            <w:r w:rsidRPr="00D929B1">
              <w:rPr>
                <w:sz w:val="21"/>
                <w:szCs w:val="21"/>
              </w:rPr>
              <w:t>Simulador de ahorro con rentas constantes y variables.</w:t>
            </w:r>
          </w:p>
        </w:tc>
      </w:tr>
      <w:tr w:rsidR="00F62955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955" w:rsidRPr="00D929B1" w:rsidRDefault="00F62955" w:rsidP="00D929B1">
            <w:pPr>
              <w:shd w:val="clear" w:color="auto" w:fill="FFFFFF" w:themeFill="background1"/>
            </w:pP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2.2 Contrasta ante el curso una renta creciente y una renta constante aplicadas al pago de un arrendamiento.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b/>
                <w:bCs/>
                <w:sz w:val="21"/>
                <w:szCs w:val="21"/>
              </w:rPr>
              <w:t xml:space="preserve">Producto 8: </w:t>
            </w:r>
            <w:r w:rsidRPr="00D929B1">
              <w:rPr>
                <w:sz w:val="21"/>
                <w:szCs w:val="21"/>
              </w:rPr>
              <w:t>Cuadro comparativo de rentas constantes y variables de un arrendamiento.</w:t>
            </w:r>
          </w:p>
        </w:tc>
      </w:tr>
      <w:tr w:rsidR="00F62955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F62955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i/>
                <w:iCs/>
                <w:sz w:val="16"/>
                <w:szCs w:val="16"/>
              </w:rPr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F62955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Default="00EB0363" w:rsidP="00D929B1">
            <w:pPr>
              <w:shd w:val="clear" w:color="auto" w:fill="FFFFFF" w:themeFill="background1"/>
              <w:spacing w:before="20" w:after="20"/>
            </w:pPr>
            <w:r>
              <w:rPr>
                <w:sz w:val="21"/>
                <w:szCs w:val="21"/>
              </w:rPr>
              <w:t>Tema 3: Rentas o anualidades</w:t>
            </w:r>
          </w:p>
          <w:p w:rsidR="00F62955" w:rsidRDefault="00EB0363" w:rsidP="00D929B1">
            <w:pPr>
              <w:shd w:val="clear" w:color="auto" w:fill="FFFFFF" w:themeFill="background1"/>
              <w:spacing w:before="20" w:after="20"/>
            </w:pPr>
            <w:r>
              <w:rPr>
                <w:sz w:val="21"/>
                <w:szCs w:val="21"/>
              </w:rPr>
              <w:t>Tema 4: Rentas en progresión aritmética</w:t>
            </w:r>
          </w:p>
          <w:p w:rsidR="00F62955" w:rsidRDefault="00EB0363" w:rsidP="00D929B1">
            <w:pPr>
              <w:shd w:val="clear" w:color="auto" w:fill="FFFFFF" w:themeFill="background1"/>
              <w:spacing w:before="20" w:after="20"/>
            </w:pPr>
            <w:r>
              <w:rPr>
                <w:sz w:val="21"/>
                <w:szCs w:val="21"/>
              </w:rPr>
              <w:t>Tema 5: Rentas en progresión geométrica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pStyle w:val="Prrafodelista"/>
              <w:numPr>
                <w:ilvl w:val="0"/>
                <w:numId w:val="4"/>
              </w:numPr>
              <w:shd w:val="clear" w:color="auto" w:fill="FFFFFF" w:themeFill="background1"/>
              <w:spacing w:before="10" w:after="10"/>
            </w:pPr>
            <w:r w:rsidRPr="00D929B1">
              <w:rPr>
                <w:sz w:val="21"/>
                <w:szCs w:val="21"/>
              </w:rPr>
              <w:t>Concepto y clasificación de las rentas. (C)</w:t>
            </w:r>
          </w:p>
          <w:p w:rsidR="00F62955" w:rsidRPr="00D929B1" w:rsidRDefault="00EB0363" w:rsidP="00D929B1">
            <w:pPr>
              <w:pStyle w:val="Prrafodelista"/>
              <w:numPr>
                <w:ilvl w:val="0"/>
                <w:numId w:val="4"/>
              </w:numPr>
              <w:shd w:val="clear" w:color="auto" w:fill="FFFFFF" w:themeFill="background1"/>
              <w:spacing w:before="10" w:after="10"/>
            </w:pPr>
            <w:r w:rsidRPr="00D929B1">
              <w:rPr>
                <w:sz w:val="21"/>
                <w:szCs w:val="21"/>
              </w:rPr>
              <w:t>Rentas enteras ciertas: valor actual y valor final. (C)</w:t>
            </w:r>
          </w:p>
          <w:p w:rsidR="00F62955" w:rsidRPr="00D929B1" w:rsidRDefault="00EB0363" w:rsidP="00D929B1">
            <w:pPr>
              <w:pStyle w:val="Prrafodelista"/>
              <w:numPr>
                <w:ilvl w:val="0"/>
                <w:numId w:val="4"/>
              </w:numPr>
              <w:shd w:val="clear" w:color="auto" w:fill="FFFFFF" w:themeFill="background1"/>
              <w:spacing w:before="10" w:after="10"/>
            </w:pPr>
            <w:r w:rsidRPr="00D929B1">
              <w:rPr>
                <w:sz w:val="21"/>
                <w:szCs w:val="21"/>
              </w:rPr>
              <w:t>Rentas anticipadas, vencidas y diferidas. (C)</w:t>
            </w:r>
          </w:p>
          <w:p w:rsidR="00F62955" w:rsidRPr="00D929B1" w:rsidRDefault="00EB0363" w:rsidP="00D929B1">
            <w:pPr>
              <w:pStyle w:val="Prrafodelista"/>
              <w:numPr>
                <w:ilvl w:val="0"/>
                <w:numId w:val="4"/>
              </w:numPr>
              <w:shd w:val="clear" w:color="auto" w:fill="FFFFFF" w:themeFill="background1"/>
              <w:spacing w:before="10" w:after="10"/>
            </w:pPr>
            <w:r w:rsidRPr="00D929B1">
              <w:rPr>
                <w:sz w:val="21"/>
                <w:szCs w:val="21"/>
              </w:rPr>
              <w:t>Rentas perpetuas y rentas generales. (C)</w:t>
            </w:r>
          </w:p>
          <w:p w:rsidR="00F62955" w:rsidRPr="00D929B1" w:rsidRDefault="00EB0363" w:rsidP="00D929B1">
            <w:pPr>
              <w:pStyle w:val="Prrafodelista"/>
              <w:numPr>
                <w:ilvl w:val="0"/>
                <w:numId w:val="4"/>
              </w:numPr>
              <w:shd w:val="clear" w:color="auto" w:fill="FFFFFF" w:themeFill="background1"/>
              <w:spacing w:before="10" w:after="10"/>
            </w:pPr>
            <w:r w:rsidRPr="00D929B1">
              <w:rPr>
                <w:sz w:val="21"/>
                <w:szCs w:val="21"/>
              </w:rPr>
              <w:t>Rentas en progresión aritmética enteras, ciertas y perpetuas: valor actual y valor final. (C, A)</w:t>
            </w:r>
          </w:p>
          <w:p w:rsidR="00F62955" w:rsidRPr="00D929B1" w:rsidRDefault="00EB0363" w:rsidP="00D929B1">
            <w:pPr>
              <w:pStyle w:val="Prrafodelista"/>
              <w:numPr>
                <w:ilvl w:val="0"/>
                <w:numId w:val="4"/>
              </w:numPr>
              <w:shd w:val="clear" w:color="auto" w:fill="FFFFFF" w:themeFill="background1"/>
              <w:spacing w:before="10" w:after="10"/>
            </w:pPr>
            <w:r w:rsidRPr="00D929B1">
              <w:rPr>
                <w:sz w:val="21"/>
                <w:szCs w:val="21"/>
              </w:rPr>
              <w:t>Rentas en progresión aritmética anticipadas, vencidas y diferidas. (C, A)</w:t>
            </w:r>
          </w:p>
          <w:p w:rsidR="00F62955" w:rsidRPr="00D929B1" w:rsidRDefault="00EB0363" w:rsidP="00D929B1">
            <w:pPr>
              <w:pStyle w:val="Prrafodelista"/>
              <w:numPr>
                <w:ilvl w:val="0"/>
                <w:numId w:val="4"/>
              </w:numPr>
              <w:shd w:val="clear" w:color="auto" w:fill="FFFFFF" w:themeFill="background1"/>
              <w:spacing w:before="10" w:after="10"/>
            </w:pPr>
            <w:r w:rsidRPr="00D929B1">
              <w:rPr>
                <w:sz w:val="21"/>
                <w:szCs w:val="21"/>
              </w:rPr>
              <w:lastRenderedPageBreak/>
              <w:t>Rentas en progresión geométrica enteras, ciertas y perpetuas: valor actual y valor final. (C)</w:t>
            </w:r>
          </w:p>
          <w:p w:rsidR="00F62955" w:rsidRPr="00D929B1" w:rsidRDefault="00EB0363" w:rsidP="00D929B1">
            <w:pPr>
              <w:pStyle w:val="Prrafodelista"/>
              <w:numPr>
                <w:ilvl w:val="0"/>
                <w:numId w:val="4"/>
              </w:numPr>
              <w:shd w:val="clear" w:color="auto" w:fill="FFFFFF" w:themeFill="background1"/>
              <w:spacing w:before="10" w:after="10"/>
            </w:pPr>
            <w:r w:rsidRPr="00D929B1">
              <w:rPr>
                <w:sz w:val="21"/>
                <w:szCs w:val="21"/>
              </w:rPr>
              <w:t>Rentas en progresión geométrica anticipadas, vencidas y diferidas. (C)</w:t>
            </w:r>
          </w:p>
          <w:p w:rsidR="00F62955" w:rsidRPr="00D929B1" w:rsidRDefault="00EB0363" w:rsidP="00D929B1">
            <w:pPr>
              <w:pStyle w:val="Prrafodelista"/>
              <w:numPr>
                <w:ilvl w:val="0"/>
                <w:numId w:val="4"/>
              </w:numPr>
              <w:shd w:val="clear" w:color="auto" w:fill="FFFFFF" w:themeFill="background1"/>
              <w:spacing w:before="10" w:after="10"/>
            </w:pPr>
            <w:r w:rsidRPr="00D929B1">
              <w:rPr>
                <w:sz w:val="21"/>
                <w:szCs w:val="21"/>
              </w:rPr>
              <w:t>Aplicaciones en Excel y casos prácticos, con la verificación y la trazabilidad de los cálculos. (P, T)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pStyle w:val="Prrafodelista"/>
              <w:numPr>
                <w:ilvl w:val="0"/>
                <w:numId w:val="3"/>
              </w:numPr>
              <w:shd w:val="clear" w:color="auto" w:fill="FFFFFF" w:themeFill="background1"/>
              <w:spacing w:before="10" w:after="10"/>
            </w:pPr>
            <w:r w:rsidRPr="00D929B1">
              <w:rPr>
                <w:sz w:val="21"/>
                <w:szCs w:val="21"/>
              </w:rPr>
              <w:lastRenderedPageBreak/>
              <w:t>Modalidades de ahorro programado y de venta a plazos del comercio boliviano.</w:t>
            </w:r>
          </w:p>
        </w:tc>
      </w:tr>
      <w:tr w:rsidR="00F62955">
        <w:trPr>
          <w:cantSplit/>
        </w:trPr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both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lastRenderedPageBreak/>
              <w:t xml:space="preserve">Elemento de competencia 3: </w:t>
            </w:r>
            <w:r w:rsidRPr="00D929B1">
              <w:rPr>
                <w:sz w:val="21"/>
                <w:szCs w:val="21"/>
              </w:rPr>
              <w:t>Estructura cuadros de amortización y fondos de amortización para préstamos y obligaciones, comparando los sistemas de reembolso y determinando el costo efectivo para el deudor.</w:t>
            </w:r>
          </w:p>
        </w:tc>
      </w:tr>
      <w:tr w:rsidR="00F62955"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Criterios de desempeño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F62955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1. Elabora cuadros de amortización bajo los sistemas francés, alemán y americano, incorporando periodos de gracia, tasas variables y amortizaciones anticipadas.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1.1 Construye en el laboratorio de cómputo el plan de pagos de un crédito de vivienda bajo tres sistemas de amortización.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b/>
                <w:bCs/>
                <w:sz w:val="21"/>
                <w:szCs w:val="21"/>
              </w:rPr>
              <w:t xml:space="preserve">Producto 9: </w:t>
            </w:r>
            <w:r w:rsidRPr="00D929B1">
              <w:rPr>
                <w:sz w:val="21"/>
                <w:szCs w:val="21"/>
              </w:rPr>
              <w:t>Libro de hoja de cálculo con los cuadros de amortización de tres sistemas.</w:t>
            </w:r>
          </w:p>
        </w:tc>
      </w:tr>
      <w:tr w:rsidR="00F62955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955" w:rsidRPr="00D929B1" w:rsidRDefault="00F62955" w:rsidP="00D929B1">
            <w:pPr>
              <w:shd w:val="clear" w:color="auto" w:fill="FFFFFF" w:themeFill="background1"/>
            </w:pP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1.2 Calcula en aula el saldo insoluto y el tanto efectivo de un préstamo con sus comisiones y gastos.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b/>
                <w:bCs/>
                <w:sz w:val="21"/>
                <w:szCs w:val="21"/>
              </w:rPr>
              <w:t xml:space="preserve">Producto 10: </w:t>
            </w:r>
            <w:r w:rsidRPr="00D929B1">
              <w:rPr>
                <w:sz w:val="21"/>
                <w:szCs w:val="21"/>
              </w:rPr>
              <w:t>Cálculo del saldo insoluto y del tanto efectivo de un préstamo.</w:t>
            </w:r>
          </w:p>
        </w:tc>
      </w:tr>
      <w:tr w:rsidR="00F62955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2. Diseña fondos de amortización con aportes constantes y variables, evaluando la conveniencia de renegociar una deuda.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2.1 Elabora en equipo la tabla de un fondo de amortización con aportes constantes y variables.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b/>
                <w:bCs/>
                <w:sz w:val="21"/>
                <w:szCs w:val="21"/>
              </w:rPr>
              <w:t xml:space="preserve">Producto 11: </w:t>
            </w:r>
            <w:r w:rsidRPr="00D929B1">
              <w:rPr>
                <w:sz w:val="21"/>
                <w:szCs w:val="21"/>
              </w:rPr>
              <w:t>Tabla de un fondo de amortización con aportes constantes y variables.</w:t>
            </w:r>
          </w:p>
        </w:tc>
      </w:tr>
      <w:tr w:rsidR="00F62955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955" w:rsidRPr="00D929B1" w:rsidRDefault="00F62955" w:rsidP="00D929B1">
            <w:pPr>
              <w:shd w:val="clear" w:color="auto" w:fill="FFFFFF" w:themeFill="background1"/>
            </w:pP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2.2 Sustenta ante el curso la renegociación de una deuda en un caso simulado.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b/>
                <w:bCs/>
                <w:sz w:val="21"/>
                <w:szCs w:val="21"/>
              </w:rPr>
              <w:t xml:space="preserve">Producto 12: </w:t>
            </w:r>
            <w:r w:rsidRPr="00D929B1">
              <w:rPr>
                <w:sz w:val="21"/>
                <w:szCs w:val="21"/>
              </w:rPr>
              <w:t>Informe de renegociación de deuda con la tabla reprogramada.</w:t>
            </w:r>
          </w:p>
        </w:tc>
      </w:tr>
      <w:tr w:rsidR="00F62955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F62955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i/>
                <w:iCs/>
                <w:sz w:val="16"/>
                <w:szCs w:val="16"/>
              </w:rPr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F62955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Default="00EB0363" w:rsidP="00D929B1">
            <w:pPr>
              <w:shd w:val="clear" w:color="auto" w:fill="FFFFFF" w:themeFill="background1"/>
              <w:spacing w:before="20" w:after="20"/>
            </w:pPr>
            <w:r>
              <w:rPr>
                <w:sz w:val="21"/>
                <w:szCs w:val="21"/>
              </w:rPr>
              <w:t>Tema 6: Amortización</w:t>
            </w:r>
          </w:p>
          <w:p w:rsidR="00F62955" w:rsidRDefault="00EB0363" w:rsidP="00D929B1">
            <w:pPr>
              <w:shd w:val="clear" w:color="auto" w:fill="FFFFFF" w:themeFill="background1"/>
              <w:spacing w:before="20" w:after="20"/>
            </w:pPr>
            <w:r>
              <w:rPr>
                <w:sz w:val="21"/>
                <w:szCs w:val="21"/>
              </w:rPr>
              <w:t>Tema 7: Fondos de amortización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pStyle w:val="Prrafodelista"/>
              <w:numPr>
                <w:ilvl w:val="0"/>
                <w:numId w:val="5"/>
              </w:numPr>
              <w:shd w:val="clear" w:color="auto" w:fill="FFFFFF" w:themeFill="background1"/>
              <w:spacing w:before="10" w:after="10"/>
            </w:pPr>
            <w:r w:rsidRPr="00D929B1">
              <w:rPr>
                <w:sz w:val="21"/>
                <w:szCs w:val="21"/>
              </w:rPr>
              <w:t>Reembolso único o amortización a plazo fijo. (C)</w:t>
            </w:r>
          </w:p>
          <w:p w:rsidR="00F62955" w:rsidRPr="00D929B1" w:rsidRDefault="00EB0363" w:rsidP="00D929B1">
            <w:pPr>
              <w:pStyle w:val="Prrafodelista"/>
              <w:numPr>
                <w:ilvl w:val="0"/>
                <w:numId w:val="5"/>
              </w:numPr>
              <w:shd w:val="clear" w:color="auto" w:fill="FFFFFF" w:themeFill="background1"/>
              <w:spacing w:before="10" w:after="10"/>
            </w:pPr>
            <w:r w:rsidRPr="00D929B1">
              <w:rPr>
                <w:sz w:val="21"/>
                <w:szCs w:val="21"/>
              </w:rPr>
              <w:t>Reembolso único con pago periódico de intereses o sistema in fine. (C)</w:t>
            </w:r>
          </w:p>
          <w:p w:rsidR="00F62955" w:rsidRPr="00D929B1" w:rsidRDefault="00EB0363" w:rsidP="00D929B1">
            <w:pPr>
              <w:pStyle w:val="Prrafodelista"/>
              <w:numPr>
                <w:ilvl w:val="0"/>
                <w:numId w:val="5"/>
              </w:numPr>
              <w:shd w:val="clear" w:color="auto" w:fill="FFFFFF" w:themeFill="background1"/>
              <w:spacing w:before="10" w:after="10"/>
            </w:pPr>
            <w:r w:rsidRPr="00D929B1">
              <w:rPr>
                <w:sz w:val="21"/>
                <w:szCs w:val="21"/>
              </w:rPr>
              <w:t>Cuota de amortización constante. (C)</w:t>
            </w:r>
          </w:p>
          <w:p w:rsidR="00F62955" w:rsidRPr="00D929B1" w:rsidRDefault="00EB0363" w:rsidP="00D929B1">
            <w:pPr>
              <w:pStyle w:val="Prrafodelista"/>
              <w:numPr>
                <w:ilvl w:val="0"/>
                <w:numId w:val="5"/>
              </w:numPr>
              <w:shd w:val="clear" w:color="auto" w:fill="FFFFFF" w:themeFill="background1"/>
              <w:spacing w:before="10" w:after="10"/>
            </w:pPr>
            <w:r w:rsidRPr="00D929B1">
              <w:rPr>
                <w:sz w:val="21"/>
                <w:szCs w:val="21"/>
              </w:rPr>
              <w:t>Sistema francés con tipo de interés fijo, con plazo de carencia o periodo de gracia y con tipo de interés variable. (C)</w:t>
            </w:r>
          </w:p>
          <w:p w:rsidR="00F62955" w:rsidRPr="00D929B1" w:rsidRDefault="00EB0363" w:rsidP="00D929B1">
            <w:pPr>
              <w:pStyle w:val="Prrafodelista"/>
              <w:numPr>
                <w:ilvl w:val="0"/>
                <w:numId w:val="5"/>
              </w:numPr>
              <w:shd w:val="clear" w:color="auto" w:fill="FFFFFF" w:themeFill="background1"/>
              <w:spacing w:before="10" w:after="10"/>
            </w:pPr>
            <w:r w:rsidRPr="00D929B1">
              <w:rPr>
                <w:sz w:val="21"/>
                <w:szCs w:val="21"/>
              </w:rPr>
              <w:t>Sistema alemán. (C)</w:t>
            </w:r>
          </w:p>
          <w:p w:rsidR="00F62955" w:rsidRPr="00D929B1" w:rsidRDefault="00EB0363" w:rsidP="00D929B1">
            <w:pPr>
              <w:pStyle w:val="Prrafodelista"/>
              <w:numPr>
                <w:ilvl w:val="0"/>
                <w:numId w:val="5"/>
              </w:numPr>
              <w:shd w:val="clear" w:color="auto" w:fill="FFFFFF" w:themeFill="background1"/>
              <w:spacing w:before="10" w:after="10"/>
            </w:pPr>
            <w:r w:rsidRPr="00D929B1">
              <w:rPr>
                <w:sz w:val="21"/>
                <w:szCs w:val="21"/>
              </w:rPr>
              <w:t>Sistema americano con tipo de interés fijo y variable. (C)</w:t>
            </w:r>
          </w:p>
          <w:p w:rsidR="00F62955" w:rsidRPr="00D929B1" w:rsidRDefault="00EB0363" w:rsidP="00D929B1">
            <w:pPr>
              <w:pStyle w:val="Prrafodelista"/>
              <w:numPr>
                <w:ilvl w:val="0"/>
                <w:numId w:val="5"/>
              </w:numPr>
              <w:shd w:val="clear" w:color="auto" w:fill="FFFFFF" w:themeFill="background1"/>
              <w:spacing w:before="10" w:after="10"/>
            </w:pPr>
            <w:r w:rsidRPr="00D929B1">
              <w:rPr>
                <w:sz w:val="21"/>
                <w:szCs w:val="21"/>
              </w:rPr>
              <w:t>Amortización voluntaria de préstamos, derechos del acreedor y del deudor, y renegociación de una deuda. (C)</w:t>
            </w:r>
          </w:p>
          <w:p w:rsidR="00F62955" w:rsidRPr="00D929B1" w:rsidRDefault="00EB0363" w:rsidP="00D929B1">
            <w:pPr>
              <w:pStyle w:val="Prrafodelista"/>
              <w:numPr>
                <w:ilvl w:val="0"/>
                <w:numId w:val="5"/>
              </w:numPr>
              <w:shd w:val="clear" w:color="auto" w:fill="FFFFFF" w:themeFill="background1"/>
              <w:spacing w:before="10" w:after="10"/>
            </w:pPr>
            <w:r w:rsidRPr="00D929B1">
              <w:rPr>
                <w:sz w:val="21"/>
                <w:szCs w:val="21"/>
              </w:rPr>
              <w:t>Amortización con cuotas en progresión aritmética y geométrica. (C, A)</w:t>
            </w:r>
          </w:p>
          <w:p w:rsidR="00F62955" w:rsidRPr="00D929B1" w:rsidRDefault="00EB0363" w:rsidP="00D929B1">
            <w:pPr>
              <w:pStyle w:val="Prrafodelista"/>
              <w:numPr>
                <w:ilvl w:val="0"/>
                <w:numId w:val="5"/>
              </w:numPr>
              <w:shd w:val="clear" w:color="auto" w:fill="FFFFFF" w:themeFill="background1"/>
              <w:spacing w:before="10" w:after="10"/>
            </w:pPr>
            <w:r w:rsidRPr="00D929B1">
              <w:rPr>
                <w:sz w:val="21"/>
                <w:szCs w:val="21"/>
              </w:rPr>
              <w:t>Tanto efectivo de los préstamos y su relación con la tasa de interés efectiva de las normas de contabilidad. (C)</w:t>
            </w:r>
          </w:p>
          <w:p w:rsidR="00F62955" w:rsidRPr="00D929B1" w:rsidRDefault="00EB0363" w:rsidP="00D929B1">
            <w:pPr>
              <w:pStyle w:val="Prrafodelista"/>
              <w:numPr>
                <w:ilvl w:val="0"/>
                <w:numId w:val="5"/>
              </w:numPr>
              <w:shd w:val="clear" w:color="auto" w:fill="FFFFFF" w:themeFill="background1"/>
              <w:spacing w:before="10" w:after="10"/>
            </w:pPr>
            <w:r w:rsidRPr="00D929B1">
              <w:rPr>
                <w:sz w:val="21"/>
                <w:szCs w:val="21"/>
              </w:rPr>
              <w:t>Tablas y sistemas de fondos de amortización. (C)</w:t>
            </w:r>
          </w:p>
          <w:p w:rsidR="00F62955" w:rsidRPr="00D929B1" w:rsidRDefault="00EB0363" w:rsidP="00D929B1">
            <w:pPr>
              <w:pStyle w:val="Prrafodelista"/>
              <w:numPr>
                <w:ilvl w:val="0"/>
                <w:numId w:val="5"/>
              </w:numPr>
              <w:shd w:val="clear" w:color="auto" w:fill="FFFFFF" w:themeFill="background1"/>
              <w:spacing w:before="10" w:after="10"/>
            </w:pPr>
            <w:r w:rsidRPr="00D929B1">
              <w:rPr>
                <w:sz w:val="21"/>
                <w:szCs w:val="21"/>
              </w:rPr>
              <w:lastRenderedPageBreak/>
              <w:t>Fondos de capitalización con aporte de cuota constante, cuota variable y cuota sin dirección. (C)</w:t>
            </w:r>
          </w:p>
          <w:p w:rsidR="00F62955" w:rsidRPr="00D929B1" w:rsidRDefault="00EB0363" w:rsidP="00D929B1">
            <w:pPr>
              <w:pStyle w:val="Prrafodelista"/>
              <w:numPr>
                <w:ilvl w:val="0"/>
                <w:numId w:val="5"/>
              </w:numPr>
              <w:shd w:val="clear" w:color="auto" w:fill="FFFFFF" w:themeFill="background1"/>
              <w:spacing w:before="10" w:after="10"/>
            </w:pPr>
            <w:r w:rsidRPr="00D929B1">
              <w:rPr>
                <w:sz w:val="21"/>
                <w:szCs w:val="21"/>
              </w:rPr>
              <w:t>Saldo insoluto en fondos de amortización. (C)</w:t>
            </w:r>
          </w:p>
          <w:p w:rsidR="00F62955" w:rsidRPr="00D929B1" w:rsidRDefault="00EB0363" w:rsidP="00D929B1">
            <w:pPr>
              <w:pStyle w:val="Prrafodelista"/>
              <w:numPr>
                <w:ilvl w:val="0"/>
                <w:numId w:val="5"/>
              </w:numPr>
              <w:shd w:val="clear" w:color="auto" w:fill="FFFFFF" w:themeFill="background1"/>
              <w:spacing w:before="10" w:after="10"/>
            </w:pPr>
            <w:r w:rsidRPr="00D929B1">
              <w:rPr>
                <w:sz w:val="21"/>
                <w:szCs w:val="21"/>
              </w:rPr>
              <w:t>Aplicaciones en Excel y casos prácticos, con la verificación y la trazabilidad de los cálculos. (P, T)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pStyle w:val="Prrafodelista"/>
              <w:numPr>
                <w:ilvl w:val="0"/>
                <w:numId w:val="3"/>
              </w:numPr>
              <w:shd w:val="clear" w:color="auto" w:fill="FFFFFF" w:themeFill="background1"/>
              <w:spacing w:before="10" w:after="10"/>
            </w:pPr>
            <w:r w:rsidRPr="00D929B1">
              <w:rPr>
                <w:sz w:val="21"/>
                <w:szCs w:val="21"/>
              </w:rPr>
              <w:lastRenderedPageBreak/>
              <w:t>Lectura de un contrato de préstamo y de su plan de pagos.</w:t>
            </w:r>
          </w:p>
          <w:p w:rsidR="00F62955" w:rsidRPr="00D929B1" w:rsidRDefault="00EB0363" w:rsidP="00D929B1">
            <w:pPr>
              <w:pStyle w:val="Prrafodelista"/>
              <w:numPr>
                <w:ilvl w:val="0"/>
                <w:numId w:val="3"/>
              </w:numPr>
              <w:shd w:val="clear" w:color="auto" w:fill="FFFFFF" w:themeFill="background1"/>
              <w:spacing w:before="10" w:after="10"/>
            </w:pPr>
            <w:r w:rsidRPr="00D929B1">
              <w:rPr>
                <w:sz w:val="21"/>
                <w:szCs w:val="21"/>
              </w:rPr>
              <w:t>Nociones del historial crediticio y de la capacidad de pago del deudor.</w:t>
            </w:r>
          </w:p>
        </w:tc>
      </w:tr>
      <w:tr w:rsidR="00F62955">
        <w:trPr>
          <w:cantSplit/>
        </w:trPr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both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lastRenderedPageBreak/>
              <w:t xml:space="preserve">Elemento de competencia 4: </w:t>
            </w:r>
            <w:r w:rsidRPr="00D929B1">
              <w:rPr>
                <w:sz w:val="21"/>
                <w:szCs w:val="21"/>
              </w:rPr>
              <w:t>Calcula la depreciación de activos fijos y el agotamiento de recursos naturales, aplicando métodos contables y financieros y contrastando su efecto en el valor en libros.</w:t>
            </w:r>
          </w:p>
        </w:tc>
      </w:tr>
      <w:tr w:rsidR="00F62955"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Criterios de desempeño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F62955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1. Calcula la depreciación de un activo fijo con los métodos de línea recta, suma de dígitos, interés compuesto, horas trabajadas y unidades producidas, determinando su valor en libros.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1.1 Compara en equipo los métodos de depreciación aplicados a un mismo activo y explica su efecto en el resultado del periodo.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b/>
                <w:bCs/>
                <w:sz w:val="21"/>
                <w:szCs w:val="21"/>
              </w:rPr>
              <w:t xml:space="preserve">Producto 13: </w:t>
            </w:r>
            <w:r w:rsidRPr="00D929B1">
              <w:rPr>
                <w:sz w:val="21"/>
                <w:szCs w:val="21"/>
              </w:rPr>
              <w:t>Cuadro comparativo de los métodos de depreciación con el gráfico del valor en libros.</w:t>
            </w:r>
          </w:p>
        </w:tc>
      </w:tr>
      <w:tr w:rsidR="00F62955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955" w:rsidRPr="00D929B1" w:rsidRDefault="00F62955" w:rsidP="00D929B1">
            <w:pPr>
              <w:shd w:val="clear" w:color="auto" w:fill="FFFFFF" w:themeFill="background1"/>
            </w:pP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1.2 Elabora en el laboratorio de cómputo la planilla de depreciación de los bienes de uso de una empresa.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b/>
                <w:bCs/>
                <w:sz w:val="21"/>
                <w:szCs w:val="21"/>
              </w:rPr>
              <w:t xml:space="preserve">Producto 14: </w:t>
            </w:r>
            <w:r w:rsidRPr="00D929B1">
              <w:rPr>
                <w:sz w:val="21"/>
                <w:szCs w:val="21"/>
              </w:rPr>
              <w:t>Planilla de depreciación de los bienes de uso de una empresa.</w:t>
            </w:r>
          </w:p>
        </w:tc>
      </w:tr>
      <w:tr w:rsidR="00F62955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2. Calcula el agotamiento de recursos naturales y el fondo de reposición de un activo, relacionando la depreciación con la reposición del bien.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2.1 Resuelve en aula un caso de agotamiento de un yacimiento minero en función de las unidades extraídas.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b/>
                <w:bCs/>
                <w:sz w:val="21"/>
                <w:szCs w:val="21"/>
              </w:rPr>
              <w:t xml:space="preserve">Producto 15: </w:t>
            </w:r>
            <w:r w:rsidRPr="00D929B1">
              <w:rPr>
                <w:sz w:val="21"/>
                <w:szCs w:val="21"/>
              </w:rPr>
              <w:t>Cuadro de agotamiento de un yacimiento minero.</w:t>
            </w:r>
          </w:p>
        </w:tc>
      </w:tr>
      <w:tr w:rsidR="00F62955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955" w:rsidRDefault="00F62955" w:rsidP="00D929B1">
            <w:pPr>
              <w:shd w:val="clear" w:color="auto" w:fill="FFFFFF" w:themeFill="background1"/>
            </w:pP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2.2 Determina en equipo el aporte periódico del fondo que repone un activo al término de su vida útil.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b/>
                <w:bCs/>
                <w:sz w:val="21"/>
                <w:szCs w:val="21"/>
              </w:rPr>
              <w:t xml:space="preserve">Producto 16: </w:t>
            </w:r>
            <w:r w:rsidRPr="00D929B1">
              <w:rPr>
                <w:sz w:val="21"/>
                <w:szCs w:val="21"/>
              </w:rPr>
              <w:t>Plan del fondo de reposición de un activo fijo.</w:t>
            </w:r>
          </w:p>
        </w:tc>
      </w:tr>
      <w:tr w:rsidR="00F62955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F62955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i/>
                <w:iCs/>
                <w:sz w:val="16"/>
                <w:szCs w:val="16"/>
              </w:rPr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F62955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Default="00EB0363" w:rsidP="00D929B1">
            <w:pPr>
              <w:shd w:val="clear" w:color="auto" w:fill="FFFFFF" w:themeFill="background1"/>
              <w:spacing w:before="20" w:after="20"/>
            </w:pPr>
            <w:r>
              <w:rPr>
                <w:sz w:val="21"/>
                <w:szCs w:val="21"/>
              </w:rPr>
              <w:t>Tema 8: Depreciación y agotamiento de recursos naturales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pStyle w:val="Prrafodelista"/>
              <w:numPr>
                <w:ilvl w:val="0"/>
                <w:numId w:val="6"/>
              </w:numPr>
              <w:shd w:val="clear" w:color="auto" w:fill="FFFFFF" w:themeFill="background1"/>
              <w:spacing w:before="10" w:after="10"/>
            </w:pPr>
            <w:r w:rsidRPr="00D929B1">
              <w:rPr>
                <w:sz w:val="21"/>
                <w:szCs w:val="21"/>
              </w:rPr>
              <w:t>Valor en libros del activo. (C)</w:t>
            </w:r>
          </w:p>
          <w:p w:rsidR="00F62955" w:rsidRPr="00D929B1" w:rsidRDefault="00EB0363" w:rsidP="00D929B1">
            <w:pPr>
              <w:pStyle w:val="Prrafodelista"/>
              <w:numPr>
                <w:ilvl w:val="0"/>
                <w:numId w:val="6"/>
              </w:numPr>
              <w:shd w:val="clear" w:color="auto" w:fill="FFFFFF" w:themeFill="background1"/>
              <w:spacing w:before="10" w:after="10"/>
            </w:pPr>
            <w:r w:rsidRPr="00D929B1">
              <w:rPr>
                <w:sz w:val="21"/>
                <w:szCs w:val="21"/>
              </w:rPr>
              <w:t>Vida útil, valor residual y revisión del método de depreciación según la NIC 16. (C)</w:t>
            </w:r>
          </w:p>
          <w:p w:rsidR="00F62955" w:rsidRPr="00D929B1" w:rsidRDefault="00EB0363" w:rsidP="00D929B1">
            <w:pPr>
              <w:pStyle w:val="Prrafodelista"/>
              <w:numPr>
                <w:ilvl w:val="0"/>
                <w:numId w:val="6"/>
              </w:numPr>
              <w:shd w:val="clear" w:color="auto" w:fill="FFFFFF" w:themeFill="background1"/>
              <w:spacing w:before="10" w:after="10"/>
            </w:pPr>
            <w:r w:rsidRPr="00D929B1">
              <w:rPr>
                <w:sz w:val="21"/>
                <w:szCs w:val="21"/>
              </w:rPr>
              <w:t>Métodos de depreciación: línea recta, depreciación acelerada y suma de los dígitos. (C)</w:t>
            </w:r>
          </w:p>
          <w:p w:rsidR="00F62955" w:rsidRPr="00D929B1" w:rsidRDefault="00EB0363" w:rsidP="00D929B1">
            <w:pPr>
              <w:pStyle w:val="Prrafodelista"/>
              <w:numPr>
                <w:ilvl w:val="0"/>
                <w:numId w:val="6"/>
              </w:numPr>
              <w:shd w:val="clear" w:color="auto" w:fill="FFFFFF" w:themeFill="background1"/>
              <w:spacing w:before="10" w:after="10"/>
            </w:pPr>
            <w:r w:rsidRPr="00D929B1">
              <w:rPr>
                <w:sz w:val="21"/>
                <w:szCs w:val="21"/>
              </w:rPr>
              <w:t>Depreciación por interés compuesto. (C)</w:t>
            </w:r>
          </w:p>
          <w:p w:rsidR="00F62955" w:rsidRPr="00D929B1" w:rsidRDefault="00EB0363" w:rsidP="00D929B1">
            <w:pPr>
              <w:pStyle w:val="Prrafodelista"/>
              <w:numPr>
                <w:ilvl w:val="0"/>
                <w:numId w:val="6"/>
              </w:numPr>
              <w:shd w:val="clear" w:color="auto" w:fill="FFFFFF" w:themeFill="background1"/>
              <w:spacing w:before="10" w:after="10"/>
            </w:pPr>
            <w:r w:rsidRPr="00D929B1">
              <w:rPr>
                <w:sz w:val="21"/>
                <w:szCs w:val="21"/>
              </w:rPr>
              <w:t>Depreciación por horas trabajadas y por unidades producidas. (C)</w:t>
            </w:r>
          </w:p>
          <w:p w:rsidR="00F62955" w:rsidRPr="00D929B1" w:rsidRDefault="00EB0363" w:rsidP="00D929B1">
            <w:pPr>
              <w:pStyle w:val="Prrafodelista"/>
              <w:numPr>
                <w:ilvl w:val="0"/>
                <w:numId w:val="6"/>
              </w:numPr>
              <w:shd w:val="clear" w:color="auto" w:fill="FFFFFF" w:themeFill="background1"/>
              <w:spacing w:before="10" w:after="10"/>
            </w:pPr>
            <w:r w:rsidRPr="00D929B1">
              <w:rPr>
                <w:sz w:val="21"/>
                <w:szCs w:val="21"/>
              </w:rPr>
              <w:t>Fondos de amortización para la reposición de activos. (C)</w:t>
            </w:r>
          </w:p>
          <w:p w:rsidR="00F62955" w:rsidRPr="00D929B1" w:rsidRDefault="00EB0363" w:rsidP="00D929B1">
            <w:pPr>
              <w:pStyle w:val="Prrafodelista"/>
              <w:numPr>
                <w:ilvl w:val="0"/>
                <w:numId w:val="6"/>
              </w:numPr>
              <w:shd w:val="clear" w:color="auto" w:fill="FFFFFF" w:themeFill="background1"/>
              <w:spacing w:before="10" w:after="10"/>
            </w:pPr>
            <w:r w:rsidRPr="00D929B1">
              <w:rPr>
                <w:sz w:val="21"/>
                <w:szCs w:val="21"/>
              </w:rPr>
              <w:t>Agotamiento de recursos naturales y uso sostenible del recurso. (C)</w:t>
            </w:r>
          </w:p>
          <w:p w:rsidR="00F62955" w:rsidRPr="00D929B1" w:rsidRDefault="00EB0363" w:rsidP="00D929B1">
            <w:pPr>
              <w:pStyle w:val="Prrafodelista"/>
              <w:numPr>
                <w:ilvl w:val="0"/>
                <w:numId w:val="6"/>
              </w:numPr>
              <w:shd w:val="clear" w:color="auto" w:fill="FFFFFF" w:themeFill="background1"/>
              <w:spacing w:before="10" w:after="10"/>
            </w:pPr>
            <w:r w:rsidRPr="00D929B1">
              <w:rPr>
                <w:sz w:val="21"/>
                <w:szCs w:val="21"/>
              </w:rPr>
              <w:t>Aplicaciones en Excel y casos prácticos, con la verificación y la trazabilidad de los cálculos. (P, T)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pStyle w:val="Prrafodelista"/>
              <w:numPr>
                <w:ilvl w:val="0"/>
                <w:numId w:val="3"/>
              </w:numPr>
              <w:shd w:val="clear" w:color="auto" w:fill="FFFFFF" w:themeFill="background1"/>
              <w:spacing w:before="10" w:after="10"/>
            </w:pPr>
            <w:r w:rsidRPr="00D929B1">
              <w:rPr>
                <w:sz w:val="21"/>
                <w:szCs w:val="21"/>
              </w:rPr>
              <w:t>Nociones de desgaste físico y de obsolescencia técnica de la maquinaria y los equipos.</w:t>
            </w:r>
          </w:p>
        </w:tc>
      </w:tr>
      <w:tr w:rsidR="00F62955">
        <w:trPr>
          <w:cantSplit/>
        </w:trPr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both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 xml:space="preserve">Elemento de competencia 5: </w:t>
            </w:r>
            <w:r w:rsidRPr="00D929B1">
              <w:rPr>
                <w:sz w:val="21"/>
                <w:szCs w:val="21"/>
              </w:rPr>
              <w:t>Evalúa inversiones y títulos valores del mercado financiero boliviano, determinando su valor, su rendimiento y su costo efectivo con las tasas vigentes del sistema financiero nacional.</w:t>
            </w:r>
          </w:p>
        </w:tc>
      </w:tr>
      <w:tr w:rsidR="00F62955"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Criterios de desempeño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F62955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lastRenderedPageBreak/>
              <w:t>1. Evalúa bonos, acciones y proyectos de inversión, determinando su precio, su rendimiento, el VAN, la TIR, el periodo de recuperación y el CAUE.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1.1 Analiza en equipo una emisión de bonos inscrita en la Bolsa Boliviana de Valores y determina su precio teórico.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b/>
                <w:bCs/>
                <w:sz w:val="21"/>
                <w:szCs w:val="21"/>
              </w:rPr>
              <w:t xml:space="preserve">Producto 17: </w:t>
            </w:r>
            <w:r w:rsidRPr="00D929B1">
              <w:rPr>
                <w:sz w:val="21"/>
                <w:szCs w:val="21"/>
              </w:rPr>
              <w:t>Cálculo del precio teórico y del rendimiento de un bono.</w:t>
            </w:r>
          </w:p>
        </w:tc>
      </w:tr>
      <w:tr w:rsidR="00F62955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955" w:rsidRPr="00D929B1" w:rsidRDefault="00F62955" w:rsidP="00D929B1">
            <w:pPr>
              <w:shd w:val="clear" w:color="auto" w:fill="FFFFFF" w:themeFill="background1"/>
            </w:pP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1.2 Defiende ante el curso la decisión de inversión de un proyecto con su flujo de caja, VAN, TIR, periodo de recuperación y CAUE.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b/>
                <w:bCs/>
                <w:sz w:val="21"/>
                <w:szCs w:val="21"/>
              </w:rPr>
              <w:t xml:space="preserve">Producto 18: </w:t>
            </w:r>
            <w:r w:rsidRPr="00D929B1">
              <w:rPr>
                <w:sz w:val="21"/>
                <w:szCs w:val="21"/>
              </w:rPr>
              <w:t>Informe de evaluación financiera de un proyecto de inversión.</w:t>
            </w:r>
          </w:p>
        </w:tc>
      </w:tr>
      <w:tr w:rsidR="00F62955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2. Diferencia las tasas activas, pasivas, nominales, efectivas, de referencia, penales y reales del sistema financiero nacional, calculando la tasa efectiva al cliente con sus cargos y comisiones.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2.1 Compara en el laboratorio de cómputo las tasas activas y pasivas de tres entidades financieras.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b/>
                <w:bCs/>
                <w:sz w:val="21"/>
                <w:szCs w:val="21"/>
              </w:rPr>
              <w:t xml:space="preserve">Producto 19: </w:t>
            </w:r>
            <w:r w:rsidRPr="00D929B1">
              <w:rPr>
                <w:sz w:val="21"/>
                <w:szCs w:val="21"/>
              </w:rPr>
              <w:t>Cuadro comparativo de tasas activas y pasivas de tres entidades financieras.</w:t>
            </w:r>
          </w:p>
        </w:tc>
      </w:tr>
      <w:tr w:rsidR="00F62955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955" w:rsidRPr="00D929B1" w:rsidRDefault="00F62955" w:rsidP="00D929B1">
            <w:pPr>
              <w:shd w:val="clear" w:color="auto" w:fill="FFFFFF" w:themeFill="background1"/>
            </w:pP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2.2 Calcula en aula la tasa efectiva al cliente de un crédito de consumo con sus cargos y comisiones.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b/>
                <w:bCs/>
                <w:sz w:val="21"/>
                <w:szCs w:val="21"/>
              </w:rPr>
              <w:t xml:space="preserve">Producto 20: </w:t>
            </w:r>
            <w:r w:rsidRPr="00D929B1">
              <w:rPr>
                <w:sz w:val="21"/>
                <w:szCs w:val="21"/>
              </w:rPr>
              <w:t>Cálculo de la tasa efectiva al cliente de un crédito de consumo.</w:t>
            </w:r>
          </w:p>
        </w:tc>
      </w:tr>
      <w:tr w:rsidR="00F62955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F62955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i/>
                <w:iCs/>
                <w:sz w:val="16"/>
                <w:szCs w:val="16"/>
              </w:rPr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F62955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4658F" w:rsidRPr="007D7567" w:rsidRDefault="00EB0363" w:rsidP="00D929B1">
            <w:pPr>
              <w:shd w:val="clear" w:color="auto" w:fill="FFFFFF" w:themeFill="background1"/>
              <w:spacing w:before="20" w:after="20"/>
              <w:rPr>
                <w:sz w:val="21"/>
                <w:szCs w:val="21"/>
              </w:rPr>
            </w:pPr>
            <w:r w:rsidRPr="007D7567">
              <w:rPr>
                <w:sz w:val="21"/>
                <w:szCs w:val="21"/>
              </w:rPr>
              <w:t xml:space="preserve">Tema 9: </w:t>
            </w:r>
            <w:r w:rsidR="0014658F" w:rsidRPr="007D7567">
              <w:rPr>
                <w:sz w:val="21"/>
                <w:szCs w:val="21"/>
              </w:rPr>
              <w:t>Introducción a la Bolsa de Valores</w:t>
            </w:r>
          </w:p>
          <w:p w:rsidR="00F62955" w:rsidRPr="007D7567" w:rsidRDefault="00EB0363" w:rsidP="00D929B1">
            <w:pPr>
              <w:shd w:val="clear" w:color="auto" w:fill="FFFFFF" w:themeFill="background1"/>
              <w:spacing w:before="20" w:after="20"/>
            </w:pPr>
            <w:del w:id="9005" w:author="Comisión de revisión 4.5" w:date="2026-10-13T00:00:00Z">
              <w:r>
                <w:rPr>
                  <w:sz w:val="21"/>
                  <w:szCs w:val="21"/>
                </w:rPr>
                <w:delText xml:space="preserve">Tema10:Valoración de bonos</w:delText>
              </w:r>
            </w:del>
            <w:ins w:id="9006" w:author="Comisión de revisión 4.5" w:date="2026-10-13T00:00:00Z">
              <w:r>
                <w:rPr>
                  <w:sz w:val="21"/>
                  <w:szCs w:val="21"/>
                </w:rPr>
                <w:t xml:space="preserve">Tema 10: Valoración de bonos</w:t>
              </w:r>
            </w:ins>
            <w:r>
              <w:rPr>
                <w:sz w:val="21"/>
                <w:szCs w:val="21"/>
              </w:rPr>
              <w:t xml:space="preserve"> y acciones</w:t>
            </w:r>
          </w:p>
          <w:p w:rsidR="00F62955" w:rsidRPr="007D7567" w:rsidRDefault="00EB0363" w:rsidP="00D929B1">
            <w:pPr>
              <w:shd w:val="clear" w:color="auto" w:fill="FFFFFF" w:themeFill="background1"/>
              <w:spacing w:before="20" w:after="20"/>
            </w:pPr>
            <w:r w:rsidRPr="007D7567">
              <w:rPr>
                <w:sz w:val="21"/>
                <w:szCs w:val="21"/>
              </w:rPr>
              <w:t>Tema 11: Criterios de valoración de inversiones</w:t>
            </w:r>
          </w:p>
          <w:p w:rsidR="00F62955" w:rsidRPr="007D7567" w:rsidRDefault="00EB0363" w:rsidP="00D929B1">
            <w:pPr>
              <w:shd w:val="clear" w:color="auto" w:fill="FFFFFF" w:themeFill="background1"/>
              <w:spacing w:before="20" w:after="20"/>
            </w:pPr>
            <w:r w:rsidRPr="007D7567">
              <w:rPr>
                <w:sz w:val="21"/>
                <w:szCs w:val="21"/>
              </w:rPr>
              <w:t>Tema 12: Tasas del sistema financiero nacional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1718" w:rsidRPr="001C1718" w:rsidRDefault="0014658F" w:rsidP="001C1718">
            <w:pPr>
              <w:pStyle w:val="Prrafodelista"/>
              <w:numPr>
                <w:ilvl w:val="0"/>
                <w:numId w:val="7"/>
              </w:numPr>
              <w:shd w:val="clear" w:color="auto" w:fill="FFFFFF" w:themeFill="background1"/>
              <w:spacing w:before="10" w:after="10"/>
            </w:pPr>
            <w:r>
              <w:t xml:space="preserve">Fundamentos del </w:t>
            </w:r>
            <w:del w:id="9001" w:author="Comisión de revisión 4.5" w:date="2026-10-13T00:00:00Z">
              <w:r>
                <w:delText xml:space="preserve">mercado de valores: Concepto, función</w:delText>
              </w:r>
            </w:del>
            <w:ins w:id="9002" w:author="Comisión de revisión 4.5" w:date="2026-10-13T00:00:00Z">
              <w:r>
                <w:t xml:space="preserve">mercado de valores: concepto, función</w:t>
              </w:r>
            </w:ins>
            <w:r>
              <w:t xml:space="preserve"> económica y diferencia entre el mercado financiero (bancos) y el mercado bursátil.</w:t>
            </w:r>
            <w:r w:rsidR="001C1718">
              <w:t xml:space="preserve"> (C) </w:t>
            </w:r>
          </w:p>
          <w:p w:rsidR="001C1718" w:rsidRPr="001C1718" w:rsidRDefault="001C1718" w:rsidP="001C1718">
            <w:pPr>
              <w:pStyle w:val="Prrafodelista"/>
              <w:numPr>
                <w:ilvl w:val="0"/>
                <w:numId w:val="7"/>
              </w:numPr>
              <w:shd w:val="clear" w:color="auto" w:fill="FFFFFF" w:themeFill="background1"/>
              <w:spacing w:before="10" w:after="10"/>
            </w:pPr>
            <w:del w:id="9003" w:author="Comisión de revisión 4.5" w:date="2026-10-13T00:00:00Z">
              <w:r>
                <w:delText xml:space="preserve">Simulador de inversiones en bolsa, (T)</w:delText>
              </w:r>
            </w:del>
            <w:ins w:id="9004" w:author="Comisión de revisión 4.5" w:date="2026-10-13T00:00:00Z">
              <w:r>
                <w:t xml:space="preserve">Simulador de inversiones en bolsa. (T)</w:t>
              </w:r>
            </w:ins>
          </w:p>
          <w:p w:rsidR="00F62955" w:rsidRPr="007D7567" w:rsidRDefault="00EB0363" w:rsidP="001C1718">
            <w:pPr>
              <w:pStyle w:val="Prrafodelista"/>
              <w:numPr>
                <w:ilvl w:val="0"/>
                <w:numId w:val="7"/>
              </w:numPr>
              <w:shd w:val="clear" w:color="auto" w:fill="FFFFFF" w:themeFill="background1"/>
              <w:spacing w:before="10" w:after="10"/>
            </w:pPr>
            <w:r w:rsidRPr="001C1718">
              <w:rPr>
                <w:sz w:val="21"/>
                <w:szCs w:val="21"/>
              </w:rPr>
              <w:t>Valoración de bonos: precio bajo la par, a la par y sobre la par. (P)</w:t>
            </w:r>
          </w:p>
          <w:p w:rsidR="00F62955" w:rsidRPr="007D7567" w:rsidRDefault="00EB0363" w:rsidP="00D929B1">
            <w:pPr>
              <w:pStyle w:val="Prrafodelista"/>
              <w:numPr>
                <w:ilvl w:val="0"/>
                <w:numId w:val="7"/>
              </w:numPr>
              <w:shd w:val="clear" w:color="auto" w:fill="FFFFFF" w:themeFill="background1"/>
              <w:spacing w:before="10" w:after="10"/>
            </w:pPr>
            <w:r w:rsidRPr="007D7567">
              <w:rPr>
                <w:sz w:val="21"/>
                <w:szCs w:val="21"/>
              </w:rPr>
              <w:t>Tipos de bonos y tasa de rendimiento. (C)</w:t>
            </w:r>
          </w:p>
          <w:p w:rsidR="00F62955" w:rsidRPr="007D7567" w:rsidRDefault="00EB0363" w:rsidP="00D929B1">
            <w:pPr>
              <w:pStyle w:val="Prrafodelista"/>
              <w:numPr>
                <w:ilvl w:val="0"/>
                <w:numId w:val="7"/>
              </w:numPr>
              <w:shd w:val="clear" w:color="auto" w:fill="FFFFFF" w:themeFill="background1"/>
              <w:spacing w:before="10" w:after="10"/>
            </w:pPr>
            <w:r w:rsidRPr="007D7567">
              <w:rPr>
                <w:sz w:val="21"/>
                <w:szCs w:val="21"/>
              </w:rPr>
              <w:t>Cálculo del valor de bonos y riesgo de tasa de interés. (P)</w:t>
            </w:r>
          </w:p>
          <w:p w:rsidR="00F62955" w:rsidRPr="007D7567" w:rsidRDefault="00EB0363" w:rsidP="00D929B1">
            <w:pPr>
              <w:pStyle w:val="Prrafodelista"/>
              <w:numPr>
                <w:ilvl w:val="0"/>
                <w:numId w:val="7"/>
              </w:numPr>
              <w:shd w:val="clear" w:color="auto" w:fill="FFFFFF" w:themeFill="background1"/>
              <w:spacing w:before="10" w:after="10"/>
            </w:pPr>
            <w:r w:rsidRPr="007D7567">
              <w:rPr>
                <w:sz w:val="21"/>
                <w:szCs w:val="21"/>
              </w:rPr>
              <w:t>Valoración de acciones. (P)</w:t>
            </w:r>
          </w:p>
          <w:p w:rsidR="00F62955" w:rsidRPr="007D7567" w:rsidRDefault="00EB0363" w:rsidP="00D929B1">
            <w:pPr>
              <w:pStyle w:val="Prrafodelista"/>
              <w:numPr>
                <w:ilvl w:val="0"/>
                <w:numId w:val="7"/>
              </w:numPr>
              <w:shd w:val="clear" w:color="auto" w:fill="FFFFFF" w:themeFill="background1"/>
              <w:spacing w:before="10" w:after="10"/>
            </w:pPr>
            <w:r w:rsidRPr="007D7567">
              <w:rPr>
                <w:sz w:val="21"/>
                <w:szCs w:val="21"/>
              </w:rPr>
              <w:t>Periodo de recuperación de la inversión (</w:t>
            </w:r>
            <w:proofErr w:type="spellStart"/>
            <w:r w:rsidRPr="007D7567">
              <w:rPr>
                <w:sz w:val="21"/>
                <w:szCs w:val="21"/>
              </w:rPr>
              <w:t>payback</w:t>
            </w:r>
            <w:proofErr w:type="spellEnd"/>
            <w:r w:rsidRPr="007D7567">
              <w:rPr>
                <w:sz w:val="21"/>
                <w:szCs w:val="21"/>
              </w:rPr>
              <w:t>). (C)</w:t>
            </w:r>
          </w:p>
          <w:p w:rsidR="00F62955" w:rsidRPr="007D7567" w:rsidRDefault="00EB0363" w:rsidP="00D929B1">
            <w:pPr>
              <w:pStyle w:val="Prrafodelista"/>
              <w:numPr>
                <w:ilvl w:val="0"/>
                <w:numId w:val="7"/>
              </w:numPr>
              <w:shd w:val="clear" w:color="auto" w:fill="FFFFFF" w:themeFill="background1"/>
              <w:spacing w:before="10" w:after="10"/>
            </w:pPr>
            <w:r w:rsidRPr="007D7567">
              <w:rPr>
                <w:sz w:val="21"/>
                <w:szCs w:val="21"/>
              </w:rPr>
              <w:t>Valor Actual Neto (VAN) y su representación gráfica. (C)</w:t>
            </w:r>
          </w:p>
          <w:p w:rsidR="00F62955" w:rsidRPr="007D7567" w:rsidRDefault="00EB0363" w:rsidP="00D929B1">
            <w:pPr>
              <w:pStyle w:val="Prrafodelista"/>
              <w:numPr>
                <w:ilvl w:val="0"/>
                <w:numId w:val="7"/>
              </w:numPr>
              <w:shd w:val="clear" w:color="auto" w:fill="FFFFFF" w:themeFill="background1"/>
              <w:spacing w:before="10" w:after="10"/>
            </w:pPr>
            <w:r w:rsidRPr="007D7567">
              <w:rPr>
                <w:sz w:val="21"/>
                <w:szCs w:val="21"/>
              </w:rPr>
              <w:t>Tasa Interna de Retorno (TIR). (C)</w:t>
            </w:r>
          </w:p>
          <w:p w:rsidR="00F62955" w:rsidRPr="007D7567" w:rsidRDefault="00EB0363" w:rsidP="00D929B1">
            <w:pPr>
              <w:pStyle w:val="Prrafodelista"/>
              <w:numPr>
                <w:ilvl w:val="0"/>
                <w:numId w:val="7"/>
              </w:numPr>
              <w:shd w:val="clear" w:color="auto" w:fill="FFFFFF" w:themeFill="background1"/>
              <w:spacing w:before="10" w:after="10"/>
            </w:pPr>
            <w:r w:rsidRPr="007D7567">
              <w:rPr>
                <w:sz w:val="21"/>
                <w:szCs w:val="21"/>
              </w:rPr>
              <w:t>Costo Anual Uniforme Equivalente (CAUE). (C)</w:t>
            </w:r>
          </w:p>
          <w:p w:rsidR="00F62955" w:rsidRPr="007D7567" w:rsidRDefault="00EB0363" w:rsidP="00D929B1">
            <w:pPr>
              <w:pStyle w:val="Prrafodelista"/>
              <w:numPr>
                <w:ilvl w:val="0"/>
                <w:numId w:val="7"/>
              </w:numPr>
              <w:shd w:val="clear" w:color="auto" w:fill="FFFFFF" w:themeFill="background1"/>
              <w:spacing w:before="10" w:after="10"/>
            </w:pPr>
            <w:r w:rsidRPr="007D7567">
              <w:rPr>
                <w:sz w:val="21"/>
                <w:szCs w:val="21"/>
              </w:rPr>
              <w:t>Análisis de sensibilidad y riesgo de un proyecto de inversión. (P)</w:t>
            </w:r>
          </w:p>
          <w:p w:rsidR="00F62955" w:rsidRPr="007D7567" w:rsidRDefault="00EB0363" w:rsidP="00D929B1">
            <w:pPr>
              <w:pStyle w:val="Prrafodelista"/>
              <w:numPr>
                <w:ilvl w:val="0"/>
                <w:numId w:val="7"/>
              </w:numPr>
              <w:shd w:val="clear" w:color="auto" w:fill="FFFFFF" w:themeFill="background1"/>
              <w:spacing w:before="10" w:after="10"/>
            </w:pPr>
            <w:r w:rsidRPr="007D7567">
              <w:rPr>
                <w:sz w:val="21"/>
                <w:szCs w:val="21"/>
              </w:rPr>
              <w:t>Tasa de interés activa y pasiva, nominal y efectiva. (C)</w:t>
            </w:r>
          </w:p>
          <w:p w:rsidR="00F62955" w:rsidRPr="007D7567" w:rsidRDefault="00EB0363" w:rsidP="00D929B1">
            <w:pPr>
              <w:pStyle w:val="Prrafodelista"/>
              <w:numPr>
                <w:ilvl w:val="0"/>
                <w:numId w:val="7"/>
              </w:numPr>
              <w:shd w:val="clear" w:color="auto" w:fill="FFFFFF" w:themeFill="background1"/>
              <w:spacing w:before="10" w:after="10"/>
            </w:pPr>
            <w:r w:rsidRPr="007D7567">
              <w:rPr>
                <w:sz w:val="21"/>
                <w:szCs w:val="21"/>
              </w:rPr>
              <w:t>Consolidación de tasas de interés y tasa de interés efectiva al cliente. (C)</w:t>
            </w:r>
          </w:p>
          <w:p w:rsidR="00F62955" w:rsidRPr="007D7567" w:rsidRDefault="00EB0363" w:rsidP="00D929B1">
            <w:pPr>
              <w:pStyle w:val="Prrafodelista"/>
              <w:numPr>
                <w:ilvl w:val="0"/>
                <w:numId w:val="7"/>
              </w:numPr>
              <w:shd w:val="clear" w:color="auto" w:fill="FFFFFF" w:themeFill="background1"/>
              <w:spacing w:before="10" w:after="10"/>
            </w:pPr>
            <w:r w:rsidRPr="007D7567">
              <w:rPr>
                <w:sz w:val="21"/>
                <w:szCs w:val="21"/>
              </w:rPr>
              <w:t>Tasa de interés de referencia, tasa de interés penal y tasa de interés real. (C)</w:t>
            </w:r>
          </w:p>
          <w:p w:rsidR="00F62955" w:rsidRPr="007D7567" w:rsidRDefault="00EB0363" w:rsidP="00D929B1">
            <w:pPr>
              <w:pStyle w:val="Prrafodelista"/>
              <w:numPr>
                <w:ilvl w:val="0"/>
                <w:numId w:val="7"/>
              </w:numPr>
              <w:shd w:val="clear" w:color="auto" w:fill="FFFFFF" w:themeFill="background1"/>
              <w:spacing w:before="10" w:after="10"/>
            </w:pPr>
            <w:r w:rsidRPr="007D7567">
              <w:rPr>
                <w:sz w:val="21"/>
                <w:szCs w:val="21"/>
              </w:rPr>
              <w:t>Transparencia de la información y protección del consumidor financiero en el cálculo de tasas y cargos. (P, A)</w:t>
            </w:r>
          </w:p>
          <w:p w:rsidR="00F62955" w:rsidRPr="007D7567" w:rsidRDefault="00EB0363" w:rsidP="00D929B1">
            <w:pPr>
              <w:pStyle w:val="Prrafodelista"/>
              <w:numPr>
                <w:ilvl w:val="0"/>
                <w:numId w:val="7"/>
              </w:numPr>
              <w:shd w:val="clear" w:color="auto" w:fill="FFFFFF" w:themeFill="background1"/>
              <w:spacing w:before="10" w:after="10"/>
            </w:pPr>
            <w:r w:rsidRPr="007D7567">
              <w:rPr>
                <w:sz w:val="21"/>
                <w:szCs w:val="21"/>
              </w:rPr>
              <w:t>Aplicaciones en Excel y casos prácticos, con la verificación y la trazabilidad de los cálculos. (P, T)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Default="00EB0363" w:rsidP="00D929B1">
            <w:pPr>
              <w:pStyle w:val="Prrafodelista"/>
              <w:numPr>
                <w:ilvl w:val="0"/>
                <w:numId w:val="3"/>
              </w:numPr>
              <w:shd w:val="clear" w:color="auto" w:fill="FFFFFF" w:themeFill="background1"/>
              <w:spacing w:before="10" w:after="10"/>
            </w:pPr>
            <w:r w:rsidRPr="00D929B1">
              <w:rPr>
                <w:sz w:val="21"/>
                <w:szCs w:val="21"/>
              </w:rPr>
              <w:t>Lectura de boletines de cotizaciones de valores de renta fija.</w:t>
            </w:r>
          </w:p>
        </w:tc>
      </w:tr>
      <w:tr w:rsidR="00F62955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lastRenderedPageBreak/>
              <w:t>Actividades</w:t>
            </w:r>
          </w:p>
        </w:tc>
      </w:tr>
      <w:tr w:rsidR="00F62955"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En clase</w:t>
            </w: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Autónomas</w:t>
            </w:r>
          </w:p>
        </w:tc>
        <w:tc>
          <w:tcPr>
            <w:tcW w:w="16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B-</w:t>
            </w:r>
            <w:proofErr w:type="spellStart"/>
            <w:r w:rsidRPr="00D929B1">
              <w:rPr>
                <w:b/>
                <w:bCs/>
                <w:i/>
                <w:iCs/>
                <w:sz w:val="21"/>
                <w:szCs w:val="21"/>
              </w:rPr>
              <w:t>Learning</w:t>
            </w:r>
            <w:proofErr w:type="spellEnd"/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Taller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Investigación/Práctica</w:t>
            </w:r>
          </w:p>
        </w:tc>
      </w:tr>
      <w:tr w:rsidR="00F62955"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sz w:val="21"/>
                <w:szCs w:val="21"/>
              </w:rPr>
              <w:t>Exposición dialogada del valor del dinero en el tiempo con operaciones del comercio boliviano.</w:t>
            </w:r>
          </w:p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sz w:val="21"/>
                <w:szCs w:val="21"/>
              </w:rPr>
              <w:t>Resolución guiada de ejercicios de interés, rentas y amortización con diagramas de tiempo.</w:t>
            </w:r>
          </w:p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sz w:val="21"/>
                <w:szCs w:val="21"/>
              </w:rPr>
              <w:t>Demostración en hoja de cálculo de las funciones financieras VF, VA, PAGO, TASA, VNA y TIR.</w:t>
            </w:r>
          </w:p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sz w:val="21"/>
                <w:szCs w:val="21"/>
              </w:rPr>
              <w:t>Análisis de planes de pagos y de ofertas de crédito de entidades financieras.</w:t>
            </w:r>
          </w:p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sz w:val="21"/>
                <w:szCs w:val="21"/>
              </w:rPr>
              <w:t>Preguntas de comprensión sobre la elección de la fórmula según el tipo de operación.</w:t>
            </w: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sz w:val="21"/>
                <w:szCs w:val="21"/>
              </w:rPr>
              <w:t>Resolución de guías de ejercicios al cierre de cada tema.</w:t>
            </w:r>
          </w:p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sz w:val="21"/>
                <w:szCs w:val="21"/>
              </w:rPr>
              <w:t>Lectura de la normativa de la ASFI sobre tasas de interés.</w:t>
            </w:r>
          </w:p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sz w:val="21"/>
                <w:szCs w:val="21"/>
              </w:rPr>
              <w:t>Construcción progresiva de un libro personal de hoja de cálculo financiera.</w:t>
            </w:r>
          </w:p>
        </w:tc>
        <w:tc>
          <w:tcPr>
            <w:tcW w:w="16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sz w:val="21"/>
                <w:szCs w:val="21"/>
              </w:rPr>
              <w:t>Cuestionarios de comprensión en la plataforma Moodle UMSA.</w:t>
            </w:r>
          </w:p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sz w:val="21"/>
                <w:szCs w:val="21"/>
              </w:rPr>
              <w:t>Foros de consulta sobre ejercicios resueltos.</w:t>
            </w:r>
          </w:p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proofErr w:type="spellStart"/>
            <w:r w:rsidRPr="00D929B1">
              <w:rPr>
                <w:sz w:val="21"/>
                <w:szCs w:val="21"/>
              </w:rPr>
              <w:t>Videotutoriales</w:t>
            </w:r>
            <w:proofErr w:type="spellEnd"/>
            <w:r w:rsidRPr="00D929B1">
              <w:rPr>
                <w:sz w:val="21"/>
                <w:szCs w:val="21"/>
              </w:rPr>
              <w:t xml:space="preserve"> de funciones financieras de Excel.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sz w:val="21"/>
                <w:szCs w:val="21"/>
              </w:rPr>
              <w:t>Laboratorio de hoja de cálculo por tema.</w:t>
            </w:r>
          </w:p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sz w:val="21"/>
                <w:szCs w:val="21"/>
              </w:rPr>
              <w:t>Resolución colaborativa de casos prácticos.</w:t>
            </w:r>
          </w:p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sz w:val="21"/>
                <w:szCs w:val="21"/>
              </w:rPr>
              <w:t>Simulación de negociación de una deuda entre acreedor y deudor.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sz w:val="21"/>
                <w:szCs w:val="21"/>
              </w:rPr>
              <w:t>Recopilación de tasas vigentes de entidades financieras.</w:t>
            </w:r>
          </w:p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sz w:val="21"/>
                <w:szCs w:val="21"/>
              </w:rPr>
              <w:t>Revisión de prospectos de emisión de la Bolsa Boliviana de Valores.</w:t>
            </w:r>
          </w:p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sz w:val="21"/>
                <w:szCs w:val="21"/>
              </w:rPr>
              <w:t>Análisis de un plan de pagos real de un crédito.</w:t>
            </w:r>
          </w:p>
        </w:tc>
      </w:tr>
      <w:tr w:rsidR="00F62955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Estrategias de aprendizaje y enseñanza</w:t>
            </w:r>
          </w:p>
        </w:tc>
        <w:tc>
          <w:tcPr>
            <w:tcW w:w="747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pStyle w:val="Prrafodelista"/>
              <w:numPr>
                <w:ilvl w:val="0"/>
                <w:numId w:val="3"/>
              </w:numPr>
              <w:shd w:val="clear" w:color="auto" w:fill="FFFFFF" w:themeFill="background1"/>
              <w:spacing w:before="10" w:after="10"/>
            </w:pPr>
            <w:r w:rsidRPr="00D929B1">
              <w:rPr>
                <w:sz w:val="21"/>
                <w:szCs w:val="21"/>
              </w:rPr>
              <w:t>Aprendizaje basado en problemas con casos del sistema financiero boliviano.</w:t>
            </w:r>
          </w:p>
          <w:p w:rsidR="00F62955" w:rsidRPr="00D929B1" w:rsidRDefault="00EB0363" w:rsidP="00D929B1">
            <w:pPr>
              <w:pStyle w:val="Prrafodelista"/>
              <w:numPr>
                <w:ilvl w:val="0"/>
                <w:numId w:val="3"/>
              </w:numPr>
              <w:shd w:val="clear" w:color="auto" w:fill="FFFFFF" w:themeFill="background1"/>
              <w:spacing w:before="10" w:after="10"/>
            </w:pPr>
            <w:r w:rsidRPr="00D929B1">
              <w:rPr>
                <w:sz w:val="21"/>
                <w:szCs w:val="21"/>
              </w:rPr>
              <w:t>Resolución guiada de ejercicios en orden de dificultad creciente.</w:t>
            </w:r>
          </w:p>
          <w:p w:rsidR="00F62955" w:rsidRPr="00D929B1" w:rsidRDefault="00EB0363" w:rsidP="00D929B1">
            <w:pPr>
              <w:pStyle w:val="Prrafodelista"/>
              <w:numPr>
                <w:ilvl w:val="0"/>
                <w:numId w:val="3"/>
              </w:numPr>
              <w:shd w:val="clear" w:color="auto" w:fill="FFFFFF" w:themeFill="background1"/>
              <w:spacing w:before="10" w:after="10"/>
            </w:pPr>
            <w:r w:rsidRPr="00D929B1">
              <w:rPr>
                <w:sz w:val="21"/>
                <w:szCs w:val="21"/>
              </w:rPr>
              <w:t>Laboratorio de hoja de cálculo aplicado a cada tema.</w:t>
            </w:r>
          </w:p>
          <w:p w:rsidR="00F62955" w:rsidRPr="00D929B1" w:rsidRDefault="00EB0363" w:rsidP="00D929B1">
            <w:pPr>
              <w:pStyle w:val="Prrafodelista"/>
              <w:numPr>
                <w:ilvl w:val="0"/>
                <w:numId w:val="3"/>
              </w:numPr>
              <w:shd w:val="clear" w:color="auto" w:fill="FFFFFF" w:themeFill="background1"/>
              <w:spacing w:before="10" w:after="10"/>
            </w:pPr>
            <w:r w:rsidRPr="00D929B1">
              <w:rPr>
                <w:sz w:val="21"/>
                <w:szCs w:val="21"/>
              </w:rPr>
              <w:t>Estudio de casos reales de crédito, ahorro e inversión.</w:t>
            </w:r>
          </w:p>
          <w:p w:rsidR="00F62955" w:rsidRPr="00D929B1" w:rsidRDefault="00EB0363" w:rsidP="00D929B1">
            <w:pPr>
              <w:pStyle w:val="Prrafodelista"/>
              <w:numPr>
                <w:ilvl w:val="0"/>
                <w:numId w:val="3"/>
              </w:numPr>
              <w:shd w:val="clear" w:color="auto" w:fill="FFFFFF" w:themeFill="background1"/>
              <w:spacing w:before="10" w:after="10"/>
            </w:pPr>
            <w:r w:rsidRPr="00D929B1">
              <w:rPr>
                <w:sz w:val="21"/>
                <w:szCs w:val="21"/>
              </w:rPr>
              <w:t>Trabajo colaborativo en equipos de análisis.</w:t>
            </w:r>
          </w:p>
          <w:p w:rsidR="00F62955" w:rsidRPr="00D929B1" w:rsidRDefault="00EB0363" w:rsidP="00D929B1">
            <w:pPr>
              <w:pStyle w:val="Prrafodelista"/>
              <w:numPr>
                <w:ilvl w:val="0"/>
                <w:numId w:val="3"/>
              </w:numPr>
              <w:shd w:val="clear" w:color="auto" w:fill="FFFFFF" w:themeFill="background1"/>
              <w:spacing w:before="10" w:after="10"/>
            </w:pPr>
            <w:r w:rsidRPr="00D929B1">
              <w:rPr>
                <w:sz w:val="21"/>
                <w:szCs w:val="21"/>
              </w:rPr>
              <w:t>Clase invertida para los contenidos normativos sobre tasas de interés.</w:t>
            </w:r>
          </w:p>
        </w:tc>
      </w:tr>
      <w:tr w:rsidR="00F62955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Recursos para el aprendizaje</w:t>
            </w:r>
          </w:p>
        </w:tc>
        <w:tc>
          <w:tcPr>
            <w:tcW w:w="747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pStyle w:val="Prrafodelista"/>
              <w:numPr>
                <w:ilvl w:val="0"/>
                <w:numId w:val="3"/>
              </w:numPr>
              <w:shd w:val="clear" w:color="auto" w:fill="FFFFFF" w:themeFill="background1"/>
              <w:spacing w:before="10" w:after="10"/>
            </w:pPr>
            <w:r w:rsidRPr="00D929B1">
              <w:rPr>
                <w:sz w:val="21"/>
                <w:szCs w:val="21"/>
              </w:rPr>
              <w:t>Plataforma Moodle UMSA.</w:t>
            </w:r>
          </w:p>
          <w:p w:rsidR="00F62955" w:rsidRPr="00D929B1" w:rsidRDefault="00EB0363" w:rsidP="00D929B1">
            <w:pPr>
              <w:pStyle w:val="Prrafodelista"/>
              <w:numPr>
                <w:ilvl w:val="0"/>
                <w:numId w:val="3"/>
              </w:numPr>
              <w:shd w:val="clear" w:color="auto" w:fill="FFFFFF" w:themeFill="background1"/>
              <w:spacing w:before="10" w:after="10"/>
            </w:pPr>
            <w:r w:rsidRPr="00D929B1">
              <w:rPr>
                <w:sz w:val="21"/>
                <w:szCs w:val="21"/>
              </w:rPr>
              <w:t xml:space="preserve">Hoja de cálculo Microsoft Excel o Google </w:t>
            </w:r>
            <w:proofErr w:type="spellStart"/>
            <w:r w:rsidRPr="00D929B1">
              <w:rPr>
                <w:sz w:val="21"/>
                <w:szCs w:val="21"/>
              </w:rPr>
              <w:t>Sheets</w:t>
            </w:r>
            <w:proofErr w:type="spellEnd"/>
            <w:r w:rsidRPr="00D929B1">
              <w:rPr>
                <w:sz w:val="21"/>
                <w:szCs w:val="21"/>
              </w:rPr>
              <w:t xml:space="preserve"> con funciones financieras.</w:t>
            </w:r>
          </w:p>
          <w:p w:rsidR="00F62955" w:rsidRPr="00D929B1" w:rsidRDefault="00EB0363" w:rsidP="00D929B1">
            <w:pPr>
              <w:pStyle w:val="Prrafodelista"/>
              <w:numPr>
                <w:ilvl w:val="0"/>
                <w:numId w:val="3"/>
              </w:numPr>
              <w:shd w:val="clear" w:color="auto" w:fill="FFFFFF" w:themeFill="background1"/>
              <w:spacing w:before="10" w:after="10"/>
            </w:pPr>
            <w:r w:rsidRPr="00D929B1">
              <w:rPr>
                <w:sz w:val="21"/>
                <w:szCs w:val="21"/>
              </w:rPr>
              <w:t>Calculadora científica o financiera.</w:t>
            </w:r>
          </w:p>
          <w:p w:rsidR="00F62955" w:rsidRPr="00D929B1" w:rsidRDefault="00EB0363" w:rsidP="00D929B1">
            <w:pPr>
              <w:pStyle w:val="Prrafodelista"/>
              <w:numPr>
                <w:ilvl w:val="0"/>
                <w:numId w:val="3"/>
              </w:numPr>
              <w:shd w:val="clear" w:color="auto" w:fill="FFFFFF" w:themeFill="background1"/>
              <w:spacing w:before="10" w:after="10"/>
            </w:pPr>
            <w:r w:rsidRPr="00D929B1">
              <w:rPr>
                <w:sz w:val="21"/>
                <w:szCs w:val="21"/>
              </w:rPr>
              <w:t>Portales institucionales de la ASFI, el Banco Central de Bolivia, la Bolsa Boliviana de Valores y el INE.</w:t>
            </w:r>
          </w:p>
          <w:p w:rsidR="00F62955" w:rsidRPr="00D929B1" w:rsidRDefault="00EB0363" w:rsidP="00D929B1">
            <w:pPr>
              <w:pStyle w:val="Prrafodelista"/>
              <w:numPr>
                <w:ilvl w:val="0"/>
                <w:numId w:val="3"/>
              </w:numPr>
              <w:shd w:val="clear" w:color="auto" w:fill="FFFFFF" w:themeFill="background1"/>
              <w:spacing w:before="10" w:after="10"/>
            </w:pPr>
            <w:r w:rsidRPr="00D929B1">
              <w:rPr>
                <w:sz w:val="21"/>
                <w:szCs w:val="21"/>
              </w:rPr>
              <w:t>Guías de ejercicios y casos elaborados por la cátedra.</w:t>
            </w:r>
          </w:p>
        </w:tc>
      </w:tr>
      <w:tr w:rsidR="00F62955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Estrategias de evaluación</w:t>
            </w:r>
          </w:p>
        </w:tc>
        <w:tc>
          <w:tcPr>
            <w:tcW w:w="747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pStyle w:val="Prrafodelista"/>
              <w:numPr>
                <w:ilvl w:val="0"/>
                <w:numId w:val="3"/>
              </w:numPr>
              <w:shd w:val="clear" w:color="auto" w:fill="FFFFFF" w:themeFill="background1"/>
              <w:spacing w:before="10" w:after="10"/>
            </w:pPr>
            <w:r w:rsidRPr="00D929B1">
              <w:rPr>
                <w:sz w:val="21"/>
                <w:szCs w:val="21"/>
              </w:rPr>
              <w:t>Evaluación diagnóstica: prueba inicial de álgebra, porcentajes y progresiones.</w:t>
            </w:r>
          </w:p>
          <w:p w:rsidR="00F62955" w:rsidRPr="00D929B1" w:rsidRDefault="00EB0363" w:rsidP="00D929B1">
            <w:pPr>
              <w:pStyle w:val="Prrafodelista"/>
              <w:numPr>
                <w:ilvl w:val="0"/>
                <w:numId w:val="3"/>
              </w:numPr>
              <w:shd w:val="clear" w:color="auto" w:fill="FFFFFF" w:themeFill="background1"/>
              <w:spacing w:before="10" w:after="10"/>
            </w:pPr>
            <w:r w:rsidRPr="00D929B1">
              <w:rPr>
                <w:sz w:val="21"/>
                <w:szCs w:val="21"/>
              </w:rPr>
              <w:t>Evaluación formativa: preguntas de comprensión y desarrollo de ejercicios prácticos en el aula, con retroalimentación continua, autoevaluación y coevaluación.</w:t>
            </w:r>
          </w:p>
          <w:p w:rsidR="00F62955" w:rsidRPr="00D929B1" w:rsidRDefault="00EB0363" w:rsidP="00D929B1">
            <w:pPr>
              <w:pStyle w:val="Prrafodelista"/>
              <w:numPr>
                <w:ilvl w:val="0"/>
                <w:numId w:val="3"/>
              </w:numPr>
              <w:shd w:val="clear" w:color="auto" w:fill="FFFFFF" w:themeFill="background1"/>
              <w:spacing w:before="10" w:after="10"/>
            </w:pPr>
            <w:r w:rsidRPr="00D929B1">
              <w:rPr>
                <w:sz w:val="21"/>
                <w:szCs w:val="21"/>
              </w:rPr>
              <w:t xml:space="preserve">Evaluación </w:t>
            </w:r>
            <w:proofErr w:type="spellStart"/>
            <w:r w:rsidRPr="00D929B1">
              <w:rPr>
                <w:sz w:val="21"/>
                <w:szCs w:val="21"/>
              </w:rPr>
              <w:t>sumativa</w:t>
            </w:r>
            <w:proofErr w:type="spellEnd"/>
            <w:r w:rsidRPr="00D929B1">
              <w:rPr>
                <w:sz w:val="21"/>
                <w:szCs w:val="21"/>
              </w:rPr>
              <w:t>: controles de lectura y asistencia, evaluación de casos prácticos, trabajos de investigación y desarrollo, exámenes parciales y examen final.</w:t>
            </w:r>
          </w:p>
        </w:tc>
      </w:tr>
      <w:tr w:rsidR="00F62955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Criterios de calificación</w:t>
            </w:r>
          </w:p>
        </w:tc>
        <w:tc>
          <w:tcPr>
            <w:tcW w:w="747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pStyle w:val="Prrafodelista"/>
              <w:numPr>
                <w:ilvl w:val="0"/>
                <w:numId w:val="3"/>
              </w:numPr>
              <w:shd w:val="clear" w:color="auto" w:fill="FFFFFF" w:themeFill="background1"/>
              <w:spacing w:before="10" w:after="10"/>
            </w:pPr>
            <w:r w:rsidRPr="00D929B1">
              <w:rPr>
                <w:sz w:val="21"/>
                <w:szCs w:val="21"/>
              </w:rPr>
              <w:t>Nota mínima de aprobación: 51/100.</w:t>
            </w:r>
          </w:p>
          <w:p w:rsidR="00F62955" w:rsidRPr="00D929B1" w:rsidRDefault="00EB0363" w:rsidP="00D929B1">
            <w:pPr>
              <w:pStyle w:val="Prrafodelista"/>
              <w:numPr>
                <w:ilvl w:val="0"/>
                <w:numId w:val="3"/>
              </w:numPr>
              <w:shd w:val="clear" w:color="auto" w:fill="FFFFFF" w:themeFill="background1"/>
              <w:spacing w:before="10" w:after="10"/>
            </w:pPr>
            <w:r w:rsidRPr="00D929B1">
              <w:rPr>
                <w:sz w:val="21"/>
                <w:szCs w:val="21"/>
              </w:rPr>
              <w:t>Evaluación periódica al finalizar cada tema, basada en evidencias de conocimiento, desempeño y producto.</w:t>
            </w:r>
          </w:p>
          <w:p w:rsidR="00F62955" w:rsidRPr="00D929B1" w:rsidRDefault="00EB0363" w:rsidP="00D929B1">
            <w:pPr>
              <w:pStyle w:val="Prrafodelista"/>
              <w:numPr>
                <w:ilvl w:val="0"/>
                <w:numId w:val="3"/>
              </w:numPr>
              <w:shd w:val="clear" w:color="auto" w:fill="FFFFFF" w:themeFill="background1"/>
              <w:spacing w:before="10" w:after="10"/>
            </w:pPr>
            <w:r w:rsidRPr="00D929B1">
              <w:rPr>
                <w:sz w:val="21"/>
                <w:szCs w:val="21"/>
              </w:rPr>
              <w:lastRenderedPageBreak/>
              <w:t>Cada evidencia de producto se evalúa con su propia rúbrica de tres niveles: Insuficiente, Suficiente y Destacado.</w:t>
            </w:r>
          </w:p>
          <w:p w:rsidR="00F62955" w:rsidRPr="00D929B1" w:rsidRDefault="00EB0363" w:rsidP="00D929B1">
            <w:pPr>
              <w:pStyle w:val="Prrafodelista"/>
              <w:numPr>
                <w:ilvl w:val="0"/>
                <w:numId w:val="3"/>
              </w:numPr>
              <w:shd w:val="clear" w:color="auto" w:fill="FFFFFF" w:themeFill="background1"/>
              <w:spacing w:before="10" w:after="10"/>
            </w:pPr>
            <w:r w:rsidRPr="00D929B1">
              <w:rPr>
                <w:sz w:val="21"/>
                <w:szCs w:val="21"/>
              </w:rPr>
              <w:t>La calificación de cada elemento de competencia suma las calificaciones de sus evidencias de producto.</w:t>
            </w:r>
          </w:p>
        </w:tc>
      </w:tr>
      <w:tr w:rsidR="00F62955">
        <w:trPr>
          <w:cantSplit/>
        </w:trPr>
        <w:tc>
          <w:tcPr>
            <w:tcW w:w="166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lastRenderedPageBreak/>
              <w:t>Niveles de logro y distribución de la calificación</w:t>
            </w:r>
          </w:p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 xml:space="preserve">Producto 1: </w:t>
            </w:r>
            <w:r w:rsidRPr="00D929B1">
              <w:rPr>
                <w:sz w:val="21"/>
                <w:szCs w:val="21"/>
              </w:rPr>
              <w:t>Hoja de capitalización y descuento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5%</w:t>
            </w:r>
          </w:p>
        </w:tc>
      </w:tr>
      <w:tr w:rsidR="00F62955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955" w:rsidRDefault="00F62955" w:rsidP="00D929B1">
            <w:pPr>
              <w:shd w:val="clear" w:color="auto" w:fill="FFFFFF" w:themeFill="background1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F62955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955" w:rsidRDefault="00F62955" w:rsidP="00D929B1">
            <w:pPr>
              <w:shd w:val="clear" w:color="auto" w:fill="FFFFFF" w:themeFill="background1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Fórmulas aplicadas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Confunde el interés simple con el compuesto.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Aplica la fórmula que corresponde a cada operación.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Explica la diferencia de resultados entre ambos regímenes.</w:t>
            </w:r>
          </w:p>
        </w:tc>
      </w:tr>
      <w:tr w:rsidR="00F62955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955" w:rsidRDefault="00F62955" w:rsidP="00D929B1">
            <w:pPr>
              <w:shd w:val="clear" w:color="auto" w:fill="FFFFFF" w:themeFill="background1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Descuento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Confunde el descuento racional con el comercial.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Calcula ambos descuentos y el valor líquido.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Compara el costo efectivo de cada descuento.</w:t>
            </w:r>
          </w:p>
        </w:tc>
      </w:tr>
      <w:tr w:rsidR="00F62955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955" w:rsidRDefault="00F62955" w:rsidP="00D929B1">
            <w:pPr>
              <w:shd w:val="clear" w:color="auto" w:fill="FFFFFF" w:themeFill="background1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Funciones financieras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Usa mal los argumentos de VF, VA, TASA o NPER.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Verifica los cálculos con las funciones financieras.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Deja trazables los datos y las fórmulas.</w:t>
            </w:r>
          </w:p>
        </w:tc>
      </w:tr>
      <w:tr w:rsidR="00F62955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955" w:rsidRDefault="00F62955" w:rsidP="00D929B1">
            <w:pPr>
              <w:shd w:val="clear" w:color="auto" w:fill="FFFFFF" w:themeFill="background1"/>
            </w:pPr>
          </w:p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 xml:space="preserve">Producto 2: </w:t>
            </w:r>
            <w:r w:rsidRPr="00D929B1">
              <w:rPr>
                <w:sz w:val="21"/>
                <w:szCs w:val="21"/>
              </w:rPr>
              <w:t>Cuadro de conversión de tasas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5%</w:t>
            </w:r>
          </w:p>
        </w:tc>
      </w:tr>
      <w:tr w:rsidR="00F62955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955" w:rsidRDefault="00F62955" w:rsidP="00D929B1">
            <w:pPr>
              <w:shd w:val="clear" w:color="auto" w:fill="FFFFFF" w:themeFill="background1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F62955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955" w:rsidRDefault="00F62955" w:rsidP="00D929B1">
            <w:pPr>
              <w:shd w:val="clear" w:color="auto" w:fill="FFFFFF" w:themeFill="background1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Periodo de capitalización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Ignora la frecuencia de capitalización.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Identifica la frecuencia de cada tasa.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Advierte el efecto de la frecuencia en el costo.</w:t>
            </w:r>
          </w:p>
        </w:tc>
      </w:tr>
      <w:tr w:rsidR="00F62955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955" w:rsidRDefault="00F62955" w:rsidP="00D929B1">
            <w:pPr>
              <w:shd w:val="clear" w:color="auto" w:fill="FFFFFF" w:themeFill="background1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Conversión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Las tasas convertidas son incorrectas.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Convierte correctamente las tasas.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Comprueba la equivalencia con un mismo capital.</w:t>
            </w:r>
          </w:p>
        </w:tc>
      </w:tr>
      <w:tr w:rsidR="00F62955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955" w:rsidRDefault="00F62955" w:rsidP="00D929B1">
            <w:pPr>
              <w:shd w:val="clear" w:color="auto" w:fill="FFFFFF" w:themeFill="background1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Trabajo en equipo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El cuadro está incompleto.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El equipo presenta el cuadro completo.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El equipo recomienda la oferta más conveniente.</w:t>
            </w:r>
          </w:p>
        </w:tc>
      </w:tr>
      <w:tr w:rsidR="00F62955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955" w:rsidRDefault="00F62955" w:rsidP="00D929B1">
            <w:pPr>
              <w:shd w:val="clear" w:color="auto" w:fill="FFFFFF" w:themeFill="background1"/>
            </w:pPr>
          </w:p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 xml:space="preserve">Producto 3: </w:t>
            </w:r>
            <w:r w:rsidRPr="00D929B1">
              <w:rPr>
                <w:sz w:val="21"/>
                <w:szCs w:val="21"/>
              </w:rPr>
              <w:t>Informe de reprogramación con ecuaciones de valor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5%</w:t>
            </w:r>
          </w:p>
        </w:tc>
      </w:tr>
      <w:tr w:rsidR="00F62955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955" w:rsidRDefault="00F62955" w:rsidP="00D929B1">
            <w:pPr>
              <w:shd w:val="clear" w:color="auto" w:fill="FFFFFF" w:themeFill="background1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F62955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955" w:rsidRDefault="00F62955" w:rsidP="00D929B1">
            <w:pPr>
              <w:shd w:val="clear" w:color="auto" w:fill="FFFFFF" w:themeFill="background1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Fecha focal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No fija una fecha focal.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Plantea la ecuación de valor en una fecha focal.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Muestra que el resultado no depende de la fecha en régimen compuesto.</w:t>
            </w:r>
          </w:p>
        </w:tc>
      </w:tr>
      <w:tr w:rsidR="00F62955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955" w:rsidRDefault="00F62955" w:rsidP="00D929B1">
            <w:pPr>
              <w:shd w:val="clear" w:color="auto" w:fill="FFFFFF" w:themeFill="background1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Nuevos pagos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Los pagos calculados no equivalen a la deuda.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Determina los pagos equivalentes.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Compara alternativas de reprogramación.</w:t>
            </w:r>
          </w:p>
        </w:tc>
      </w:tr>
      <w:tr w:rsidR="00F62955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955" w:rsidRDefault="00F62955" w:rsidP="00D929B1">
            <w:pPr>
              <w:shd w:val="clear" w:color="auto" w:fill="FFFFFF" w:themeFill="background1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Exposición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La exposición es confusa.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Explica el planteamiento con claridad.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Responde con solvencia las preguntas del curso.</w:t>
            </w:r>
          </w:p>
        </w:tc>
      </w:tr>
      <w:tr w:rsidR="00F62955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955" w:rsidRDefault="00F62955" w:rsidP="00D929B1">
            <w:pPr>
              <w:shd w:val="clear" w:color="auto" w:fill="FFFFFF" w:themeFill="background1"/>
            </w:pPr>
          </w:p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 xml:space="preserve">Producto 4: </w:t>
            </w:r>
            <w:r w:rsidRPr="00D929B1">
              <w:rPr>
                <w:sz w:val="21"/>
                <w:szCs w:val="21"/>
              </w:rPr>
              <w:t>Planilla de actualización con la Unidad de Fomento de Vivienda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5%</w:t>
            </w:r>
          </w:p>
        </w:tc>
      </w:tr>
      <w:tr w:rsidR="00F62955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955" w:rsidRDefault="00F62955" w:rsidP="00D929B1">
            <w:pPr>
              <w:shd w:val="clear" w:color="auto" w:fill="FFFFFF" w:themeFill="background1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F62955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955" w:rsidRDefault="00F62955" w:rsidP="00D929B1">
            <w:pPr>
              <w:shd w:val="clear" w:color="auto" w:fill="FFFFFF" w:themeFill="background1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Actualización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Usa valores de la Unidad de Fomento de Vivienda de fechas erradas.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Actualiza el monto con los valores de las fechas correctas.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Cita la fuente oficial de los valores empleados.</w:t>
            </w:r>
          </w:p>
        </w:tc>
      </w:tr>
      <w:tr w:rsidR="00F62955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955" w:rsidRDefault="00F62955" w:rsidP="00D929B1">
            <w:pPr>
              <w:shd w:val="clear" w:color="auto" w:fill="FFFFFF" w:themeFill="background1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Tasa real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Resta la inflación de la tasa nominal sin justificar.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Calcula la tasa real con la fórmula correcta.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Interpreta la pérdida o ganancia de poder adquisitivo.</w:t>
            </w:r>
          </w:p>
        </w:tc>
      </w:tr>
      <w:tr w:rsidR="00F62955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955" w:rsidRDefault="00F62955" w:rsidP="00D929B1">
            <w:pPr>
              <w:shd w:val="clear" w:color="auto" w:fill="FFFFFF" w:themeFill="background1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Costo de proveedores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Omite el costo del crédito comercial.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Calcula el costo efectivo de no tomar el descuento por pronto pago.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Recomienda la mejor forma de pago.</w:t>
            </w:r>
          </w:p>
        </w:tc>
      </w:tr>
      <w:tr w:rsidR="00F62955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955" w:rsidRDefault="00F62955" w:rsidP="00D929B1">
            <w:pPr>
              <w:shd w:val="clear" w:color="auto" w:fill="FFFFFF" w:themeFill="background1"/>
            </w:pPr>
          </w:p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 xml:space="preserve">Producto 5: </w:t>
            </w:r>
            <w:r w:rsidRPr="00D929B1">
              <w:rPr>
                <w:sz w:val="21"/>
                <w:szCs w:val="21"/>
              </w:rPr>
              <w:t>Práctico de rentas constantes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5%</w:t>
            </w:r>
          </w:p>
        </w:tc>
      </w:tr>
      <w:tr w:rsidR="00F62955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955" w:rsidRDefault="00F62955" w:rsidP="00D929B1">
            <w:pPr>
              <w:shd w:val="clear" w:color="auto" w:fill="FFFFFF" w:themeFill="background1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F62955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955" w:rsidRDefault="00F62955" w:rsidP="00D929B1">
            <w:pPr>
              <w:shd w:val="clear" w:color="auto" w:fill="FFFFFF" w:themeFill="background1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Clasificación de la renta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Clasifica mal el tipo de renta.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Identifica correctamente cada tipo de renta.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Explica cómo cambia el valor según el momento de pago.</w:t>
            </w:r>
          </w:p>
        </w:tc>
      </w:tr>
      <w:tr w:rsidR="00F62955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955" w:rsidRDefault="00F62955" w:rsidP="00D929B1">
            <w:pPr>
              <w:shd w:val="clear" w:color="auto" w:fill="FFFFFF" w:themeFill="background1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Valor actual y final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Aplica factores que no corresponden.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Calcula correctamente el valor actual y el final.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Verifica los valores en hoja de cálculo.</w:t>
            </w:r>
          </w:p>
        </w:tc>
      </w:tr>
      <w:tr w:rsidR="00F62955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955" w:rsidRDefault="00F62955" w:rsidP="00D929B1">
            <w:pPr>
              <w:shd w:val="clear" w:color="auto" w:fill="FFFFFF" w:themeFill="background1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Orden del desarrollo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El desarrollo es desordenado.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Presenta los datos, la fórmula y el resultado.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Incluye un diagrama de tiempo en cada caso.</w:t>
            </w:r>
          </w:p>
        </w:tc>
      </w:tr>
      <w:tr w:rsidR="00F62955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955" w:rsidRDefault="00F62955" w:rsidP="00D929B1">
            <w:pPr>
              <w:shd w:val="clear" w:color="auto" w:fill="FFFFFF" w:themeFill="background1"/>
            </w:pPr>
          </w:p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 xml:space="preserve">Producto 6: </w:t>
            </w:r>
            <w:r w:rsidRPr="00D929B1">
              <w:rPr>
                <w:sz w:val="21"/>
                <w:szCs w:val="21"/>
              </w:rPr>
              <w:t>Caso de venta a plazos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5%</w:t>
            </w:r>
          </w:p>
        </w:tc>
      </w:tr>
      <w:tr w:rsidR="00F62955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955" w:rsidRDefault="00F62955" w:rsidP="00D929B1">
            <w:pPr>
              <w:shd w:val="clear" w:color="auto" w:fill="FFFFFF" w:themeFill="background1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F62955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955" w:rsidRDefault="00F62955" w:rsidP="00D929B1">
            <w:pPr>
              <w:shd w:val="clear" w:color="auto" w:fill="FFFFFF" w:themeFill="background1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Cuota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La cuota calculada es incorrecta.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Determina la cuota de la venta a plazos.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Compara la cuota con el precio al contado.</w:t>
            </w:r>
          </w:p>
        </w:tc>
      </w:tr>
      <w:tr w:rsidR="00F62955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955" w:rsidRDefault="00F62955" w:rsidP="00D929B1">
            <w:pPr>
              <w:shd w:val="clear" w:color="auto" w:fill="FFFFFF" w:themeFill="background1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Tasa implícita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No determina la tasa implícita.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Calcula la tasa implícita de la operación.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Advierte el costo oculto de la venta a plazos.</w:t>
            </w:r>
          </w:p>
        </w:tc>
      </w:tr>
      <w:tr w:rsidR="00F62955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955" w:rsidRDefault="00F62955" w:rsidP="00D929B1">
            <w:pPr>
              <w:shd w:val="clear" w:color="auto" w:fill="FFFFFF" w:themeFill="background1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Trabajo en equipo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Pocos integrantes participan.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Todos los integrantes aportan al caso.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El equipo sustenta una recomendación al comprador.</w:t>
            </w:r>
          </w:p>
        </w:tc>
      </w:tr>
      <w:tr w:rsidR="00F62955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955" w:rsidRDefault="00F62955" w:rsidP="00D929B1">
            <w:pPr>
              <w:shd w:val="clear" w:color="auto" w:fill="FFFFFF" w:themeFill="background1"/>
            </w:pPr>
          </w:p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 xml:space="preserve">Producto 7: </w:t>
            </w:r>
            <w:r w:rsidRPr="00D929B1">
              <w:rPr>
                <w:sz w:val="21"/>
                <w:szCs w:val="21"/>
              </w:rPr>
              <w:t>Simulador de ahorro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5%</w:t>
            </w:r>
          </w:p>
        </w:tc>
      </w:tr>
      <w:tr w:rsidR="00F62955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955" w:rsidRDefault="00F62955" w:rsidP="00D929B1">
            <w:pPr>
              <w:shd w:val="clear" w:color="auto" w:fill="FFFFFF" w:themeFill="background1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F62955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955" w:rsidRDefault="00F62955" w:rsidP="00D929B1">
            <w:pPr>
              <w:shd w:val="clear" w:color="auto" w:fill="FFFFFF" w:themeFill="background1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Escenarios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Incluye un solo escenario.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Modela los tres tipos de renta.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Permite cambiar la razón y la tasa con facilidad.</w:t>
            </w:r>
          </w:p>
        </w:tc>
      </w:tr>
      <w:tr w:rsidR="00F62955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955" w:rsidRDefault="00F62955" w:rsidP="00D929B1">
            <w:pPr>
              <w:shd w:val="clear" w:color="auto" w:fill="FFFFFF" w:themeFill="background1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Cálculos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Las fórmulas no reproducen la progresión.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Calcula correctamente cada escenario.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Comprueba los resultados con una tabla período a período.</w:t>
            </w:r>
          </w:p>
        </w:tc>
      </w:tr>
      <w:tr w:rsidR="00F62955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955" w:rsidRDefault="00F62955" w:rsidP="00D929B1">
            <w:pPr>
              <w:shd w:val="clear" w:color="auto" w:fill="FFFFFF" w:themeFill="background1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Presentación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El simulador es difícil de leer.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El simulador es claro y ordenado.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Incluye un gráfico comparativo de los escenarios.</w:t>
            </w:r>
          </w:p>
        </w:tc>
      </w:tr>
      <w:tr w:rsidR="00F62955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955" w:rsidRDefault="00F62955" w:rsidP="00D929B1">
            <w:pPr>
              <w:shd w:val="clear" w:color="auto" w:fill="FFFFFF" w:themeFill="background1"/>
            </w:pPr>
          </w:p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 xml:space="preserve">Producto 8: </w:t>
            </w:r>
            <w:r w:rsidRPr="00D929B1">
              <w:rPr>
                <w:sz w:val="21"/>
                <w:szCs w:val="21"/>
              </w:rPr>
              <w:t>Cuadro comparativo de rentas de un arrendamiento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5%</w:t>
            </w:r>
          </w:p>
        </w:tc>
      </w:tr>
      <w:tr w:rsidR="00F62955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955" w:rsidRDefault="00F62955" w:rsidP="00D929B1">
            <w:pPr>
              <w:shd w:val="clear" w:color="auto" w:fill="FFFFFF" w:themeFill="background1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F62955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955" w:rsidRDefault="00F62955" w:rsidP="00D929B1">
            <w:pPr>
              <w:shd w:val="clear" w:color="auto" w:fill="FFFFFF" w:themeFill="background1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Valor de cada renta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Compara rentas con tasas distintas.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Valora ambas rentas con la misma tasa.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Explica por qué difieren los valores.</w:t>
            </w:r>
          </w:p>
        </w:tc>
      </w:tr>
      <w:tr w:rsidR="00F62955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955" w:rsidRDefault="00F62955" w:rsidP="00D929B1">
            <w:pPr>
              <w:shd w:val="clear" w:color="auto" w:fill="FFFFFF" w:themeFill="background1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Conclusión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No extrae conclusión.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Señala la alternativa de menor costo.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Considera la capacidad de pago del arrendatario.</w:t>
            </w:r>
          </w:p>
        </w:tc>
      </w:tr>
      <w:tr w:rsidR="00F62955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955" w:rsidRDefault="00F62955" w:rsidP="00D929B1">
            <w:pPr>
              <w:shd w:val="clear" w:color="auto" w:fill="FFFFFF" w:themeFill="background1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Sustentación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La sustentación es confusa.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Sustenta la comparación con claridad.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Responde con solvencia las preguntas del curso.</w:t>
            </w:r>
          </w:p>
        </w:tc>
      </w:tr>
      <w:tr w:rsidR="00F62955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955" w:rsidRDefault="00F62955" w:rsidP="00D929B1">
            <w:pPr>
              <w:shd w:val="clear" w:color="auto" w:fill="FFFFFF" w:themeFill="background1"/>
            </w:pPr>
          </w:p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 xml:space="preserve">Producto 9: </w:t>
            </w:r>
            <w:r w:rsidRPr="00D929B1">
              <w:rPr>
                <w:sz w:val="21"/>
                <w:szCs w:val="21"/>
              </w:rPr>
              <w:t>Cuadros de amortización de tres sistemas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5%</w:t>
            </w:r>
          </w:p>
        </w:tc>
      </w:tr>
      <w:tr w:rsidR="00F62955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955" w:rsidRDefault="00F62955" w:rsidP="00D929B1">
            <w:pPr>
              <w:shd w:val="clear" w:color="auto" w:fill="FFFFFF" w:themeFill="background1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F62955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955" w:rsidRDefault="00F62955" w:rsidP="00D929B1">
            <w:pPr>
              <w:shd w:val="clear" w:color="auto" w:fill="FFFFFF" w:themeFill="background1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Estructura del cuadro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Faltan columnas de interés, amortización o saldo.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Cada cuadro tiene todas sus columnas.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Incluye el total de intereses de cada sistema.</w:t>
            </w:r>
          </w:p>
        </w:tc>
      </w:tr>
      <w:tr w:rsidR="00F62955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955" w:rsidRDefault="00F62955" w:rsidP="00D929B1">
            <w:pPr>
              <w:shd w:val="clear" w:color="auto" w:fill="FFFFFF" w:themeFill="background1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Cálculo de la cuota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La cuota no extingue la deuda.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Las cuotas extinguen la deuda en el plazo.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Incorpora un periodo de gracia o una tasa variable.</w:t>
            </w:r>
          </w:p>
        </w:tc>
      </w:tr>
      <w:tr w:rsidR="00F62955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955" w:rsidRDefault="00F62955" w:rsidP="00D929B1">
            <w:pPr>
              <w:shd w:val="clear" w:color="auto" w:fill="FFFFFF" w:themeFill="background1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Comparación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No compara los sistemas.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Compara el costo financiero total.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Ilustra la comparación con un gráfico.</w:t>
            </w:r>
          </w:p>
        </w:tc>
      </w:tr>
      <w:tr w:rsidR="00F62955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955" w:rsidRDefault="00F62955" w:rsidP="00D929B1">
            <w:pPr>
              <w:shd w:val="clear" w:color="auto" w:fill="FFFFFF" w:themeFill="background1"/>
            </w:pPr>
          </w:p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 xml:space="preserve">Producto 10: </w:t>
            </w:r>
            <w:r w:rsidRPr="00D929B1">
              <w:rPr>
                <w:sz w:val="21"/>
                <w:szCs w:val="21"/>
              </w:rPr>
              <w:t>Cálculo del saldo insoluto y del tanto efectivo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5%</w:t>
            </w:r>
          </w:p>
        </w:tc>
      </w:tr>
      <w:tr w:rsidR="00F62955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955" w:rsidRDefault="00F62955" w:rsidP="00D929B1">
            <w:pPr>
              <w:shd w:val="clear" w:color="auto" w:fill="FFFFFF" w:themeFill="background1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F62955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955" w:rsidRDefault="00F62955" w:rsidP="00D929B1">
            <w:pPr>
              <w:shd w:val="clear" w:color="auto" w:fill="FFFFFF" w:themeFill="background1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Saldo insoluto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El saldo no coincide con el cuadro.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Calcula el saldo en la fecha pedida.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Lo obtiene por el método retrospectivo y el prospectivo.</w:t>
            </w:r>
          </w:p>
        </w:tc>
      </w:tr>
      <w:tr w:rsidR="00F62955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955" w:rsidRDefault="00F62955" w:rsidP="00D929B1">
            <w:pPr>
              <w:shd w:val="clear" w:color="auto" w:fill="FFFFFF" w:themeFill="background1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Tanto efectivo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Ignora comisiones y gastos.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Incluye comisiones y gastos en el tanto efectivo.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Relaciona el resultado con la tasa de interés efectiva contable.</w:t>
            </w:r>
          </w:p>
        </w:tc>
      </w:tr>
      <w:tr w:rsidR="00F62955" w:rsidRPr="00D929B1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955" w:rsidRDefault="00F62955" w:rsidP="00D929B1">
            <w:pPr>
              <w:shd w:val="clear" w:color="auto" w:fill="FFFFFF" w:themeFill="background1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Exactitud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Presenta errores de cálculo.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Los resultados son correctos.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Verifica el resultado con la función TIR.</w:t>
            </w:r>
          </w:p>
        </w:tc>
      </w:tr>
      <w:tr w:rsidR="00F62955" w:rsidRPr="00D929B1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955" w:rsidRDefault="00F62955" w:rsidP="00D929B1">
            <w:pPr>
              <w:shd w:val="clear" w:color="auto" w:fill="FFFFFF" w:themeFill="background1"/>
            </w:pPr>
          </w:p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 xml:space="preserve">Producto 11: </w:t>
            </w:r>
            <w:r w:rsidRPr="00D929B1">
              <w:rPr>
                <w:sz w:val="21"/>
                <w:szCs w:val="21"/>
              </w:rPr>
              <w:t>Tabla de fondo de amortización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5%</w:t>
            </w:r>
          </w:p>
        </w:tc>
      </w:tr>
      <w:tr w:rsidR="00F62955" w:rsidRPr="00D929B1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955" w:rsidRDefault="00F62955" w:rsidP="00D929B1">
            <w:pPr>
              <w:shd w:val="clear" w:color="auto" w:fill="FFFFFF" w:themeFill="background1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F62955" w:rsidRPr="00D929B1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955" w:rsidRDefault="00F62955" w:rsidP="00D929B1">
            <w:pPr>
              <w:shd w:val="clear" w:color="auto" w:fill="FFFFFF" w:themeFill="background1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Aporte periódico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El aporte no alcanza el monto objetivo.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Calcula el aporte que reúne el monto.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Compara aportes constantes y variables.</w:t>
            </w:r>
          </w:p>
        </w:tc>
      </w:tr>
      <w:tr w:rsidR="00F62955" w:rsidRPr="00D929B1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955" w:rsidRDefault="00F62955" w:rsidP="00D929B1">
            <w:pPr>
              <w:shd w:val="clear" w:color="auto" w:fill="FFFFFF" w:themeFill="background1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Saldo del fondo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El saldo acumulado tiene errores.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La tabla muestra el saldo de cada periodo.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Calcula el saldo insoluto en una fecha intermedia.</w:t>
            </w:r>
          </w:p>
        </w:tc>
      </w:tr>
      <w:tr w:rsidR="00F62955" w:rsidRPr="00D929B1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955" w:rsidRDefault="00F62955" w:rsidP="00D929B1">
            <w:pPr>
              <w:shd w:val="clear" w:color="auto" w:fill="FFFFFF" w:themeFill="background1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Trabajo en equipo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La tabla está incompleta.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El equipo presenta la tabla completa.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El equipo revisa la coherencia de los totales.</w:t>
            </w:r>
          </w:p>
        </w:tc>
      </w:tr>
      <w:tr w:rsidR="00F62955" w:rsidRPr="00D929B1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955" w:rsidRDefault="00F62955" w:rsidP="00D929B1">
            <w:pPr>
              <w:shd w:val="clear" w:color="auto" w:fill="FFFFFF" w:themeFill="background1"/>
            </w:pPr>
          </w:p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 xml:space="preserve">Producto 12: </w:t>
            </w:r>
            <w:r w:rsidRPr="00D929B1">
              <w:rPr>
                <w:sz w:val="21"/>
                <w:szCs w:val="21"/>
              </w:rPr>
              <w:t>Informe de renegociación de deuda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5%</w:t>
            </w:r>
          </w:p>
        </w:tc>
      </w:tr>
      <w:tr w:rsidR="00F62955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955" w:rsidRDefault="00F62955" w:rsidP="00D929B1">
            <w:pPr>
              <w:shd w:val="clear" w:color="auto" w:fill="FFFFFF" w:themeFill="background1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F62955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955" w:rsidRDefault="00F62955" w:rsidP="00D929B1">
            <w:pPr>
              <w:shd w:val="clear" w:color="auto" w:fill="FFFFFF" w:themeFill="background1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Situación inicial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No determina el saldo a renegociar.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Determina el saldo y las condiciones vigentes.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Identifica la causa del problema de pago.</w:t>
            </w:r>
          </w:p>
        </w:tc>
      </w:tr>
      <w:tr w:rsidR="00F62955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955" w:rsidRDefault="00F62955" w:rsidP="00D929B1">
            <w:pPr>
              <w:shd w:val="clear" w:color="auto" w:fill="FFFFFF" w:themeFill="background1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Tabla reprogramada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La nueva tabla no cuadra con el saldo.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Presenta la tabla con las nuevas condiciones.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Compara el costo de la deuda antes y después.</w:t>
            </w:r>
          </w:p>
        </w:tc>
      </w:tr>
      <w:tr w:rsidR="00F62955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955" w:rsidRDefault="00F62955" w:rsidP="00D929B1">
            <w:pPr>
              <w:shd w:val="clear" w:color="auto" w:fill="FFFFFF" w:themeFill="background1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Ética y claridad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Oculta condiciones desfavorables al deudor.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Expone con transparencia las condiciones.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Recomienda la opción más equitativa para ambas partes.</w:t>
            </w:r>
          </w:p>
        </w:tc>
      </w:tr>
      <w:tr w:rsidR="00F62955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955" w:rsidRDefault="00F62955" w:rsidP="00D929B1">
            <w:pPr>
              <w:shd w:val="clear" w:color="auto" w:fill="FFFFFF" w:themeFill="background1"/>
            </w:pPr>
          </w:p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 xml:space="preserve">Producto 13: </w:t>
            </w:r>
            <w:r w:rsidRPr="00D929B1">
              <w:rPr>
                <w:sz w:val="21"/>
                <w:szCs w:val="21"/>
              </w:rPr>
              <w:t>Cuadro comparativo de métodos de depreciación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7D7567">
              <w:rPr>
                <w:b/>
                <w:bCs/>
                <w:i/>
                <w:iCs/>
                <w:sz w:val="21"/>
                <w:szCs w:val="21"/>
              </w:rPr>
              <w:t>3%</w:t>
            </w:r>
          </w:p>
        </w:tc>
      </w:tr>
      <w:tr w:rsidR="00F62955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955" w:rsidRDefault="00F62955" w:rsidP="00D929B1">
            <w:pPr>
              <w:shd w:val="clear" w:color="auto" w:fill="FFFFFF" w:themeFill="background1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F62955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955" w:rsidRDefault="00F62955" w:rsidP="00D929B1">
            <w:pPr>
              <w:shd w:val="clear" w:color="auto" w:fill="FFFFFF" w:themeFill="background1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Aplicación de métodos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Aplica mal algún método.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Calcula la depreciación con cada método.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Explica cuándo conviene cada método.</w:t>
            </w:r>
          </w:p>
        </w:tc>
      </w:tr>
      <w:tr w:rsidR="00F62955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955" w:rsidRDefault="00F62955" w:rsidP="00D929B1">
            <w:pPr>
              <w:shd w:val="clear" w:color="auto" w:fill="FFFFFF" w:themeFill="background1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Valor en libros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El valor en libros no llega al valor residual.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Determina el valor en libros de cada año.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Grafica la evolución del valor en libros.</w:t>
            </w:r>
          </w:p>
        </w:tc>
      </w:tr>
      <w:tr w:rsidR="00F62955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955" w:rsidRDefault="00F62955" w:rsidP="00D929B1">
            <w:pPr>
              <w:shd w:val="clear" w:color="auto" w:fill="FFFFFF" w:themeFill="background1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Efecto en el resultado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No analiza el efecto.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Señala el efecto de cada método en el resultado.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Relaciona el efecto con la vida útil y el valor residual.</w:t>
            </w:r>
          </w:p>
        </w:tc>
      </w:tr>
      <w:tr w:rsidR="00F62955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955" w:rsidRDefault="00F62955" w:rsidP="00D929B1">
            <w:pPr>
              <w:shd w:val="clear" w:color="auto" w:fill="FFFFFF" w:themeFill="background1"/>
            </w:pPr>
          </w:p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 xml:space="preserve">Producto 14: </w:t>
            </w:r>
            <w:r w:rsidRPr="00D929B1">
              <w:rPr>
                <w:sz w:val="21"/>
                <w:szCs w:val="21"/>
              </w:rPr>
              <w:t>Planilla de depreciación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7D7567">
              <w:rPr>
                <w:b/>
                <w:bCs/>
                <w:i/>
                <w:iCs/>
                <w:sz w:val="21"/>
                <w:szCs w:val="21"/>
              </w:rPr>
              <w:t>3%</w:t>
            </w:r>
          </w:p>
        </w:tc>
      </w:tr>
      <w:tr w:rsidR="00F62955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955" w:rsidRDefault="00F62955" w:rsidP="00D929B1">
            <w:pPr>
              <w:shd w:val="clear" w:color="auto" w:fill="FFFFFF" w:themeFill="background1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F62955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955" w:rsidRDefault="00F62955" w:rsidP="00D929B1">
            <w:pPr>
              <w:shd w:val="clear" w:color="auto" w:fill="FFFFFF" w:themeFill="background1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Datos de los bienes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Faltan datos de costo o de vida útil.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Registra el costo, la vida útil y el valor residual.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Clasifica los bienes por rubro.</w:t>
            </w:r>
          </w:p>
        </w:tc>
      </w:tr>
      <w:tr w:rsidR="00F62955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955" w:rsidRDefault="00F62955" w:rsidP="00D929B1">
            <w:pPr>
              <w:shd w:val="clear" w:color="auto" w:fill="FFFFFF" w:themeFill="background1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Cálculos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Las fórmulas tienen errores.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Calcula la depreciación anual y la acumulada.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Controla que la acumulada no exceda el costo.</w:t>
            </w:r>
          </w:p>
        </w:tc>
      </w:tr>
      <w:tr w:rsidR="00F62955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955" w:rsidRDefault="00F62955" w:rsidP="00D929B1">
            <w:pPr>
              <w:shd w:val="clear" w:color="auto" w:fill="FFFFFF" w:themeFill="background1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Presentación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La planilla es desordenada.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La planilla es clara y completa.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Incluye totales por rubro.</w:t>
            </w:r>
          </w:p>
        </w:tc>
      </w:tr>
      <w:tr w:rsidR="00F62955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955" w:rsidRDefault="00F62955" w:rsidP="00D929B1">
            <w:pPr>
              <w:shd w:val="clear" w:color="auto" w:fill="FFFFFF" w:themeFill="background1"/>
            </w:pPr>
          </w:p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 xml:space="preserve">Producto 15: </w:t>
            </w:r>
            <w:r w:rsidRPr="00D929B1">
              <w:rPr>
                <w:sz w:val="21"/>
                <w:szCs w:val="21"/>
              </w:rPr>
              <w:t>Cuadro de agotamiento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2%</w:t>
            </w:r>
          </w:p>
        </w:tc>
      </w:tr>
      <w:tr w:rsidR="00F62955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955" w:rsidRDefault="00F62955" w:rsidP="00D929B1">
            <w:pPr>
              <w:shd w:val="clear" w:color="auto" w:fill="FFFFFF" w:themeFill="background1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F62955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955" w:rsidRDefault="00F62955" w:rsidP="00D929B1">
            <w:pPr>
              <w:shd w:val="clear" w:color="auto" w:fill="FFFFFF" w:themeFill="background1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Tasa de agotamiento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Calcula mal el costo por unidad.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Determina el costo de agotamiento por unidad.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Ajusta la tasa ante una nueva estimación de reservas.</w:t>
            </w:r>
          </w:p>
        </w:tc>
      </w:tr>
      <w:tr w:rsidR="00F62955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955" w:rsidRDefault="00F62955" w:rsidP="00D929B1">
            <w:pPr>
              <w:shd w:val="clear" w:color="auto" w:fill="FFFFFF" w:themeFill="background1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Agotamiento del periodo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No relaciona el agotamiento con lo extraído.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Calcula el agotamiento de cada periodo.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Relaciona el resultado con el uso sostenible del recurso.</w:t>
            </w:r>
          </w:p>
        </w:tc>
      </w:tr>
      <w:tr w:rsidR="00F62955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955" w:rsidRDefault="00F62955" w:rsidP="00D929B1">
            <w:pPr>
              <w:shd w:val="clear" w:color="auto" w:fill="FFFFFF" w:themeFill="background1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Exactitud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Presenta errores de cálculo.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Los resultados son correctos.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Cuadra el agotamiento acumulado con el costo total.</w:t>
            </w:r>
          </w:p>
        </w:tc>
      </w:tr>
      <w:tr w:rsidR="00F62955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955" w:rsidRDefault="00F62955" w:rsidP="00D929B1">
            <w:pPr>
              <w:shd w:val="clear" w:color="auto" w:fill="FFFFFF" w:themeFill="background1"/>
            </w:pPr>
          </w:p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 xml:space="preserve">Producto 16: </w:t>
            </w:r>
            <w:r w:rsidRPr="00D929B1">
              <w:rPr>
                <w:sz w:val="21"/>
                <w:szCs w:val="21"/>
              </w:rPr>
              <w:t>Plan del fondo de reposición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2%</w:t>
            </w:r>
          </w:p>
        </w:tc>
      </w:tr>
      <w:tr w:rsidR="00F62955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955" w:rsidRDefault="00F62955" w:rsidP="00D929B1">
            <w:pPr>
              <w:shd w:val="clear" w:color="auto" w:fill="FFFFFF" w:themeFill="background1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F62955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955" w:rsidRDefault="00F62955" w:rsidP="00D929B1">
            <w:pPr>
              <w:shd w:val="clear" w:color="auto" w:fill="FFFFFF" w:themeFill="background1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Monto de reposición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No estima el costo futuro del activo.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Estima el monto necesario para la reposición.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Considera el efecto de la inflación en el costo futuro.</w:t>
            </w:r>
          </w:p>
        </w:tc>
      </w:tr>
      <w:tr w:rsidR="00F62955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955" w:rsidRDefault="00F62955" w:rsidP="00D929B1">
            <w:pPr>
              <w:shd w:val="clear" w:color="auto" w:fill="FFFFFF" w:themeFill="background1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Aporte periódico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El aporte no reúne el monto.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Calcula el aporte periódico correcto.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Compara el aporte con la depreciación anual.</w:t>
            </w:r>
          </w:p>
        </w:tc>
      </w:tr>
      <w:tr w:rsidR="00F62955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955" w:rsidRDefault="00F62955" w:rsidP="00D929B1">
            <w:pPr>
              <w:shd w:val="clear" w:color="auto" w:fill="FFFFFF" w:themeFill="background1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Trabajo en equipo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Pocos integrantes participan.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Todos los integrantes aportan al plan.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El equipo propone el momento óptimo de reposición.</w:t>
            </w:r>
          </w:p>
        </w:tc>
      </w:tr>
      <w:tr w:rsidR="00F62955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955" w:rsidRDefault="00F62955" w:rsidP="00D929B1">
            <w:pPr>
              <w:shd w:val="clear" w:color="auto" w:fill="FFFFFF" w:themeFill="background1"/>
            </w:pPr>
          </w:p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 xml:space="preserve">Producto 17: </w:t>
            </w:r>
            <w:r w:rsidRPr="00D929B1">
              <w:rPr>
                <w:sz w:val="21"/>
                <w:szCs w:val="21"/>
              </w:rPr>
              <w:t>Cálculo del precio de un bono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8%</w:t>
            </w:r>
          </w:p>
        </w:tc>
      </w:tr>
      <w:tr w:rsidR="00F62955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955" w:rsidRDefault="00F62955" w:rsidP="00D929B1">
            <w:pPr>
              <w:shd w:val="clear" w:color="auto" w:fill="FFFFFF" w:themeFill="background1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F62955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955" w:rsidRDefault="00F62955" w:rsidP="00D929B1">
            <w:pPr>
              <w:shd w:val="clear" w:color="auto" w:fill="FFFFFF" w:themeFill="background1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Flujos del bono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Omite cupones o el valor nominal.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Identifica los cupones y el valor nominal.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Explica las condiciones del prospecto de emisión.</w:t>
            </w:r>
          </w:p>
        </w:tc>
      </w:tr>
      <w:tr w:rsidR="00F62955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955" w:rsidRDefault="00F62955" w:rsidP="00D929B1">
            <w:pPr>
              <w:shd w:val="clear" w:color="auto" w:fill="FFFFFF" w:themeFill="background1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Precio teórico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Descuenta con una tasa equivocada.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Determina si el bono se cotiza bajo, a o sobre la par.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Mide el efecto de un cambio de tasa en el precio.</w:t>
            </w:r>
          </w:p>
        </w:tc>
      </w:tr>
      <w:tr w:rsidR="00F62955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955" w:rsidRDefault="00F62955" w:rsidP="00D929B1">
            <w:pPr>
              <w:shd w:val="clear" w:color="auto" w:fill="FFFFFF" w:themeFill="background1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Rendimiento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No calcula el rendimiento.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Calcula la tasa de rendimiento del bono.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Compara el rendimiento con otras alternativas.</w:t>
            </w:r>
          </w:p>
        </w:tc>
      </w:tr>
      <w:tr w:rsidR="00F62955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955" w:rsidRDefault="00F62955" w:rsidP="00D929B1">
            <w:pPr>
              <w:shd w:val="clear" w:color="auto" w:fill="FFFFFF" w:themeFill="background1"/>
            </w:pPr>
          </w:p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 xml:space="preserve">Producto 18: </w:t>
            </w:r>
            <w:r w:rsidRPr="00D929B1">
              <w:rPr>
                <w:sz w:val="21"/>
                <w:szCs w:val="21"/>
              </w:rPr>
              <w:t>Informe de evaluación de un proyecto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8%</w:t>
            </w:r>
          </w:p>
        </w:tc>
      </w:tr>
      <w:tr w:rsidR="00F62955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955" w:rsidRDefault="00F62955" w:rsidP="00D929B1">
            <w:pPr>
              <w:shd w:val="clear" w:color="auto" w:fill="FFFFFF" w:themeFill="background1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F62955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955" w:rsidRDefault="00F62955" w:rsidP="00D929B1">
            <w:pPr>
              <w:shd w:val="clear" w:color="auto" w:fill="FFFFFF" w:themeFill="background1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Flujo de caja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El flujo omite inversiones o ingresos.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Presenta el flujo de caja completo.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Explica los supuestos del flujo.</w:t>
            </w:r>
          </w:p>
        </w:tc>
      </w:tr>
      <w:tr w:rsidR="00F62955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955" w:rsidRDefault="00F62955" w:rsidP="00D929B1">
            <w:pPr>
              <w:shd w:val="clear" w:color="auto" w:fill="FFFFFF" w:themeFill="background1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Indicadores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Calcula mal algún indicador.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Calcula el VAN, la TIR, el periodo de recuperación y el CAUE.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Analiza la sensibilidad del VAN ante la tasa y los flujos.</w:t>
            </w:r>
          </w:p>
        </w:tc>
      </w:tr>
      <w:tr w:rsidR="00F62955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955" w:rsidRDefault="00F62955" w:rsidP="00D929B1">
            <w:pPr>
              <w:shd w:val="clear" w:color="auto" w:fill="FFFFFF" w:themeFill="background1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Decisión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La decisión contradice los indicadores.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Toma la decisión que sustentan los indicadores.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Advierte los riesgos del proyecto.</w:t>
            </w:r>
          </w:p>
        </w:tc>
      </w:tr>
      <w:tr w:rsidR="00F62955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955" w:rsidRDefault="00F62955" w:rsidP="00D929B1">
            <w:pPr>
              <w:shd w:val="clear" w:color="auto" w:fill="FFFFFF" w:themeFill="background1"/>
            </w:pPr>
          </w:p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 xml:space="preserve">Producto 19: </w:t>
            </w:r>
            <w:r w:rsidRPr="00D929B1">
              <w:rPr>
                <w:sz w:val="21"/>
                <w:szCs w:val="21"/>
              </w:rPr>
              <w:t>Cuadro comparativo de tasas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7%</w:t>
            </w:r>
          </w:p>
        </w:tc>
      </w:tr>
      <w:tr w:rsidR="00F62955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955" w:rsidRDefault="00F62955" w:rsidP="00D929B1">
            <w:pPr>
              <w:shd w:val="clear" w:color="auto" w:fill="FFFFFF" w:themeFill="background1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F62955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955" w:rsidRDefault="00F62955" w:rsidP="00D929B1">
            <w:pPr>
              <w:shd w:val="clear" w:color="auto" w:fill="FFFFFF" w:themeFill="background1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Fuente de datos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No indica la fuente ni la fecha.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Usa datos oficiales con su fecha.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Explica las diferencias entre entidades.</w:t>
            </w:r>
          </w:p>
        </w:tc>
      </w:tr>
      <w:tr w:rsidR="00F62955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955" w:rsidRDefault="00F62955" w:rsidP="00D929B1">
            <w:pPr>
              <w:shd w:val="clear" w:color="auto" w:fill="FFFFFF" w:themeFill="background1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Clasificación de tasas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Confunde tasas nominales y efectivas.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Clasifica correctamente cada tasa.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Calcula el margen entre tasas activas y pasivas.</w:t>
            </w:r>
          </w:p>
        </w:tc>
      </w:tr>
      <w:tr w:rsidR="00F62955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955" w:rsidRDefault="00F62955" w:rsidP="00D929B1">
            <w:pPr>
              <w:shd w:val="clear" w:color="auto" w:fill="FFFFFF" w:themeFill="background1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Presentación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El cuadro es confuso.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El cuadro es claro y ordenado.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Incluye un gráfico comparativo.</w:t>
            </w:r>
          </w:p>
        </w:tc>
      </w:tr>
      <w:tr w:rsidR="00F62955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955" w:rsidRDefault="00F62955" w:rsidP="00D929B1">
            <w:pPr>
              <w:shd w:val="clear" w:color="auto" w:fill="FFFFFF" w:themeFill="background1"/>
            </w:pPr>
          </w:p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 xml:space="preserve">Producto 20: </w:t>
            </w:r>
            <w:r w:rsidRPr="00D929B1">
              <w:rPr>
                <w:sz w:val="21"/>
                <w:szCs w:val="21"/>
              </w:rPr>
              <w:t>Cálculo de la tasa efectiva al cliente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7%</w:t>
            </w:r>
          </w:p>
        </w:tc>
      </w:tr>
      <w:tr w:rsidR="00F62955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955" w:rsidRDefault="00F62955" w:rsidP="00D929B1">
            <w:pPr>
              <w:shd w:val="clear" w:color="auto" w:fill="FFFFFF" w:themeFill="background1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F62955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955" w:rsidRDefault="00F62955" w:rsidP="00D929B1">
            <w:pPr>
              <w:shd w:val="clear" w:color="auto" w:fill="FFFFFF" w:themeFill="background1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Cargos incluidos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Omite cargos o comisiones.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Incluye todos los cargos y comisiones.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Distingue los cargos obligatorios de los opcionales.</w:t>
            </w:r>
          </w:p>
        </w:tc>
      </w:tr>
      <w:tr w:rsidR="00F62955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955" w:rsidRDefault="00F62955" w:rsidP="00D929B1">
            <w:pPr>
              <w:shd w:val="clear" w:color="auto" w:fill="FFFFFF" w:themeFill="background1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Cálculo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La tasa calculada es incorrecta.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Calcula correctamente la tasa efectiva.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La compara con la tasa nominal pactada.</w:t>
            </w:r>
          </w:p>
        </w:tc>
      </w:tr>
      <w:tr w:rsidR="00F62955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955" w:rsidRDefault="00F62955" w:rsidP="00D929B1">
            <w:pPr>
              <w:shd w:val="clear" w:color="auto" w:fill="FFFFFF" w:themeFill="background1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Protección del consumidor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No comenta la transparencia del crédito.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Señala la información que debe recibir el cliente.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sz w:val="21"/>
                <w:szCs w:val="21"/>
              </w:rPr>
              <w:t>Propone cómo explicar el costo real al cliente.</w:t>
            </w:r>
          </w:p>
        </w:tc>
      </w:tr>
      <w:tr w:rsidR="00F62955"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955" w:rsidRDefault="00F62955" w:rsidP="00D929B1">
            <w:pPr>
              <w:shd w:val="clear" w:color="auto" w:fill="FFFFFF" w:themeFill="background1"/>
            </w:pPr>
          </w:p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TOTAL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  <w:jc w:val="center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100%</w:t>
            </w:r>
          </w:p>
        </w:tc>
      </w:tr>
      <w:tr w:rsidR="00F62955" w:rsidRPr="00D929B1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Bibliografía básica:</w:t>
            </w:r>
          </w:p>
          <w:p w:rsidR="00F62955" w:rsidRPr="00D929B1" w:rsidRDefault="00EB0363" w:rsidP="00D929B1">
            <w:pPr>
              <w:shd w:val="clear" w:color="auto" w:fill="FFFFFF" w:themeFill="background1"/>
              <w:spacing w:before="10" w:after="10"/>
              <w:ind w:left="360" w:hanging="360"/>
            </w:pPr>
            <w:r w:rsidRPr="00D929B1">
              <w:rPr>
                <w:sz w:val="21"/>
                <w:szCs w:val="21"/>
              </w:rPr>
              <w:t xml:space="preserve">Aguirre, V. (2021). </w:t>
            </w:r>
            <w:r w:rsidRPr="00D929B1">
              <w:rPr>
                <w:i/>
                <w:iCs/>
                <w:sz w:val="21"/>
                <w:szCs w:val="21"/>
              </w:rPr>
              <w:t>Apuntes de Matemáticas Financieras</w:t>
            </w:r>
            <w:r w:rsidRPr="00D929B1">
              <w:rPr>
                <w:sz w:val="21"/>
                <w:szCs w:val="21"/>
              </w:rPr>
              <w:t>. La Paz – Bolivia: s/e.</w:t>
            </w:r>
          </w:p>
          <w:p w:rsidR="00F62955" w:rsidRDefault="00EB0363" w:rsidP="00D929B1">
            <w:pPr>
              <w:shd w:val="clear" w:color="auto" w:fill="FFFFFF" w:themeFill="background1"/>
              <w:spacing w:before="10" w:after="10"/>
              <w:ind w:left="360" w:hanging="360"/>
              <w:rPr>
                <w:sz w:val="21"/>
                <w:szCs w:val="21"/>
              </w:rPr>
            </w:pPr>
            <w:r w:rsidRPr="00D929B1">
              <w:rPr>
                <w:sz w:val="21"/>
                <w:szCs w:val="21"/>
              </w:rPr>
              <w:t xml:space="preserve">Alvarado </w:t>
            </w:r>
            <w:proofErr w:type="spellStart"/>
            <w:r w:rsidRPr="00D929B1">
              <w:rPr>
                <w:sz w:val="21"/>
                <w:szCs w:val="21"/>
              </w:rPr>
              <w:t>Ralde</w:t>
            </w:r>
            <w:proofErr w:type="spellEnd"/>
            <w:r w:rsidRPr="00D929B1">
              <w:rPr>
                <w:sz w:val="21"/>
                <w:szCs w:val="21"/>
              </w:rPr>
              <w:t xml:space="preserve">, H. (2011). </w:t>
            </w:r>
            <w:r w:rsidRPr="00D929B1">
              <w:rPr>
                <w:i/>
                <w:iCs/>
                <w:sz w:val="21"/>
                <w:szCs w:val="21"/>
              </w:rPr>
              <w:t>Matemáticas Financieras con Excel</w:t>
            </w:r>
            <w:r w:rsidRPr="00D929B1">
              <w:rPr>
                <w:sz w:val="21"/>
                <w:szCs w:val="21"/>
              </w:rPr>
              <w:t>. La Paz – Bolivia: s/e.</w:t>
            </w:r>
          </w:p>
          <w:p w:rsidR="000E161C" w:rsidRDefault="000E161C" w:rsidP="001C1718">
            <w:pPr>
              <w:shd w:val="clear" w:color="auto" w:fill="FFFFFF" w:themeFill="background1"/>
              <w:spacing w:before="10" w:after="10"/>
              <w:ind w:left="360" w:hanging="360"/>
              <w:rPr>
                <w:sz w:val="21"/>
                <w:szCs w:val="21"/>
              </w:rPr>
            </w:pPr>
            <w:r w:rsidRPr="00D929B1">
              <w:rPr>
                <w:sz w:val="21"/>
                <w:szCs w:val="21"/>
              </w:rPr>
              <w:t>Autoridad de Supervisión del Sistema Financiero, ASFI. Recopilación de Normas para Servicios Financieros. La Paz – Bolivia.</w:t>
            </w:r>
          </w:p>
          <w:p w:rsidR="001C1718" w:rsidRPr="00D929B1" w:rsidRDefault="001C1718" w:rsidP="001C1718">
            <w:pPr>
              <w:shd w:val="clear" w:color="auto" w:fill="FFFFFF" w:themeFill="background1"/>
              <w:spacing w:before="10" w:after="10"/>
              <w:ind w:left="360" w:hanging="360"/>
            </w:pPr>
            <w:r w:rsidRPr="00D929B1">
              <w:rPr>
                <w:sz w:val="21"/>
                <w:szCs w:val="21"/>
              </w:rPr>
              <w:t>Código de Comercio, Decreto Ley N° 14379.</w:t>
            </w:r>
          </w:p>
          <w:p w:rsidR="007743E2" w:rsidRDefault="007743E2" w:rsidP="00D929B1">
            <w:pPr>
              <w:shd w:val="clear" w:color="auto" w:fill="FFFFFF" w:themeFill="background1"/>
              <w:spacing w:before="10" w:after="10"/>
              <w:ind w:left="360" w:hanging="360"/>
              <w:rPr>
                <w:sz w:val="21"/>
                <w:szCs w:val="21"/>
              </w:rPr>
            </w:pPr>
            <w:proofErr w:type="spellStart"/>
            <w:r w:rsidRPr="00D929B1">
              <w:rPr>
                <w:sz w:val="21"/>
                <w:szCs w:val="21"/>
              </w:rPr>
              <w:t>Layme</w:t>
            </w:r>
            <w:proofErr w:type="spellEnd"/>
            <w:r w:rsidRPr="00D929B1">
              <w:rPr>
                <w:sz w:val="21"/>
                <w:szCs w:val="21"/>
              </w:rPr>
              <w:t xml:space="preserve"> Llanos, M. (2018). </w:t>
            </w:r>
            <w:r w:rsidRPr="00D929B1">
              <w:rPr>
                <w:i/>
                <w:iCs/>
                <w:sz w:val="21"/>
                <w:szCs w:val="21"/>
              </w:rPr>
              <w:t>Matemáticas Financieras I</w:t>
            </w:r>
            <w:r w:rsidRPr="00D929B1">
              <w:rPr>
                <w:sz w:val="21"/>
                <w:szCs w:val="21"/>
              </w:rPr>
              <w:t>. La Paz – Bolivia: s/e.</w:t>
            </w:r>
          </w:p>
          <w:p w:rsidR="001C1718" w:rsidRDefault="001C1718" w:rsidP="00D929B1">
            <w:pPr>
              <w:shd w:val="clear" w:color="auto" w:fill="FFFFFF" w:themeFill="background1"/>
              <w:spacing w:before="10" w:after="10"/>
              <w:ind w:left="360" w:hanging="3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Ley </w:t>
            </w:r>
            <w:r w:rsidRPr="00D929B1">
              <w:rPr>
                <w:sz w:val="21"/>
                <w:szCs w:val="21"/>
              </w:rPr>
              <w:t xml:space="preserve">N° </w:t>
            </w:r>
            <w:r>
              <w:rPr>
                <w:sz w:val="21"/>
                <w:szCs w:val="21"/>
              </w:rPr>
              <w:t>1834 Mercado de valores, 31 de marzo de 1998.</w:t>
            </w:r>
          </w:p>
          <w:p w:rsidR="001C1718" w:rsidRDefault="001C1718" w:rsidP="001C1718">
            <w:pPr>
              <w:shd w:val="clear" w:color="auto" w:fill="FFFFFF" w:themeFill="background1"/>
              <w:spacing w:before="10" w:after="10"/>
              <w:ind w:left="360" w:hanging="360"/>
              <w:rPr>
                <w:sz w:val="21"/>
                <w:szCs w:val="21"/>
              </w:rPr>
            </w:pPr>
            <w:r w:rsidRPr="00D929B1">
              <w:rPr>
                <w:sz w:val="21"/>
                <w:szCs w:val="21"/>
              </w:rPr>
              <w:t>Ley N° 393 de Servicios Financieros, de 21 de agosto de 2013.</w:t>
            </w:r>
          </w:p>
          <w:p w:rsidR="001C1718" w:rsidRPr="00D929B1" w:rsidRDefault="001C1718" w:rsidP="001C1718">
            <w:pPr>
              <w:shd w:val="clear" w:color="auto" w:fill="FFFFFF" w:themeFill="background1"/>
              <w:spacing w:before="10" w:after="10"/>
              <w:ind w:left="360" w:hanging="360"/>
            </w:pPr>
            <w:r w:rsidRPr="00D929B1">
              <w:rPr>
                <w:sz w:val="21"/>
                <w:szCs w:val="21"/>
              </w:rPr>
              <w:t xml:space="preserve">Mejillones Rodríguez, E. (2014). </w:t>
            </w:r>
            <w:r w:rsidRPr="00D929B1">
              <w:rPr>
                <w:i/>
                <w:iCs/>
                <w:sz w:val="21"/>
                <w:szCs w:val="21"/>
              </w:rPr>
              <w:t>Matemáticas Financieras y Actuariales</w:t>
            </w:r>
            <w:r w:rsidRPr="00D929B1">
              <w:rPr>
                <w:sz w:val="21"/>
                <w:szCs w:val="21"/>
              </w:rPr>
              <w:t>. La Paz – Bolivia: s/e.</w:t>
            </w:r>
          </w:p>
          <w:p w:rsidR="007743E2" w:rsidRPr="00D929B1" w:rsidRDefault="007743E2" w:rsidP="00D929B1">
            <w:pPr>
              <w:shd w:val="clear" w:color="auto" w:fill="FFFFFF" w:themeFill="background1"/>
              <w:spacing w:before="10" w:after="10"/>
              <w:ind w:left="360" w:hanging="360"/>
              <w:rPr>
                <w:sz w:val="21"/>
                <w:szCs w:val="21"/>
              </w:rPr>
            </w:pPr>
            <w:proofErr w:type="spellStart"/>
            <w:r w:rsidRPr="00D929B1">
              <w:rPr>
                <w:sz w:val="21"/>
                <w:szCs w:val="21"/>
              </w:rPr>
              <w:t>Portus</w:t>
            </w:r>
            <w:proofErr w:type="spellEnd"/>
            <w:r w:rsidRPr="00D929B1">
              <w:rPr>
                <w:sz w:val="21"/>
                <w:szCs w:val="21"/>
              </w:rPr>
              <w:t xml:space="preserve">, L. (1997). </w:t>
            </w:r>
            <w:r w:rsidRPr="00D929B1">
              <w:rPr>
                <w:i/>
                <w:iCs/>
                <w:sz w:val="21"/>
                <w:szCs w:val="21"/>
              </w:rPr>
              <w:t>Matemáticas Financieras</w:t>
            </w:r>
            <w:r w:rsidRPr="00D929B1">
              <w:rPr>
                <w:sz w:val="21"/>
                <w:szCs w:val="21"/>
              </w:rPr>
              <w:t>. Bogotá – Colombia: McGraw-Hill.</w:t>
            </w:r>
          </w:p>
          <w:p w:rsidR="001C1718" w:rsidRPr="000E161C" w:rsidRDefault="007743E2" w:rsidP="000E161C">
            <w:pPr>
              <w:shd w:val="clear" w:color="auto" w:fill="FFFFFF" w:themeFill="background1"/>
              <w:spacing w:before="10" w:after="10"/>
              <w:ind w:left="360" w:hanging="360"/>
              <w:rPr>
                <w:sz w:val="21"/>
                <w:szCs w:val="21"/>
              </w:rPr>
            </w:pPr>
            <w:r w:rsidRPr="00D929B1">
              <w:rPr>
                <w:sz w:val="21"/>
                <w:szCs w:val="21"/>
              </w:rPr>
              <w:t>Vargas Sánchez, A. (2021). El Mercado de Valores en Bolivia: Financiamiento, Inversión Óptima y Análisis de Resultados. La Paz – B</w:t>
            </w:r>
            <w:r w:rsidR="000E161C">
              <w:rPr>
                <w:sz w:val="21"/>
                <w:szCs w:val="21"/>
              </w:rPr>
              <w:t>olivia: s/e.</w:t>
            </w:r>
          </w:p>
        </w:tc>
      </w:tr>
      <w:tr w:rsidR="00F62955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955" w:rsidRPr="00D929B1" w:rsidRDefault="00EB0363" w:rsidP="00D929B1">
            <w:pPr>
              <w:shd w:val="clear" w:color="auto" w:fill="FFFFFF" w:themeFill="background1"/>
              <w:spacing w:before="20" w:after="20"/>
            </w:pPr>
            <w:r w:rsidRPr="00D929B1">
              <w:rPr>
                <w:b/>
                <w:bCs/>
                <w:i/>
                <w:iCs/>
                <w:sz w:val="21"/>
                <w:szCs w:val="21"/>
              </w:rPr>
              <w:t>Bibliografía complementaria:</w:t>
            </w:r>
          </w:p>
          <w:p w:rsidR="00F62955" w:rsidRPr="00D929B1" w:rsidRDefault="00EB0363" w:rsidP="00D929B1">
            <w:pPr>
              <w:shd w:val="clear" w:color="auto" w:fill="FFFFFF" w:themeFill="background1"/>
              <w:spacing w:before="10" w:after="10"/>
              <w:ind w:left="360" w:hanging="360"/>
            </w:pPr>
            <w:r w:rsidRPr="00D929B1">
              <w:rPr>
                <w:sz w:val="21"/>
                <w:szCs w:val="21"/>
              </w:rPr>
              <w:t xml:space="preserve">Álvarez A., A. (s.f.). </w:t>
            </w:r>
            <w:r w:rsidRPr="00D929B1">
              <w:rPr>
                <w:i/>
                <w:iCs/>
                <w:sz w:val="21"/>
                <w:szCs w:val="21"/>
              </w:rPr>
              <w:t>Matemáticas Financieras y temas afines</w:t>
            </w:r>
            <w:r w:rsidRPr="00D929B1">
              <w:rPr>
                <w:sz w:val="21"/>
                <w:szCs w:val="21"/>
              </w:rPr>
              <w:t>. La Paz – Bolivia: s/e.</w:t>
            </w:r>
          </w:p>
          <w:p w:rsidR="00F62955" w:rsidRPr="00D929B1" w:rsidRDefault="00EB0363" w:rsidP="00D929B1">
            <w:pPr>
              <w:shd w:val="clear" w:color="auto" w:fill="FFFFFF" w:themeFill="background1"/>
              <w:spacing w:before="10" w:after="10"/>
              <w:ind w:left="360" w:hanging="360"/>
            </w:pPr>
            <w:proofErr w:type="spellStart"/>
            <w:r w:rsidRPr="00D929B1">
              <w:rPr>
                <w:sz w:val="21"/>
                <w:szCs w:val="21"/>
              </w:rPr>
              <w:t>Blank</w:t>
            </w:r>
            <w:proofErr w:type="spellEnd"/>
            <w:r w:rsidRPr="00D929B1">
              <w:rPr>
                <w:sz w:val="21"/>
                <w:szCs w:val="21"/>
              </w:rPr>
              <w:t xml:space="preserve">, L. y </w:t>
            </w:r>
            <w:proofErr w:type="spellStart"/>
            <w:r w:rsidRPr="00D929B1">
              <w:rPr>
                <w:sz w:val="21"/>
                <w:szCs w:val="21"/>
              </w:rPr>
              <w:t>Tarquin</w:t>
            </w:r>
            <w:proofErr w:type="spellEnd"/>
            <w:r w:rsidRPr="00D929B1">
              <w:rPr>
                <w:sz w:val="21"/>
                <w:szCs w:val="21"/>
              </w:rPr>
              <w:t xml:space="preserve">, A. (2012). </w:t>
            </w:r>
            <w:r w:rsidRPr="00D929B1">
              <w:rPr>
                <w:i/>
                <w:iCs/>
                <w:sz w:val="21"/>
                <w:szCs w:val="21"/>
              </w:rPr>
              <w:t>Ingeniería Económica</w:t>
            </w:r>
            <w:r w:rsidRPr="00D929B1">
              <w:rPr>
                <w:sz w:val="21"/>
                <w:szCs w:val="21"/>
              </w:rPr>
              <w:t>. México D.F.: McGraw-Hill.</w:t>
            </w:r>
          </w:p>
          <w:p w:rsidR="00F62955" w:rsidRPr="00D929B1" w:rsidRDefault="00EB0363" w:rsidP="00D929B1">
            <w:pPr>
              <w:shd w:val="clear" w:color="auto" w:fill="FFFFFF" w:themeFill="background1"/>
              <w:spacing w:before="10" w:after="10"/>
              <w:ind w:left="360" w:hanging="360"/>
            </w:pPr>
            <w:r w:rsidRPr="00D929B1">
              <w:rPr>
                <w:sz w:val="21"/>
                <w:szCs w:val="21"/>
              </w:rPr>
              <w:t>Consejo de Normas Internacionales de Contabilidad (IASB). NIC 16 Propiedades, planta y equipo.</w:t>
            </w:r>
          </w:p>
          <w:p w:rsidR="00F62955" w:rsidRPr="00D929B1" w:rsidRDefault="00EB0363" w:rsidP="00D929B1">
            <w:pPr>
              <w:shd w:val="clear" w:color="auto" w:fill="FFFFFF" w:themeFill="background1"/>
              <w:spacing w:before="10" w:after="10"/>
              <w:ind w:left="360" w:hanging="360"/>
            </w:pPr>
            <w:r w:rsidRPr="00D929B1">
              <w:rPr>
                <w:sz w:val="21"/>
                <w:szCs w:val="21"/>
              </w:rPr>
              <w:t>Decreto Supremo N° 24051, Reglamento del Impuesto sobre las Utilidades de las Empresas, de 29 de junio de 1995.</w:t>
            </w:r>
          </w:p>
          <w:p w:rsidR="00F62955" w:rsidRPr="00D929B1" w:rsidRDefault="00EB0363" w:rsidP="00D929B1">
            <w:pPr>
              <w:shd w:val="clear" w:color="auto" w:fill="FFFFFF" w:themeFill="background1"/>
              <w:spacing w:before="10" w:after="10"/>
              <w:ind w:left="360" w:hanging="360"/>
            </w:pPr>
            <w:r w:rsidRPr="00D929B1">
              <w:rPr>
                <w:sz w:val="21"/>
                <w:szCs w:val="21"/>
              </w:rPr>
              <w:t xml:space="preserve">García, J. (2005). </w:t>
            </w:r>
            <w:r w:rsidRPr="00D929B1">
              <w:rPr>
                <w:i/>
                <w:iCs/>
                <w:sz w:val="21"/>
                <w:szCs w:val="21"/>
              </w:rPr>
              <w:t>Matemáticas Financieras con ecuaciones de diferencia finita</w:t>
            </w:r>
            <w:r w:rsidRPr="00D929B1">
              <w:rPr>
                <w:sz w:val="21"/>
                <w:szCs w:val="21"/>
              </w:rPr>
              <w:t>. Bogotá – Colombia: Pearson.</w:t>
            </w:r>
          </w:p>
          <w:p w:rsidR="00F62955" w:rsidRPr="00D929B1" w:rsidRDefault="00EB0363" w:rsidP="00D929B1">
            <w:pPr>
              <w:shd w:val="clear" w:color="auto" w:fill="FFFFFF" w:themeFill="background1"/>
              <w:spacing w:before="10" w:after="10"/>
              <w:ind w:left="360" w:hanging="360"/>
            </w:pPr>
            <w:proofErr w:type="spellStart"/>
            <w:r w:rsidRPr="00D929B1">
              <w:rPr>
                <w:sz w:val="21"/>
                <w:szCs w:val="21"/>
              </w:rPr>
              <w:t>Gitman</w:t>
            </w:r>
            <w:proofErr w:type="spellEnd"/>
            <w:r w:rsidRPr="00D929B1">
              <w:rPr>
                <w:sz w:val="21"/>
                <w:szCs w:val="21"/>
              </w:rPr>
              <w:t xml:space="preserve">, L. y </w:t>
            </w:r>
            <w:proofErr w:type="spellStart"/>
            <w:r w:rsidRPr="00D929B1">
              <w:rPr>
                <w:sz w:val="21"/>
                <w:szCs w:val="21"/>
              </w:rPr>
              <w:t>Zutter</w:t>
            </w:r>
            <w:proofErr w:type="spellEnd"/>
            <w:r w:rsidRPr="00D929B1">
              <w:rPr>
                <w:sz w:val="21"/>
                <w:szCs w:val="21"/>
              </w:rPr>
              <w:t xml:space="preserve">, C. (2012). </w:t>
            </w:r>
            <w:r w:rsidRPr="00D929B1">
              <w:rPr>
                <w:i/>
                <w:iCs/>
                <w:sz w:val="21"/>
                <w:szCs w:val="21"/>
              </w:rPr>
              <w:t>Principios de administración financiera</w:t>
            </w:r>
            <w:r w:rsidRPr="00D929B1">
              <w:rPr>
                <w:sz w:val="21"/>
                <w:szCs w:val="21"/>
              </w:rPr>
              <w:t>. México: Pearson Educación.</w:t>
            </w:r>
          </w:p>
          <w:p w:rsidR="00F62955" w:rsidRPr="00D929B1" w:rsidRDefault="00EB0363" w:rsidP="00D929B1">
            <w:pPr>
              <w:shd w:val="clear" w:color="auto" w:fill="FFFFFF" w:themeFill="background1"/>
              <w:spacing w:before="10" w:after="10"/>
              <w:ind w:left="360" w:hanging="360"/>
            </w:pPr>
            <w:proofErr w:type="spellStart"/>
            <w:r w:rsidRPr="00D929B1">
              <w:rPr>
                <w:sz w:val="21"/>
                <w:szCs w:val="21"/>
              </w:rPr>
              <w:t>Mokate</w:t>
            </w:r>
            <w:proofErr w:type="spellEnd"/>
            <w:r w:rsidRPr="00D929B1">
              <w:rPr>
                <w:sz w:val="21"/>
                <w:szCs w:val="21"/>
              </w:rPr>
              <w:t xml:space="preserve">, K. (1998). </w:t>
            </w:r>
            <w:r w:rsidRPr="00D929B1">
              <w:rPr>
                <w:i/>
                <w:iCs/>
                <w:sz w:val="21"/>
                <w:szCs w:val="21"/>
              </w:rPr>
              <w:t>Evaluación Financiera de Proyectos de Inversión</w:t>
            </w:r>
            <w:r w:rsidRPr="00D929B1">
              <w:rPr>
                <w:sz w:val="21"/>
                <w:szCs w:val="21"/>
              </w:rPr>
              <w:t xml:space="preserve">. Bogotá – Colombia: Ediciones </w:t>
            </w:r>
            <w:proofErr w:type="spellStart"/>
            <w:r w:rsidRPr="00D929B1">
              <w:rPr>
                <w:sz w:val="21"/>
                <w:szCs w:val="21"/>
              </w:rPr>
              <w:t>Uniandes</w:t>
            </w:r>
            <w:proofErr w:type="spellEnd"/>
            <w:r w:rsidRPr="00D929B1">
              <w:rPr>
                <w:sz w:val="21"/>
                <w:szCs w:val="21"/>
              </w:rPr>
              <w:t>.</w:t>
            </w:r>
          </w:p>
          <w:p w:rsidR="00F62955" w:rsidRPr="00D929B1" w:rsidRDefault="00EB0363" w:rsidP="00D929B1">
            <w:pPr>
              <w:shd w:val="clear" w:color="auto" w:fill="FFFFFF" w:themeFill="background1"/>
              <w:spacing w:before="10" w:after="10"/>
              <w:ind w:left="360" w:hanging="360"/>
            </w:pPr>
            <w:r w:rsidRPr="00D929B1">
              <w:rPr>
                <w:sz w:val="21"/>
                <w:szCs w:val="21"/>
              </w:rPr>
              <w:t>Páginas de internet: www.asfi.gob.bo, www.bcb.gob.bo y www.bbv.com.bo.</w:t>
            </w:r>
          </w:p>
          <w:p w:rsidR="00F62955" w:rsidRDefault="00EB0363" w:rsidP="00D929B1">
            <w:pPr>
              <w:shd w:val="clear" w:color="auto" w:fill="FFFFFF" w:themeFill="background1"/>
              <w:spacing w:before="10" w:after="10"/>
              <w:ind w:left="360" w:hanging="360"/>
            </w:pPr>
            <w:r w:rsidRPr="00D929B1">
              <w:rPr>
                <w:sz w:val="21"/>
                <w:szCs w:val="21"/>
              </w:rPr>
              <w:t>Resoluciones del Directorio del Banco Central de Bolivia y circulares de la ASFI sobre tasas de interés.</w:t>
            </w:r>
          </w:p>
        </w:tc>
      </w:tr>
    </w:tbl>
    <w:p w:rsidR="00F106DC" w:rsidRDefault="00F106DC" w:rsidP="00D929B1">
      <w:pPr>
        <w:shd w:val="clear" w:color="auto" w:fill="FFFFFF" w:themeFill="background1"/>
      </w:pPr>
    </w:p>
    <w:p w:rsidR="00F106DC" w:rsidRDefault="00F106DC">
      <w:r>
        <w:br w:type="page"/>
      </w:r>
    </w:p>
    <w:p w:rsidR="00F106DC" w:rsidRPr="00864236" w:rsidRDefault="00F106DC" w:rsidP="00F106DC">
      <w:pPr>
        <w:pStyle w:val="NormalWeb"/>
        <w:spacing w:before="280" w:beforeAutospacing="0" w:after="140" w:afterAutospacing="0"/>
        <w:rPr>
          <w:lang w:val="es-BO"/>
        </w:rPr>
      </w:pPr>
      <w:r w:rsidRPr="00864236">
        <w:rPr>
          <w:b/>
          <w:bCs/>
          <w:color w:val="000000"/>
          <w:sz w:val="26"/>
          <w:szCs w:val="26"/>
          <w:lang w:val="es-BO"/>
        </w:rPr>
        <w:lastRenderedPageBreak/>
        <w:t>Firmas</w:t>
      </w:r>
    </w:p>
    <w:p w:rsidR="00F106DC" w:rsidRPr="00864236" w:rsidRDefault="00F106DC" w:rsidP="00F106DC">
      <w:pPr>
        <w:pStyle w:val="NormalWeb"/>
        <w:spacing w:before="0" w:beforeAutospacing="0" w:after="120" w:afterAutospacing="0"/>
        <w:jc w:val="both"/>
        <w:rPr>
          <w:lang w:val="es-BO"/>
        </w:rPr>
      </w:pPr>
      <w:r w:rsidRPr="00864236">
        <w:rPr>
          <w:color w:val="000000"/>
          <w:sz w:val="22"/>
          <w:szCs w:val="22"/>
          <w:lang w:val="es-BO"/>
        </w:rPr>
        <w:t>En constancia de conformidad con lo revisado y acordado, firman:</w:t>
      </w:r>
    </w:p>
    <w:p w:rsidR="00F106DC" w:rsidRPr="00864236" w:rsidRDefault="00F106DC" w:rsidP="00F106DC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240"/>
        <w:gridCol w:w="2410"/>
        <w:gridCol w:w="1984"/>
      </w:tblGrid>
      <w:tr w:rsidR="00F106DC" w:rsidRPr="00864236" w:rsidTr="00191AA7">
        <w:tc>
          <w:tcPr>
            <w:tcW w:w="5240" w:type="dxa"/>
            <w:hideMark/>
          </w:tcPr>
          <w:p w:rsidR="00F106DC" w:rsidRPr="00864236" w:rsidRDefault="00F106DC" w:rsidP="00191AA7">
            <w:pPr>
              <w:spacing w:line="375" w:lineRule="atLeast"/>
              <w:jc w:val="center"/>
              <w:rPr>
                <w:b/>
                <w:sz w:val="23"/>
                <w:szCs w:val="23"/>
              </w:rPr>
            </w:pPr>
            <w:r w:rsidRPr="00864236">
              <w:rPr>
                <w:b/>
                <w:sz w:val="23"/>
                <w:szCs w:val="23"/>
              </w:rPr>
              <w:t>Nombre Completo</w:t>
            </w:r>
          </w:p>
        </w:tc>
        <w:tc>
          <w:tcPr>
            <w:tcW w:w="2410" w:type="dxa"/>
            <w:hideMark/>
          </w:tcPr>
          <w:p w:rsidR="00F106DC" w:rsidRPr="00864236" w:rsidRDefault="00F106DC" w:rsidP="00191AA7">
            <w:pPr>
              <w:spacing w:line="375" w:lineRule="atLeast"/>
              <w:jc w:val="center"/>
              <w:rPr>
                <w:b/>
                <w:sz w:val="23"/>
                <w:szCs w:val="23"/>
              </w:rPr>
            </w:pPr>
            <w:r w:rsidRPr="00864236">
              <w:rPr>
                <w:b/>
                <w:sz w:val="23"/>
                <w:szCs w:val="23"/>
              </w:rPr>
              <w:t>Condición</w:t>
            </w:r>
          </w:p>
        </w:tc>
        <w:tc>
          <w:tcPr>
            <w:tcW w:w="1984" w:type="dxa"/>
            <w:hideMark/>
          </w:tcPr>
          <w:p w:rsidR="00F106DC" w:rsidRPr="00864236" w:rsidRDefault="00F106DC" w:rsidP="00191AA7">
            <w:pPr>
              <w:spacing w:line="375" w:lineRule="atLeast"/>
              <w:jc w:val="center"/>
              <w:rPr>
                <w:b/>
                <w:sz w:val="23"/>
                <w:szCs w:val="23"/>
              </w:rPr>
            </w:pPr>
            <w:r w:rsidRPr="00864236">
              <w:rPr>
                <w:b/>
                <w:sz w:val="23"/>
                <w:szCs w:val="23"/>
              </w:rPr>
              <w:t>Firma</w:t>
            </w:r>
          </w:p>
        </w:tc>
      </w:tr>
      <w:tr w:rsidR="00F106DC" w:rsidRPr="00864236" w:rsidTr="00F106DC">
        <w:trPr>
          <w:trHeight w:val="661"/>
        </w:trPr>
        <w:tc>
          <w:tcPr>
            <w:tcW w:w="5240" w:type="dxa"/>
            <w:vAlign w:val="center"/>
            <w:hideMark/>
          </w:tcPr>
          <w:p w:rsidR="00F106DC" w:rsidRPr="003A5FBF" w:rsidRDefault="00F106DC" w:rsidP="00F106DC">
            <w:pPr>
              <w:pStyle w:val="NormalWeb"/>
              <w:spacing w:after="40"/>
            </w:pPr>
            <w:r w:rsidRPr="003A5FBF">
              <w:rPr>
                <w:color w:val="000000"/>
                <w:sz w:val="22"/>
                <w:szCs w:val="22"/>
              </w:rPr>
              <w:t xml:space="preserve">Esperanza </w:t>
            </w:r>
            <w:proofErr w:type="spellStart"/>
            <w:r w:rsidRPr="003A5FBF">
              <w:rPr>
                <w:color w:val="000000"/>
                <w:sz w:val="22"/>
                <w:szCs w:val="22"/>
              </w:rPr>
              <w:t>Mejillones</w:t>
            </w:r>
            <w:proofErr w:type="spellEnd"/>
            <w:r w:rsidRPr="003A5FBF">
              <w:rPr>
                <w:color w:val="000000"/>
                <w:sz w:val="22"/>
                <w:szCs w:val="22"/>
              </w:rPr>
              <w:t xml:space="preserve"> Rodriguez</w:t>
            </w:r>
          </w:p>
        </w:tc>
        <w:tc>
          <w:tcPr>
            <w:tcW w:w="2410" w:type="dxa"/>
            <w:hideMark/>
          </w:tcPr>
          <w:p w:rsidR="00F106DC" w:rsidRPr="00864236" w:rsidRDefault="00F106DC" w:rsidP="00F106DC">
            <w:pPr>
              <w:spacing w:line="375" w:lineRule="atLeast"/>
              <w:jc w:val="center"/>
              <w:rPr>
                <w:sz w:val="23"/>
                <w:szCs w:val="23"/>
              </w:rPr>
            </w:pPr>
            <w:r w:rsidRPr="00864236">
              <w:rPr>
                <w:sz w:val="23"/>
                <w:szCs w:val="23"/>
              </w:rPr>
              <w:t>Docente</w:t>
            </w:r>
          </w:p>
        </w:tc>
        <w:tc>
          <w:tcPr>
            <w:tcW w:w="1984" w:type="dxa"/>
            <w:hideMark/>
          </w:tcPr>
          <w:p w:rsidR="00F106DC" w:rsidRPr="00864236" w:rsidRDefault="00F106DC" w:rsidP="00F106DC">
            <w:pPr>
              <w:spacing w:line="375" w:lineRule="atLeast"/>
              <w:jc w:val="center"/>
              <w:rPr>
                <w:sz w:val="23"/>
                <w:szCs w:val="23"/>
              </w:rPr>
            </w:pPr>
          </w:p>
        </w:tc>
      </w:tr>
      <w:tr w:rsidR="00F106DC" w:rsidRPr="00864236" w:rsidTr="00F106DC">
        <w:trPr>
          <w:trHeight w:val="699"/>
        </w:trPr>
        <w:tc>
          <w:tcPr>
            <w:tcW w:w="5240" w:type="dxa"/>
            <w:vAlign w:val="center"/>
            <w:hideMark/>
          </w:tcPr>
          <w:p w:rsidR="00F106DC" w:rsidRPr="003A5FBF" w:rsidRDefault="00F106DC" w:rsidP="00F106DC">
            <w:pPr>
              <w:pStyle w:val="NormalWeb"/>
              <w:spacing w:after="0"/>
              <w:textAlignment w:val="baseline"/>
              <w:rPr>
                <w:rFonts w:ascii="Arial" w:hAnsi="Arial" w:cs="Arial"/>
                <w:color w:val="F9FAFB"/>
              </w:rPr>
            </w:pPr>
            <w:r w:rsidRPr="003A5FBF">
              <w:rPr>
                <w:color w:val="000000"/>
              </w:rPr>
              <w:t>Luis Enrique Hinojosa Rodríguez</w:t>
            </w:r>
          </w:p>
        </w:tc>
        <w:tc>
          <w:tcPr>
            <w:tcW w:w="2410" w:type="dxa"/>
            <w:hideMark/>
          </w:tcPr>
          <w:p w:rsidR="00F106DC" w:rsidRPr="00864236" w:rsidRDefault="00F106DC" w:rsidP="00F106DC">
            <w:pPr>
              <w:spacing w:line="375" w:lineRule="atLeast"/>
              <w:jc w:val="center"/>
              <w:rPr>
                <w:sz w:val="23"/>
                <w:szCs w:val="23"/>
              </w:rPr>
            </w:pPr>
            <w:r w:rsidRPr="00864236">
              <w:rPr>
                <w:sz w:val="23"/>
                <w:szCs w:val="23"/>
              </w:rPr>
              <w:t>Docente</w:t>
            </w:r>
          </w:p>
        </w:tc>
        <w:tc>
          <w:tcPr>
            <w:tcW w:w="1984" w:type="dxa"/>
            <w:hideMark/>
          </w:tcPr>
          <w:p w:rsidR="00F106DC" w:rsidRPr="00864236" w:rsidRDefault="00F106DC" w:rsidP="00F106DC">
            <w:pPr>
              <w:spacing w:line="375" w:lineRule="atLeast"/>
              <w:jc w:val="center"/>
              <w:rPr>
                <w:sz w:val="23"/>
                <w:szCs w:val="23"/>
              </w:rPr>
            </w:pPr>
          </w:p>
        </w:tc>
      </w:tr>
      <w:tr w:rsidR="00F106DC" w:rsidRPr="00864236" w:rsidTr="00F106DC">
        <w:trPr>
          <w:trHeight w:val="695"/>
        </w:trPr>
        <w:tc>
          <w:tcPr>
            <w:tcW w:w="5240" w:type="dxa"/>
            <w:vAlign w:val="center"/>
            <w:hideMark/>
          </w:tcPr>
          <w:p w:rsidR="00F106DC" w:rsidRPr="003A5FBF" w:rsidRDefault="00F106DC" w:rsidP="00F106DC">
            <w:pPr>
              <w:pStyle w:val="NormalWeb"/>
              <w:spacing w:after="0"/>
              <w:textAlignment w:val="baseline"/>
              <w:rPr>
                <w:rFonts w:ascii="Arial" w:hAnsi="Arial" w:cs="Arial"/>
                <w:color w:val="F9FAFB"/>
              </w:rPr>
            </w:pPr>
            <w:r w:rsidRPr="003A5FBF">
              <w:rPr>
                <w:color w:val="000000"/>
              </w:rPr>
              <w:t xml:space="preserve">Magna </w:t>
            </w:r>
            <w:proofErr w:type="spellStart"/>
            <w:r w:rsidRPr="003A5FBF">
              <w:rPr>
                <w:color w:val="000000"/>
              </w:rPr>
              <w:t>Rosmary</w:t>
            </w:r>
            <w:proofErr w:type="spellEnd"/>
            <w:r w:rsidRPr="003A5FBF">
              <w:rPr>
                <w:color w:val="000000"/>
              </w:rPr>
              <w:t xml:space="preserve"> </w:t>
            </w:r>
            <w:proofErr w:type="spellStart"/>
            <w:r w:rsidRPr="003A5FBF">
              <w:rPr>
                <w:color w:val="000000"/>
              </w:rPr>
              <w:t>Layme</w:t>
            </w:r>
            <w:proofErr w:type="spellEnd"/>
            <w:r w:rsidRPr="003A5FBF">
              <w:rPr>
                <w:color w:val="000000"/>
              </w:rPr>
              <w:t xml:space="preserve"> Llanos</w:t>
            </w:r>
          </w:p>
        </w:tc>
        <w:tc>
          <w:tcPr>
            <w:tcW w:w="2410" w:type="dxa"/>
            <w:hideMark/>
          </w:tcPr>
          <w:p w:rsidR="00F106DC" w:rsidRPr="00864236" w:rsidRDefault="00F106DC" w:rsidP="00F106DC">
            <w:pPr>
              <w:spacing w:line="375" w:lineRule="atLeast"/>
              <w:jc w:val="center"/>
              <w:rPr>
                <w:sz w:val="23"/>
                <w:szCs w:val="23"/>
              </w:rPr>
            </w:pPr>
            <w:r w:rsidRPr="00864236">
              <w:rPr>
                <w:sz w:val="23"/>
                <w:szCs w:val="23"/>
              </w:rPr>
              <w:t>Docente</w:t>
            </w:r>
          </w:p>
        </w:tc>
        <w:tc>
          <w:tcPr>
            <w:tcW w:w="1984" w:type="dxa"/>
            <w:hideMark/>
          </w:tcPr>
          <w:p w:rsidR="00F106DC" w:rsidRPr="00864236" w:rsidRDefault="00F106DC" w:rsidP="00F106DC">
            <w:pPr>
              <w:spacing w:line="375" w:lineRule="atLeast"/>
              <w:jc w:val="center"/>
              <w:rPr>
                <w:sz w:val="23"/>
                <w:szCs w:val="23"/>
              </w:rPr>
            </w:pPr>
          </w:p>
        </w:tc>
      </w:tr>
      <w:tr w:rsidR="00F106DC" w:rsidRPr="00864236" w:rsidTr="00F106DC">
        <w:trPr>
          <w:trHeight w:val="691"/>
        </w:trPr>
        <w:tc>
          <w:tcPr>
            <w:tcW w:w="5240" w:type="dxa"/>
            <w:vAlign w:val="center"/>
            <w:hideMark/>
          </w:tcPr>
          <w:p w:rsidR="00F106DC" w:rsidRPr="003A5FBF" w:rsidRDefault="00F106DC" w:rsidP="00F106DC">
            <w:pPr>
              <w:pStyle w:val="NormalWeb"/>
              <w:spacing w:after="0"/>
              <w:textAlignment w:val="baseline"/>
              <w:rPr>
                <w:rFonts w:ascii="Arial" w:hAnsi="Arial" w:cs="Arial"/>
                <w:color w:val="F9FAFB"/>
              </w:rPr>
            </w:pPr>
            <w:r w:rsidRPr="003A5FBF">
              <w:rPr>
                <w:color w:val="000000"/>
              </w:rPr>
              <w:t xml:space="preserve">Erik Álvaro </w:t>
            </w:r>
            <w:proofErr w:type="spellStart"/>
            <w:r w:rsidRPr="003A5FBF">
              <w:rPr>
                <w:color w:val="000000"/>
              </w:rPr>
              <w:t>Mamani</w:t>
            </w:r>
            <w:proofErr w:type="spellEnd"/>
            <w:r w:rsidRPr="003A5FBF">
              <w:rPr>
                <w:color w:val="000000"/>
              </w:rPr>
              <w:t xml:space="preserve"> </w:t>
            </w:r>
            <w:proofErr w:type="spellStart"/>
            <w:r w:rsidRPr="003A5FBF">
              <w:rPr>
                <w:color w:val="000000"/>
              </w:rPr>
              <w:t>Callisaya</w:t>
            </w:r>
            <w:proofErr w:type="spellEnd"/>
          </w:p>
        </w:tc>
        <w:tc>
          <w:tcPr>
            <w:tcW w:w="2410" w:type="dxa"/>
            <w:hideMark/>
          </w:tcPr>
          <w:p w:rsidR="00F106DC" w:rsidRPr="00864236" w:rsidRDefault="00F106DC" w:rsidP="00F106DC">
            <w:pPr>
              <w:spacing w:line="375" w:lineRule="atLeast"/>
              <w:jc w:val="center"/>
              <w:rPr>
                <w:sz w:val="23"/>
                <w:szCs w:val="23"/>
              </w:rPr>
            </w:pPr>
            <w:r w:rsidRPr="00864236">
              <w:rPr>
                <w:sz w:val="23"/>
                <w:szCs w:val="23"/>
              </w:rPr>
              <w:t>Docente</w:t>
            </w:r>
          </w:p>
        </w:tc>
        <w:tc>
          <w:tcPr>
            <w:tcW w:w="1984" w:type="dxa"/>
            <w:hideMark/>
          </w:tcPr>
          <w:p w:rsidR="00F106DC" w:rsidRPr="00864236" w:rsidRDefault="00F106DC" w:rsidP="00F106DC">
            <w:pPr>
              <w:spacing w:line="375" w:lineRule="atLeast"/>
              <w:jc w:val="center"/>
              <w:rPr>
                <w:sz w:val="23"/>
                <w:szCs w:val="23"/>
              </w:rPr>
            </w:pPr>
          </w:p>
        </w:tc>
      </w:tr>
      <w:tr w:rsidR="00F106DC" w:rsidRPr="00864236" w:rsidTr="00F106DC">
        <w:trPr>
          <w:trHeight w:val="715"/>
        </w:trPr>
        <w:tc>
          <w:tcPr>
            <w:tcW w:w="5240" w:type="dxa"/>
            <w:vAlign w:val="center"/>
            <w:hideMark/>
          </w:tcPr>
          <w:p w:rsidR="00F106DC" w:rsidRPr="003A5FBF" w:rsidRDefault="00F106DC" w:rsidP="00F106DC">
            <w:pPr>
              <w:pStyle w:val="NormalWeb"/>
              <w:spacing w:after="0"/>
              <w:textAlignment w:val="baseline"/>
              <w:rPr>
                <w:rFonts w:ascii="Arial" w:hAnsi="Arial" w:cs="Arial"/>
                <w:color w:val="F9FAFB"/>
              </w:rPr>
            </w:pPr>
            <w:r w:rsidRPr="003A5FBF">
              <w:rPr>
                <w:color w:val="000000"/>
              </w:rPr>
              <w:t xml:space="preserve">Vicente Waldo Aguirre </w:t>
            </w:r>
            <w:proofErr w:type="spellStart"/>
            <w:r w:rsidRPr="003A5FBF">
              <w:rPr>
                <w:color w:val="000000"/>
              </w:rPr>
              <w:t>Tarquino</w:t>
            </w:r>
            <w:proofErr w:type="spellEnd"/>
          </w:p>
        </w:tc>
        <w:tc>
          <w:tcPr>
            <w:tcW w:w="2410" w:type="dxa"/>
            <w:hideMark/>
          </w:tcPr>
          <w:p w:rsidR="00F106DC" w:rsidRPr="00864236" w:rsidRDefault="00F106DC" w:rsidP="00F106DC">
            <w:pPr>
              <w:spacing w:line="375" w:lineRule="atLeast"/>
              <w:jc w:val="center"/>
              <w:rPr>
                <w:sz w:val="23"/>
                <w:szCs w:val="23"/>
              </w:rPr>
            </w:pPr>
            <w:r w:rsidRPr="00864236">
              <w:rPr>
                <w:sz w:val="23"/>
                <w:szCs w:val="23"/>
              </w:rPr>
              <w:t>Docente</w:t>
            </w:r>
          </w:p>
        </w:tc>
        <w:tc>
          <w:tcPr>
            <w:tcW w:w="1984" w:type="dxa"/>
            <w:hideMark/>
          </w:tcPr>
          <w:p w:rsidR="00F106DC" w:rsidRPr="00864236" w:rsidRDefault="00F106DC" w:rsidP="00F106DC">
            <w:pPr>
              <w:spacing w:line="375" w:lineRule="atLeast"/>
              <w:jc w:val="center"/>
              <w:rPr>
                <w:sz w:val="23"/>
                <w:szCs w:val="23"/>
              </w:rPr>
            </w:pPr>
          </w:p>
        </w:tc>
      </w:tr>
      <w:tr w:rsidR="00F106DC" w:rsidRPr="00864236" w:rsidTr="00F106DC">
        <w:trPr>
          <w:trHeight w:val="693"/>
        </w:trPr>
        <w:tc>
          <w:tcPr>
            <w:tcW w:w="5240" w:type="dxa"/>
            <w:vAlign w:val="center"/>
            <w:hideMark/>
          </w:tcPr>
          <w:p w:rsidR="00F106DC" w:rsidRDefault="00F106DC" w:rsidP="00F106DC">
            <w:pPr>
              <w:pStyle w:val="NormalWeb"/>
              <w:spacing w:before="0" w:beforeAutospacing="0" w:after="40" w:afterAutospacing="0"/>
            </w:pPr>
            <w:bookmarkStart w:id="0" w:name="_GoBack" w:colFirst="0" w:colLast="0"/>
            <w:r>
              <w:rPr>
                <w:color w:val="000000"/>
                <w:sz w:val="23"/>
                <w:szCs w:val="23"/>
              </w:rPr>
              <w:t>Sandra Alison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Maidana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Mamani</w:t>
            </w:r>
            <w:proofErr w:type="spellEnd"/>
          </w:p>
        </w:tc>
        <w:tc>
          <w:tcPr>
            <w:tcW w:w="2410" w:type="dxa"/>
            <w:hideMark/>
          </w:tcPr>
          <w:p w:rsidR="00F106DC" w:rsidRPr="00864236" w:rsidRDefault="00F106DC" w:rsidP="00F106DC">
            <w:pPr>
              <w:spacing w:line="375" w:lineRule="atLeast"/>
              <w:jc w:val="center"/>
              <w:rPr>
                <w:sz w:val="23"/>
                <w:szCs w:val="23"/>
              </w:rPr>
            </w:pPr>
            <w:r w:rsidRPr="00864236">
              <w:rPr>
                <w:sz w:val="23"/>
                <w:szCs w:val="23"/>
              </w:rPr>
              <w:t>Estudiante</w:t>
            </w:r>
          </w:p>
        </w:tc>
        <w:tc>
          <w:tcPr>
            <w:tcW w:w="1984" w:type="dxa"/>
            <w:hideMark/>
          </w:tcPr>
          <w:p w:rsidR="00F106DC" w:rsidRPr="00864236" w:rsidRDefault="00F106DC" w:rsidP="00F106DC">
            <w:pPr>
              <w:jc w:val="center"/>
              <w:rPr>
                <w:sz w:val="20"/>
                <w:szCs w:val="20"/>
              </w:rPr>
            </w:pPr>
          </w:p>
        </w:tc>
      </w:tr>
      <w:bookmarkEnd w:id="0"/>
      <w:tr w:rsidR="00F106DC" w:rsidRPr="00864236" w:rsidTr="00F106DC">
        <w:trPr>
          <w:trHeight w:val="693"/>
        </w:trPr>
        <w:tc>
          <w:tcPr>
            <w:tcW w:w="5240" w:type="dxa"/>
            <w:vAlign w:val="center"/>
          </w:tcPr>
          <w:p w:rsidR="00F106DC" w:rsidRPr="00F106DC" w:rsidRDefault="00F106DC" w:rsidP="00F106DC">
            <w:pPr>
              <w:pStyle w:val="NormalWeb"/>
              <w:spacing w:before="0" w:beforeAutospacing="0" w:after="40" w:afterAutospacing="0"/>
              <w:rPr>
                <w:lang w:val="es-BO"/>
              </w:rPr>
            </w:pPr>
            <w:proofErr w:type="spellStart"/>
            <w:r w:rsidRPr="00F106DC">
              <w:rPr>
                <w:color w:val="000000"/>
                <w:sz w:val="23"/>
                <w:szCs w:val="23"/>
                <w:lang w:val="es-BO"/>
              </w:rPr>
              <w:t>Maria</w:t>
            </w:r>
            <w:proofErr w:type="spellEnd"/>
            <w:r w:rsidRPr="00F106DC">
              <w:rPr>
                <w:color w:val="000000"/>
                <w:sz w:val="23"/>
                <w:szCs w:val="23"/>
                <w:lang w:val="es-BO"/>
              </w:rPr>
              <w:t xml:space="preserve"> Joaquina</w:t>
            </w:r>
            <w:r w:rsidRPr="00F106DC">
              <w:rPr>
                <w:color w:val="000000"/>
                <w:sz w:val="22"/>
                <w:szCs w:val="22"/>
                <w:lang w:val="es-BO"/>
              </w:rPr>
              <w:t xml:space="preserve"> </w:t>
            </w:r>
            <w:r w:rsidRPr="00F106DC">
              <w:rPr>
                <w:color w:val="000000"/>
                <w:sz w:val="23"/>
                <w:szCs w:val="23"/>
                <w:lang w:val="es-BO"/>
              </w:rPr>
              <w:t>Salinas Terceros</w:t>
            </w:r>
          </w:p>
        </w:tc>
        <w:tc>
          <w:tcPr>
            <w:tcW w:w="2410" w:type="dxa"/>
          </w:tcPr>
          <w:p w:rsidR="00F106DC" w:rsidRPr="00864236" w:rsidRDefault="00F106DC" w:rsidP="00F106DC">
            <w:pPr>
              <w:spacing w:line="375" w:lineRule="atLeast"/>
              <w:jc w:val="center"/>
              <w:rPr>
                <w:sz w:val="23"/>
                <w:szCs w:val="23"/>
              </w:rPr>
            </w:pPr>
            <w:r w:rsidRPr="00864236">
              <w:rPr>
                <w:sz w:val="23"/>
                <w:szCs w:val="23"/>
              </w:rPr>
              <w:t>Estudiante</w:t>
            </w:r>
          </w:p>
        </w:tc>
        <w:tc>
          <w:tcPr>
            <w:tcW w:w="1984" w:type="dxa"/>
          </w:tcPr>
          <w:p w:rsidR="00F106DC" w:rsidRPr="00864236" w:rsidRDefault="00F106DC" w:rsidP="00F106DC">
            <w:pPr>
              <w:jc w:val="center"/>
              <w:rPr>
                <w:sz w:val="20"/>
                <w:szCs w:val="20"/>
              </w:rPr>
            </w:pPr>
          </w:p>
        </w:tc>
      </w:tr>
    </w:tbl>
    <w:p w:rsidR="00F106DC" w:rsidRPr="00864236" w:rsidRDefault="00F106DC" w:rsidP="00F106DC"/>
    <w:p w:rsidR="00EB0363" w:rsidRDefault="00EB0363" w:rsidP="00D929B1">
      <w:pPr>
        <w:shd w:val="clear" w:color="auto" w:fill="FFFFFF" w:themeFill="background1"/>
      </w:pPr>
    </w:p>
    <w:sectPr w:rsidR="00EB0363">
      <w:footerReference w:type="default" r:id="rId7"/>
      <w:pgSz w:w="12240" w:h="15840"/>
      <w:pgMar w:top="1134" w:right="1140" w:bottom="1134" w:left="11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91550" w:rsidRDefault="00A91550">
      <w:r>
        <w:separator/>
      </w:r>
    </w:p>
  </w:endnote>
  <w:endnote w:type="continuationSeparator" w:id="0">
    <w:p w:rsidR="00A91550" w:rsidRDefault="00A915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161C" w:rsidRDefault="000E161C">
    <w:pPr>
      <w:jc w:val="right"/>
    </w:pPr>
    <w:r>
      <w:rPr>
        <w:b/>
        <w:bCs/>
        <w:i/>
        <w:iCs/>
        <w:sz w:val="20"/>
        <w:szCs w:val="20"/>
      </w:rPr>
      <w:fldChar w:fldCharType="begin"/>
    </w:r>
    <w:r>
      <w:rPr>
        <w:b/>
        <w:bCs/>
        <w:i/>
        <w:iCs/>
        <w:sz w:val="20"/>
        <w:szCs w:val="20"/>
      </w:rPr>
      <w:instrText>PAGE</w:instrText>
    </w:r>
    <w:r>
      <w:rPr>
        <w:b/>
        <w:bCs/>
        <w:i/>
        <w:iCs/>
        <w:sz w:val="20"/>
        <w:szCs w:val="20"/>
      </w:rPr>
      <w:fldChar w:fldCharType="separate"/>
    </w:r>
    <w:r w:rsidR="00F106DC">
      <w:rPr>
        <w:b/>
        <w:bCs/>
        <w:i/>
        <w:iCs/>
        <w:noProof/>
        <w:sz w:val="20"/>
        <w:szCs w:val="20"/>
      </w:rPr>
      <w:t>4</w:t>
    </w:r>
    <w:r>
      <w:rPr>
        <w:b/>
        <w:bCs/>
        <w:i/>
        <w:iCs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91550" w:rsidRDefault="00A91550">
      <w:r>
        <w:separator/>
      </w:r>
    </w:p>
  </w:footnote>
  <w:footnote w:type="continuationSeparator" w:id="0">
    <w:p w:rsidR="00A91550" w:rsidRDefault="00A915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65212F"/>
    <w:multiLevelType w:val="multilevel"/>
    <w:tmpl w:val="94726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1C6836"/>
    <w:multiLevelType w:val="hybridMultilevel"/>
    <w:tmpl w:val="7032A0EE"/>
    <w:lvl w:ilvl="0" w:tplc="39C6EB32">
      <w:start w:val="1"/>
      <w:numFmt w:val="decimal"/>
      <w:lvlText w:val="%1."/>
      <w:lvlJc w:val="left"/>
      <w:pPr>
        <w:ind w:left="400" w:hanging="380"/>
      </w:pPr>
    </w:lvl>
    <w:lvl w:ilvl="1" w:tplc="86C815A8">
      <w:numFmt w:val="decimal"/>
      <w:lvlText w:val=""/>
      <w:lvlJc w:val="left"/>
    </w:lvl>
    <w:lvl w:ilvl="2" w:tplc="3EEE82A8">
      <w:numFmt w:val="decimal"/>
      <w:lvlText w:val=""/>
      <w:lvlJc w:val="left"/>
    </w:lvl>
    <w:lvl w:ilvl="3" w:tplc="FE2EAD90">
      <w:numFmt w:val="decimal"/>
      <w:lvlText w:val=""/>
      <w:lvlJc w:val="left"/>
    </w:lvl>
    <w:lvl w:ilvl="4" w:tplc="12746A24">
      <w:numFmt w:val="decimal"/>
      <w:lvlText w:val=""/>
      <w:lvlJc w:val="left"/>
    </w:lvl>
    <w:lvl w:ilvl="5" w:tplc="64102DEE">
      <w:numFmt w:val="decimal"/>
      <w:lvlText w:val=""/>
      <w:lvlJc w:val="left"/>
    </w:lvl>
    <w:lvl w:ilvl="6" w:tplc="60DC401E">
      <w:numFmt w:val="decimal"/>
      <w:lvlText w:val=""/>
      <w:lvlJc w:val="left"/>
    </w:lvl>
    <w:lvl w:ilvl="7" w:tplc="2CF65448">
      <w:numFmt w:val="decimal"/>
      <w:lvlText w:val=""/>
      <w:lvlJc w:val="left"/>
    </w:lvl>
    <w:lvl w:ilvl="8" w:tplc="AB68610E">
      <w:numFmt w:val="decimal"/>
      <w:lvlText w:val=""/>
      <w:lvlJc w:val="left"/>
    </w:lvl>
  </w:abstractNum>
  <w:abstractNum w:abstractNumId="2" w15:restartNumberingAfterBreak="0">
    <w:nsid w:val="3E602885"/>
    <w:multiLevelType w:val="multilevel"/>
    <w:tmpl w:val="50F6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5C071D"/>
    <w:multiLevelType w:val="hybridMultilevel"/>
    <w:tmpl w:val="1FE4DCD8"/>
    <w:lvl w:ilvl="0" w:tplc="CDFE3BAC">
      <w:start w:val="1"/>
      <w:numFmt w:val="bullet"/>
      <w:lvlText w:val="•"/>
      <w:lvlJc w:val="left"/>
      <w:pPr>
        <w:ind w:left="260" w:hanging="220"/>
      </w:pPr>
    </w:lvl>
    <w:lvl w:ilvl="1" w:tplc="B4B8AA26">
      <w:numFmt w:val="decimal"/>
      <w:lvlText w:val=""/>
      <w:lvlJc w:val="left"/>
    </w:lvl>
    <w:lvl w:ilvl="2" w:tplc="26E22EF4">
      <w:numFmt w:val="decimal"/>
      <w:lvlText w:val=""/>
      <w:lvlJc w:val="left"/>
    </w:lvl>
    <w:lvl w:ilvl="3" w:tplc="B75E09B0">
      <w:numFmt w:val="decimal"/>
      <w:lvlText w:val=""/>
      <w:lvlJc w:val="left"/>
    </w:lvl>
    <w:lvl w:ilvl="4" w:tplc="0AF22922">
      <w:numFmt w:val="decimal"/>
      <w:lvlText w:val=""/>
      <w:lvlJc w:val="left"/>
    </w:lvl>
    <w:lvl w:ilvl="5" w:tplc="648243B6">
      <w:numFmt w:val="decimal"/>
      <w:lvlText w:val=""/>
      <w:lvlJc w:val="left"/>
    </w:lvl>
    <w:lvl w:ilvl="6" w:tplc="FE2A401E">
      <w:numFmt w:val="decimal"/>
      <w:lvlText w:val=""/>
      <w:lvlJc w:val="left"/>
    </w:lvl>
    <w:lvl w:ilvl="7" w:tplc="2CA04B14">
      <w:numFmt w:val="decimal"/>
      <w:lvlText w:val=""/>
      <w:lvlJc w:val="left"/>
    </w:lvl>
    <w:lvl w:ilvl="8" w:tplc="C76063B4">
      <w:numFmt w:val="decimal"/>
      <w:lvlText w:val=""/>
      <w:lvlJc w:val="left"/>
    </w:lvl>
  </w:abstractNum>
  <w:abstractNum w:abstractNumId="4" w15:restartNumberingAfterBreak="0">
    <w:nsid w:val="5E3A14FD"/>
    <w:multiLevelType w:val="hybridMultilevel"/>
    <w:tmpl w:val="DC7879E0"/>
    <w:lvl w:ilvl="0" w:tplc="19D44938">
      <w:start w:val="1"/>
      <w:numFmt w:val="bullet"/>
      <w:lvlText w:val="●"/>
      <w:lvlJc w:val="left"/>
      <w:pPr>
        <w:ind w:left="720" w:hanging="360"/>
      </w:pPr>
    </w:lvl>
    <w:lvl w:ilvl="1" w:tplc="787464DA">
      <w:start w:val="1"/>
      <w:numFmt w:val="bullet"/>
      <w:lvlText w:val="○"/>
      <w:lvlJc w:val="left"/>
      <w:pPr>
        <w:ind w:left="1440" w:hanging="360"/>
      </w:pPr>
    </w:lvl>
    <w:lvl w:ilvl="2" w:tplc="684A4D9E">
      <w:start w:val="1"/>
      <w:numFmt w:val="bullet"/>
      <w:lvlText w:val="■"/>
      <w:lvlJc w:val="left"/>
      <w:pPr>
        <w:ind w:left="2160" w:hanging="360"/>
      </w:pPr>
    </w:lvl>
    <w:lvl w:ilvl="3" w:tplc="2A8CBF10">
      <w:start w:val="1"/>
      <w:numFmt w:val="bullet"/>
      <w:lvlText w:val="●"/>
      <w:lvlJc w:val="left"/>
      <w:pPr>
        <w:ind w:left="2880" w:hanging="360"/>
      </w:pPr>
    </w:lvl>
    <w:lvl w:ilvl="4" w:tplc="5B8EEB4E">
      <w:start w:val="1"/>
      <w:numFmt w:val="bullet"/>
      <w:lvlText w:val="○"/>
      <w:lvlJc w:val="left"/>
      <w:pPr>
        <w:ind w:left="3600" w:hanging="360"/>
      </w:pPr>
    </w:lvl>
    <w:lvl w:ilvl="5" w:tplc="AF7230E6">
      <w:start w:val="1"/>
      <w:numFmt w:val="bullet"/>
      <w:lvlText w:val="■"/>
      <w:lvlJc w:val="left"/>
      <w:pPr>
        <w:ind w:left="4320" w:hanging="360"/>
      </w:pPr>
    </w:lvl>
    <w:lvl w:ilvl="6" w:tplc="2F425AD2">
      <w:start w:val="1"/>
      <w:numFmt w:val="bullet"/>
      <w:lvlText w:val="●"/>
      <w:lvlJc w:val="left"/>
      <w:pPr>
        <w:ind w:left="5040" w:hanging="360"/>
      </w:pPr>
    </w:lvl>
    <w:lvl w:ilvl="7" w:tplc="89EC9086">
      <w:start w:val="1"/>
      <w:numFmt w:val="bullet"/>
      <w:lvlText w:val="●"/>
      <w:lvlJc w:val="left"/>
      <w:pPr>
        <w:ind w:left="5760" w:hanging="360"/>
      </w:pPr>
    </w:lvl>
    <w:lvl w:ilvl="8" w:tplc="01E2B62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4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0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2955"/>
    <w:rsid w:val="000431C7"/>
    <w:rsid w:val="000E161C"/>
    <w:rsid w:val="000F1796"/>
    <w:rsid w:val="0014658F"/>
    <w:rsid w:val="001C1718"/>
    <w:rsid w:val="00583C82"/>
    <w:rsid w:val="007077C8"/>
    <w:rsid w:val="007743E2"/>
    <w:rsid w:val="007D7567"/>
    <w:rsid w:val="00A91550"/>
    <w:rsid w:val="00B26E74"/>
    <w:rsid w:val="00C845C9"/>
    <w:rsid w:val="00D929B1"/>
    <w:rsid w:val="00EB0363"/>
    <w:rsid w:val="00F106DC"/>
    <w:rsid w:val="00F46DC2"/>
    <w:rsid w:val="00F62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687B2"/>
  <w15:docId w15:val="{EF109A09-F89D-4BC5-9F5D-89312E1A2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2"/>
        <w:szCs w:val="22"/>
        <w:lang w:val="es-BO" w:eastAsia="es-B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F106DC"/>
    <w:pPr>
      <w:spacing w:before="100" w:beforeAutospacing="1" w:after="100" w:afterAutospacing="1"/>
    </w:pPr>
    <w:rPr>
      <w:sz w:val="24"/>
      <w:szCs w:val="24"/>
      <w:lang w:val="en-US" w:eastAsia="en-US"/>
    </w:rPr>
  </w:style>
  <w:style w:type="table" w:styleId="Tablaconcuadrcula">
    <w:name w:val="Table Grid"/>
    <w:basedOn w:val="Tablanormal"/>
    <w:uiPriority w:val="39"/>
    <w:rsid w:val="00F106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852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13</Pages>
  <Words>4410</Words>
  <Characters>25138</Characters>
  <Application>Microsoft Office Word</Application>
  <DocSecurity>0</DocSecurity>
  <Lines>209</Lines>
  <Paragraphs>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EMR</Company>
  <LinksUpToDate>false</LinksUpToDate>
  <CharactersWithSpaces>29490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4</cp:revision>
  <dcterms:created xsi:type="dcterms:W3CDTF">2026-10-09T17:43:00Z</dcterms:created>
  <dcterms:modified xsi:type="dcterms:W3CDTF">2026-10-12T02:04:00Z</dcterms:modified>
</cp:coreProperties>
</file>
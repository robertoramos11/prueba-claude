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85747" w14:textId="77777777" w:rsidR="00662DF7" w:rsidRPr="003827F3" w:rsidRDefault="00000000">
      <w:pPr>
        <w:spacing w:after="60"/>
      </w:pPr>
      <w:r w:rsidRPr="003827F3">
        <w:rPr>
          <w:i/>
          <w:iCs/>
        </w:rPr>
        <w:t>Nivel: Licenciatura en Contaduría Pública</w:t>
      </w:r>
    </w:p>
    <w:p w14:paraId="47C90E84" w14:textId="77777777" w:rsidR="00662DF7" w:rsidRPr="003827F3" w:rsidRDefault="00000000">
      <w:pPr>
        <w:spacing w:after="60"/>
        <w:jc w:val="center"/>
      </w:pPr>
      <w:r w:rsidRPr="003827F3">
        <w:rPr>
          <w:b/>
          <w:bCs/>
        </w:rPr>
        <w:t>TERCER AÑO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5"/>
        <w:gridCol w:w="415"/>
        <w:gridCol w:w="415"/>
        <w:gridCol w:w="415"/>
        <w:gridCol w:w="830"/>
        <w:gridCol w:w="415"/>
        <w:gridCol w:w="415"/>
        <w:gridCol w:w="830"/>
        <w:gridCol w:w="830"/>
        <w:gridCol w:w="415"/>
        <w:gridCol w:w="415"/>
        <w:gridCol w:w="415"/>
        <w:gridCol w:w="415"/>
        <w:gridCol w:w="415"/>
        <w:gridCol w:w="415"/>
        <w:gridCol w:w="1660"/>
      </w:tblGrid>
      <w:tr w:rsidR="00662DF7" w:rsidRPr="003827F3" w14:paraId="32CD729D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3EC1FC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Asignatura</w:t>
            </w:r>
          </w:p>
        </w:tc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A4A6D5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Sigla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A0FB65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Nivel/Área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D90624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Prerrequisito</w:t>
            </w:r>
          </w:p>
        </w:tc>
      </w:tr>
      <w:tr w:rsidR="00662DF7" w:rsidRPr="003827F3" w14:paraId="68BFD2DA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B2C6AE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Contabilidad de Costos y Gestión</w:t>
            </w:r>
          </w:p>
        </w:tc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7CCC49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CPA-302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B60CDE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Información Financiera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18A6B2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CPA-201, CPA-202, CPA-203</w:t>
            </w:r>
          </w:p>
        </w:tc>
      </w:tr>
      <w:tr w:rsidR="00662DF7" w:rsidRPr="003827F3" w14:paraId="29B545A9" w14:textId="77777777">
        <w:tc>
          <w:tcPr>
            <w:tcW w:w="747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08ED62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Carga Horaria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878990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Créditos</w:t>
            </w:r>
          </w:p>
        </w:tc>
      </w:tr>
      <w:tr w:rsidR="00662DF7" w:rsidRPr="003827F3" w14:paraId="0F599005" w14:textId="77777777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3E30E6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HP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E6AC7D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HAA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741572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HTG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678EAF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HIP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D98201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HE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5D1D34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TOTAL</w:t>
            </w:r>
          </w:p>
        </w:tc>
        <w:tc>
          <w:tcPr>
            <w:tcW w:w="249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36409C" w14:textId="77777777" w:rsidR="00662DF7" w:rsidRPr="003827F3" w:rsidRDefault="00662DF7">
            <w:pPr>
              <w:spacing w:before="20" w:after="20"/>
              <w:jc w:val="center"/>
            </w:pPr>
          </w:p>
        </w:tc>
      </w:tr>
      <w:tr w:rsidR="00662DF7" w:rsidRPr="003827F3" w14:paraId="6E924256" w14:textId="77777777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F6C04B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sz w:val="21"/>
                <w:szCs w:val="21"/>
              </w:rPr>
              <w:t>160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3BEB18" w14:textId="076A3EF9" w:rsidR="00662DF7" w:rsidRPr="003827F3" w:rsidRDefault="000B5FBD">
            <w:pPr>
              <w:spacing w:before="20" w:after="20"/>
              <w:jc w:val="center"/>
            </w:pPr>
            <w:r w:rsidRPr="003827F3">
              <w:t>30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B6B649" w14:textId="6F516CB9" w:rsidR="00662DF7" w:rsidRPr="003827F3" w:rsidRDefault="000B5FBD">
            <w:pPr>
              <w:spacing w:before="20" w:after="20"/>
              <w:jc w:val="center"/>
            </w:pPr>
            <w:r w:rsidRPr="003827F3">
              <w:t>36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7BDBB1" w14:textId="1A9A7F3E" w:rsidR="00662DF7" w:rsidRPr="003827F3" w:rsidRDefault="000B5FBD">
            <w:pPr>
              <w:spacing w:before="20" w:after="20"/>
              <w:jc w:val="center"/>
            </w:pPr>
            <w:r w:rsidRPr="003827F3">
              <w:t>20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A818F3" w14:textId="6D6F44E6" w:rsidR="00662DF7" w:rsidRPr="003827F3" w:rsidRDefault="000B5FBD">
            <w:pPr>
              <w:spacing w:before="20" w:after="20"/>
              <w:jc w:val="center"/>
            </w:pPr>
            <w:r w:rsidRPr="003827F3">
              <w:t>24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D201A8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sz w:val="21"/>
                <w:szCs w:val="21"/>
              </w:rPr>
              <w:t>270</w:t>
            </w:r>
          </w:p>
        </w:tc>
        <w:tc>
          <w:tcPr>
            <w:tcW w:w="249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69301" w14:textId="77777777" w:rsidR="00662DF7" w:rsidRPr="003827F3" w:rsidRDefault="00662DF7"/>
        </w:tc>
      </w:tr>
      <w:tr w:rsidR="00662DF7" w:rsidRPr="003827F3" w14:paraId="517176A5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07C730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Unidad de Competencia</w:t>
            </w:r>
          </w:p>
        </w:tc>
      </w:tr>
      <w:tr w:rsidR="0089795F" w:rsidRPr="003827F3" w14:paraId="4D524642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E17BAD" w14:textId="4CA07E87" w:rsidR="0089795F" w:rsidRPr="003827F3" w:rsidRDefault="00FE265B" w:rsidP="0089795F">
            <w:pPr>
              <w:spacing w:before="20" w:after="20"/>
            </w:pPr>
            <w:r w:rsidRPr="003827F3">
              <w:t>"Diseña e implementa el sistema integral de costos y el presupuesto maestro en entidades productivas, mediante el control de los elementos del costo (materiales, mano de obra y CIF), la aplicación de sistemas de acumulación (por órdenes, procesos), costeo directo o variable y costos conjuntos y la evaluación de modelos de gestión (costeo estándar y Costeo Basado en Actividades) y la aplicación del costo volumen utilidad, integrando herramientas tecnológicas avanzadas, criterios de sostenibilidad ambiental y economía circular, con rigor técnico, integridad profesional y estricto apego a la norma técnico legal vigente."</w:t>
            </w:r>
          </w:p>
        </w:tc>
      </w:tr>
      <w:tr w:rsidR="00662DF7" w:rsidRPr="003827F3" w14:paraId="7EAA0F45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5E2478" w14:textId="066B9B41" w:rsidR="00662DF7" w:rsidRPr="003827F3" w:rsidRDefault="000E23E5">
            <w:pPr>
              <w:spacing w:before="20" w:after="20"/>
              <w:jc w:val="both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1: </w:t>
            </w:r>
            <w:r w:rsidRPr="003827F3">
              <w:rPr>
                <w:sz w:val="21"/>
                <w:szCs w:val="21"/>
              </w:rPr>
              <w:t>Clasifica los elementos del costo de producción de bienes y/o servicios, según su comportamiento y su función, registrando el control de los materiales, la mano de obra y los costos indirectos de fabricación.</w:t>
            </w:r>
          </w:p>
        </w:tc>
      </w:tr>
      <w:tr w:rsidR="00662DF7" w:rsidRPr="003827F3" w14:paraId="34E6CE8E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18B7AF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4BAAE4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E7990A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662DF7" w:rsidRPr="003827F3" w14:paraId="16C94B4B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8EE0B9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1. Clasifica los elementos del costo de producción según su comportamiento y su función en una empresa de transformación.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4FE975" w14:textId="53C3D1B3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1.1 Elabora el cuadro de clasificación de los costos de una empresa de transformación.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BBF597" w14:textId="77777777" w:rsidR="00662DF7" w:rsidRPr="003827F3" w:rsidRDefault="00000000">
            <w:pPr>
              <w:spacing w:before="20" w:after="20"/>
            </w:pPr>
            <w:r w:rsidRPr="003827F3">
              <w:rPr>
                <w:b/>
                <w:bCs/>
                <w:sz w:val="21"/>
                <w:szCs w:val="21"/>
              </w:rPr>
              <w:t xml:space="preserve">Producto 1: </w:t>
            </w:r>
            <w:r w:rsidRPr="003827F3">
              <w:rPr>
                <w:sz w:val="21"/>
                <w:szCs w:val="21"/>
              </w:rPr>
              <w:t>Cuadro de clasificación de los elementos del costo según su comportamiento y su función.</w:t>
            </w:r>
          </w:p>
        </w:tc>
      </w:tr>
      <w:tr w:rsidR="00662DF7" w:rsidRPr="003827F3" w14:paraId="10F770CD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A40E1" w14:textId="77777777" w:rsidR="00662DF7" w:rsidRPr="003827F3" w:rsidRDefault="00662DF7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77E043" w14:textId="05C31AD2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1.2 Elabora el estado del costo de producción y el estado de resultado</w:t>
            </w:r>
            <w:r w:rsidR="00B56BDF" w:rsidRPr="003827F3">
              <w:rPr>
                <w:sz w:val="21"/>
                <w:szCs w:val="21"/>
              </w:rPr>
              <w:t>s de una empresa.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E35317" w14:textId="77777777" w:rsidR="00662DF7" w:rsidRPr="003827F3" w:rsidRDefault="00000000">
            <w:pPr>
              <w:spacing w:before="20" w:after="20"/>
            </w:pPr>
            <w:r w:rsidRPr="003827F3">
              <w:rPr>
                <w:b/>
                <w:bCs/>
                <w:sz w:val="21"/>
                <w:szCs w:val="21"/>
              </w:rPr>
              <w:t xml:space="preserve">Producto 2: </w:t>
            </w:r>
            <w:r w:rsidRPr="003827F3">
              <w:rPr>
                <w:sz w:val="21"/>
                <w:szCs w:val="21"/>
              </w:rPr>
              <w:t>Estado del costo de producción y estado de resultados de una empresa de transformación.</w:t>
            </w:r>
          </w:p>
        </w:tc>
      </w:tr>
      <w:tr w:rsidR="00662DF7" w:rsidRPr="003827F3" w14:paraId="64DA6CA7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AF1AF9" w14:textId="1ACC1A71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 xml:space="preserve">2. Registra el costo de los materiales, la mano de obra y los costos indirectos de fabricación, </w:t>
            </w:r>
            <w:r w:rsidR="006936E1" w:rsidRPr="003827F3">
              <w:rPr>
                <w:sz w:val="21"/>
                <w:szCs w:val="21"/>
              </w:rPr>
              <w:t>aplicando</w:t>
            </w:r>
            <w:r w:rsidRPr="003827F3">
              <w:rPr>
                <w:sz w:val="21"/>
                <w:szCs w:val="21"/>
              </w:rPr>
              <w:t xml:space="preserve"> su control interno.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AAACA1" w14:textId="69B277C1" w:rsidR="00662DF7" w:rsidRPr="003827F3" w:rsidRDefault="0089795F">
            <w:pPr>
              <w:spacing w:before="20" w:after="20"/>
              <w:rPr>
                <w:sz w:val="21"/>
                <w:szCs w:val="21"/>
              </w:rPr>
            </w:pPr>
            <w:r w:rsidRPr="003827F3">
              <w:rPr>
                <w:sz w:val="21"/>
                <w:szCs w:val="21"/>
              </w:rPr>
              <w:t>2.1 Registra las operaciones de materiales y mano de obra de una empresa productiva, aplicando los instrumentos de control interno de almacenes y planillas laborales.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AD8529" w14:textId="41A2CD66" w:rsidR="00662DF7" w:rsidRPr="003827F3" w:rsidRDefault="00000000">
            <w:pPr>
              <w:spacing w:before="20" w:after="20"/>
            </w:pPr>
            <w:r w:rsidRPr="003827F3">
              <w:rPr>
                <w:b/>
                <w:bCs/>
                <w:sz w:val="21"/>
                <w:szCs w:val="21"/>
              </w:rPr>
              <w:t xml:space="preserve">Producto 3: </w:t>
            </w:r>
            <w:r w:rsidRPr="003827F3">
              <w:rPr>
                <w:sz w:val="21"/>
                <w:szCs w:val="21"/>
              </w:rPr>
              <w:t>Planilla de control de materiales y de mano de obra.</w:t>
            </w:r>
          </w:p>
        </w:tc>
      </w:tr>
      <w:tr w:rsidR="00662DF7" w:rsidRPr="003827F3" w14:paraId="40A8C79D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73F0D" w14:textId="77777777" w:rsidR="00662DF7" w:rsidRPr="003827F3" w:rsidRDefault="00662DF7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8A9D48" w14:textId="47846A23" w:rsidR="00662DF7" w:rsidRPr="003827F3" w:rsidRDefault="006936E1">
            <w:pPr>
              <w:spacing w:before="20" w:after="20"/>
            </w:pPr>
            <w:r w:rsidRPr="003827F3">
              <w:rPr>
                <w:sz w:val="21"/>
                <w:szCs w:val="21"/>
              </w:rPr>
              <w:t>2.2 Calcula la tasa de aplicación y la distribución primaria y secundaria de los costos indirectos en hoja de cálculo.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C0988A" w14:textId="77777777" w:rsidR="00662DF7" w:rsidRPr="003827F3" w:rsidRDefault="00000000">
            <w:pPr>
              <w:spacing w:before="20" w:after="20"/>
            </w:pPr>
            <w:r w:rsidRPr="003827F3">
              <w:rPr>
                <w:b/>
                <w:bCs/>
                <w:sz w:val="21"/>
                <w:szCs w:val="21"/>
              </w:rPr>
              <w:t xml:space="preserve">Producto 4: </w:t>
            </w:r>
            <w:r w:rsidRPr="003827F3">
              <w:rPr>
                <w:sz w:val="21"/>
                <w:szCs w:val="21"/>
              </w:rPr>
              <w:t>Cuadro de distribución de los costos indirectos de fabricación.</w:t>
            </w:r>
          </w:p>
        </w:tc>
      </w:tr>
      <w:tr w:rsidR="00662DF7" w:rsidRPr="003827F3" w14:paraId="37E34D3A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FEB7F1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662DF7" w:rsidRPr="003827F3" w14:paraId="00C4A9FE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167826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0C079F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338D32FB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E9A751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662DF7" w:rsidRPr="003827F3" w14:paraId="082687A4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BA2767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Tema 1: Introducción a la Administración y Contabilidad de Costos Fundamentales</w:t>
            </w:r>
          </w:p>
          <w:p w14:paraId="678661C0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 xml:space="preserve">Tema 2: Conceptos, Clasificación y Comportamiento de los </w:t>
            </w:r>
            <w:r w:rsidRPr="003827F3">
              <w:rPr>
                <w:sz w:val="21"/>
                <w:szCs w:val="21"/>
              </w:rPr>
              <w:lastRenderedPageBreak/>
              <w:t>Elementos del Costo en las Organizaciones</w:t>
            </w:r>
          </w:p>
          <w:p w14:paraId="2960E518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Tema 3: Costos y Control de Materiales</w:t>
            </w:r>
          </w:p>
          <w:p w14:paraId="05419FE4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Tema 4: Costos y Control de Mano de Obra</w:t>
            </w:r>
          </w:p>
          <w:p w14:paraId="419F9CF5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Tema 5: Costos y Control de los Costos Indirectos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554683" w14:textId="77777777" w:rsidR="00662DF7" w:rsidRPr="003827F3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3827F3">
              <w:rPr>
                <w:sz w:val="21"/>
                <w:szCs w:val="21"/>
              </w:rPr>
              <w:lastRenderedPageBreak/>
              <w:t>Introducción a la administración de costos y su relación con la contabilidad financiera, administrativa y de costos. (C)</w:t>
            </w:r>
          </w:p>
          <w:p w14:paraId="197ECB76" w14:textId="77777777" w:rsidR="00662DF7" w:rsidRPr="003827F3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3827F3">
              <w:rPr>
                <w:sz w:val="21"/>
                <w:szCs w:val="21"/>
              </w:rPr>
              <w:t>Cadena de valor de los costos: orientación al cliente, administración de calidad total, el tiempo como elemento competitivo y los avances en la tecnología de la información. (C)</w:t>
            </w:r>
          </w:p>
          <w:p w14:paraId="3050265D" w14:textId="77777777" w:rsidR="00662DF7" w:rsidRPr="003827F3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3827F3">
              <w:rPr>
                <w:sz w:val="21"/>
                <w:szCs w:val="21"/>
              </w:rPr>
              <w:lastRenderedPageBreak/>
              <w:t>Crecimiento de la industria, los costos en empresas de transformación, comerciales y de servicios, y la competencia global. (C)</w:t>
            </w:r>
          </w:p>
          <w:p w14:paraId="0DDC95FB" w14:textId="77777777" w:rsidR="00662DF7" w:rsidRPr="003827F3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3827F3">
              <w:rPr>
                <w:sz w:val="21"/>
                <w:szCs w:val="21"/>
              </w:rPr>
              <w:t>Función del administrador de costos en la actualidad: posiciones de línea comparadas con posiciones de staff, información para la planeación, el control y la toma de decisiones, y normas del comportamiento ético. (C, A)</w:t>
            </w:r>
          </w:p>
          <w:p w14:paraId="627269A4" w14:textId="77777777" w:rsidR="00662DF7" w:rsidRPr="003827F3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3827F3">
              <w:rPr>
                <w:sz w:val="21"/>
                <w:szCs w:val="21"/>
              </w:rPr>
              <w:t>Ética profesional en la información de costos: riesgo de manipulación del costo de producción y de la valuación de los inventarios. (C, A)</w:t>
            </w:r>
          </w:p>
          <w:p w14:paraId="5A4B9FE7" w14:textId="77777777" w:rsidR="00662DF7" w:rsidRPr="003827F3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3827F3">
              <w:rPr>
                <w:sz w:val="21"/>
                <w:szCs w:val="21"/>
              </w:rPr>
              <w:t>Concepto y definición de costo y de gasto; diferencias entre la contabilidad financiera y la contabilidad administrativa. (C)</w:t>
            </w:r>
          </w:p>
          <w:p w14:paraId="22424D44" w14:textId="77777777" w:rsidR="00662DF7" w:rsidRPr="003827F3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3827F3">
              <w:rPr>
                <w:sz w:val="21"/>
                <w:szCs w:val="21"/>
              </w:rPr>
              <w:t>Clasificación de los costos y elementos del costo: costo total, costo primo y costo de transformación. (C)</w:t>
            </w:r>
          </w:p>
          <w:p w14:paraId="649AF634" w14:textId="77777777" w:rsidR="00662DF7" w:rsidRPr="003827F3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3827F3">
              <w:rPr>
                <w:sz w:val="21"/>
                <w:szCs w:val="21"/>
              </w:rPr>
              <w:t>Aplicación práctica del comportamiento de los elementos del costo; determinación del estado del costo de producción y del estado de resultados. (C, P)</w:t>
            </w:r>
          </w:p>
          <w:p w14:paraId="27E41431" w14:textId="77777777" w:rsidR="00662DF7" w:rsidRPr="003827F3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3827F3">
              <w:rPr>
                <w:sz w:val="21"/>
                <w:szCs w:val="21"/>
              </w:rPr>
              <w:t>Representación gráfica y estructura de costos. (C)</w:t>
            </w:r>
          </w:p>
          <w:p w14:paraId="73E75378" w14:textId="77777777" w:rsidR="00662DF7" w:rsidRPr="003827F3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3827F3">
              <w:rPr>
                <w:sz w:val="21"/>
                <w:szCs w:val="21"/>
              </w:rPr>
              <w:t>Concepto, naturaleza, registro, valuación y medición de los materiales; flujo de las cuentas de control. (C, P)</w:t>
            </w:r>
          </w:p>
          <w:p w14:paraId="0C7A213A" w14:textId="77777777" w:rsidR="00662DF7" w:rsidRPr="003827F3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3827F3">
              <w:rPr>
                <w:sz w:val="21"/>
                <w:szCs w:val="21"/>
              </w:rPr>
              <w:t>Elementos del costo de materiales; costos de transporte y almacenamiento; compra de materiales y transferencia a procesos de producción. (C)</w:t>
            </w:r>
          </w:p>
          <w:p w14:paraId="445960A6" w14:textId="77777777" w:rsidR="00662DF7" w:rsidRPr="003827F3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3827F3">
              <w:rPr>
                <w:sz w:val="21"/>
                <w:szCs w:val="21"/>
              </w:rPr>
              <w:t>Mermas y desperdicios de materiales; procedimientos y sistemas de administración, control y evaluación de materiales. (P)</w:t>
            </w:r>
          </w:p>
          <w:p w14:paraId="33DD8B16" w14:textId="77777777" w:rsidR="00662DF7" w:rsidRPr="003827F3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3827F3">
              <w:rPr>
                <w:sz w:val="21"/>
                <w:szCs w:val="21"/>
              </w:rPr>
              <w:t>Control interno de almacenes: recepción, custodia, inventarios físicos y responsabilidad por faltantes. (C, A)</w:t>
            </w:r>
          </w:p>
          <w:p w14:paraId="552D891B" w14:textId="77777777" w:rsidR="00662DF7" w:rsidRPr="003827F3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3827F3">
              <w:rPr>
                <w:sz w:val="21"/>
                <w:szCs w:val="21"/>
              </w:rPr>
              <w:t>Concepto, naturaleza y registro de la mano de obra; planilla de sueldos y salarios y aportes patronales, provisiones y previsiones. (C, P)</w:t>
            </w:r>
          </w:p>
          <w:p w14:paraId="4EF1C0E7" w14:textId="77777777" w:rsidR="00662DF7" w:rsidRPr="003827F3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3827F3">
              <w:rPr>
                <w:sz w:val="21"/>
                <w:szCs w:val="21"/>
              </w:rPr>
              <w:t>Contabilización de la mano de obra y problemas especiales relacionados con su registro: tiempos y movimientos, y tiempo ocioso. (P)</w:t>
            </w:r>
          </w:p>
          <w:p w14:paraId="2B822D91" w14:textId="77777777" w:rsidR="00662DF7" w:rsidRPr="003827F3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3827F3">
              <w:rPr>
                <w:sz w:val="21"/>
                <w:szCs w:val="21"/>
              </w:rPr>
              <w:t>Control interno de la planilla: registro de asistencia, horas trabajadas y conformidad de los aportes a la seguridad social. (P)</w:t>
            </w:r>
          </w:p>
          <w:p w14:paraId="3C1AF0BD" w14:textId="77777777" w:rsidR="00662DF7" w:rsidRPr="003827F3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3827F3">
              <w:rPr>
                <w:sz w:val="21"/>
                <w:szCs w:val="21"/>
              </w:rPr>
              <w:t>Decisiones administrativas, incentivos a la producción y tratamiento contable de los servicios tercerizados. (P)</w:t>
            </w:r>
          </w:p>
          <w:p w14:paraId="70924D10" w14:textId="77777777" w:rsidR="00662DF7" w:rsidRPr="003827F3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3827F3">
              <w:rPr>
                <w:sz w:val="21"/>
                <w:szCs w:val="21"/>
              </w:rPr>
              <w:t>Concepto, naturaleza, registro y clasificación de los costos indirectos de fabricación; costos incurridos y aplicados. (C, P)</w:t>
            </w:r>
          </w:p>
          <w:p w14:paraId="37A346D0" w14:textId="77777777" w:rsidR="00662DF7" w:rsidRPr="003827F3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3827F3">
              <w:rPr>
                <w:sz w:val="21"/>
                <w:szCs w:val="21"/>
              </w:rPr>
              <w:lastRenderedPageBreak/>
              <w:t>Tasa o cuota, acumulación y distribución primaria y secundaria de los costos indirectos. (C)</w:t>
            </w:r>
          </w:p>
          <w:p w14:paraId="0DE077E7" w14:textId="77777777" w:rsidR="00662DF7" w:rsidRPr="003827F3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3827F3">
              <w:rPr>
                <w:sz w:val="21"/>
                <w:szCs w:val="21"/>
              </w:rPr>
              <w:t>Registro y distribución de los costos indirectos en hoja de cálculo con tablas dinámicas, y módulos de costos de los sistemas de información empresarial. (P, T)</w:t>
            </w:r>
          </w:p>
          <w:p w14:paraId="77648054" w14:textId="77777777" w:rsidR="00662DF7" w:rsidRPr="003827F3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3827F3">
              <w:rPr>
                <w:sz w:val="21"/>
                <w:szCs w:val="21"/>
              </w:rPr>
              <w:t>Efecto de los cambios en el volumen de producción sobre los costos indirectos de fabricación. (C)</w:t>
            </w:r>
          </w:p>
          <w:p w14:paraId="21E8CBE9" w14:textId="77777777" w:rsidR="00662DF7" w:rsidRPr="003827F3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3827F3">
              <w:rPr>
                <w:sz w:val="21"/>
                <w:szCs w:val="21"/>
              </w:rPr>
              <w:t>Costos ambientales y costos de la calidad: prevención, evaluación, fallas internas y fallas externas. (C)</w:t>
            </w:r>
          </w:p>
          <w:p w14:paraId="659C052F" w14:textId="565C8503" w:rsidR="00E766D4" w:rsidRPr="003827F3" w:rsidRDefault="00E766D4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sz w:val="21"/>
                <w:szCs w:val="21"/>
              </w:rPr>
            </w:pPr>
            <w:r w:rsidRPr="003827F3">
              <w:rPr>
                <w:sz w:val="21"/>
                <w:szCs w:val="21"/>
              </w:rPr>
              <w:t xml:space="preserve">Asignación de los costos indirectos de fabricación con costeo basado en actividades: identificación de actividades, generadores de costos e inductores frente a las limitaciones de las tasas </w:t>
            </w:r>
            <w:r>
              <w:rPr>
                <w:sz w:val="21"/>
                <w:szCs w:val="21"/>
              </w:rPr>
              <w:t xml:space="preserve">tradicionales. </w:t>
            </w:r>
            <w:del w:id="9001" w:author="Comisión de revisión 4.5" w:date="2026-10-13T00:00:00Z">
              <w:r>
                <w:rPr>
                  <w:sz w:val="21"/>
                  <w:szCs w:val="21"/>
                </w:rPr>
                <w:delText xml:space="preserve">(</w:delText>
              </w:r>
              <w:r>
                <w:rPr>
                  <w:sz w:val="21"/>
                  <w:szCs w:val="21"/>
                </w:rPr>
                <w:delText xml:space="preserve">C</w:delText>
              </w:r>
              <w:r>
                <w:rPr>
                  <w:sz w:val="21"/>
                  <w:szCs w:val="21"/>
                </w:rPr>
                <w:delText xml:space="preserve">,P</w:delText>
              </w:r>
              <w:r>
                <w:rPr>
                  <w:sz w:val="21"/>
                  <w:szCs w:val="21"/>
                </w:rPr>
                <w:delText xml:space="preserve">)</w:delText>
              </w:r>
            </w:del>
            <w:ins w:id="9002" w:author="Comisión de revisión 4.5" w:date="2026-10-13T00:00:00Z">
              <w:r>
                <w:rPr>
                  <w:sz w:val="21"/>
                  <w:szCs w:val="21"/>
                </w:rPr>
                <w:t xml:space="preserve">(C, P)</w:t>
              </w:r>
            </w:ins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5AB246" w14:textId="1612324E" w:rsidR="00662DF7" w:rsidRPr="003827F3" w:rsidRDefault="00586F7A" w:rsidP="00586F7A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>
              <w:t xml:space="preserve">Aportes patronales y laborales </w:t>
            </w:r>
            <w:del w:id="9011" w:author="Comisión de revisión 4.5" w:date="2026-10-13T00:00:00Z">
              <w:r>
                <w:delText xml:space="preserve">a la gestora publica de la seguridad social de</w:delText>
              </w:r>
              <w:r>
                <w:delText xml:space="preserve"> Corto y</w:delText>
              </w:r>
              <w:r>
                <w:delText xml:space="preserve"> Largo Plazo</w:delText>
              </w:r>
            </w:del>
            <w:ins w:id="9012" w:author="Comisión de revisión 4.5" w:date="2026-10-13T00:00:00Z">
              <w:r>
                <w:t xml:space="preserve">a la Gestora Pública de la Seguridad Social de Corto y Largo Plazo</w:t>
              </w:r>
            </w:ins>
            <w:r w:rsidR="00511999" w:rsidRPr="003827F3">
              <w:t xml:space="preserve"> </w:t>
            </w:r>
            <w:r w:rsidRPr="003827F3">
              <w:t>conforme</w:t>
            </w:r>
            <w:r w:rsidR="00511999" w:rsidRPr="003827F3">
              <w:t xml:space="preserve"> a la disposición legal vigente.</w:t>
            </w:r>
          </w:p>
          <w:p w14:paraId="3F6B831A" w14:textId="7F731241" w:rsidR="00B011A8" w:rsidRPr="003827F3" w:rsidRDefault="00B011A8" w:rsidP="00586F7A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del w:id="9013" w:author="Comisión de revisión 4.5" w:date="2026-10-13T00:00:00Z">
              <w:r>
                <w:delText xml:space="preserve">Salario mínimo nacional,</w:delText>
              </w:r>
              <w:r>
                <w:delText xml:space="preserve"> de</w:delText>
              </w:r>
              <w:r>
                <w:delText xml:space="preserve"> </w:delText>
              </w:r>
              <w:r>
                <w:delText xml:space="preserve">como</w:delText>
              </w:r>
              <w:r>
                <w:delText xml:space="preserve"> costo</w:delText>
              </w:r>
            </w:del>
            <w:ins w:id="9014" w:author="Comisión de revisión 4.5" w:date="2026-10-13T00:00:00Z">
              <w:r>
                <w:t xml:space="preserve">Salario mínimo nacional como costo</w:t>
              </w:r>
            </w:ins>
            <w:r>
              <w:t xml:space="preserve"> de la mano de obra.</w:t>
            </w:r>
            <w:proofErr w:type="spellStart"/>
            <w:proofErr w:type="spellEnd"/>
          </w:p>
          <w:p w14:paraId="191650CD" w14:textId="2F977521" w:rsidR="00B011A8" w:rsidRPr="003827F3" w:rsidRDefault="00B011A8" w:rsidP="00586F7A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827F3">
              <w:t xml:space="preserve">Deducibilidad de los costos y gastos de administración en la determinación </w:t>
            </w:r>
            <w:r>
              <w:t xml:space="preserve">del </w:t>
            </w:r>
            <w:del w:id="9015" w:author="Comisión de revisión 4.5" w:date="2026-10-13T00:00:00Z">
              <w:r>
                <w:delText xml:space="preserve">impuesto</w:delText>
              </w:r>
              <w:r>
                <w:delText xml:space="preserve"> sobre las Utilidades de las Empresas</w:delText>
              </w:r>
            </w:del>
            <w:ins w:id="9016" w:author="Comisión de revisión 4.5" w:date="2026-10-13T00:00:00Z">
              <w:r>
                <w:t xml:space="preserve">Impuesto sobre las Utilidades de las Empresas</w:t>
              </w:r>
            </w:ins>
            <w:r>
              <w:t xml:space="preserve">, conforme al DS 24051, de 29 de junio de 1995.</w:t>
            </w:r>
          </w:p>
        </w:tc>
      </w:tr>
      <w:tr w:rsidR="00662DF7" w:rsidRPr="003827F3" w14:paraId="11C3CC9D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2E56C6" w14:textId="6242C318" w:rsidR="00662DF7" w:rsidRPr="003827F3" w:rsidRDefault="00000000">
            <w:pPr>
              <w:spacing w:before="20" w:after="20"/>
              <w:jc w:val="both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lastRenderedPageBreak/>
              <w:t xml:space="preserve">Elemento de competencia 2: </w:t>
            </w:r>
            <w:r w:rsidR="00D22931" w:rsidRPr="003827F3">
              <w:rPr>
                <w:sz w:val="21"/>
                <w:szCs w:val="21"/>
              </w:rPr>
              <w:t>Aplica el sistema de costos por órdenes de trabajo con costos indirectos aplicados en la producción, determinando el costo unitario y total y ajustando las variaciones del periodo en entidades productivas</w:t>
            </w:r>
          </w:p>
        </w:tc>
      </w:tr>
      <w:tr w:rsidR="00662DF7" w:rsidRPr="003827F3" w14:paraId="462EAB12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D5EFB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8182A7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7DEE60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662DF7" w:rsidRPr="003827F3" w14:paraId="6CA60776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65B559" w14:textId="1AFE9FAD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1. Aplica el sistema de costos por órdenes de trabajo a la producción, distinguiendo la producción defectuosa de la producción averiada.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EAC8B5" w14:textId="447280A1" w:rsidR="00662DF7" w:rsidRPr="003827F3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1.1 Resuelve la hoja de costos por órdenes de trabajo </w:t>
            </w:r>
            <w:del w:id="9009" w:author="Comisión de revisión 4.5" w:date="2026-10-13T00:00:00Z">
              <w:r>
                <w:rPr>
                  <w:sz w:val="21"/>
                  <w:szCs w:val="21"/>
                </w:rPr>
                <w:delText xml:space="preserve">de una empresa de </w:delText>
              </w:r>
              <w:r>
                <w:rPr>
                  <w:sz w:val="21"/>
                  <w:szCs w:val="21"/>
                </w:rPr>
                <w:delText xml:space="preserve">industrial</w:delText>
              </w:r>
            </w:del>
            <w:ins w:id="9010" w:author="Comisión de revisión 4.5" w:date="2026-10-13T00:00:00Z">
              <w:r>
                <w:rPr>
                  <w:sz w:val="21"/>
                  <w:szCs w:val="21"/>
                </w:rPr>
                <w:t xml:space="preserve">de una empresa industrial</w:t>
              </w:r>
            </w:ins>
            <w:r w:rsidRPr="003827F3">
              <w:rPr>
                <w:sz w:val="21"/>
                <w:szCs w:val="21"/>
              </w:rPr>
              <w:t>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22BC7E" w14:textId="513B4CDF" w:rsidR="00662DF7" w:rsidRPr="003827F3" w:rsidRDefault="00000000">
            <w:pPr>
              <w:spacing w:before="20" w:after="20"/>
            </w:pPr>
            <w:r w:rsidRPr="003827F3">
              <w:rPr>
                <w:b/>
                <w:bCs/>
                <w:sz w:val="21"/>
                <w:szCs w:val="21"/>
              </w:rPr>
              <w:t xml:space="preserve">Producto 5: </w:t>
            </w:r>
            <w:r w:rsidRPr="003827F3">
              <w:rPr>
                <w:sz w:val="21"/>
                <w:szCs w:val="21"/>
              </w:rPr>
              <w:t>Hoja de costos por órdenes de trabajo de</w:t>
            </w:r>
            <w:r w:rsidR="000475D9" w:rsidRPr="003827F3">
              <w:rPr>
                <w:sz w:val="21"/>
                <w:szCs w:val="21"/>
              </w:rPr>
              <w:t xml:space="preserve"> una empresa</w:t>
            </w:r>
            <w:r w:rsidRPr="003827F3">
              <w:rPr>
                <w:sz w:val="21"/>
                <w:szCs w:val="21"/>
              </w:rPr>
              <w:t>.</w:t>
            </w:r>
          </w:p>
        </w:tc>
      </w:tr>
      <w:tr w:rsidR="00662DF7" w:rsidRPr="003827F3" w14:paraId="0DCF0224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923F7" w14:textId="77777777" w:rsidR="00662DF7" w:rsidRPr="003827F3" w:rsidRDefault="00662DF7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659C5D" w14:textId="41C25594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 xml:space="preserve">1.2 </w:t>
            </w:r>
            <w:r w:rsidR="00616BA0" w:rsidRPr="003827F3">
              <w:rPr>
                <w:sz w:val="21"/>
                <w:szCs w:val="21"/>
              </w:rPr>
              <w:t>Evalúa el tratamiento contable de las pérdidas normales y anormales por desperdicio de materiales y de la producción defectuosa</w:t>
            </w:r>
            <w:r w:rsidR="00551672" w:rsidRPr="003827F3">
              <w:rPr>
                <w:sz w:val="21"/>
                <w:szCs w:val="21"/>
              </w:rPr>
              <w:t>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2C6943" w14:textId="77959A73" w:rsidR="00662DF7" w:rsidRPr="003827F3" w:rsidRDefault="00000000">
            <w:pPr>
              <w:spacing w:before="20" w:after="20"/>
            </w:pPr>
            <w:r w:rsidRPr="003827F3">
              <w:rPr>
                <w:b/>
                <w:bCs/>
                <w:sz w:val="21"/>
                <w:szCs w:val="21"/>
              </w:rPr>
              <w:t xml:space="preserve">Producto 6: </w:t>
            </w:r>
            <w:r w:rsidR="00551672" w:rsidRPr="003827F3">
              <w:rPr>
                <w:sz w:val="21"/>
                <w:szCs w:val="21"/>
              </w:rPr>
              <w:t>Informe del tratamiento contable de pérdidas por desperdicio de materiales y producción defectuosa</w:t>
            </w:r>
          </w:p>
        </w:tc>
      </w:tr>
      <w:tr w:rsidR="00662DF7" w:rsidRPr="003827F3" w14:paraId="50BD3A91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91C78A" w14:textId="0AEA34F0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2. Contabiliza los costos indirectos aplicados y los costos incurridos de las órdenes de trabajo, determinando el costo unitario y total de cada orden.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A0D645" w14:textId="613DDDD2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2.1 Calcula los costos indirectos aplicados y los costos incurridos de las órdenes de trabajo</w:t>
            </w:r>
            <w:r w:rsidR="00D22931" w:rsidRPr="003827F3">
              <w:rPr>
                <w:sz w:val="21"/>
                <w:szCs w:val="21"/>
              </w:rPr>
              <w:t>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48E670" w14:textId="04FD2403" w:rsidR="00662DF7" w:rsidRPr="003827F3" w:rsidRDefault="00000000">
            <w:pPr>
              <w:spacing w:before="20" w:after="20"/>
            </w:pPr>
            <w:r w:rsidRPr="003827F3">
              <w:rPr>
                <w:b/>
                <w:bCs/>
                <w:sz w:val="21"/>
                <w:szCs w:val="21"/>
              </w:rPr>
              <w:t xml:space="preserve">Producto 7: </w:t>
            </w:r>
            <w:r w:rsidRPr="003827F3">
              <w:rPr>
                <w:sz w:val="21"/>
                <w:szCs w:val="21"/>
              </w:rPr>
              <w:t>Cuadro de costos indirectos aplicados y costos incurridos de las órdenes de trabajo.</w:t>
            </w:r>
          </w:p>
        </w:tc>
      </w:tr>
      <w:tr w:rsidR="00662DF7" w:rsidRPr="003827F3" w14:paraId="1DDFF983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CAB64" w14:textId="77777777" w:rsidR="00662DF7" w:rsidRPr="003827F3" w:rsidRDefault="00662DF7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C7BF37" w14:textId="17F4D5A2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2.2 Elabora</w:t>
            </w:r>
            <w:r w:rsidR="00D22931" w:rsidRPr="003827F3">
              <w:rPr>
                <w:sz w:val="21"/>
                <w:szCs w:val="21"/>
              </w:rPr>
              <w:t xml:space="preserve"> </w:t>
            </w:r>
            <w:r w:rsidRPr="003827F3">
              <w:rPr>
                <w:sz w:val="21"/>
                <w:szCs w:val="21"/>
              </w:rPr>
              <w:t>el registro contable de las órdenes de trabajo</w:t>
            </w:r>
            <w:r w:rsidR="00551672" w:rsidRPr="003827F3">
              <w:rPr>
                <w:sz w:val="21"/>
                <w:szCs w:val="21"/>
              </w:rPr>
              <w:t xml:space="preserve"> identificando</w:t>
            </w:r>
            <w:r w:rsidRPr="003827F3">
              <w:rPr>
                <w:sz w:val="21"/>
                <w:szCs w:val="21"/>
              </w:rPr>
              <w:t xml:space="preserve"> costo unitario y total de cada orden.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FFA168" w14:textId="60C4E36D" w:rsidR="00662DF7" w:rsidRPr="003827F3" w:rsidRDefault="00000000">
            <w:pPr>
              <w:spacing w:before="20" w:after="20"/>
            </w:pPr>
            <w:r w:rsidRPr="003827F3">
              <w:rPr>
                <w:b/>
                <w:bCs/>
                <w:sz w:val="21"/>
                <w:szCs w:val="21"/>
              </w:rPr>
              <w:t xml:space="preserve">Producto 8: </w:t>
            </w:r>
            <w:r w:rsidRPr="003827F3">
              <w:rPr>
                <w:sz w:val="21"/>
                <w:szCs w:val="21"/>
              </w:rPr>
              <w:t>Registro contable de las órdenes de trabajo con su costo unitario y total.</w:t>
            </w:r>
          </w:p>
        </w:tc>
      </w:tr>
      <w:tr w:rsidR="00662DF7" w:rsidRPr="003827F3" w14:paraId="5946DDE8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73CB31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662DF7" w:rsidRPr="003827F3" w14:paraId="1C5BD63A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BBF596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C928F9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4F35BC1C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7E6E57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662DF7" w:rsidRPr="003827F3" w14:paraId="3768F2EA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3621A7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Tema 6: Sistema de Costos por Órdenes de Trabajo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0985E7" w14:textId="209EC3B1" w:rsidR="00662DF7" w:rsidRPr="003827F3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3827F3">
              <w:rPr>
                <w:sz w:val="21"/>
                <w:szCs w:val="21"/>
              </w:rPr>
              <w:t>Concepto, naturaleza y registro del sistema de costos por órdenes de trabajo para la producción de bienes. (C, P)</w:t>
            </w:r>
          </w:p>
          <w:p w14:paraId="2662BE92" w14:textId="77777777" w:rsidR="00662DF7" w:rsidRPr="003827F3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3827F3">
              <w:rPr>
                <w:sz w:val="21"/>
                <w:szCs w:val="21"/>
              </w:rPr>
              <w:t>Tipo de actividad de producción para la aplicación del sistema de costos por órdenes de trabajo; costos indirectos aplicados y costos incurridos. (P)</w:t>
            </w:r>
          </w:p>
          <w:p w14:paraId="35359DBD" w14:textId="77777777" w:rsidR="00662DF7" w:rsidRPr="003827F3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3827F3">
              <w:rPr>
                <w:sz w:val="21"/>
                <w:szCs w:val="21"/>
              </w:rPr>
              <w:t>Concepto y definición de eficiencia; hoja de costos por órdenes de trabajo. (C)</w:t>
            </w:r>
          </w:p>
          <w:p w14:paraId="64F12610" w14:textId="77777777" w:rsidR="00662DF7" w:rsidRPr="003827F3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3827F3">
              <w:rPr>
                <w:sz w:val="21"/>
                <w:szCs w:val="21"/>
              </w:rPr>
              <w:t xml:space="preserve">Pérdida normal por desperdicio de material, pérdida anormal por ineficiencia, producción </w:t>
            </w:r>
            <w:r w:rsidRPr="003827F3">
              <w:rPr>
                <w:sz w:val="21"/>
                <w:szCs w:val="21"/>
              </w:rPr>
              <w:lastRenderedPageBreak/>
              <w:t>defectuosa, que no tiene arreglo, y producción averiada, con defecto que tiene arreglo. (C)</w:t>
            </w:r>
          </w:p>
          <w:p w14:paraId="124E1BD1" w14:textId="77777777" w:rsidR="00662DF7" w:rsidRPr="003827F3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3827F3">
              <w:rPr>
                <w:sz w:val="21"/>
                <w:szCs w:val="21"/>
              </w:rPr>
              <w:t>Contabilidad de los costos por órdenes de trabajo; aplicación práctica. (P)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3EF451" w14:textId="4065B51B" w:rsidR="00E766D4" w:rsidRPr="003827F3" w:rsidRDefault="00E766D4" w:rsidP="00E766D4">
            <w:pPr>
              <w:pStyle w:val="Listaconvietas"/>
              <w:tabs>
                <w:tab w:val="num" w:pos="360"/>
              </w:tabs>
              <w:ind w:left="360" w:hanging="360"/>
              <w:rPr>
                <w:rFonts w:ascii="Times New Roman" w:hAnsi="Times New Roman" w:cs="Times New Roman"/>
                <w:sz w:val="21"/>
                <w:szCs w:val="21"/>
              </w:rPr>
            </w:pPr>
            <w:r w:rsidRPr="003827F3"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 xml:space="preserve">Sistemas de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costos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por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órdenes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de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trabajo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y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por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procesos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del w:id="9017" w:author="Comisión de revisión 4.5" w:date="2026-10-13T00:00:00Z">
              <w:r>
                <w:rPr>
                  <w:rFonts w:ascii="Times New Roman" w:hAnsi="Times New Roman" w:cs="Times New Roman"/>
                  <w:sz w:val="21"/>
                  <w:szCs w:val="21"/>
                </w:rPr>
                <w:delText xml:space="preserve">aplicados</w:delText>
              </w:r>
              <w:r>
                <w:rPr>
                  <w:rFonts w:ascii="Times New Roman" w:hAnsi="Times New Roman" w:cs="Times New Roman"/>
                  <w:sz w:val="21"/>
                  <w:szCs w:val="21"/>
                </w:rPr>
                <w:delText xml:space="preserve"> </w:delText>
              </w:r>
              <w:r>
                <w:rPr>
                  <w:rFonts w:ascii="Times New Roman" w:hAnsi="Times New Roman" w:cs="Times New Roman"/>
                  <w:sz w:val="21"/>
                  <w:szCs w:val="21"/>
                </w:rPr>
                <w:delText xml:space="preserve">por</w:delText>
              </w:r>
              <w:r>
                <w:rPr>
                  <w:rFonts w:ascii="Times New Roman" w:hAnsi="Times New Roman" w:cs="Times New Roman"/>
                  <w:sz w:val="21"/>
                  <w:szCs w:val="21"/>
                </w:rPr>
                <w:delText xml:space="preserve"> </w:delText>
              </w:r>
              <w:r>
                <w:rPr>
                  <w:rFonts w:ascii="Times New Roman" w:hAnsi="Times New Roman" w:cs="Times New Roman"/>
                  <w:sz w:val="21"/>
                  <w:szCs w:val="21"/>
                </w:rPr>
                <w:delText xml:space="preserve">empresas</w:delText>
              </w:r>
              <w:r>
                <w:rPr>
                  <w:rFonts w:ascii="Times New Roman" w:hAnsi="Times New Roman" w:cs="Times New Roman"/>
                  <w:sz w:val="21"/>
                  <w:szCs w:val="21"/>
                </w:rPr>
                <w:delText xml:space="preserve"> </w:delText>
              </w:r>
              <w:r>
                <w:rPr>
                  <w:rFonts w:ascii="Times New Roman" w:hAnsi="Times New Roman" w:cs="Times New Roman"/>
                  <w:sz w:val="21"/>
                  <w:szCs w:val="21"/>
                </w:rPr>
                <w:delText xml:space="preserve">industrial</w:delText>
              </w:r>
              <w:r>
                <w:rPr>
                  <w:rFonts w:ascii="Times New Roman" w:hAnsi="Times New Roman" w:cs="Times New Roman"/>
                  <w:sz w:val="21"/>
                  <w:szCs w:val="21"/>
                </w:rPr>
                <w:delText xml:space="preserve"> y de </w:delText>
              </w:r>
              <w:r>
                <w:rPr>
                  <w:rFonts w:ascii="Times New Roman" w:hAnsi="Times New Roman" w:cs="Times New Roman"/>
                  <w:sz w:val="21"/>
                  <w:szCs w:val="21"/>
                </w:rPr>
                <w:delText xml:space="preserve">servicios</w:delText>
              </w:r>
            </w:del>
            <w:ins w:id="9018" w:author="Comisión de revisión 4.5" w:date="2026-10-13T00:00:00Z">
              <w:r>
                <w:rPr>
                  <w:rFonts w:ascii="Times New Roman" w:hAnsi="Times New Roman" w:cs="Times New Roman"/>
                  <w:sz w:val="21"/>
                  <w:szCs w:val="21"/>
                </w:rPr>
                <w:t xml:space="preserve">aplicados por empresas industriales y de servicios</w:t>
              </w:r>
            </w:ins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bolivianas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según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la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Clasificación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de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Actividades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Económicas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de Bolivia CAEB-2022.</w:t>
            </w:r>
          </w:p>
        </w:tc>
      </w:tr>
      <w:tr w:rsidR="00662DF7" w:rsidRPr="003827F3" w14:paraId="23CCF4B7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C06419" w14:textId="77777777" w:rsidR="00662DF7" w:rsidRPr="003827F3" w:rsidRDefault="00000000">
            <w:pPr>
              <w:spacing w:before="20" w:after="20"/>
              <w:jc w:val="both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3: </w:t>
            </w:r>
            <w:r w:rsidRPr="003827F3">
              <w:rPr>
                <w:sz w:val="21"/>
                <w:szCs w:val="21"/>
              </w:rPr>
              <w:t>Aplica el sistema de costos por procesos y el sistema de cost</w:t>
            </w:r>
            <w:r w:rsidR="00511999" w:rsidRPr="003827F3">
              <w:rPr>
                <w:sz w:val="21"/>
                <w:szCs w:val="21"/>
              </w:rPr>
              <w:t>os conjuntos</w:t>
            </w:r>
            <w:r w:rsidRPr="003827F3">
              <w:rPr>
                <w:sz w:val="21"/>
                <w:szCs w:val="21"/>
              </w:rPr>
              <w:t>, determinando el costo unitario y total de la producción de una empresa.</w:t>
            </w:r>
          </w:p>
        </w:tc>
      </w:tr>
      <w:tr w:rsidR="00662DF7" w:rsidRPr="003827F3" w14:paraId="32CC2DBF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D4DDF6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53D2CC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CAD14C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662DF7" w:rsidRPr="003827F3" w14:paraId="319C3FD2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03C9C2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1. Determina el costo unitario y total de la producción por procesos, a partir del flujo físico y la producción equivalente, con el tratamiento de las mermas.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5FFB5B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1.1 Elabora el informe de costos de producción de un proceso con el método promedio ponderado y el método PEPS.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3AB0C5" w14:textId="77777777" w:rsidR="00662DF7" w:rsidRPr="003827F3" w:rsidRDefault="00000000">
            <w:pPr>
              <w:spacing w:before="20" w:after="20"/>
            </w:pPr>
            <w:r w:rsidRPr="003827F3">
              <w:rPr>
                <w:b/>
                <w:bCs/>
                <w:sz w:val="21"/>
                <w:szCs w:val="21"/>
              </w:rPr>
              <w:t xml:space="preserve">Producto 9: </w:t>
            </w:r>
            <w:r w:rsidRPr="003827F3">
              <w:rPr>
                <w:sz w:val="21"/>
                <w:szCs w:val="21"/>
              </w:rPr>
              <w:t>Informe de costos de producción por el método promedio ponderado y por el método PEPS.</w:t>
            </w:r>
          </w:p>
        </w:tc>
      </w:tr>
      <w:tr w:rsidR="00662DF7" w:rsidRPr="003827F3" w14:paraId="0334FDDB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9355A" w14:textId="77777777" w:rsidR="00662DF7" w:rsidRPr="003827F3" w:rsidRDefault="00662DF7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90A445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1.2 Concilia el flujo físico y la producción equivalente de un proceso, evaluando el tratamiento de las mermas y de la producción defectuosa y averiada.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FADE76" w14:textId="77777777" w:rsidR="00662DF7" w:rsidRPr="003827F3" w:rsidRDefault="00000000">
            <w:pPr>
              <w:spacing w:before="20" w:after="20"/>
            </w:pPr>
            <w:r w:rsidRPr="003827F3">
              <w:rPr>
                <w:b/>
                <w:bCs/>
                <w:sz w:val="21"/>
                <w:szCs w:val="21"/>
              </w:rPr>
              <w:t xml:space="preserve">Producto 10: </w:t>
            </w:r>
            <w:r w:rsidRPr="003827F3">
              <w:rPr>
                <w:sz w:val="21"/>
                <w:szCs w:val="21"/>
              </w:rPr>
              <w:t>Cuadro de conciliación del flujo físico y de la producción equivalente, con el tratamiento de las mermas.</w:t>
            </w:r>
          </w:p>
        </w:tc>
      </w:tr>
      <w:tr w:rsidR="00662DF7" w:rsidRPr="003827F3" w14:paraId="6F78372D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FB7BC0" w14:textId="1D6B154A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2. Contabiliza los costos conjuntos a partir del punto de separación, evaluando el procesamiento adicional y el aprovechamiento de residuos para la toma de decisiones.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C72947" w14:textId="4E01A03C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2.1 Asigna los costos conjuntos a partir del punto de separación.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875FF0" w14:textId="77777777" w:rsidR="00662DF7" w:rsidRPr="003827F3" w:rsidRDefault="00000000">
            <w:pPr>
              <w:spacing w:before="20" w:after="20"/>
            </w:pPr>
            <w:r w:rsidRPr="003827F3">
              <w:rPr>
                <w:b/>
                <w:bCs/>
                <w:sz w:val="21"/>
                <w:szCs w:val="21"/>
              </w:rPr>
              <w:t xml:space="preserve">Producto 11: </w:t>
            </w:r>
            <w:r w:rsidRPr="003827F3">
              <w:rPr>
                <w:sz w:val="21"/>
                <w:szCs w:val="21"/>
              </w:rPr>
              <w:t>Cuadro de contabilización de costos conjuntos.</w:t>
            </w:r>
          </w:p>
        </w:tc>
      </w:tr>
      <w:tr w:rsidR="00662DF7" w:rsidRPr="003827F3" w14:paraId="2E251E1D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9B401" w14:textId="77777777" w:rsidR="00662DF7" w:rsidRPr="003827F3" w:rsidRDefault="00662DF7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AB718A" w14:textId="5A227B3B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2.2 Sustenta la conveniencia del procesamiento adicional y el aprovechamiento de subproductos y residuos en la economía circular.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2F999F" w14:textId="77777777" w:rsidR="00662DF7" w:rsidRPr="003827F3" w:rsidRDefault="00000000">
            <w:pPr>
              <w:spacing w:before="20" w:after="20"/>
            </w:pPr>
            <w:r w:rsidRPr="003827F3">
              <w:rPr>
                <w:b/>
                <w:bCs/>
                <w:sz w:val="21"/>
                <w:szCs w:val="21"/>
              </w:rPr>
              <w:t xml:space="preserve">Producto 12: </w:t>
            </w:r>
            <w:r w:rsidRPr="003827F3">
              <w:rPr>
                <w:sz w:val="21"/>
                <w:szCs w:val="21"/>
              </w:rPr>
              <w:t>Informe del procesamiento adicional y del aprovechamiento de subproductos y residuos.</w:t>
            </w:r>
          </w:p>
        </w:tc>
      </w:tr>
      <w:tr w:rsidR="00662DF7" w:rsidRPr="003827F3" w14:paraId="7E341908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00FE99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662DF7" w:rsidRPr="003827F3" w14:paraId="520684B0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B145DD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D1EFCC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16E94E03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6287F5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662DF7" w:rsidRPr="003827F3" w14:paraId="013D9142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B5A815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Tema 7: Sistema de Costos por Procesos</w:t>
            </w:r>
          </w:p>
          <w:p w14:paraId="28FE121C" w14:textId="45111012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Tema 8: Sistema de Costos</w:t>
            </w:r>
            <w:r w:rsidR="00077743" w:rsidRPr="003827F3">
              <w:rPr>
                <w:sz w:val="21"/>
                <w:szCs w:val="21"/>
              </w:rPr>
              <w:t xml:space="preserve"> Conjuntos 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8DD8E5" w14:textId="77777777" w:rsidR="00662DF7" w:rsidRPr="003827F3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3827F3">
              <w:rPr>
                <w:sz w:val="21"/>
                <w:szCs w:val="21"/>
              </w:rPr>
              <w:t>Concepto, naturaleza, registro y características del sistema de costos por procesos; periodo de costos y objetivo de los costos por procesos en bienes y servicios. (C, P)</w:t>
            </w:r>
          </w:p>
          <w:p w14:paraId="31C6BD55" w14:textId="77777777" w:rsidR="00662DF7" w:rsidRPr="003827F3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3827F3">
              <w:rPr>
                <w:sz w:val="21"/>
                <w:szCs w:val="21"/>
              </w:rPr>
              <w:t>Flujo físico y costo de producción; grado de terminación y producción equivalente. (C)</w:t>
            </w:r>
          </w:p>
          <w:p w14:paraId="305A2E30" w14:textId="77777777" w:rsidR="00662DF7" w:rsidRPr="003827F3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3827F3">
              <w:rPr>
                <w:sz w:val="21"/>
                <w:szCs w:val="21"/>
              </w:rPr>
              <w:t>Determinación de costos unitarios y totales; factores de costo y procedimientos contables. (P)</w:t>
            </w:r>
          </w:p>
          <w:p w14:paraId="0EAAA5C8" w14:textId="77777777" w:rsidR="00662DF7" w:rsidRPr="003827F3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3827F3">
              <w:rPr>
                <w:sz w:val="21"/>
                <w:szCs w:val="21"/>
              </w:rPr>
              <w:t>Elaboración del informe de costos de producción en hoja de cálculo, con control de la producción equivalente y conciliación de unidades. (P, T)</w:t>
            </w:r>
          </w:p>
          <w:p w14:paraId="43A6A1ED" w14:textId="77777777" w:rsidR="00662DF7" w:rsidRPr="003827F3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3827F3">
              <w:rPr>
                <w:sz w:val="21"/>
                <w:szCs w:val="21"/>
              </w:rPr>
              <w:t>Costos de producción por el método promedio ponderado y por el método PEPS; costo de productos en proceso y terminados. (C)</w:t>
            </w:r>
          </w:p>
          <w:p w14:paraId="6A9EEABF" w14:textId="77777777" w:rsidR="00662DF7" w:rsidRPr="003827F3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3827F3">
              <w:rPr>
                <w:sz w:val="21"/>
                <w:szCs w:val="21"/>
              </w:rPr>
              <w:t>Producción defectuosa, averiada, merma normal y anormal en el sistema de costos por procesos; toma de decisiones. (C)</w:t>
            </w:r>
          </w:p>
          <w:p w14:paraId="6DA07F92" w14:textId="77777777" w:rsidR="00662DF7" w:rsidRPr="003827F3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3827F3">
              <w:rPr>
                <w:sz w:val="21"/>
                <w:szCs w:val="21"/>
              </w:rPr>
              <w:t>Concepto, naturaleza y registro del sistema de costos de coproductos y subproductos; productos o servicios conjuntos. (C, P)</w:t>
            </w:r>
          </w:p>
          <w:p w14:paraId="414AEA3E" w14:textId="77777777" w:rsidR="00662DF7" w:rsidRPr="003827F3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3827F3">
              <w:rPr>
                <w:sz w:val="21"/>
                <w:szCs w:val="21"/>
              </w:rPr>
              <w:lastRenderedPageBreak/>
              <w:t>Costos conjuntos, punto de separación y dificultades asociadas con los costos conjuntos; costos de procesamiento adicional. (C)</w:t>
            </w:r>
          </w:p>
          <w:p w14:paraId="72091D12" w14:textId="77777777" w:rsidR="00662DF7" w:rsidRPr="003827F3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3827F3">
              <w:rPr>
                <w:sz w:val="21"/>
                <w:szCs w:val="21"/>
              </w:rPr>
              <w:t>Contabilización de los productos o servicios conjuntos y de los subproductos; toma de decisiones. (C)</w:t>
            </w:r>
          </w:p>
          <w:p w14:paraId="62AD1F7E" w14:textId="77777777" w:rsidR="00662DF7" w:rsidRPr="003827F3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3827F3">
              <w:rPr>
                <w:sz w:val="21"/>
                <w:szCs w:val="21"/>
              </w:rPr>
              <w:t>Aprovechamiento de subproductos y residuos en la economía circular: efecto en el costo conjunto y en el desempeño ambiental de la empresa. (C)</w:t>
            </w:r>
          </w:p>
          <w:p w14:paraId="269E0A9A" w14:textId="77777777" w:rsidR="00662DF7" w:rsidRPr="003827F3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3827F3">
              <w:rPr>
                <w:sz w:val="21"/>
                <w:szCs w:val="21"/>
              </w:rPr>
              <w:t>Asignación de los costos indirectos de producción con base en la capacidad normal de la planta y tratamiento del costo de la capacidad ociosa, conforme a la NIC 2. (C, P)</w:t>
            </w:r>
          </w:p>
          <w:p w14:paraId="18098A05" w14:textId="77777777" w:rsidR="00662DF7" w:rsidRPr="003827F3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3827F3">
              <w:rPr>
                <w:sz w:val="21"/>
                <w:szCs w:val="21"/>
              </w:rPr>
              <w:t xml:space="preserve">Terminología de costos en inglés: </w:t>
            </w:r>
            <w:proofErr w:type="spellStart"/>
            <w:r w:rsidRPr="003827F3">
              <w:rPr>
                <w:sz w:val="21"/>
                <w:szCs w:val="21"/>
              </w:rPr>
              <w:t>job</w:t>
            </w:r>
            <w:proofErr w:type="spellEnd"/>
            <w:r w:rsidRPr="003827F3">
              <w:rPr>
                <w:sz w:val="21"/>
                <w:szCs w:val="21"/>
              </w:rPr>
              <w:t xml:space="preserve"> </w:t>
            </w:r>
            <w:proofErr w:type="spellStart"/>
            <w:r w:rsidRPr="003827F3">
              <w:rPr>
                <w:sz w:val="21"/>
                <w:szCs w:val="21"/>
              </w:rPr>
              <w:t>order</w:t>
            </w:r>
            <w:proofErr w:type="spellEnd"/>
            <w:r w:rsidRPr="003827F3">
              <w:rPr>
                <w:sz w:val="21"/>
                <w:szCs w:val="21"/>
              </w:rPr>
              <w:t xml:space="preserve"> </w:t>
            </w:r>
            <w:proofErr w:type="spellStart"/>
            <w:r w:rsidRPr="003827F3">
              <w:rPr>
                <w:sz w:val="21"/>
                <w:szCs w:val="21"/>
              </w:rPr>
              <w:t>costing</w:t>
            </w:r>
            <w:proofErr w:type="spellEnd"/>
            <w:r w:rsidRPr="003827F3">
              <w:rPr>
                <w:sz w:val="21"/>
                <w:szCs w:val="21"/>
              </w:rPr>
              <w:t xml:space="preserve">, </w:t>
            </w:r>
            <w:proofErr w:type="spellStart"/>
            <w:r w:rsidRPr="003827F3">
              <w:rPr>
                <w:sz w:val="21"/>
                <w:szCs w:val="21"/>
              </w:rPr>
              <w:t>process</w:t>
            </w:r>
            <w:proofErr w:type="spellEnd"/>
            <w:r w:rsidRPr="003827F3">
              <w:rPr>
                <w:sz w:val="21"/>
                <w:szCs w:val="21"/>
              </w:rPr>
              <w:t xml:space="preserve"> </w:t>
            </w:r>
            <w:proofErr w:type="spellStart"/>
            <w:r w:rsidRPr="003827F3">
              <w:rPr>
                <w:sz w:val="21"/>
                <w:szCs w:val="21"/>
              </w:rPr>
              <w:t>costing</w:t>
            </w:r>
            <w:proofErr w:type="spellEnd"/>
            <w:r w:rsidRPr="003827F3">
              <w:rPr>
                <w:sz w:val="21"/>
                <w:szCs w:val="21"/>
              </w:rPr>
              <w:t xml:space="preserve">, </w:t>
            </w:r>
            <w:proofErr w:type="spellStart"/>
            <w:r w:rsidRPr="003827F3">
              <w:rPr>
                <w:sz w:val="21"/>
                <w:szCs w:val="21"/>
              </w:rPr>
              <w:t>equivalent</w:t>
            </w:r>
            <w:proofErr w:type="spellEnd"/>
            <w:r w:rsidRPr="003827F3">
              <w:rPr>
                <w:sz w:val="21"/>
                <w:szCs w:val="21"/>
              </w:rPr>
              <w:t xml:space="preserve"> </w:t>
            </w:r>
            <w:proofErr w:type="spellStart"/>
            <w:r w:rsidRPr="003827F3">
              <w:rPr>
                <w:sz w:val="21"/>
                <w:szCs w:val="21"/>
              </w:rPr>
              <w:t>units</w:t>
            </w:r>
            <w:proofErr w:type="spellEnd"/>
            <w:r w:rsidRPr="003827F3">
              <w:rPr>
                <w:sz w:val="21"/>
                <w:szCs w:val="21"/>
              </w:rPr>
              <w:t xml:space="preserve">, </w:t>
            </w:r>
            <w:proofErr w:type="spellStart"/>
            <w:r w:rsidRPr="003827F3">
              <w:rPr>
                <w:sz w:val="21"/>
                <w:szCs w:val="21"/>
              </w:rPr>
              <w:t>joint</w:t>
            </w:r>
            <w:proofErr w:type="spellEnd"/>
            <w:r w:rsidRPr="003827F3">
              <w:rPr>
                <w:sz w:val="21"/>
                <w:szCs w:val="21"/>
              </w:rPr>
              <w:t xml:space="preserve"> </w:t>
            </w:r>
            <w:proofErr w:type="spellStart"/>
            <w:r w:rsidRPr="003827F3">
              <w:rPr>
                <w:sz w:val="21"/>
                <w:szCs w:val="21"/>
              </w:rPr>
              <w:t>products</w:t>
            </w:r>
            <w:proofErr w:type="spellEnd"/>
            <w:r w:rsidRPr="003827F3">
              <w:rPr>
                <w:sz w:val="21"/>
                <w:szCs w:val="21"/>
              </w:rPr>
              <w:t xml:space="preserve"> y </w:t>
            </w:r>
            <w:proofErr w:type="spellStart"/>
            <w:r w:rsidRPr="003827F3">
              <w:rPr>
                <w:sz w:val="21"/>
                <w:szCs w:val="21"/>
              </w:rPr>
              <w:t>by-products</w:t>
            </w:r>
            <w:proofErr w:type="spellEnd"/>
            <w:r w:rsidRPr="003827F3">
              <w:rPr>
                <w:sz w:val="21"/>
                <w:szCs w:val="21"/>
              </w:rPr>
              <w:t>. (C)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1D471A" w14:textId="6AE4C9BD" w:rsidR="00E766D4" w:rsidRPr="003827F3" w:rsidRDefault="00E766D4" w:rsidP="00E766D4">
            <w:pPr>
              <w:pStyle w:val="Listaconvietas"/>
              <w:tabs>
                <w:tab w:val="num" w:pos="360"/>
              </w:tabs>
              <w:ind w:left="360" w:hanging="360"/>
              <w:rPr>
                <w:rFonts w:ascii="Times New Roman" w:hAnsi="Times New Roman" w:cs="Times New Roman"/>
                <w:sz w:val="21"/>
                <w:szCs w:val="21"/>
              </w:rPr>
            </w:pPr>
            <w:del w:id="9021" w:author="Comisión de revisión 4.5" w:date="2026-10-13T00:00:00Z">
              <w:r>
                <w:rPr>
                  <w:rFonts w:ascii="Times New Roman" w:hAnsi="Times New Roman" w:cs="Times New Roman"/>
                  <w:sz w:val="21"/>
                  <w:szCs w:val="21"/>
                </w:rPr>
                <w:delText xml:space="preserve">Sistemas de costos</w:delText>
              </w:r>
              <w:r>
                <w:rPr>
                  <w:rFonts w:ascii="Times New Roman" w:hAnsi="Times New Roman" w:cs="Times New Roman"/>
                  <w:sz w:val="21"/>
                  <w:szCs w:val="21"/>
                </w:rPr>
                <w:delText xml:space="preserve">5</w:delText>
              </w:r>
              <w:r>
                <w:rPr>
                  <w:rFonts w:ascii="Times New Roman" w:hAnsi="Times New Roman" w:cs="Times New Roman"/>
                  <w:sz w:val="21"/>
                  <w:szCs w:val="21"/>
                </w:rPr>
                <w:delText xml:space="preserve"> </w:delText>
              </w:r>
              <w:r>
                <w:rPr>
                  <w:rFonts w:ascii="Times New Roman" w:hAnsi="Times New Roman" w:cs="Times New Roman"/>
                  <w:sz w:val="21"/>
                  <w:szCs w:val="21"/>
                </w:rPr>
                <w:delText xml:space="preserve">por</w:delText>
              </w:r>
              <w:r>
                <w:rPr>
                  <w:rFonts w:ascii="Times New Roman" w:hAnsi="Times New Roman" w:cs="Times New Roman"/>
                  <w:sz w:val="21"/>
                  <w:szCs w:val="21"/>
                </w:rPr>
                <w:delText xml:space="preserve"> </w:delText>
              </w:r>
              <w:r>
                <w:rPr>
                  <w:rFonts w:ascii="Times New Roman" w:hAnsi="Times New Roman" w:cs="Times New Roman"/>
                  <w:sz w:val="21"/>
                  <w:szCs w:val="21"/>
                </w:rPr>
                <w:delText xml:space="preserve">procesos</w:delText>
              </w:r>
            </w:del>
            <w:ins w:id="9022" w:author="Comisión de revisión 4.5" w:date="2026-10-13T00:00:00Z">
              <w:r>
                <w:rPr>
                  <w:rFonts w:ascii="Times New Roman" w:hAnsi="Times New Roman" w:cs="Times New Roman"/>
                  <w:sz w:val="21"/>
                  <w:szCs w:val="21"/>
                </w:rPr>
                <w:t xml:space="preserve">Sistemas de costos por procesos</w:t>
              </w:r>
            </w:ins>
            <w:proofErr w:type="spellStart"/>
            <w:proofErr w:type="spellEnd"/>
            <w:proofErr w:type="spellStart"/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del w:id="9019" w:author="Comisión de revisión 4.5" w:date="2026-10-13T00:00:00Z">
              <w:r>
                <w:rPr>
                  <w:rFonts w:ascii="Times New Roman" w:hAnsi="Times New Roman" w:cs="Times New Roman"/>
                  <w:sz w:val="21"/>
                  <w:szCs w:val="21"/>
                </w:rPr>
                <w:delText xml:space="preserve">aplicados</w:delText>
              </w:r>
              <w:r>
                <w:rPr>
                  <w:rFonts w:ascii="Times New Roman" w:hAnsi="Times New Roman" w:cs="Times New Roman"/>
                  <w:sz w:val="21"/>
                  <w:szCs w:val="21"/>
                </w:rPr>
                <w:delText xml:space="preserve"> </w:delText>
              </w:r>
              <w:r>
                <w:rPr>
                  <w:rFonts w:ascii="Times New Roman" w:hAnsi="Times New Roman" w:cs="Times New Roman"/>
                  <w:sz w:val="21"/>
                  <w:szCs w:val="21"/>
                </w:rPr>
                <w:delText xml:space="preserve">por</w:delText>
              </w:r>
              <w:r>
                <w:rPr>
                  <w:rFonts w:ascii="Times New Roman" w:hAnsi="Times New Roman" w:cs="Times New Roman"/>
                  <w:sz w:val="21"/>
                  <w:szCs w:val="21"/>
                </w:rPr>
                <w:delText xml:space="preserve"> </w:delText>
              </w:r>
              <w:r>
                <w:rPr>
                  <w:rFonts w:ascii="Times New Roman" w:hAnsi="Times New Roman" w:cs="Times New Roman"/>
                  <w:sz w:val="21"/>
                  <w:szCs w:val="21"/>
                </w:rPr>
                <w:delText xml:space="preserve">empresas</w:delText>
              </w:r>
              <w:r>
                <w:rPr>
                  <w:rFonts w:ascii="Times New Roman" w:hAnsi="Times New Roman" w:cs="Times New Roman"/>
                  <w:sz w:val="21"/>
                  <w:szCs w:val="21"/>
                </w:rPr>
                <w:delText xml:space="preserve"> </w:delText>
              </w:r>
              <w:r>
                <w:rPr>
                  <w:rFonts w:ascii="Times New Roman" w:hAnsi="Times New Roman" w:cs="Times New Roman"/>
                  <w:sz w:val="21"/>
                  <w:szCs w:val="21"/>
                </w:rPr>
                <w:delText xml:space="preserve">industrial</w:delText>
              </w:r>
              <w:r>
                <w:rPr>
                  <w:rFonts w:ascii="Times New Roman" w:hAnsi="Times New Roman" w:cs="Times New Roman"/>
                  <w:sz w:val="21"/>
                  <w:szCs w:val="21"/>
                </w:rPr>
                <w:delText xml:space="preserve"> y de </w:delText>
              </w:r>
              <w:r>
                <w:rPr>
                  <w:rFonts w:ascii="Times New Roman" w:hAnsi="Times New Roman" w:cs="Times New Roman"/>
                  <w:sz w:val="21"/>
                  <w:szCs w:val="21"/>
                </w:rPr>
                <w:delText xml:space="preserve">servicios</w:delText>
              </w:r>
            </w:del>
            <w:ins w:id="9020" w:author="Comisión de revisión 4.5" w:date="2026-10-13T00:00:00Z">
              <w:r>
                <w:rPr>
                  <w:rFonts w:ascii="Times New Roman" w:hAnsi="Times New Roman" w:cs="Times New Roman"/>
                  <w:sz w:val="21"/>
                  <w:szCs w:val="21"/>
                </w:rPr>
                <w:t xml:space="preserve">aplicados por empresas industriales y de servicios</w:t>
              </w:r>
            </w:ins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bolivianas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según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la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Clasificación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de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Actividades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Económicas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de Bolivia CAEB-2022.</w:t>
            </w:r>
          </w:p>
          <w:p w14:paraId="07E17D45" w14:textId="4A5FAC63" w:rsidR="00E766D4" w:rsidRPr="003827F3" w:rsidRDefault="00E766D4" w:rsidP="00E766D4">
            <w:pPr>
              <w:pStyle w:val="Listaconvietas"/>
              <w:tabs>
                <w:tab w:val="num" w:pos="360"/>
              </w:tabs>
              <w:ind w:left="360" w:hanging="360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Producción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="00211D3B" w:rsidRPr="003827F3">
              <w:rPr>
                <w:rFonts w:ascii="Times New Roman" w:hAnsi="Times New Roman" w:cs="Times New Roman"/>
                <w:sz w:val="21"/>
                <w:szCs w:val="21"/>
              </w:rPr>
              <w:t>conjunta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en</w:t>
            </w:r>
            <w:proofErr w:type="spellEnd"/>
            <w:r w:rsidR="0022785C"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="0022785C" w:rsidRPr="003827F3">
              <w:rPr>
                <w:rFonts w:ascii="Times New Roman" w:hAnsi="Times New Roman" w:cs="Times New Roman"/>
                <w:sz w:val="21"/>
                <w:szCs w:val="21"/>
              </w:rPr>
              <w:t>el</w:t>
            </w:r>
            <w:proofErr w:type="spellEnd"/>
            <w:r w:rsidR="0022785C"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sector industrial</w:t>
            </w:r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, con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costos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conjuntos</w:t>
            </w:r>
            <w:r w:rsidR="00211D3B"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="00211D3B" w:rsidRPr="003827F3">
              <w:rPr>
                <w:rFonts w:ascii="Times New Roman" w:hAnsi="Times New Roman" w:cs="Times New Roman"/>
                <w:sz w:val="21"/>
                <w:szCs w:val="21"/>
              </w:rPr>
              <w:t>analizando</w:t>
            </w:r>
            <w:proofErr w:type="spellEnd"/>
            <w:r w:rsidR="00211D3B"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="00211D3B" w:rsidRPr="003827F3">
              <w:rPr>
                <w:rFonts w:ascii="Times New Roman" w:hAnsi="Times New Roman" w:cs="Times New Roman"/>
                <w:sz w:val="21"/>
                <w:szCs w:val="21"/>
              </w:rPr>
              <w:t>el</w:t>
            </w:r>
            <w:proofErr w:type="spellEnd"/>
            <w:r w:rsidR="00211D3B"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punto de </w:t>
            </w:r>
            <w:proofErr w:type="spellStart"/>
            <w:r w:rsidR="00211D3B" w:rsidRPr="003827F3">
              <w:rPr>
                <w:rFonts w:ascii="Times New Roman" w:hAnsi="Times New Roman" w:cs="Times New Roman"/>
                <w:sz w:val="21"/>
                <w:szCs w:val="21"/>
              </w:rPr>
              <w:t>separación</w:t>
            </w:r>
            <w:proofErr w:type="spellEnd"/>
            <w:r w:rsidR="00211D3B" w:rsidRPr="003827F3">
              <w:rPr>
                <w:rFonts w:ascii="Times New Roman" w:hAnsi="Times New Roman" w:cs="Times New Roman"/>
                <w:sz w:val="21"/>
                <w:szCs w:val="21"/>
              </w:rPr>
              <w:t>.</w:t>
            </w:r>
          </w:p>
          <w:p w14:paraId="4D46FD1C" w14:textId="3248C799" w:rsidR="00662DF7" w:rsidRPr="003827F3" w:rsidRDefault="00E766D4" w:rsidP="00E766D4">
            <w:pPr>
              <w:pStyle w:val="Listaconvietas"/>
              <w:tabs>
                <w:tab w:val="num" w:pos="360"/>
              </w:tabs>
              <w:ind w:left="360" w:hanging="360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Medición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del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costo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de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los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inventarios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y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asignación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de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los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costos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indirectos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de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producción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conforme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a </w:t>
            </w:r>
            <w:proofErr w:type="spellStart"/>
            <w:del w:id="9003" w:author="Comisión de revisión 4.5" w:date="2026-10-13T00:00:00Z">
              <w:r>
                <w:rPr>
                  <w:rFonts w:ascii="Times New Roman" w:hAnsi="Times New Roman" w:cs="Times New Roman"/>
                  <w:sz w:val="21"/>
                  <w:szCs w:val="21"/>
                </w:rPr>
                <w:delText xml:space="preserve">estandares</w:delText>
              </w:r>
            </w:del>
            <w:ins w:id="9004" w:author="Comisión de revisión 4.5" w:date="2026-10-13T00:00:00Z">
              <w:r>
                <w:rPr>
                  <w:rFonts w:ascii="Times New Roman" w:hAnsi="Times New Roman" w:cs="Times New Roman"/>
                  <w:sz w:val="21"/>
                  <w:szCs w:val="21"/>
                </w:rPr>
                <w:t xml:space="preserve">estándares</w:t>
              </w:r>
            </w:ins>
            <w:proofErr w:type="spellEnd"/>
            <w:r w:rsidR="00211D3B"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="00211D3B" w:rsidRPr="003827F3">
              <w:rPr>
                <w:rFonts w:ascii="Times New Roman" w:hAnsi="Times New Roman" w:cs="Times New Roman"/>
                <w:sz w:val="21"/>
                <w:szCs w:val="21"/>
              </w:rPr>
              <w:t>nacionales</w:t>
            </w:r>
            <w:proofErr w:type="spellEnd"/>
            <w:r w:rsidR="00211D3B"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y </w:t>
            </w:r>
            <w:proofErr w:type="spellStart"/>
            <w:r w:rsidR="00211D3B" w:rsidRPr="003827F3">
              <w:rPr>
                <w:rFonts w:ascii="Times New Roman" w:hAnsi="Times New Roman" w:cs="Times New Roman"/>
                <w:sz w:val="21"/>
                <w:szCs w:val="21"/>
              </w:rPr>
              <w:t>internacionales</w:t>
            </w:r>
            <w:proofErr w:type="spellEnd"/>
            <w:r w:rsidR="00211D3B"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. </w:t>
            </w:r>
          </w:p>
        </w:tc>
      </w:tr>
      <w:tr w:rsidR="00662DF7" w:rsidRPr="003827F3" w14:paraId="20A98E4B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3BC962" w14:textId="77777777" w:rsidR="00662DF7" w:rsidRPr="003827F3" w:rsidRDefault="00000000">
            <w:pPr>
              <w:spacing w:before="20" w:after="20"/>
              <w:jc w:val="both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4: </w:t>
            </w:r>
            <w:r w:rsidRPr="003827F3">
              <w:rPr>
                <w:sz w:val="21"/>
                <w:szCs w:val="21"/>
              </w:rPr>
              <w:t>Elabora el presupuesto maestro de una empresa aplicando el costeo estándar, el modelo costo-volumen-utilidad y el costeo basado en actividades, evaluando su efecto en la toma de decisiones gerenciales.</w:t>
            </w:r>
          </w:p>
        </w:tc>
      </w:tr>
      <w:tr w:rsidR="00662DF7" w:rsidRPr="003827F3" w14:paraId="146F6137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C496FC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E0FCD1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4FAB67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662DF7" w:rsidRPr="003827F3" w14:paraId="0C6BE5E6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F149CF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1. Aplica el costeo estándar y el costeo basado en actividades en la determinación del costo de los productos.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A940F9" w14:textId="5DD263D6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1.1 Calcula las variaciones de los costos estándar por el método de una, dos y tres variaciones.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2E61D5" w14:textId="4B510CC7" w:rsidR="00662DF7" w:rsidRPr="003827F3" w:rsidRDefault="00000000">
            <w:pPr>
              <w:spacing w:before="20" w:after="20"/>
            </w:pPr>
            <w:r w:rsidRPr="003827F3">
              <w:rPr>
                <w:b/>
                <w:bCs/>
                <w:sz w:val="21"/>
                <w:szCs w:val="21"/>
              </w:rPr>
              <w:t xml:space="preserve">Producto 13: </w:t>
            </w:r>
            <w:r w:rsidRPr="003827F3">
              <w:rPr>
                <w:sz w:val="21"/>
                <w:szCs w:val="21"/>
              </w:rPr>
              <w:t>Informe del análisis de variaciones de los costos estándar.</w:t>
            </w:r>
          </w:p>
        </w:tc>
      </w:tr>
      <w:tr w:rsidR="00662DF7" w:rsidRPr="003827F3" w14:paraId="12E8A4F0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F60E7" w14:textId="77777777" w:rsidR="00662DF7" w:rsidRPr="003827F3" w:rsidRDefault="00662DF7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15482C" w14:textId="6C45659E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1.2 Asigna los costos indirectos por actividades con inductores de costo validados.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7E9A0D" w14:textId="67927974" w:rsidR="00662DF7" w:rsidRPr="003827F3" w:rsidRDefault="00000000">
            <w:pPr>
              <w:spacing w:before="20" w:after="20"/>
            </w:pPr>
            <w:r w:rsidRPr="003827F3">
              <w:rPr>
                <w:b/>
                <w:bCs/>
                <w:sz w:val="21"/>
                <w:szCs w:val="21"/>
              </w:rPr>
              <w:t xml:space="preserve">Producto 14: </w:t>
            </w:r>
            <w:r w:rsidRPr="003827F3">
              <w:rPr>
                <w:sz w:val="21"/>
                <w:szCs w:val="21"/>
              </w:rPr>
              <w:t>Cuadro de asignación de costos por el modelo ABC.</w:t>
            </w:r>
          </w:p>
        </w:tc>
      </w:tr>
      <w:tr w:rsidR="00662DF7" w:rsidRPr="003827F3" w14:paraId="74243110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0C5838" w14:textId="7CBB6940" w:rsidR="00662DF7" w:rsidRPr="003827F3" w:rsidRDefault="00FE3E1F">
            <w:pPr>
              <w:spacing w:before="20" w:after="20"/>
            </w:pPr>
            <w:r>
              <w:rPr>
                <w:sz w:val="21"/>
                <w:szCs w:val="21"/>
              </w:rPr>
              <w:t xml:space="preserve">2. </w:t>
            </w:r>
            <w:r w:rsidRPr="00FE3E1F">
              <w:rPr>
                <w:sz w:val="21"/>
                <w:szCs w:val="21"/>
              </w:rPr>
              <w:t>Elabora el presupuesto maestro de una empresa aplicando el costeo variable y el modelo costo-volumen-utilidad, evaluando el punto de equilibrio, el margen de contribución y su efecto en las decisiones gerenciales.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A10555" w14:textId="3E26D4D5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2.1 Calcula el</w:t>
            </w:r>
            <w:r w:rsidR="002D558B">
              <w:rPr>
                <w:sz w:val="21"/>
                <w:szCs w:val="21"/>
              </w:rPr>
              <w:t xml:space="preserve"> costo variable,</w:t>
            </w:r>
            <w:r w:rsidRPr="003827F3">
              <w:rPr>
                <w:sz w:val="21"/>
                <w:szCs w:val="21"/>
              </w:rPr>
              <w:t xml:space="preserve"> punto de equilibrio y el margen de contribución</w:t>
            </w:r>
            <w:r w:rsidR="002D558B">
              <w:rPr>
                <w:sz w:val="21"/>
                <w:szCs w:val="21"/>
              </w:rPr>
              <w:t xml:space="preserve"> y </w:t>
            </w:r>
            <w:proofErr w:type="spellStart"/>
            <w:del w:id="9005" w:author="Comisión de revisión 4.5" w:date="2026-10-13T00:00:00Z">
              <w:r>
                <w:rPr>
                  <w:sz w:val="21"/>
                  <w:szCs w:val="21"/>
                </w:rPr>
                <w:delText xml:space="preserve">evalua</w:delText>
              </w:r>
            </w:del>
            <w:ins w:id="9006" w:author="Comisión de revisión 4.5" w:date="2026-10-13T00:00:00Z">
              <w:r>
                <w:rPr>
                  <w:sz w:val="21"/>
                  <w:szCs w:val="21"/>
                </w:rPr>
                <w:t xml:space="preserve">evalúa</w:t>
              </w:r>
            </w:ins>
            <w:proofErr w:type="spellEnd"/>
            <w:r w:rsidR="002D558B">
              <w:rPr>
                <w:sz w:val="21"/>
                <w:szCs w:val="21"/>
              </w:rPr>
              <w:t xml:space="preserve"> su efecto en la toma de </w:t>
            </w:r>
            <w:proofErr w:type="spellStart"/>
            <w:del w:id="9007" w:author="Comisión de revisión 4.5" w:date="2026-10-13T00:00:00Z">
              <w:r>
                <w:rPr>
                  <w:sz w:val="21"/>
                  <w:szCs w:val="21"/>
                </w:rPr>
                <w:delText xml:space="preserve">deciones</w:delText>
              </w:r>
            </w:del>
            <w:ins w:id="9008" w:author="Comisión de revisión 4.5" w:date="2026-10-13T00:00:00Z">
              <w:r>
                <w:rPr>
                  <w:sz w:val="21"/>
                  <w:szCs w:val="21"/>
                </w:rPr>
                <w:t xml:space="preserve">decisiones</w:t>
              </w:r>
            </w:ins>
            <w:proofErr w:type="spellEnd"/>
            <w:r w:rsidR="002D558B">
              <w:rPr>
                <w:sz w:val="21"/>
                <w:szCs w:val="21"/>
              </w:rPr>
              <w:t xml:space="preserve"> gerenciales.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564F11" w14:textId="67ACB948" w:rsidR="00662DF7" w:rsidRPr="003827F3" w:rsidRDefault="00000000">
            <w:pPr>
              <w:spacing w:before="20" w:after="20"/>
            </w:pPr>
            <w:r w:rsidRPr="003827F3">
              <w:rPr>
                <w:b/>
                <w:bCs/>
                <w:sz w:val="21"/>
                <w:szCs w:val="21"/>
              </w:rPr>
              <w:t xml:space="preserve">Producto 15: </w:t>
            </w:r>
            <w:r w:rsidR="002D558B" w:rsidRPr="002D558B">
              <w:rPr>
                <w:sz w:val="21"/>
                <w:szCs w:val="21"/>
              </w:rPr>
              <w:t>Estado de resultados bajo el enfoque de costeo variable</w:t>
            </w:r>
            <w:r w:rsidR="002D558B">
              <w:rPr>
                <w:sz w:val="21"/>
                <w:szCs w:val="21"/>
              </w:rPr>
              <w:t xml:space="preserve"> y</w:t>
            </w:r>
            <w:r w:rsidR="002D558B">
              <w:rPr>
                <w:b/>
                <w:bCs/>
                <w:sz w:val="21"/>
                <w:szCs w:val="21"/>
              </w:rPr>
              <w:t xml:space="preserve"> </w:t>
            </w:r>
            <w:r w:rsidR="002D558B">
              <w:rPr>
                <w:sz w:val="21"/>
                <w:szCs w:val="21"/>
              </w:rPr>
              <w:t>c</w:t>
            </w:r>
            <w:r w:rsidRPr="003827F3">
              <w:rPr>
                <w:sz w:val="21"/>
                <w:szCs w:val="21"/>
              </w:rPr>
              <w:t>uadro del punto de equilibrio con su análisis de sensibilidad.</w:t>
            </w:r>
          </w:p>
        </w:tc>
      </w:tr>
      <w:tr w:rsidR="00662DF7" w:rsidRPr="003827F3" w14:paraId="3851CE4D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B369D" w14:textId="77777777" w:rsidR="00662DF7" w:rsidRPr="003827F3" w:rsidRDefault="00662DF7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EAEBFE" w14:textId="320CD51E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2.2 Elabora el presupuesto maestro de una empresa a partir de su presupuesto de ventas y de producción.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6C49A3" w14:textId="77777777" w:rsidR="00662DF7" w:rsidRPr="003827F3" w:rsidRDefault="00000000">
            <w:pPr>
              <w:spacing w:before="20" w:after="20"/>
            </w:pPr>
            <w:r w:rsidRPr="003827F3">
              <w:rPr>
                <w:b/>
                <w:bCs/>
                <w:sz w:val="21"/>
                <w:szCs w:val="21"/>
              </w:rPr>
              <w:t xml:space="preserve">Producto 16: </w:t>
            </w:r>
            <w:r w:rsidRPr="003827F3">
              <w:rPr>
                <w:sz w:val="21"/>
                <w:szCs w:val="21"/>
              </w:rPr>
              <w:t>Presupuesto maestro de una empresa con sus presupuestos operativo y financiero.</w:t>
            </w:r>
          </w:p>
        </w:tc>
      </w:tr>
      <w:tr w:rsidR="00662DF7" w:rsidRPr="003827F3" w14:paraId="62668296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6442E1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662DF7" w:rsidRPr="003827F3" w14:paraId="4774803F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AC8DF6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CEC533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4E6FFD29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4FDA3F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662DF7" w:rsidRPr="003827F3" w14:paraId="6836737E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1330D3" w14:textId="77777777" w:rsidR="006936E1" w:rsidRPr="003827F3" w:rsidRDefault="006936E1" w:rsidP="006936E1">
            <w:pPr>
              <w:spacing w:before="20" w:after="20"/>
            </w:pPr>
            <w:r w:rsidRPr="003827F3">
              <w:rPr>
                <w:sz w:val="21"/>
                <w:szCs w:val="21"/>
              </w:rPr>
              <w:t>Tema 9: Costos Estimados</w:t>
            </w:r>
          </w:p>
          <w:p w14:paraId="1B44D78F" w14:textId="77777777" w:rsidR="006936E1" w:rsidRPr="003827F3" w:rsidRDefault="006936E1" w:rsidP="006936E1">
            <w:pPr>
              <w:spacing w:before="20" w:after="20"/>
            </w:pPr>
            <w:r w:rsidRPr="003827F3">
              <w:rPr>
                <w:sz w:val="21"/>
                <w:szCs w:val="21"/>
              </w:rPr>
              <w:t>Tema 10: Costos Estándar</w:t>
            </w:r>
            <w:r w:rsidRPr="003827F3">
              <w:rPr>
                <w:sz w:val="21"/>
                <w:szCs w:val="21"/>
              </w:rPr>
              <w:br/>
              <w:t>Tema 11: Costeo Variable o Costo Directo</w:t>
            </w:r>
          </w:p>
          <w:p w14:paraId="3B0E58AC" w14:textId="77777777" w:rsidR="006936E1" w:rsidRPr="003827F3" w:rsidRDefault="006936E1" w:rsidP="006936E1">
            <w:pPr>
              <w:spacing w:before="20" w:after="20"/>
            </w:pPr>
            <w:r w:rsidRPr="003827F3">
              <w:rPr>
                <w:sz w:val="21"/>
                <w:szCs w:val="21"/>
              </w:rPr>
              <w:t>Tema 12: Modelo de Costo - Volumen - Utilidad</w:t>
            </w:r>
          </w:p>
          <w:p w14:paraId="306CA284" w14:textId="77777777" w:rsidR="006936E1" w:rsidRPr="003827F3" w:rsidRDefault="006936E1" w:rsidP="006936E1">
            <w:pPr>
              <w:spacing w:before="20" w:after="20"/>
            </w:pPr>
            <w:r w:rsidRPr="003827F3">
              <w:rPr>
                <w:sz w:val="21"/>
                <w:szCs w:val="21"/>
              </w:rPr>
              <w:t>Tema 13: Costeo basado en actividades.</w:t>
            </w:r>
          </w:p>
          <w:p w14:paraId="68FB9DBE" w14:textId="52A3683C" w:rsidR="00662DF7" w:rsidRPr="003827F3" w:rsidRDefault="006936E1" w:rsidP="006936E1">
            <w:pPr>
              <w:spacing w:before="20" w:after="20"/>
            </w:pPr>
            <w:r w:rsidRPr="003827F3">
              <w:rPr>
                <w:sz w:val="21"/>
                <w:szCs w:val="21"/>
              </w:rPr>
              <w:t>Tema 14: Presupuesto Maestro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DF6DEC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3827F3">
              <w:rPr>
                <w:sz w:val="21"/>
                <w:szCs w:val="21"/>
              </w:rPr>
              <w:t>Concepto, naturaleza, registro, objetivos y clasificación de los costos estimados; ventajas y desventajas. (C, P)</w:t>
            </w:r>
          </w:p>
          <w:p w14:paraId="7188BFC9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3827F3">
              <w:rPr>
                <w:sz w:val="21"/>
                <w:szCs w:val="21"/>
              </w:rPr>
              <w:t>Estimación de los costos de materias primas, sueldos y salarios y costos indirectos de producción. (C)</w:t>
            </w:r>
          </w:p>
          <w:p w14:paraId="2632860C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3827F3">
              <w:rPr>
                <w:sz w:val="21"/>
                <w:szCs w:val="21"/>
              </w:rPr>
              <w:t>Comparación de los costos históricos con los costos estimados; determinación de las variaciones y el coeficiente rectificador. (P)</w:t>
            </w:r>
          </w:p>
          <w:p w14:paraId="7B4D2FEE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3827F3">
              <w:rPr>
                <w:sz w:val="21"/>
                <w:szCs w:val="21"/>
              </w:rPr>
              <w:lastRenderedPageBreak/>
              <w:t>Concepto, naturaleza, registro, objetivos, clasificación, ventajas y desventajas de los costos estándar. (C, P)</w:t>
            </w:r>
          </w:p>
          <w:p w14:paraId="5B34B8CB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3827F3">
              <w:rPr>
                <w:sz w:val="21"/>
                <w:szCs w:val="21"/>
              </w:rPr>
              <w:t>Costo unitario estándar, los costos estándar y la inflación, y determinación del costo estándar. (P)</w:t>
            </w:r>
          </w:p>
          <w:p w14:paraId="10A21CFD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3827F3">
              <w:rPr>
                <w:sz w:val="21"/>
                <w:szCs w:val="21"/>
              </w:rPr>
              <w:t>Análisis de variaciones por el método de una, dos y tres variaciones; los costos estándar en los sistemas de costos por procesos y por órdenes de producción. (P)</w:t>
            </w:r>
          </w:p>
          <w:p w14:paraId="363ED633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3827F3">
              <w:rPr>
                <w:sz w:val="21"/>
                <w:szCs w:val="21"/>
              </w:rPr>
              <w:t>Concepto, características y supuestos del modelo costo-volumen-utilidad. (C)</w:t>
            </w:r>
          </w:p>
          <w:p w14:paraId="23AC3686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3827F3">
              <w:rPr>
                <w:sz w:val="21"/>
                <w:szCs w:val="21"/>
              </w:rPr>
              <w:t>Relación costo-volumen-utilidad y análisis del margen de contribución. (C)</w:t>
            </w:r>
          </w:p>
          <w:p w14:paraId="20B47DE9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3827F3">
              <w:rPr>
                <w:sz w:val="21"/>
                <w:szCs w:val="21"/>
              </w:rPr>
              <w:t>Cálculo del punto de equilibrio; cambios en los ingresos, en los costos variables y en los costos fijos. (P)</w:t>
            </w:r>
          </w:p>
          <w:p w14:paraId="474F1535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3827F3">
              <w:rPr>
                <w:sz w:val="21"/>
                <w:szCs w:val="21"/>
              </w:rPr>
              <w:t>Cálculo del punto de equilibrio y análisis de sensibilidad en hoja de cálculo ante cambios del precio, del costo variable y del volumen. (P, T)</w:t>
            </w:r>
          </w:p>
          <w:p w14:paraId="3FED699F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3827F3">
              <w:rPr>
                <w:sz w:val="21"/>
                <w:szCs w:val="21"/>
              </w:rPr>
              <w:t>Mezcla de productos y optimización de la mezcla; análisis de costo-volumen-utilidad con impuesto y sin impuesto. (C)</w:t>
            </w:r>
          </w:p>
          <w:p w14:paraId="11F9CAA9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3827F3">
              <w:rPr>
                <w:sz w:val="21"/>
                <w:szCs w:val="21"/>
              </w:rPr>
              <w:t>Concepto, definición y fundamentos del modelo de costeo basado en actividades (ABC); sus ventajas. (C)</w:t>
            </w:r>
          </w:p>
          <w:p w14:paraId="36E07D54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3827F3">
              <w:rPr>
                <w:sz w:val="21"/>
                <w:szCs w:val="21"/>
              </w:rPr>
              <w:t>Concepto de actividades y asignación de costos a los productos o servicios; identificación de las actividades que añaden valor. (C, P)</w:t>
            </w:r>
          </w:p>
          <w:p w14:paraId="5D34C160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3827F3">
              <w:rPr>
                <w:sz w:val="21"/>
                <w:szCs w:val="21"/>
              </w:rPr>
              <w:t>Etapas para implementar el modelo ABC; costeo de productos a nivel de unidad, lote, producto e infraestructura. (C)</w:t>
            </w:r>
          </w:p>
          <w:p w14:paraId="4BEB731D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3827F3">
              <w:rPr>
                <w:sz w:val="21"/>
                <w:szCs w:val="21"/>
              </w:rPr>
              <w:t>Selección y validación de los inductores de costo del modelo ABC: criterios de causalidad y límites de su aplicación. (C, P)</w:t>
            </w:r>
          </w:p>
          <w:p w14:paraId="22AC0750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3827F3">
              <w:rPr>
                <w:sz w:val="21"/>
                <w:szCs w:val="21"/>
              </w:rPr>
              <w:t>Asignación de costos indirectos con tasas generales y percutores; limitaciones de las tasas generales y departamentales. (P)</w:t>
            </w:r>
          </w:p>
          <w:p w14:paraId="3CA1517E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3827F3">
              <w:rPr>
                <w:sz w:val="21"/>
                <w:szCs w:val="21"/>
              </w:rPr>
              <w:t>Introducción y concepto económico y contable de la utilidad; clasificación de las cuentas en el costeo variable o costo directo. (C)</w:t>
            </w:r>
          </w:p>
          <w:p w14:paraId="13C028EA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3827F3">
              <w:rPr>
                <w:sz w:val="21"/>
                <w:szCs w:val="21"/>
              </w:rPr>
              <w:t>Método de los puntos extremos y método de estimación del costo unitario de producción; el margen de contribución. (C)</w:t>
            </w:r>
          </w:p>
          <w:p w14:paraId="4DEE6030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3827F3">
              <w:rPr>
                <w:sz w:val="21"/>
                <w:szCs w:val="21"/>
              </w:rPr>
              <w:t xml:space="preserve">Efecto de la aplicación de los diferentes métodos de costeo en el estado de resultados; ventajas y desventajas del </w:t>
            </w:r>
            <w:proofErr w:type="spellStart"/>
            <w:r w:rsidRPr="003827F3">
              <w:rPr>
                <w:sz w:val="21"/>
                <w:szCs w:val="21"/>
              </w:rPr>
              <w:t>costeo</w:t>
            </w:r>
            <w:proofErr w:type="spellEnd"/>
            <w:r w:rsidRPr="003827F3">
              <w:rPr>
                <w:sz w:val="21"/>
                <w:szCs w:val="21"/>
              </w:rPr>
              <w:t xml:space="preserve"> directo. (P)</w:t>
            </w:r>
          </w:p>
          <w:p w14:paraId="4CED00B5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3827F3">
              <w:rPr>
                <w:sz w:val="21"/>
                <w:szCs w:val="21"/>
              </w:rPr>
              <w:t>Los costos directos en los estados financieros para la toma de decisiones de precios. (C)</w:t>
            </w:r>
          </w:p>
          <w:p w14:paraId="3B40EF7A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3827F3">
              <w:rPr>
                <w:sz w:val="21"/>
                <w:szCs w:val="21"/>
              </w:rPr>
              <w:t xml:space="preserve">Principios fundamentales de la planificación y el control de utilidades; planificación de la </w:t>
            </w:r>
            <w:r w:rsidRPr="003827F3">
              <w:rPr>
                <w:sz w:val="21"/>
                <w:szCs w:val="21"/>
              </w:rPr>
              <w:lastRenderedPageBreak/>
              <w:t>producción y su relación con las ventas y los inventarios. (C)</w:t>
            </w:r>
          </w:p>
          <w:p w14:paraId="452FFF59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3827F3">
              <w:rPr>
                <w:sz w:val="21"/>
                <w:szCs w:val="21"/>
              </w:rPr>
              <w:t>Planificación y administración de materiales, mano de obra y costos indirectos; análisis de las variaciones y toma de decisiones. (P)</w:t>
            </w:r>
          </w:p>
          <w:p w14:paraId="5D63E5FA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3827F3">
              <w:rPr>
                <w:sz w:val="21"/>
                <w:szCs w:val="21"/>
              </w:rPr>
              <w:t>Presupuesto empresarial, presupuesto operativo y confección del presupuesto: planificación de las ventas, de la producción y de los costos de operación. (C)</w:t>
            </w:r>
          </w:p>
          <w:p w14:paraId="5C7A9032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3827F3">
              <w:rPr>
                <w:sz w:val="21"/>
                <w:szCs w:val="21"/>
              </w:rPr>
              <w:t>Presupuesto financiero: presupuesto de capital y presupuesto de efectivo; estados financieros proyectados por programas. (C)</w:t>
            </w:r>
          </w:p>
          <w:p w14:paraId="64FAA8FA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3827F3">
              <w:rPr>
                <w:sz w:val="21"/>
                <w:szCs w:val="21"/>
              </w:rPr>
              <w:t>La inflación y el presupuesto; aplicación práctica. (P)</w:t>
            </w:r>
          </w:p>
          <w:p w14:paraId="7F315E5A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3827F3">
              <w:rPr>
                <w:sz w:val="21"/>
                <w:szCs w:val="21"/>
              </w:rPr>
              <w:t>Presupuesto en un escenario de inflación y de tipo de cambio variable: costo de los insumos importados y revisión periódica de los supuestos. (C)</w:t>
            </w:r>
          </w:p>
          <w:p w14:paraId="23FD933D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3827F3">
              <w:rPr>
                <w:sz w:val="21"/>
                <w:szCs w:val="21"/>
              </w:rPr>
              <w:t>Presupuesto y sostenibilidad: previsión de los costos ambientales, de eficiencia energética y de gestión de residuos. (C, A)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C17507" w14:textId="77777777" w:rsidR="00E766D4" w:rsidRPr="003827F3" w:rsidRDefault="00E766D4" w:rsidP="00E766D4">
            <w:pPr>
              <w:pStyle w:val="Listaconvietas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Efecto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de la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inflación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acumulada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de 20,40 %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registrada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en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diciembre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de 2025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sobre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los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costos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estándar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y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los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presupuestos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de las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empresas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bolivianas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.</w:t>
            </w:r>
          </w:p>
          <w:p w14:paraId="44B34BE2" w14:textId="77777777" w:rsidR="00E766D4" w:rsidRPr="003827F3" w:rsidRDefault="00E766D4" w:rsidP="00E766D4">
            <w:pPr>
              <w:pStyle w:val="Listaconvietas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Régimen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de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tipo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de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cambio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flexible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vigente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desde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el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29 de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junio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de 2026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por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la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Resolución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Ministerial N° 245, y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su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efecto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en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el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costo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de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los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insumos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importados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y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en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el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presupuesto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de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compras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.</w:t>
            </w:r>
          </w:p>
          <w:p w14:paraId="2D72FBBD" w14:textId="77777777" w:rsidR="00E766D4" w:rsidRPr="003827F3" w:rsidRDefault="00E766D4" w:rsidP="00E766D4">
            <w:pPr>
              <w:pStyle w:val="Listaconvietas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Alícuota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del 25 % del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Impuesto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sobre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las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Utilidades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de las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Empresas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establecida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en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la Ley N° 843, para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el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análisis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costo-volumen-utilidad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 xml:space="preserve"> con </w:t>
            </w:r>
            <w:proofErr w:type="spellStart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impuesto</w:t>
            </w:r>
            <w:proofErr w:type="spellEnd"/>
            <w:r w:rsidRPr="003827F3">
              <w:rPr>
                <w:rFonts w:ascii="Times New Roman" w:hAnsi="Times New Roman" w:cs="Times New Roman"/>
                <w:sz w:val="21"/>
                <w:szCs w:val="21"/>
              </w:rPr>
              <w:t>.</w:t>
            </w:r>
          </w:p>
          <w:p w14:paraId="59608E0D" w14:textId="25852465" w:rsidR="00662DF7" w:rsidRPr="003827F3" w:rsidRDefault="00662DF7" w:rsidP="00E766D4">
            <w:pPr>
              <w:spacing w:before="10" w:after="10"/>
              <w:ind w:left="20"/>
              <w:rPr>
                <w:sz w:val="21"/>
                <w:szCs w:val="21"/>
              </w:rPr>
            </w:pPr>
          </w:p>
        </w:tc>
      </w:tr>
      <w:tr w:rsidR="00662DF7" w:rsidRPr="003827F3" w14:paraId="02E5BB3B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F9A2C3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lastRenderedPageBreak/>
              <w:t>Actividades</w:t>
            </w:r>
          </w:p>
        </w:tc>
      </w:tr>
      <w:tr w:rsidR="00662DF7" w:rsidRPr="003827F3" w14:paraId="05FF4D8D" w14:textId="77777777"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4C763D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En clase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60D7A9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Autónomas</w:t>
            </w:r>
          </w:p>
        </w:tc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E1C2D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B-</w:t>
            </w:r>
            <w:proofErr w:type="spellStart"/>
            <w:r w:rsidRPr="003827F3">
              <w:rPr>
                <w:b/>
                <w:bCs/>
                <w:i/>
                <w:iCs/>
                <w:sz w:val="21"/>
                <w:szCs w:val="21"/>
              </w:rPr>
              <w:t>Learning</w:t>
            </w:r>
            <w:proofErr w:type="spellEnd"/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CBC384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Taller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185847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Investigación/Práctica</w:t>
            </w:r>
          </w:p>
        </w:tc>
      </w:tr>
      <w:tr w:rsidR="00662DF7" w:rsidRPr="003827F3" w14:paraId="0C1CC09E" w14:textId="77777777"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4EBEB7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sz w:val="21"/>
                <w:szCs w:val="21"/>
              </w:rPr>
              <w:t>Exposición dialogada de la clasificación y el comportamiento de los elementos del costo.</w:t>
            </w:r>
          </w:p>
          <w:p w14:paraId="1DF73791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sz w:val="21"/>
                <w:szCs w:val="21"/>
              </w:rPr>
              <w:t>Resolución guiada de hojas de costos por órdenes de trabajo y de informes de costos por procesos.</w:t>
            </w:r>
          </w:p>
          <w:p w14:paraId="301B7B49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sz w:val="21"/>
                <w:szCs w:val="21"/>
              </w:rPr>
              <w:t>Demostración en hoja de cálculo del punto de equilibrio y del presupuesto maestro.</w:t>
            </w:r>
          </w:p>
          <w:p w14:paraId="29556F8B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sz w:val="21"/>
                <w:szCs w:val="21"/>
              </w:rPr>
              <w:t>Análisis de casos de producción defectuosa, coproductos y subproductos de empresas bolivianas.</w:t>
            </w:r>
          </w:p>
          <w:p w14:paraId="4DA50109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sz w:val="21"/>
                <w:szCs w:val="21"/>
              </w:rPr>
              <w:t>Preguntas de comprensión sobre las diferencias entre el costeo absorbente y el costeo variable.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25926E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sz w:val="21"/>
                <w:szCs w:val="21"/>
              </w:rPr>
              <w:t>Resolución de ejercicios de registro y control de costos al cierre de cada tema.</w:t>
            </w:r>
          </w:p>
          <w:p w14:paraId="126F6FD6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sz w:val="21"/>
                <w:szCs w:val="21"/>
              </w:rPr>
              <w:t>Lectura de las Normas Internacionales de Información Financiera relacionadas con la información de costos.</w:t>
            </w:r>
          </w:p>
          <w:p w14:paraId="58223178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sz w:val="21"/>
                <w:szCs w:val="21"/>
              </w:rPr>
              <w:t>Desarrollo progresivo de un caso práctico integral de costos de una empresa de transformación.</w:t>
            </w:r>
          </w:p>
        </w:tc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D0A26F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sz w:val="21"/>
                <w:szCs w:val="21"/>
              </w:rPr>
              <w:t>Cuestionarios de comprensión de cada sistema de costos en la plataforma Moodle UMSA.</w:t>
            </w:r>
          </w:p>
          <w:p w14:paraId="08F44E00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sz w:val="21"/>
                <w:szCs w:val="21"/>
              </w:rPr>
              <w:t>Foros de consulta sobre el tratamiento de los costos indirectos y el modelo ABC.</w:t>
            </w:r>
          </w:p>
          <w:p w14:paraId="1F610907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sz w:val="21"/>
                <w:szCs w:val="21"/>
              </w:rPr>
              <w:t>Videotutoriales de elaboración de hojas de costos y del presupuesto maestro en hoja de cálculo.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A41FC4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sz w:val="21"/>
                <w:szCs w:val="21"/>
              </w:rPr>
              <w:t>Resolución colaborativa de casos de costos por órdenes de trabajo y por procesos.</w:t>
            </w:r>
          </w:p>
          <w:p w14:paraId="7B639451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sz w:val="21"/>
                <w:szCs w:val="21"/>
              </w:rPr>
              <w:t>Elaboración guiada del punto de equilibrio y del presupuesto maestro.</w:t>
            </w:r>
          </w:p>
          <w:p w14:paraId="363DD9C4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sz w:val="21"/>
                <w:szCs w:val="21"/>
              </w:rPr>
              <w:t>Revisión cruzada de la asignación de costos por el modelo ABC entre equipos.</w:t>
            </w:r>
          </w:p>
          <w:p w14:paraId="7DD8153B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sz w:val="21"/>
                <w:szCs w:val="21"/>
              </w:rPr>
              <w:t>Revisión del control interno de almacenes y de planillas en un caso práctico.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B38140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sz w:val="21"/>
                <w:szCs w:val="21"/>
              </w:rPr>
              <w:t>Análisis de los sistemas de costos aplicados por empresas manufactureras bolivianas.</w:t>
            </w:r>
          </w:p>
          <w:p w14:paraId="3272682A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sz w:val="21"/>
                <w:szCs w:val="21"/>
              </w:rPr>
              <w:t>Comparación de los métodos de costeo absorbente y costeo directo en un sector productivo boliviano.</w:t>
            </w:r>
          </w:p>
          <w:p w14:paraId="6A12ED05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sz w:val="21"/>
                <w:szCs w:val="21"/>
              </w:rPr>
              <w:t>Revisión de presupuestos maestros de empresas del medio y de sus supuestos de inflación y tipo de cambio.</w:t>
            </w:r>
          </w:p>
          <w:p w14:paraId="731BC9E1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sz w:val="21"/>
                <w:szCs w:val="21"/>
              </w:rPr>
              <w:t>Identificación de los costos ambientales y de los costos de la calidad de una empresa boliviana.</w:t>
            </w:r>
          </w:p>
        </w:tc>
      </w:tr>
      <w:tr w:rsidR="00662DF7" w:rsidRPr="003827F3" w14:paraId="0185B186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1614E3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Estrategias de aprendizaje y enseñanza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2C17BD" w14:textId="77777777" w:rsidR="00662DF7" w:rsidRPr="003827F3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827F3">
              <w:rPr>
                <w:sz w:val="21"/>
                <w:szCs w:val="21"/>
              </w:rPr>
              <w:t>Aprendizaje basado en problemas con casos de costos de empresas bolivianas de transformación, comercio y servicios.</w:t>
            </w:r>
          </w:p>
          <w:p w14:paraId="2E978E3E" w14:textId="77777777" w:rsidR="00662DF7" w:rsidRPr="003827F3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827F3">
              <w:rPr>
                <w:sz w:val="21"/>
                <w:szCs w:val="21"/>
              </w:rPr>
              <w:lastRenderedPageBreak/>
              <w:t>Resolución guiada de ejercicios en orden de dificultad creciente por sistema de costos.</w:t>
            </w:r>
          </w:p>
          <w:p w14:paraId="0738BF89" w14:textId="77777777" w:rsidR="00662DF7" w:rsidRPr="003827F3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827F3">
              <w:rPr>
                <w:sz w:val="21"/>
                <w:szCs w:val="21"/>
              </w:rPr>
              <w:t>Caso práctico integral que recorre el registro de costos hasta la elaboración del presupuesto maestro.</w:t>
            </w:r>
          </w:p>
          <w:p w14:paraId="2718AA89" w14:textId="77777777" w:rsidR="00662DF7" w:rsidRPr="003827F3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827F3">
              <w:rPr>
                <w:sz w:val="21"/>
                <w:szCs w:val="21"/>
              </w:rPr>
              <w:t>Estudio de casos de gestión de costos de empresas reales.</w:t>
            </w:r>
          </w:p>
          <w:p w14:paraId="78531359" w14:textId="77777777" w:rsidR="00662DF7" w:rsidRPr="003827F3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827F3">
              <w:rPr>
                <w:sz w:val="21"/>
                <w:szCs w:val="21"/>
              </w:rPr>
              <w:t>Trabajo colaborativo en equipos de análisis y resolución de casos de costos.</w:t>
            </w:r>
          </w:p>
          <w:p w14:paraId="261A2569" w14:textId="77777777" w:rsidR="00662DF7" w:rsidRPr="003827F3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827F3">
              <w:rPr>
                <w:sz w:val="21"/>
                <w:szCs w:val="21"/>
              </w:rPr>
              <w:t>Clase invertida para los contenidos introductorios y conceptuales de cada sistema de costos.</w:t>
            </w:r>
          </w:p>
          <w:p w14:paraId="5419EC29" w14:textId="77777777" w:rsidR="00662DF7" w:rsidRPr="003827F3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827F3">
              <w:rPr>
                <w:sz w:val="21"/>
                <w:szCs w:val="21"/>
              </w:rPr>
              <w:t>Análisis crítico de los supuestos de un modelo de costos antes de su uso en una decisión gerencial.</w:t>
            </w:r>
          </w:p>
        </w:tc>
      </w:tr>
      <w:tr w:rsidR="00662DF7" w:rsidRPr="003827F3" w14:paraId="2CE5D841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F7FFE1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lastRenderedPageBreak/>
              <w:t>Recursos para el aprendizaje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2015EF" w14:textId="77777777" w:rsidR="00662DF7" w:rsidRPr="003827F3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827F3">
              <w:rPr>
                <w:sz w:val="21"/>
                <w:szCs w:val="21"/>
              </w:rPr>
              <w:t>Plataforma Moodle UMSA.</w:t>
            </w:r>
          </w:p>
          <w:p w14:paraId="7AF643D4" w14:textId="77777777" w:rsidR="00662DF7" w:rsidRPr="003827F3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827F3">
              <w:rPr>
                <w:sz w:val="21"/>
                <w:szCs w:val="21"/>
              </w:rPr>
              <w:t>Compendio de Normas de Contabilidad y Auditoría del CAUB y Normas Internacionales de Información Financiera vigentes.</w:t>
            </w:r>
          </w:p>
          <w:p w14:paraId="549510FA" w14:textId="77777777" w:rsidR="00662DF7" w:rsidRPr="003827F3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827F3">
              <w:rPr>
                <w:sz w:val="21"/>
                <w:szCs w:val="21"/>
              </w:rPr>
              <w:t>Hoja de cálculo para la resolución de casos prácticos de costos y presupuestos.</w:t>
            </w:r>
          </w:p>
          <w:p w14:paraId="75B9357D" w14:textId="77777777" w:rsidR="00662DF7" w:rsidRPr="003827F3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827F3">
              <w:rPr>
                <w:sz w:val="21"/>
                <w:szCs w:val="21"/>
              </w:rPr>
              <w:t>Formularios de hojas de costos, planillas y presupuestos.</w:t>
            </w:r>
          </w:p>
          <w:p w14:paraId="5D45E11D" w14:textId="77777777" w:rsidR="00662DF7" w:rsidRPr="003827F3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827F3">
              <w:rPr>
                <w:sz w:val="21"/>
                <w:szCs w:val="21"/>
              </w:rPr>
              <w:t>Guías de ejercicios y casos elaborados por la cátedra.</w:t>
            </w:r>
          </w:p>
          <w:p w14:paraId="5CD9F42B" w14:textId="77777777" w:rsidR="00662DF7" w:rsidRPr="003827F3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827F3">
              <w:rPr>
                <w:sz w:val="21"/>
                <w:szCs w:val="21"/>
              </w:rPr>
              <w:t>Funciones y tablas dinámicas de la hoja de cálculo para la acumulación y distribución de costos.</w:t>
            </w:r>
          </w:p>
          <w:p w14:paraId="3078FF45" w14:textId="77777777" w:rsidR="00662DF7" w:rsidRPr="003827F3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827F3">
              <w:rPr>
                <w:sz w:val="21"/>
                <w:szCs w:val="21"/>
              </w:rPr>
              <w:t>Glosario de terminología de costos en inglés.</w:t>
            </w:r>
          </w:p>
        </w:tc>
      </w:tr>
      <w:tr w:rsidR="00662DF7" w:rsidRPr="003827F3" w14:paraId="0C9AAB5D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A5F575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Estrategias de evaluación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C633B0" w14:textId="77777777" w:rsidR="00662DF7" w:rsidRPr="003827F3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827F3">
              <w:rPr>
                <w:sz w:val="21"/>
                <w:szCs w:val="21"/>
              </w:rPr>
              <w:t>Evaluación diagnóstica: prueba inicial sobre los conocimientos previos de contabilidad intermedia, contabilidad de sociedades y contabilidad de tributos.</w:t>
            </w:r>
          </w:p>
          <w:p w14:paraId="0BB9CAE5" w14:textId="77777777" w:rsidR="00662DF7" w:rsidRPr="003827F3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827F3">
              <w:rPr>
                <w:sz w:val="21"/>
                <w:szCs w:val="21"/>
              </w:rPr>
              <w:t>Evaluación formativa: preguntas de comprensión y desarrollo de ejercicios prácticos en el aula, con retroalimentación continua, autoevaluación y coevaluación.</w:t>
            </w:r>
          </w:p>
          <w:p w14:paraId="71A97281" w14:textId="77777777" w:rsidR="00662DF7" w:rsidRPr="003827F3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827F3">
              <w:rPr>
                <w:sz w:val="21"/>
                <w:szCs w:val="21"/>
              </w:rPr>
              <w:t>Evaluación sumativa: controles de lectura y asistencia, evaluación de casos prácticos, trabajos de investigación y desarrollo, exámenes parciales y examen final.</w:t>
            </w:r>
          </w:p>
        </w:tc>
      </w:tr>
      <w:tr w:rsidR="00662DF7" w:rsidRPr="003827F3" w14:paraId="7FB11848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ACC2DD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Criterios de calificación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BC54FB" w14:textId="77777777" w:rsidR="00662DF7" w:rsidRPr="003827F3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827F3">
              <w:rPr>
                <w:sz w:val="21"/>
                <w:szCs w:val="21"/>
              </w:rPr>
              <w:t>Nota mínima de aprobación: 51/100.</w:t>
            </w:r>
          </w:p>
          <w:p w14:paraId="5E14D99A" w14:textId="77777777" w:rsidR="00662DF7" w:rsidRPr="003827F3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827F3">
              <w:rPr>
                <w:sz w:val="21"/>
                <w:szCs w:val="21"/>
              </w:rPr>
              <w:t>Evaluación periódica al finalizar cada tema, basada en evidencias de conocimiento, desempeño y producto.</w:t>
            </w:r>
          </w:p>
          <w:p w14:paraId="60ECE087" w14:textId="77777777" w:rsidR="00662DF7" w:rsidRPr="003827F3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827F3">
              <w:rPr>
                <w:sz w:val="21"/>
                <w:szCs w:val="21"/>
              </w:rPr>
              <w:t>Cada evidencia de producto se evalúa con su propia rúbrica de tres niveles: Insuficiente, Suficiente y Destacado.</w:t>
            </w:r>
          </w:p>
          <w:p w14:paraId="7A6E9759" w14:textId="77777777" w:rsidR="00662DF7" w:rsidRPr="003827F3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3827F3">
              <w:rPr>
                <w:sz w:val="21"/>
                <w:szCs w:val="21"/>
              </w:rPr>
              <w:t>La calificación de cada elemento de competencia suma las calificaciones de sus evidencias de producto.</w:t>
            </w:r>
          </w:p>
        </w:tc>
      </w:tr>
      <w:tr w:rsidR="00662DF7" w:rsidRPr="003827F3" w14:paraId="33AF657E" w14:textId="77777777">
        <w:trPr>
          <w:cantSplit/>
        </w:trPr>
        <w:tc>
          <w:tcPr>
            <w:tcW w:w="16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FD722D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Niveles de logro y distribución de la calificación</w:t>
            </w: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11F11A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 xml:space="preserve">Producto 1: </w:t>
            </w:r>
            <w:r w:rsidRPr="003827F3">
              <w:rPr>
                <w:sz w:val="21"/>
                <w:szCs w:val="21"/>
              </w:rPr>
              <w:t>Cuadro de clasificación de los elementos del costo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5B5A99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7%</w:t>
            </w:r>
          </w:p>
        </w:tc>
      </w:tr>
      <w:tr w:rsidR="00662DF7" w:rsidRPr="003827F3" w14:paraId="0F764AE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5584E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A997C2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2FA4DA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D3FB97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6792C4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662DF7" w:rsidRPr="003827F3" w14:paraId="5912549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4A117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44BE08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Clasificación por comportamiento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3B081B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Confunde los costos fijos, variables y semivariables.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B2CD6B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Clasifica correctamente los costos según su comportamiento.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7F8B5E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Explica el efecto del comportamiento en las decisiones de producción.</w:t>
            </w:r>
          </w:p>
        </w:tc>
      </w:tr>
      <w:tr w:rsidR="00662DF7" w:rsidRPr="003827F3" w14:paraId="63DE1FC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4DF1B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2FE102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Clasificación por función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D7C72B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Mezcla costos de producción con gastos de operación.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00945D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Distingue el costo primo, el costo de transformación y los gastos.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48908B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Relaciona la clasificación con la cadena de valor de los costos.</w:t>
            </w:r>
          </w:p>
        </w:tc>
      </w:tr>
      <w:tr w:rsidR="00662DF7" w:rsidRPr="003827F3" w14:paraId="2C61C67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5014F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C01781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Presentación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52879C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El cuadro es incompleto.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2913B0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El cuadro es claro y completo.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E4FA44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El cuadro incluye ejemplos de una empresa boliviana.</w:t>
            </w:r>
          </w:p>
        </w:tc>
      </w:tr>
      <w:tr w:rsidR="00662DF7" w:rsidRPr="003827F3" w14:paraId="777D1B5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69852" w14:textId="77777777" w:rsidR="00662DF7" w:rsidRPr="003827F3" w:rsidRDefault="00662DF7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0E4F44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 xml:space="preserve">Producto 2: </w:t>
            </w:r>
            <w:r w:rsidRPr="003827F3">
              <w:rPr>
                <w:sz w:val="21"/>
                <w:szCs w:val="21"/>
              </w:rPr>
              <w:t>Estado del costo de producción y estado de resultados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03B680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6%</w:t>
            </w:r>
          </w:p>
        </w:tc>
      </w:tr>
      <w:tr w:rsidR="00662DF7" w:rsidRPr="003827F3" w14:paraId="1F1BF76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E1C4B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E01455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78C55D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385B60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163C80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662DF7" w:rsidRPr="003827F3" w14:paraId="4199FFE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F22D5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17F4E3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Estado del costo de producción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1A6216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Omite elementos del costo o inventarios.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31B39E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Integra materiales, mano de obra, costos indirectos e inventarios.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C49521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Concilia el costo de producción con el costo de ventas.</w:t>
            </w:r>
          </w:p>
        </w:tc>
      </w:tr>
      <w:tr w:rsidR="00662DF7" w:rsidRPr="003827F3" w14:paraId="3816D05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C51B5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D77D73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Estado de resultados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F45F72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El resultado no corresponde a los datos.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FE7ADF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Determina correctamente la utilidad del periodo.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BC8A6B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Analiza la estructura de costos del resultado.</w:t>
            </w:r>
          </w:p>
        </w:tc>
      </w:tr>
      <w:tr w:rsidR="00662DF7" w:rsidRPr="003827F3" w14:paraId="42CBB20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34630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E87C33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Exactitud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F1856C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Presenta errores de cálculo.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98525C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Los cálculos son correctos.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9C49E4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Verifica los saldos con los registros.</w:t>
            </w:r>
          </w:p>
        </w:tc>
      </w:tr>
      <w:tr w:rsidR="00662DF7" w:rsidRPr="003827F3" w14:paraId="1B01949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A913D" w14:textId="77777777" w:rsidR="00662DF7" w:rsidRPr="003827F3" w:rsidRDefault="00662DF7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2295F2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 xml:space="preserve">Producto 3: </w:t>
            </w:r>
            <w:r w:rsidRPr="003827F3">
              <w:rPr>
                <w:sz w:val="21"/>
                <w:szCs w:val="21"/>
              </w:rPr>
              <w:t>Planilla de control de materiales y de mano de obra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DF3502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6%</w:t>
            </w:r>
          </w:p>
        </w:tc>
      </w:tr>
      <w:tr w:rsidR="00662DF7" w:rsidRPr="003827F3" w14:paraId="4128123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E89A0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E28303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C8D34B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5ECFD8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586504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662DF7" w:rsidRPr="003827F3" w14:paraId="66A99E6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06216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CFBB1C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Registro de materiales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4A0833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Registra con errores la compra o la transferencia.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295CFF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Registra la compra, el almacenamiento y la transferencia a producción.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E1A5FD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Trata correctamente las mermas y los desperdicios.</w:t>
            </w:r>
          </w:p>
        </w:tc>
      </w:tr>
      <w:tr w:rsidR="00662DF7" w:rsidRPr="003827F3" w14:paraId="1366D4E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F61F7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CDF434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Registro de la mano de obra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1E66EE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Omite aportes o provisiones.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5F6BA2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Registra la planilla con aportes patronales y provisiones.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B12860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Trata el tiempo ocioso y los incentivos a la producción.</w:t>
            </w:r>
          </w:p>
        </w:tc>
      </w:tr>
      <w:tr w:rsidR="00662DF7" w:rsidRPr="003827F3" w14:paraId="74926D5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25637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B273F1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Control interno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16B70D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No identifica controles.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7920AE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Describe los controles de almacenes y de planillas.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E7541A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Propone mejoras al control de almacenes y de planillas.</w:t>
            </w:r>
          </w:p>
        </w:tc>
      </w:tr>
      <w:tr w:rsidR="00662DF7" w:rsidRPr="003827F3" w14:paraId="234F6E3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968AA" w14:textId="77777777" w:rsidR="00662DF7" w:rsidRPr="003827F3" w:rsidRDefault="00662DF7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B1154E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 xml:space="preserve">Producto 4: </w:t>
            </w:r>
            <w:r w:rsidRPr="003827F3">
              <w:rPr>
                <w:sz w:val="21"/>
                <w:szCs w:val="21"/>
              </w:rPr>
              <w:t>Cuadro de distribución de los costos indirectos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8B191D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6%</w:t>
            </w:r>
          </w:p>
        </w:tc>
      </w:tr>
      <w:tr w:rsidR="00662DF7" w:rsidRPr="003827F3" w14:paraId="71D2138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2FCA2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E29A7B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4D5366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854D6A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F7C1C9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662DF7" w:rsidRPr="003827F3" w14:paraId="45837D5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44E9B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885013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Tasa de aplicación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74B27C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Calcula erróneamente la tasa.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F000C1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Calcula correctamente la tasa de aplicación.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59F7C7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Justifica la base de aplicación elegida.</w:t>
            </w:r>
          </w:p>
        </w:tc>
      </w:tr>
      <w:tr w:rsidR="00662DF7" w:rsidRPr="003827F3" w14:paraId="7E822B3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B2ED1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EFF014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Distribución primaria y secundaria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D9F52D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La distribución es incompleta.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9F84E2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Distribuye correctamente los costos a los departamentos.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B99B28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Analiza la variación entre costos incurridos y aplicados.</w:t>
            </w:r>
          </w:p>
        </w:tc>
      </w:tr>
      <w:tr w:rsidR="00662DF7" w:rsidRPr="003827F3" w14:paraId="7AA42FC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FD296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FEB1F6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Uso de la hoja de cálculo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FE12AC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No usa fórmulas.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1EFDF8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Usa fórmulas y tablas dinámicas.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01D062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El modelo es reutilizable y verificable.</w:t>
            </w:r>
          </w:p>
        </w:tc>
      </w:tr>
      <w:tr w:rsidR="00662DF7" w:rsidRPr="003827F3" w14:paraId="7C643EE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96F30" w14:textId="77777777" w:rsidR="00662DF7" w:rsidRPr="003827F3" w:rsidRDefault="00662DF7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BB3703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 xml:space="preserve">Producto 5: </w:t>
            </w:r>
            <w:r w:rsidRPr="003827F3">
              <w:rPr>
                <w:sz w:val="21"/>
                <w:szCs w:val="21"/>
              </w:rPr>
              <w:t>Hoja de costos por órdenes de trabajo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3A5F3C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662DF7" w:rsidRPr="003827F3" w14:paraId="71F5990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E60BD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620250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FF6DC3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229C3E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D0DE87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662DF7" w:rsidRPr="003827F3" w14:paraId="63FEA17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BFC3A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082BE3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Acumulación de costos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88962E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La hoja no refleja los costos de la orden.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F64013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Acumula materiales, mano de obra y costos indirectos por orden.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04D8D1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Concilia la hoja con las cuentas de control.</w:t>
            </w:r>
          </w:p>
        </w:tc>
      </w:tr>
      <w:tr w:rsidR="00662DF7" w:rsidRPr="003827F3" w14:paraId="3438E8C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44BE2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600328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Costos indirectos aplicados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65D824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No distingue costos incurridos y aplicados.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21C947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Aplica los costos indirectos con la tasa predeterminada.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3375BF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 xml:space="preserve">Ajusta la </w:t>
            </w:r>
            <w:proofErr w:type="spellStart"/>
            <w:r w:rsidRPr="003827F3">
              <w:rPr>
                <w:sz w:val="21"/>
                <w:szCs w:val="21"/>
              </w:rPr>
              <w:t>sobreaplicación</w:t>
            </w:r>
            <w:proofErr w:type="spellEnd"/>
            <w:r w:rsidRPr="003827F3">
              <w:rPr>
                <w:sz w:val="21"/>
                <w:szCs w:val="21"/>
              </w:rPr>
              <w:t xml:space="preserve"> o </w:t>
            </w:r>
            <w:proofErr w:type="spellStart"/>
            <w:r w:rsidRPr="003827F3">
              <w:rPr>
                <w:sz w:val="21"/>
                <w:szCs w:val="21"/>
              </w:rPr>
              <w:t>subaplicación</w:t>
            </w:r>
            <w:proofErr w:type="spellEnd"/>
            <w:r w:rsidRPr="003827F3">
              <w:rPr>
                <w:sz w:val="21"/>
                <w:szCs w:val="21"/>
              </w:rPr>
              <w:t>.</w:t>
            </w:r>
          </w:p>
        </w:tc>
      </w:tr>
      <w:tr w:rsidR="00662DF7" w:rsidRPr="003827F3" w14:paraId="42F1B3F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692E1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7D75E3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Costo unitario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206F7D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Calcula erróneamente el costo unitario.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61E912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Determina el costo unitario y total de la orden.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374F7F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Usa el costo de la orden para fijar el precio.</w:t>
            </w:r>
          </w:p>
        </w:tc>
      </w:tr>
      <w:tr w:rsidR="00662DF7" w:rsidRPr="003827F3" w14:paraId="42281FC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31707" w14:textId="77777777" w:rsidR="00662DF7" w:rsidRPr="003827F3" w:rsidRDefault="00662DF7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E735C5" w14:textId="430EF6F2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 xml:space="preserve">Producto 6: </w:t>
            </w:r>
            <w:r w:rsidR="00551672" w:rsidRPr="003827F3">
              <w:rPr>
                <w:sz w:val="21"/>
                <w:szCs w:val="21"/>
              </w:rPr>
              <w:t>Informe del tratamiento contable de pérdidas por desperdicio de materiales y producción defectuosa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069252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662DF7" w:rsidRPr="003827F3" w14:paraId="43BEDA4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78317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4CB782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28F23C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E1B2F4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9AF53C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662DF7" w:rsidRPr="003827F3" w14:paraId="5DF2238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8F40C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471573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Pérdidas normales y anormales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0EB33F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Confunde ambos tipos de pérdida.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FF42E3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Distingue y contabiliza las pérdidas normales y anormales.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B5F7DA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Analiza las causas de las pérdidas anormales.</w:t>
            </w:r>
          </w:p>
        </w:tc>
      </w:tr>
      <w:tr w:rsidR="00662DF7" w:rsidRPr="003827F3" w14:paraId="6A625E6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B1C16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14A7D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Producción defectuosa y averiada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1376BA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No distingue la producción defectuosa de la averiada.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BE84D4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Registra correctamente ambos casos.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FA88E4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Propone medidas de control de la calidad.</w:t>
            </w:r>
          </w:p>
        </w:tc>
      </w:tr>
      <w:tr w:rsidR="00662DF7" w:rsidRPr="003827F3" w14:paraId="672DD77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D865D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A886EA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Redacción del informe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4C6C69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El informe es confuso.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E7FB32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El informe es claro y ordenado.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9C7B2A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El informe sustenta sus conclusiones con cifras.</w:t>
            </w:r>
          </w:p>
        </w:tc>
      </w:tr>
      <w:tr w:rsidR="00662DF7" w:rsidRPr="003827F3" w14:paraId="15FD0CC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A382A" w14:textId="77777777" w:rsidR="00662DF7" w:rsidRPr="003827F3" w:rsidRDefault="00662DF7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497D05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 xml:space="preserve">Producto 7: </w:t>
            </w:r>
            <w:r w:rsidRPr="003827F3">
              <w:rPr>
                <w:sz w:val="21"/>
                <w:szCs w:val="21"/>
              </w:rPr>
              <w:t>Cuadro de costos indirectos aplicados y costos incurridos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4E2563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662DF7" w:rsidRPr="003827F3" w14:paraId="3EDA9D0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0D30A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0CF3CE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F2297C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2E596E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29B391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662DF7" w:rsidRPr="003827F3" w14:paraId="06BD5B2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66609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456154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Aplicación a las órdenes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B3A93B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No aplica los costos indirectos a cada orden.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7034D7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Aplica los costos indirectos a cada orden con la tasa predeterminada.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A81869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Justifica la base de aplicación de cada orden.</w:t>
            </w:r>
          </w:p>
        </w:tc>
      </w:tr>
      <w:tr w:rsidR="00662DF7" w:rsidRPr="003827F3" w14:paraId="5E42C3F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F7789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79805C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Costos incurridos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3E2F1A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Omite costos indirectos incurridos del periodo.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A1BE94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Acumula los costos indirectos incurridos del periodo.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190E34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Concilia los costos incurridos con los registros.</w:t>
            </w:r>
          </w:p>
        </w:tc>
      </w:tr>
      <w:tr w:rsidR="00662DF7" w:rsidRPr="003827F3" w14:paraId="422E878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3F9B3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6F1941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Diferencia del periodo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288232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No determina la diferencia entre costos incurridos y aplicados.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1778C0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 xml:space="preserve">Determina la </w:t>
            </w:r>
            <w:proofErr w:type="spellStart"/>
            <w:r w:rsidRPr="003827F3">
              <w:rPr>
                <w:sz w:val="21"/>
                <w:szCs w:val="21"/>
              </w:rPr>
              <w:t>sobreaplicación</w:t>
            </w:r>
            <w:proofErr w:type="spellEnd"/>
            <w:r w:rsidRPr="003827F3">
              <w:rPr>
                <w:sz w:val="21"/>
                <w:szCs w:val="21"/>
              </w:rPr>
              <w:t xml:space="preserve"> o la </w:t>
            </w:r>
            <w:proofErr w:type="spellStart"/>
            <w:r w:rsidRPr="003827F3">
              <w:rPr>
                <w:sz w:val="21"/>
                <w:szCs w:val="21"/>
              </w:rPr>
              <w:t>subaplicación</w:t>
            </w:r>
            <w:proofErr w:type="spellEnd"/>
            <w:r w:rsidRPr="003827F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804D9E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Analiza las causas de la diferencia y propone su ajuste.</w:t>
            </w:r>
          </w:p>
        </w:tc>
      </w:tr>
      <w:tr w:rsidR="00662DF7" w:rsidRPr="003827F3" w14:paraId="3EF5264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1494A" w14:textId="77777777" w:rsidR="00662DF7" w:rsidRPr="003827F3" w:rsidRDefault="00662DF7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35652A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 xml:space="preserve">Producto 8: </w:t>
            </w:r>
            <w:r w:rsidRPr="003827F3">
              <w:rPr>
                <w:sz w:val="21"/>
                <w:szCs w:val="21"/>
              </w:rPr>
              <w:t>Registro contable de las órdenes de trabajo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76C876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662DF7" w:rsidRPr="003827F3" w14:paraId="3F1C848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AD367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1CED2F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C40AF3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E4F52C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9EA493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662DF7" w:rsidRPr="003827F3" w14:paraId="1148A79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502E3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1CA21E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Registro contable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844910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Registra con errores los asientos de las órdenes.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F3E7DD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Registra los asientos de materiales, mano de obra y costos indirectos por orden.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130F8E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Concilia los asientos con las cuentas de control.</w:t>
            </w:r>
          </w:p>
        </w:tc>
      </w:tr>
      <w:tr w:rsidR="00662DF7" w:rsidRPr="003827F3" w14:paraId="61E33E6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2CA2A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227378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Costo unitario y total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B47DA4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Calcula erróneamente el costo de la orden.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44B527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Determina el costo unitario y total de cada orden.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E651F7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Verifica el costo de la orden con la hoja de costos.</w:t>
            </w:r>
          </w:p>
        </w:tc>
      </w:tr>
      <w:tr w:rsidR="00662DF7" w:rsidRPr="003827F3" w14:paraId="1A54577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EE9A9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B6E138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EAFF9B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La participación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5CA41E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10DF53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El equipo sustenta el registro ante el curso.</w:t>
            </w:r>
          </w:p>
        </w:tc>
      </w:tr>
      <w:tr w:rsidR="00662DF7" w:rsidRPr="003827F3" w14:paraId="5EFA61B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FEEEF" w14:textId="77777777" w:rsidR="00662DF7" w:rsidRPr="003827F3" w:rsidRDefault="00662DF7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6E2695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 xml:space="preserve">Producto 9: </w:t>
            </w:r>
            <w:r w:rsidRPr="003827F3">
              <w:rPr>
                <w:sz w:val="21"/>
                <w:szCs w:val="21"/>
              </w:rPr>
              <w:t>Informe de costos de producción por procesos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CB0137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662DF7" w:rsidRPr="003827F3" w14:paraId="60A1A95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36EF0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43D5A3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67AFFF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D7A50E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E3AE47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662DF7" w:rsidRPr="003827F3" w14:paraId="0AA61DB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B513E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98860C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Producción equivalente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5B61FC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Calcula incorrectamente la producción equivalente.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CAE266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Calcula la producción equivalente por elemento del costo.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5C6BF4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Concilia las unidades físicas y equivalentes.</w:t>
            </w:r>
          </w:p>
        </w:tc>
      </w:tr>
      <w:tr w:rsidR="00662DF7" w:rsidRPr="003827F3" w14:paraId="3B54CB0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F10E2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C77D4E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Métodos de costeo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1ECC96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Aplica un solo método o con errores.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9B79A0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Aplica el método promedio ponderado y el método PEPS.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95AE83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Compara los resultados de ambos métodos.</w:t>
            </w:r>
          </w:p>
        </w:tc>
      </w:tr>
      <w:tr w:rsidR="00662DF7" w:rsidRPr="003827F3" w14:paraId="0B2350B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EAE67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7588D9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Costo de productos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0FC817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No separa productos terminados y en proceso.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7C23B3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Determina el costo unitario y total de los productos terminados y en proceso.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7261EB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Elabora el informe en hoja de cálculo con control de la conciliación de unidades.</w:t>
            </w:r>
          </w:p>
        </w:tc>
      </w:tr>
      <w:tr w:rsidR="00662DF7" w:rsidRPr="003827F3" w14:paraId="391AA5F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B1B05" w14:textId="77777777" w:rsidR="00662DF7" w:rsidRPr="003827F3" w:rsidRDefault="00662DF7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A879AA" w14:textId="041FC093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 xml:space="preserve">Producto 10: </w:t>
            </w:r>
            <w:r w:rsidRPr="003827F3">
              <w:rPr>
                <w:sz w:val="21"/>
                <w:szCs w:val="21"/>
              </w:rPr>
              <w:t>Cuadro de conciliación del flujo físico y de la producción equivalente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504959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662DF7" w:rsidRPr="003827F3" w14:paraId="7750841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DA4E9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8C509D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FD8C4D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FC23CB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F5D09A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662DF7" w:rsidRPr="003827F3" w14:paraId="2E605C9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7CED3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F673A7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Flujo físico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BFC94D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El flujo físico de unidades es incompleto.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9A5D92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Concilia las unidades iniciales, producidas y en proceso.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0498A2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Explica las diferencias entre unidades físicas y equivalentes.</w:t>
            </w:r>
          </w:p>
        </w:tc>
      </w:tr>
      <w:tr w:rsidR="00662DF7" w:rsidRPr="003827F3" w14:paraId="1B77899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CC93F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515F29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Mermas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BC899B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No distingue la merma normal de la anormal.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F7AD64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Distingue y contabiliza la merma normal y anormal.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C3A400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Analiza el efecto de las mermas en el costo unitario.</w:t>
            </w:r>
          </w:p>
        </w:tc>
      </w:tr>
      <w:tr w:rsidR="00662DF7" w:rsidRPr="003827F3" w14:paraId="74D82E0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53300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E2711A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Producción defectuosa y averiada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19ADB6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No distingue la producción defectuosa de la averiada.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2A12F6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Registra correctamente ambos casos en el costo del proceso.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2613F3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Propone decisiones para reducir las mermas y la producción defectuosa.</w:t>
            </w:r>
          </w:p>
        </w:tc>
      </w:tr>
      <w:tr w:rsidR="00662DF7" w:rsidRPr="003827F3" w14:paraId="18D723B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CEBD7" w14:textId="77777777" w:rsidR="00662DF7" w:rsidRPr="003827F3" w:rsidRDefault="00662DF7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E06EFE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 xml:space="preserve">Producto 11: </w:t>
            </w:r>
            <w:r w:rsidRPr="003827F3">
              <w:rPr>
                <w:sz w:val="21"/>
                <w:szCs w:val="21"/>
              </w:rPr>
              <w:t>Cuadro de contabilización de costos conjuntos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0F08F2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662DF7" w:rsidRPr="003827F3" w14:paraId="6730A60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25B0F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EC02AC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2F717A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212BDC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9C8F42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662DF7" w:rsidRPr="003827F3" w14:paraId="7C27066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E2638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ED1DB7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Punto de separación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99DA7D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No identifica el punto de separación.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5F9B31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Identifica el punto de separación y los costos conjuntos.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D17FF8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Explica las dificultades de la asignación de costos conjuntos.</w:t>
            </w:r>
          </w:p>
        </w:tc>
      </w:tr>
      <w:tr w:rsidR="00662DF7" w:rsidRPr="003827F3" w14:paraId="5514AD8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DE8A1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420CFA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Coproductos y subproductos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F8BE46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No distingue los coproductos de los subproductos.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A83110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Distingue los coproductos y los subproductos del proceso.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6EFE0A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Justifica el método de asignación elegido.</w:t>
            </w:r>
          </w:p>
        </w:tc>
      </w:tr>
      <w:tr w:rsidR="00662DF7" w:rsidRPr="003827F3" w14:paraId="2DE94B0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31E65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C1BB32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Asignación y registro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3730FA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Asigna los costos conjuntos con errores.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5EA90F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Asigna y contabiliza los costos conjuntos y los subproductos.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886DCF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Compara la asignación por distintos métodos.</w:t>
            </w:r>
          </w:p>
        </w:tc>
      </w:tr>
      <w:tr w:rsidR="00662DF7" w:rsidRPr="003827F3" w14:paraId="71E1B81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F5707" w14:textId="77777777" w:rsidR="00662DF7" w:rsidRPr="003827F3" w:rsidRDefault="00662DF7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EA9670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 xml:space="preserve">Producto 12: </w:t>
            </w:r>
            <w:r w:rsidRPr="003827F3">
              <w:rPr>
                <w:sz w:val="21"/>
                <w:szCs w:val="21"/>
              </w:rPr>
              <w:t>Informe del procesamiento adicional y del aprovechamiento de subproductos y residuos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9A19EF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662DF7" w:rsidRPr="003827F3" w14:paraId="3CA837E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05B7D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A2C478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580564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D37FFA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E191EE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662DF7" w:rsidRPr="003827F3" w14:paraId="0871765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51D44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F081B5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Procesamiento adicional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ACEBF2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No compara los ingresos y costos del procesamiento adicional.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E49209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Compara los ingresos y costos incrementales del procesamiento adicional.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C3250E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Sustenta la decisión con su efecto en la utilidad.</w:t>
            </w:r>
          </w:p>
        </w:tc>
      </w:tr>
      <w:tr w:rsidR="00662DF7" w:rsidRPr="003827F3" w14:paraId="748E434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66D09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219BEE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Economía circular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67D301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No relaciona los residuos con el costo conjunto.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16832A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Describe el aprovechamiento de subproductos y residuos y su efecto en el costo conjunto.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B2A5C5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Sustenta su efecto en el desempeño ambiental de la empresa.</w:t>
            </w:r>
          </w:p>
        </w:tc>
      </w:tr>
      <w:tr w:rsidR="00662DF7" w:rsidRPr="003827F3" w14:paraId="3886DEB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86E17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6413BE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Sustentación oral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561A05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No sustenta sus conclusiones ante el curso.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30FBEB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Expone sus conclusiones con claridad.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3D58DC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Responde con cifras las preguntas del curso.</w:t>
            </w:r>
          </w:p>
        </w:tc>
      </w:tr>
      <w:tr w:rsidR="00662DF7" w:rsidRPr="003827F3" w14:paraId="2AEBF46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B18EA" w14:textId="77777777" w:rsidR="00662DF7" w:rsidRPr="003827F3" w:rsidRDefault="00662DF7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A79669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 xml:space="preserve">Producto 13: </w:t>
            </w:r>
            <w:r w:rsidRPr="003827F3">
              <w:rPr>
                <w:sz w:val="21"/>
                <w:szCs w:val="21"/>
              </w:rPr>
              <w:t>Informe del análisis de variaciones de los costos estándar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4205F9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9%</w:t>
            </w:r>
          </w:p>
        </w:tc>
      </w:tr>
      <w:tr w:rsidR="00662DF7" w:rsidRPr="003827F3" w14:paraId="7C13449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BF02E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09E99B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53B16F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CAA5CB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475EF8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662DF7" w:rsidRPr="003827F3" w14:paraId="10D1A1D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BD989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150D8D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Costo estándar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B59738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Determina con errores el costo unitario estándar.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76ED46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Determina correctamente el costo unitario estándar.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797D88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Ajusta el estándar por el efecto de la inflación.</w:t>
            </w:r>
          </w:p>
        </w:tc>
      </w:tr>
      <w:tr w:rsidR="00662DF7" w:rsidRPr="003827F3" w14:paraId="4BE23D9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ADAB2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E4C8D6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Análisis de variaciones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F9A257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Calcula erróneamente las variaciones.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D5D352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Calcula las variaciones por el método de una, dos y tres variaciones.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18EA52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Explica las causas de cada variación.</w:t>
            </w:r>
          </w:p>
        </w:tc>
      </w:tr>
      <w:tr w:rsidR="00662DF7" w:rsidRPr="003827F3" w14:paraId="3CBD633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239DA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52322A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Conclusiones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5B6A86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No presenta conclusiones.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12547E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Presenta conclusiones coherentes con las variaciones.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40605C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Propone acciones correctivas viables.</w:t>
            </w:r>
          </w:p>
        </w:tc>
      </w:tr>
      <w:tr w:rsidR="00662DF7" w:rsidRPr="003827F3" w14:paraId="33D45B7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32A5D" w14:textId="77777777" w:rsidR="00662DF7" w:rsidRPr="003827F3" w:rsidRDefault="00662DF7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CD0A46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 xml:space="preserve">Producto 14: </w:t>
            </w:r>
            <w:r w:rsidRPr="003827F3">
              <w:rPr>
                <w:sz w:val="21"/>
                <w:szCs w:val="21"/>
              </w:rPr>
              <w:t>Cuadro de asignación de costos por el modelo ABC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100D1F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9%</w:t>
            </w:r>
          </w:p>
        </w:tc>
      </w:tr>
      <w:tr w:rsidR="00662DF7" w:rsidRPr="003827F3" w14:paraId="78323BE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5D213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1907AE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4883E4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F887F7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84C2CE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662DF7" w:rsidRPr="003827F3" w14:paraId="0B60B5A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0789D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8FF054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Identificación de actividades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03C9CA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Omite actividades relevantes.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612D36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Identifica las actividades y sus niveles.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1060DC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Distingue las actividades que añaden valor.</w:t>
            </w:r>
          </w:p>
        </w:tc>
      </w:tr>
      <w:tr w:rsidR="00662DF7" w:rsidRPr="003827F3" w14:paraId="173BBC3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5D0CA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C7984A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Inductores de costo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2A56F3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Elige inductores sin relación causal.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56A317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Selecciona inductores con relación causal.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BB51BD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Valida los inductores y señala sus límites.</w:t>
            </w:r>
          </w:p>
        </w:tc>
      </w:tr>
      <w:tr w:rsidR="00662DF7" w:rsidRPr="003827F3" w14:paraId="4831131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F7971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D2D57F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Asignación a productos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551CC3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Asigna mal los costos a los productos.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3D4474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Asigna correctamente los costos por actividades.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77C0EC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Compara el resultado con el costeo tradicional.</w:t>
            </w:r>
          </w:p>
        </w:tc>
      </w:tr>
      <w:tr w:rsidR="00662DF7" w:rsidRPr="003827F3" w14:paraId="4EF7F38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584C4" w14:textId="77777777" w:rsidR="00662DF7" w:rsidRPr="003827F3" w:rsidRDefault="00662DF7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B303E8" w14:textId="61224F73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 xml:space="preserve">Producto 15: </w:t>
            </w:r>
            <w:r w:rsidR="002D558B" w:rsidRPr="002D558B">
              <w:rPr>
                <w:sz w:val="21"/>
                <w:szCs w:val="21"/>
              </w:rPr>
              <w:t>Estado de resultados bajo el enfoque de costeo variable</w:t>
            </w:r>
            <w:r w:rsidR="002D558B">
              <w:rPr>
                <w:sz w:val="21"/>
                <w:szCs w:val="21"/>
              </w:rPr>
              <w:t xml:space="preserve"> y</w:t>
            </w:r>
            <w:r w:rsidR="002D558B">
              <w:rPr>
                <w:b/>
                <w:bCs/>
                <w:sz w:val="21"/>
                <w:szCs w:val="21"/>
              </w:rPr>
              <w:t xml:space="preserve"> </w:t>
            </w:r>
            <w:r w:rsidR="002D558B">
              <w:rPr>
                <w:sz w:val="21"/>
                <w:szCs w:val="21"/>
              </w:rPr>
              <w:t>c</w:t>
            </w:r>
            <w:r w:rsidR="002D558B" w:rsidRPr="003827F3">
              <w:rPr>
                <w:sz w:val="21"/>
                <w:szCs w:val="21"/>
              </w:rPr>
              <w:t>uadro del punto de equilibrio con su análisis de sensibilidad.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A9B7AC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9%</w:t>
            </w:r>
          </w:p>
        </w:tc>
      </w:tr>
      <w:tr w:rsidR="00662DF7" w:rsidRPr="003827F3" w14:paraId="0255915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6B580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ADA419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7D408D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224987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6B6D87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662DF7" w:rsidRPr="003827F3" w14:paraId="1511AA8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55A0C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4C54FA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 xml:space="preserve">Costeo variable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64EAC3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 xml:space="preserve">Clasifica erróneamente los costos variables y fijos en el estado de resultados.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8F2312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 xml:space="preserve">Elabora el estado de resultados por costeo variable, con el margen de contribución unitario y total.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41100E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 xml:space="preserve">Concilia la utilidad del costeo variable con la del costeo por absorción.</w:t>
            </w:r>
          </w:p>
        </w:tc>
      </w:tr>
      <w:tr w:rsidR="00662DF7" w:rsidRPr="003827F3" w14:paraId="0086355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6B9EE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D7D09B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Punto de equilibrio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6A886D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Calcula erróneamente el punto de equilibrio.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008754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Calcula el punto de equilibrio con y sin impuesto.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54712A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Evalúa los supuestos del modelo antes de decidir.</w:t>
            </w:r>
          </w:p>
        </w:tc>
      </w:tr>
      <w:tr w:rsidR="00662DF7" w:rsidRPr="003827F3" w14:paraId="59B7725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85532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A920CE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Análisis de sensibilidad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5C4246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No analiza cambios.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673D30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Analiza cambios del precio, del costo variable y del volumen.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A33865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Sustenta una decisión gerencial con el análisis.</w:t>
            </w:r>
          </w:p>
        </w:tc>
      </w:tr>
      <w:tr w:rsidR="00662DF7" w:rsidRPr="003827F3" w14:paraId="0514BE7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AC39B" w14:textId="77777777" w:rsidR="00662DF7" w:rsidRPr="003827F3" w:rsidRDefault="00662DF7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1EF423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 xml:space="preserve">Producto 16: </w:t>
            </w:r>
            <w:r w:rsidRPr="003827F3">
              <w:rPr>
                <w:sz w:val="21"/>
                <w:szCs w:val="21"/>
              </w:rPr>
              <w:t>Presupuesto maestro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88D307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8%</w:t>
            </w:r>
          </w:p>
        </w:tc>
      </w:tr>
      <w:tr w:rsidR="00662DF7" w:rsidRPr="003827F3" w14:paraId="6482A1C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B85B8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A596F3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9C971B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5DD4CE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B9AF2F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662DF7" w:rsidRPr="003827F3" w14:paraId="541DF6A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5F58A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296E38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Presupuesto operativo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76584E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Está incompleto.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26596B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Integra los presupuestos de ventas, producción y costos de operación.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41105F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Relaciona la producción con las ventas y los inventarios.</w:t>
            </w:r>
          </w:p>
        </w:tc>
      </w:tr>
      <w:tr w:rsidR="00662DF7" w:rsidRPr="003827F3" w14:paraId="3EE21C7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D802D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7B07B3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Presupuesto financiero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E35790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No concilia con el operativo.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A2FAC3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Elabora el presupuesto de efectivo y los estados proyectados.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7B07AC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Analiza el efecto de la inflación y del tipo de cambio.</w:t>
            </w:r>
          </w:p>
        </w:tc>
      </w:tr>
      <w:tr w:rsidR="00662DF7" w:rsidRPr="003827F3" w14:paraId="072F14C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BBA6F" w14:textId="77777777" w:rsidR="00662DF7" w:rsidRPr="003827F3" w:rsidRDefault="00662DF7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DBF1B0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D3E413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La participación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E17F66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E1455F" w14:textId="77777777" w:rsidR="00662DF7" w:rsidRPr="003827F3" w:rsidRDefault="00000000">
            <w:pPr>
              <w:spacing w:before="20" w:after="20"/>
            </w:pPr>
            <w:r w:rsidRPr="003827F3">
              <w:rPr>
                <w:sz w:val="21"/>
                <w:szCs w:val="21"/>
              </w:rPr>
              <w:t>El equipo sustenta sus supuestos ante el curso.</w:t>
            </w:r>
          </w:p>
        </w:tc>
      </w:tr>
      <w:tr w:rsidR="00662DF7" w:rsidRPr="003827F3" w14:paraId="131801AB" w14:textId="77777777"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C9971" w14:textId="77777777" w:rsidR="00662DF7" w:rsidRPr="003827F3" w:rsidRDefault="00662DF7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D74FA8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TOTAL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179E12" w14:textId="77777777" w:rsidR="00662DF7" w:rsidRPr="003827F3" w:rsidRDefault="00000000">
            <w:pPr>
              <w:spacing w:before="20" w:after="20"/>
              <w:jc w:val="center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100%</w:t>
            </w:r>
          </w:p>
        </w:tc>
      </w:tr>
      <w:tr w:rsidR="00662DF7" w:rsidRPr="003827F3" w14:paraId="77C6CF11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04AA88" w14:textId="77777777" w:rsidR="00662DF7" w:rsidRPr="003827F3" w:rsidRDefault="00000000">
            <w:pPr>
              <w:spacing w:before="20" w:after="20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Bibliografía básica:</w:t>
            </w:r>
          </w:p>
          <w:p w14:paraId="1D0ED9BB" w14:textId="77777777" w:rsidR="00662DF7" w:rsidRPr="003827F3" w:rsidRDefault="00000000">
            <w:pPr>
              <w:spacing w:before="10" w:after="10"/>
              <w:ind w:left="360" w:hanging="360"/>
            </w:pPr>
            <w:r w:rsidRPr="003827F3">
              <w:rPr>
                <w:sz w:val="21"/>
                <w:szCs w:val="21"/>
              </w:rPr>
              <w:t>Código de Comercio de Bolivia y sus reglamentos.</w:t>
            </w:r>
          </w:p>
          <w:p w14:paraId="5DC3A8DC" w14:textId="77777777" w:rsidR="00662DF7" w:rsidRPr="003827F3" w:rsidRDefault="00000000">
            <w:pPr>
              <w:spacing w:before="10" w:after="10"/>
              <w:ind w:left="360" w:hanging="360"/>
            </w:pPr>
            <w:r w:rsidRPr="003827F3">
              <w:rPr>
                <w:sz w:val="21"/>
                <w:szCs w:val="21"/>
              </w:rPr>
              <w:t>Código de Salud de Bolivia y sus reglamentos.</w:t>
            </w:r>
          </w:p>
          <w:p w14:paraId="3631D62A" w14:textId="77777777" w:rsidR="00662DF7" w:rsidRPr="003827F3" w:rsidRDefault="00000000">
            <w:pPr>
              <w:spacing w:before="10" w:after="10"/>
              <w:ind w:left="360" w:hanging="360"/>
            </w:pPr>
            <w:r w:rsidRPr="003827F3">
              <w:rPr>
                <w:sz w:val="21"/>
                <w:szCs w:val="21"/>
              </w:rPr>
              <w:t xml:space="preserve">Código Tributario de Bolivia, Ley </w:t>
            </w:r>
            <w:proofErr w:type="spellStart"/>
            <w:r w:rsidRPr="003827F3">
              <w:rPr>
                <w:sz w:val="21"/>
                <w:szCs w:val="21"/>
              </w:rPr>
              <w:t>N°</w:t>
            </w:r>
            <w:proofErr w:type="spellEnd"/>
            <w:r w:rsidRPr="003827F3">
              <w:rPr>
                <w:sz w:val="21"/>
                <w:szCs w:val="21"/>
              </w:rPr>
              <w:t xml:space="preserve"> 843 y sus reglamentos; Ley </w:t>
            </w:r>
            <w:proofErr w:type="spellStart"/>
            <w:r w:rsidRPr="003827F3">
              <w:rPr>
                <w:sz w:val="21"/>
                <w:szCs w:val="21"/>
              </w:rPr>
              <w:t>N°</w:t>
            </w:r>
            <w:proofErr w:type="spellEnd"/>
            <w:r w:rsidRPr="003827F3">
              <w:rPr>
                <w:sz w:val="21"/>
                <w:szCs w:val="21"/>
              </w:rPr>
              <w:t xml:space="preserve"> 2492, Código Tributario Boliviano, de 2 de agosto de 2003.</w:t>
            </w:r>
          </w:p>
          <w:p w14:paraId="30F1E5B8" w14:textId="77777777" w:rsidR="00662DF7" w:rsidRPr="003827F3" w:rsidRDefault="00000000">
            <w:pPr>
              <w:spacing w:before="10" w:after="10"/>
              <w:ind w:left="360" w:hanging="360"/>
            </w:pPr>
            <w:r w:rsidRPr="003827F3">
              <w:rPr>
                <w:sz w:val="21"/>
                <w:szCs w:val="21"/>
              </w:rPr>
              <w:t xml:space="preserve">Colegio de Auditores o Contadores Públicos de Bolivia, CAUB – Consejo Técnico Nacional de Auditoría y Contabilidad, CTNAC (2023). </w:t>
            </w:r>
            <w:r w:rsidRPr="003827F3">
              <w:rPr>
                <w:i/>
                <w:iCs/>
                <w:sz w:val="21"/>
                <w:szCs w:val="21"/>
              </w:rPr>
              <w:t>Compendio de Normas de Contabilidad y Auditoría</w:t>
            </w:r>
            <w:r w:rsidRPr="003827F3">
              <w:rPr>
                <w:sz w:val="21"/>
                <w:szCs w:val="21"/>
              </w:rPr>
              <w:t>. Santa Cruz – Bolivia.</w:t>
            </w:r>
          </w:p>
          <w:p w14:paraId="4B06A33A" w14:textId="77777777" w:rsidR="00662DF7" w:rsidRPr="003827F3" w:rsidRDefault="00000000">
            <w:pPr>
              <w:spacing w:before="10" w:after="10"/>
              <w:ind w:left="360" w:hanging="360"/>
            </w:pPr>
            <w:r w:rsidRPr="003827F3">
              <w:rPr>
                <w:sz w:val="21"/>
                <w:szCs w:val="21"/>
              </w:rPr>
              <w:t xml:space="preserve">Decreto Supremo </w:t>
            </w:r>
            <w:proofErr w:type="spellStart"/>
            <w:r w:rsidRPr="003827F3">
              <w:rPr>
                <w:sz w:val="21"/>
                <w:szCs w:val="21"/>
              </w:rPr>
              <w:t>N°</w:t>
            </w:r>
            <w:proofErr w:type="spellEnd"/>
            <w:r w:rsidRPr="003827F3">
              <w:rPr>
                <w:sz w:val="21"/>
                <w:szCs w:val="21"/>
              </w:rPr>
              <w:t xml:space="preserve"> 24051, Reglamento del Impuesto sobre las Utilidades de las Empresas, de 29 de junio de 1995.</w:t>
            </w:r>
          </w:p>
          <w:p w14:paraId="58B0CAAD" w14:textId="77777777" w:rsidR="00662DF7" w:rsidRPr="003827F3" w:rsidRDefault="00000000">
            <w:pPr>
              <w:spacing w:before="10" w:after="10"/>
              <w:ind w:left="360" w:hanging="360"/>
            </w:pPr>
            <w:r w:rsidRPr="003827F3">
              <w:rPr>
                <w:sz w:val="21"/>
                <w:szCs w:val="21"/>
              </w:rPr>
              <w:t xml:space="preserve">Decreto Supremo </w:t>
            </w:r>
            <w:proofErr w:type="spellStart"/>
            <w:r w:rsidRPr="003827F3">
              <w:rPr>
                <w:sz w:val="21"/>
                <w:szCs w:val="21"/>
              </w:rPr>
              <w:t>N°</w:t>
            </w:r>
            <w:proofErr w:type="spellEnd"/>
            <w:r w:rsidRPr="003827F3">
              <w:rPr>
                <w:sz w:val="21"/>
                <w:szCs w:val="21"/>
              </w:rPr>
              <w:t xml:space="preserve"> 5516, de 13 de enero de 2026, que fija el salario mínimo nacional.</w:t>
            </w:r>
          </w:p>
          <w:p w14:paraId="115C2A30" w14:textId="77777777" w:rsidR="00662DF7" w:rsidRPr="003827F3" w:rsidRDefault="00000000">
            <w:pPr>
              <w:spacing w:before="10" w:after="10"/>
              <w:ind w:left="360" w:hanging="360"/>
            </w:pPr>
            <w:r w:rsidRPr="003827F3">
              <w:rPr>
                <w:sz w:val="21"/>
                <w:szCs w:val="21"/>
              </w:rPr>
              <w:t xml:space="preserve">Fundación de Normas Internacionales de Información Financiera, Fundación IFRS – Consejo de Normas Internacionales de Contabilidad, IASB (2023). </w:t>
            </w:r>
            <w:r w:rsidRPr="003827F3">
              <w:rPr>
                <w:i/>
                <w:iCs/>
                <w:sz w:val="21"/>
                <w:szCs w:val="21"/>
              </w:rPr>
              <w:t>Normas Internacionales de Información Financiera 2023</w:t>
            </w:r>
            <w:r w:rsidRPr="003827F3">
              <w:rPr>
                <w:sz w:val="21"/>
                <w:szCs w:val="21"/>
              </w:rPr>
              <w:t>. Londres.</w:t>
            </w:r>
          </w:p>
          <w:p w14:paraId="17CB3707" w14:textId="77777777" w:rsidR="00662DF7" w:rsidRPr="003827F3" w:rsidRDefault="00000000">
            <w:pPr>
              <w:spacing w:before="10" w:after="10"/>
              <w:ind w:left="360" w:hanging="360"/>
            </w:pPr>
            <w:r w:rsidRPr="003827F3">
              <w:rPr>
                <w:sz w:val="21"/>
                <w:szCs w:val="21"/>
              </w:rPr>
              <w:t xml:space="preserve">Fundación del Comité de Normas Internacionales de Contabilidad, IASCF – Consejo de Normas Internacionales de Contabilidad, IASB (2015). </w:t>
            </w:r>
            <w:r w:rsidRPr="003827F3">
              <w:rPr>
                <w:i/>
                <w:iCs/>
                <w:sz w:val="21"/>
                <w:szCs w:val="21"/>
              </w:rPr>
              <w:t>NIIF para las PYMES</w:t>
            </w:r>
            <w:r w:rsidRPr="003827F3">
              <w:rPr>
                <w:sz w:val="21"/>
                <w:szCs w:val="21"/>
              </w:rPr>
              <w:t>. Londres.</w:t>
            </w:r>
          </w:p>
          <w:p w14:paraId="6A0AB4DF" w14:textId="77777777" w:rsidR="00662DF7" w:rsidRPr="003827F3" w:rsidRDefault="00000000">
            <w:pPr>
              <w:spacing w:before="10" w:after="10"/>
              <w:ind w:left="360" w:hanging="360"/>
            </w:pPr>
            <w:r w:rsidRPr="003827F3">
              <w:rPr>
                <w:sz w:val="21"/>
                <w:szCs w:val="21"/>
              </w:rPr>
              <w:t xml:space="preserve">Fundación IFRS (2016). </w:t>
            </w:r>
            <w:r w:rsidRPr="003827F3">
              <w:rPr>
                <w:i/>
                <w:iCs/>
                <w:sz w:val="21"/>
                <w:szCs w:val="21"/>
              </w:rPr>
              <w:t>Documento Informativo para Presidentes de Corporaciones, Directores Ejecutivos, Comités de Auditoría y Consejos de Administración</w:t>
            </w:r>
            <w:r w:rsidRPr="003827F3">
              <w:rPr>
                <w:sz w:val="21"/>
                <w:szCs w:val="21"/>
              </w:rPr>
              <w:t>. Londres.</w:t>
            </w:r>
          </w:p>
          <w:p w14:paraId="37C9CB18" w14:textId="77777777" w:rsidR="00662DF7" w:rsidRPr="003827F3" w:rsidRDefault="00000000">
            <w:pPr>
              <w:spacing w:before="10" w:after="10"/>
              <w:ind w:left="360" w:hanging="360"/>
            </w:pPr>
            <w:r w:rsidRPr="003827F3">
              <w:rPr>
                <w:sz w:val="21"/>
                <w:szCs w:val="21"/>
              </w:rPr>
              <w:t xml:space="preserve">Fundación IFRS – Consejo de Normas Internacionales de Contabilidad, IASB (2013). </w:t>
            </w:r>
            <w:r w:rsidRPr="003827F3">
              <w:rPr>
                <w:i/>
                <w:iCs/>
                <w:sz w:val="21"/>
                <w:szCs w:val="21"/>
              </w:rPr>
              <w:t>Una Guía para Micro Entidades que Apliquen la NIIF para las PYMES</w:t>
            </w:r>
            <w:r w:rsidRPr="003827F3">
              <w:rPr>
                <w:sz w:val="21"/>
                <w:szCs w:val="21"/>
              </w:rPr>
              <w:t>. Londres.</w:t>
            </w:r>
          </w:p>
          <w:p w14:paraId="538129C4" w14:textId="77777777" w:rsidR="00662DF7" w:rsidRPr="003827F3" w:rsidRDefault="00000000">
            <w:pPr>
              <w:spacing w:before="10" w:after="10"/>
              <w:ind w:left="360" w:hanging="360"/>
            </w:pPr>
            <w:r w:rsidRPr="003827F3">
              <w:rPr>
                <w:sz w:val="21"/>
                <w:szCs w:val="21"/>
              </w:rPr>
              <w:t xml:space="preserve">Ley de Pensiones </w:t>
            </w:r>
            <w:proofErr w:type="spellStart"/>
            <w:r w:rsidRPr="003827F3">
              <w:rPr>
                <w:sz w:val="21"/>
                <w:szCs w:val="21"/>
              </w:rPr>
              <w:t>N°</w:t>
            </w:r>
            <w:proofErr w:type="spellEnd"/>
            <w:r w:rsidRPr="003827F3">
              <w:rPr>
                <w:sz w:val="21"/>
                <w:szCs w:val="21"/>
              </w:rPr>
              <w:t xml:space="preserve"> 065, de 10 de diciembre de 2010, y sus reglamentos.</w:t>
            </w:r>
          </w:p>
          <w:p w14:paraId="1D2C1A13" w14:textId="77777777" w:rsidR="00662DF7" w:rsidRPr="003827F3" w:rsidRDefault="00000000">
            <w:pPr>
              <w:spacing w:before="10" w:after="10"/>
              <w:ind w:left="360" w:hanging="360"/>
            </w:pPr>
            <w:r w:rsidRPr="003827F3">
              <w:rPr>
                <w:sz w:val="21"/>
                <w:szCs w:val="21"/>
              </w:rPr>
              <w:t>Ley General del Trabajo, de 8 de diciembre de 1942, y sus reglamentos.</w:t>
            </w:r>
          </w:p>
          <w:p w14:paraId="3FF10486" w14:textId="77777777" w:rsidR="00662DF7" w:rsidRPr="003827F3" w:rsidRDefault="00000000">
            <w:pPr>
              <w:spacing w:before="10" w:after="10"/>
              <w:ind w:left="360" w:hanging="360"/>
            </w:pPr>
            <w:r w:rsidRPr="003827F3">
              <w:rPr>
                <w:sz w:val="21"/>
                <w:szCs w:val="21"/>
              </w:rPr>
              <w:t>Normas legales (resoluciones y otras) relacionadas con la aprobación de normas contables y la preparación de estados financieros.</w:t>
            </w:r>
          </w:p>
          <w:p w14:paraId="1C47564F" w14:textId="77777777" w:rsidR="00662DF7" w:rsidRPr="003827F3" w:rsidRDefault="00000000">
            <w:pPr>
              <w:spacing w:before="10" w:after="10"/>
              <w:ind w:left="360" w:hanging="360"/>
            </w:pPr>
            <w:r w:rsidRPr="003827F3">
              <w:rPr>
                <w:sz w:val="21"/>
                <w:szCs w:val="21"/>
              </w:rPr>
              <w:t>Normas tributarias relacionadas con la preparación de estados financieros.</w:t>
            </w:r>
          </w:p>
        </w:tc>
      </w:tr>
      <w:tr w:rsidR="00662DF7" w14:paraId="347812C3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02AC20" w14:textId="77777777" w:rsidR="00662DF7" w:rsidRPr="003827F3" w:rsidRDefault="00000000">
            <w:pPr>
              <w:spacing w:before="20" w:after="20"/>
            </w:pPr>
            <w:r w:rsidRPr="003827F3">
              <w:rPr>
                <w:b/>
                <w:bCs/>
                <w:i/>
                <w:iCs/>
                <w:sz w:val="21"/>
                <w:szCs w:val="21"/>
              </w:rPr>
              <w:t>Bibliografía complementaria:</w:t>
            </w:r>
          </w:p>
          <w:p w14:paraId="7E91FF4B" w14:textId="77777777" w:rsidR="00662DF7" w:rsidRPr="003827F3" w:rsidRDefault="00000000">
            <w:pPr>
              <w:spacing w:before="10" w:after="10"/>
              <w:ind w:left="360" w:hanging="360"/>
            </w:pPr>
            <w:r w:rsidRPr="003827F3">
              <w:rPr>
                <w:sz w:val="21"/>
                <w:szCs w:val="21"/>
              </w:rPr>
              <w:t xml:space="preserve">Amat, O. y Soldevila, P. (2011). </w:t>
            </w:r>
            <w:r w:rsidRPr="003827F3">
              <w:rPr>
                <w:i/>
                <w:iCs/>
                <w:sz w:val="21"/>
                <w:szCs w:val="21"/>
              </w:rPr>
              <w:t>Contabilidad y Gestión de Costes</w:t>
            </w:r>
            <w:r w:rsidRPr="003827F3">
              <w:rPr>
                <w:sz w:val="21"/>
                <w:szCs w:val="21"/>
              </w:rPr>
              <w:t>. 7ª ed., Barcelona – España: Profit Editorial, S.L.</w:t>
            </w:r>
          </w:p>
          <w:p w14:paraId="41FBDEE0" w14:textId="77777777" w:rsidR="00662DF7" w:rsidRPr="003827F3" w:rsidRDefault="00000000">
            <w:pPr>
              <w:spacing w:before="10" w:after="10"/>
              <w:ind w:left="360" w:hanging="360"/>
            </w:pPr>
            <w:r w:rsidRPr="003827F3">
              <w:rPr>
                <w:sz w:val="21"/>
                <w:szCs w:val="21"/>
              </w:rPr>
              <w:t xml:space="preserve">Barfield, J., Raiborn, C. y Kinney, M. (2005). </w:t>
            </w:r>
            <w:r w:rsidRPr="003827F3">
              <w:rPr>
                <w:i/>
                <w:iCs/>
                <w:sz w:val="21"/>
                <w:szCs w:val="21"/>
              </w:rPr>
              <w:t>Contabilidad de Costos: Tradiciones e Innovaciones</w:t>
            </w:r>
            <w:r w:rsidRPr="003827F3">
              <w:rPr>
                <w:sz w:val="21"/>
                <w:szCs w:val="21"/>
              </w:rPr>
              <w:t>. 5ª ed. en español.</w:t>
            </w:r>
          </w:p>
          <w:p w14:paraId="76A21050" w14:textId="77777777" w:rsidR="00662DF7" w:rsidRPr="003827F3" w:rsidRDefault="00000000">
            <w:pPr>
              <w:spacing w:before="10" w:after="10"/>
              <w:ind w:left="360" w:hanging="360"/>
            </w:pPr>
            <w:r w:rsidRPr="003827F3">
              <w:rPr>
                <w:sz w:val="21"/>
                <w:szCs w:val="21"/>
              </w:rPr>
              <w:t xml:space="preserve">Blocher, E., Stout, D., Juras, P. y Cokins, G. (2013). </w:t>
            </w:r>
            <w:r w:rsidRPr="003827F3">
              <w:rPr>
                <w:i/>
                <w:iCs/>
                <w:sz w:val="21"/>
                <w:szCs w:val="21"/>
              </w:rPr>
              <w:t>Administración de Costos: un enfoque estratégico</w:t>
            </w:r>
            <w:r w:rsidRPr="003827F3">
              <w:rPr>
                <w:sz w:val="21"/>
                <w:szCs w:val="21"/>
              </w:rPr>
              <w:t>. 5ª ed., México: McGraw-Hill.</w:t>
            </w:r>
          </w:p>
          <w:p w14:paraId="4258BE34" w14:textId="77777777" w:rsidR="00662DF7" w:rsidRPr="003827F3" w:rsidRDefault="00000000">
            <w:pPr>
              <w:spacing w:before="10" w:after="10"/>
              <w:ind w:left="360" w:hanging="360"/>
            </w:pPr>
            <w:r w:rsidRPr="003827F3">
              <w:rPr>
                <w:sz w:val="21"/>
                <w:szCs w:val="21"/>
              </w:rPr>
              <w:t>Consejo de Normas Internacionales de Contabilidad (IASB). NIC 2 Inventarios.</w:t>
            </w:r>
          </w:p>
          <w:p w14:paraId="6185B585" w14:textId="77777777" w:rsidR="00662DF7" w:rsidRPr="003827F3" w:rsidRDefault="00000000">
            <w:pPr>
              <w:spacing w:before="10" w:after="10"/>
              <w:ind w:left="360" w:hanging="360"/>
            </w:pPr>
            <w:r w:rsidRPr="003827F3">
              <w:rPr>
                <w:sz w:val="21"/>
                <w:szCs w:val="21"/>
              </w:rPr>
              <w:t xml:space="preserve">Cuervo Tafur, J. y Osorio Agudelo, J. A. (2014). </w:t>
            </w:r>
            <w:r w:rsidRPr="003827F3">
              <w:rPr>
                <w:i/>
                <w:iCs/>
                <w:sz w:val="21"/>
                <w:szCs w:val="21"/>
              </w:rPr>
              <w:t>Costeo Basado en Actividades ABC, Gestión Basada en Actividades ABM</w:t>
            </w:r>
            <w:r w:rsidRPr="003827F3">
              <w:rPr>
                <w:sz w:val="21"/>
                <w:szCs w:val="21"/>
              </w:rPr>
              <w:t>. Bogotá – Colombia.</w:t>
            </w:r>
          </w:p>
          <w:p w14:paraId="619186FB" w14:textId="77777777" w:rsidR="00662DF7" w:rsidRPr="003827F3" w:rsidRDefault="00000000">
            <w:pPr>
              <w:spacing w:before="10" w:after="10"/>
              <w:ind w:left="360" w:hanging="360"/>
            </w:pPr>
            <w:r w:rsidRPr="003827F3">
              <w:rPr>
                <w:sz w:val="21"/>
                <w:szCs w:val="21"/>
              </w:rPr>
              <w:t xml:space="preserve">Del Río González, C. (2015). </w:t>
            </w:r>
            <w:r w:rsidRPr="003827F3">
              <w:rPr>
                <w:i/>
                <w:iCs/>
                <w:sz w:val="21"/>
                <w:szCs w:val="21"/>
              </w:rPr>
              <w:t>Contabilidad de Costos I y II</w:t>
            </w:r>
            <w:r w:rsidRPr="003827F3">
              <w:rPr>
                <w:sz w:val="21"/>
                <w:szCs w:val="21"/>
              </w:rPr>
              <w:t>. México.</w:t>
            </w:r>
          </w:p>
          <w:p w14:paraId="26F438F5" w14:textId="77777777" w:rsidR="00662DF7" w:rsidRPr="003827F3" w:rsidRDefault="00000000">
            <w:pPr>
              <w:spacing w:before="10" w:after="10"/>
              <w:ind w:left="360" w:hanging="360"/>
            </w:pPr>
            <w:r w:rsidRPr="003827F3">
              <w:rPr>
                <w:sz w:val="21"/>
                <w:szCs w:val="21"/>
              </w:rPr>
              <w:t xml:space="preserve">Hansen, D. y Mowen, M. (2007). </w:t>
            </w:r>
            <w:r w:rsidRPr="003827F3">
              <w:rPr>
                <w:i/>
                <w:iCs/>
                <w:sz w:val="21"/>
                <w:szCs w:val="21"/>
              </w:rPr>
              <w:t>Administración de Costos, Contabilidad y Control</w:t>
            </w:r>
            <w:r w:rsidRPr="003827F3">
              <w:rPr>
                <w:sz w:val="21"/>
                <w:szCs w:val="21"/>
              </w:rPr>
              <w:t>. Internacional Thomson Editores, S.A. de C.V.</w:t>
            </w:r>
          </w:p>
          <w:p w14:paraId="0239C674" w14:textId="77777777" w:rsidR="00662DF7" w:rsidRPr="003827F3" w:rsidRDefault="00000000">
            <w:pPr>
              <w:spacing w:before="10" w:after="10"/>
              <w:ind w:left="360" w:hanging="360"/>
            </w:pPr>
            <w:r w:rsidRPr="003827F3">
              <w:rPr>
                <w:sz w:val="21"/>
                <w:szCs w:val="21"/>
              </w:rPr>
              <w:t xml:space="preserve">Horngren, C. T., Datar, S. M. y Foster, G. (2007). </w:t>
            </w:r>
            <w:r w:rsidRPr="003827F3">
              <w:rPr>
                <w:i/>
                <w:iCs/>
                <w:sz w:val="21"/>
                <w:szCs w:val="21"/>
              </w:rPr>
              <w:t>Contabilidad de Costos</w:t>
            </w:r>
            <w:r w:rsidRPr="003827F3">
              <w:rPr>
                <w:sz w:val="21"/>
                <w:szCs w:val="21"/>
              </w:rPr>
              <w:t>. 12ª ed.</w:t>
            </w:r>
          </w:p>
          <w:p w14:paraId="7D7F137F" w14:textId="77777777" w:rsidR="00662DF7" w:rsidRPr="003827F3" w:rsidRDefault="00000000">
            <w:pPr>
              <w:spacing w:before="10" w:after="10"/>
              <w:ind w:left="360" w:hanging="360"/>
            </w:pPr>
            <w:r w:rsidRPr="003827F3">
              <w:rPr>
                <w:sz w:val="21"/>
                <w:szCs w:val="21"/>
              </w:rPr>
              <w:lastRenderedPageBreak/>
              <w:t>Instituto Nacional de Estadística. Clasificación de Actividades Económicas de Bolivia CAEB-2022 e índice de precios al consumidor.</w:t>
            </w:r>
          </w:p>
          <w:p w14:paraId="0F1BFAA9" w14:textId="77777777" w:rsidR="00662DF7" w:rsidRPr="003827F3" w:rsidRDefault="00000000">
            <w:pPr>
              <w:spacing w:before="10" w:after="10"/>
              <w:ind w:left="360" w:hanging="360"/>
            </w:pPr>
            <w:r w:rsidRPr="003827F3">
              <w:rPr>
                <w:sz w:val="21"/>
                <w:szCs w:val="21"/>
              </w:rPr>
              <w:t xml:space="preserve">Kaplan, R. S. y Cooper, R. (1999). </w:t>
            </w:r>
            <w:r w:rsidRPr="003827F3">
              <w:rPr>
                <w:i/>
                <w:iCs/>
                <w:sz w:val="21"/>
                <w:szCs w:val="21"/>
              </w:rPr>
              <w:t>Coste y Efecto</w:t>
            </w:r>
            <w:r w:rsidRPr="003827F3">
              <w:rPr>
                <w:sz w:val="21"/>
                <w:szCs w:val="21"/>
              </w:rPr>
              <w:t>. Barcelona – España: Ediciones Gestión 2000.</w:t>
            </w:r>
          </w:p>
          <w:p w14:paraId="3F6BD1D4" w14:textId="77777777" w:rsidR="00662DF7" w:rsidRPr="003827F3" w:rsidRDefault="00000000">
            <w:pPr>
              <w:spacing w:before="10" w:after="10"/>
              <w:ind w:left="360" w:hanging="360"/>
            </w:pPr>
            <w:r w:rsidRPr="003827F3">
              <w:rPr>
                <w:sz w:val="21"/>
                <w:szCs w:val="21"/>
              </w:rPr>
              <w:t xml:space="preserve">Mendoza, E. J. Á. (2023). </w:t>
            </w:r>
            <w:r w:rsidRPr="003827F3">
              <w:rPr>
                <w:i/>
                <w:iCs/>
                <w:sz w:val="21"/>
                <w:szCs w:val="21"/>
              </w:rPr>
              <w:t>Contabilidad y Gestión de Costos</w:t>
            </w:r>
            <w:r w:rsidRPr="003827F3">
              <w:rPr>
                <w:sz w:val="21"/>
                <w:szCs w:val="21"/>
              </w:rPr>
              <w:t>. 1ª ed.</w:t>
            </w:r>
          </w:p>
          <w:p w14:paraId="265D80D8" w14:textId="77777777" w:rsidR="00662DF7" w:rsidRPr="003827F3" w:rsidRDefault="00000000">
            <w:pPr>
              <w:spacing w:before="10" w:after="10"/>
              <w:ind w:left="360" w:hanging="360"/>
            </w:pPr>
            <w:r w:rsidRPr="003827F3">
              <w:rPr>
                <w:sz w:val="21"/>
                <w:szCs w:val="21"/>
              </w:rPr>
              <w:t xml:space="preserve">Ministerio de Economía y Finanzas Públicas. Resolución Ministerial </w:t>
            </w:r>
            <w:proofErr w:type="spellStart"/>
            <w:r w:rsidRPr="003827F3">
              <w:rPr>
                <w:sz w:val="21"/>
                <w:szCs w:val="21"/>
              </w:rPr>
              <w:t>N°</w:t>
            </w:r>
            <w:proofErr w:type="spellEnd"/>
            <w:r w:rsidRPr="003827F3">
              <w:rPr>
                <w:sz w:val="21"/>
                <w:szCs w:val="21"/>
              </w:rPr>
              <w:t xml:space="preserve"> 245, de 26 de junio de 2026, del régimen de tipo de cambio flexible.</w:t>
            </w:r>
          </w:p>
          <w:p w14:paraId="6C24953D" w14:textId="77777777" w:rsidR="00662DF7" w:rsidRPr="003827F3" w:rsidRDefault="00000000">
            <w:pPr>
              <w:spacing w:before="10" w:after="10"/>
              <w:ind w:left="360" w:hanging="360"/>
            </w:pPr>
            <w:r w:rsidRPr="003827F3">
              <w:rPr>
                <w:sz w:val="21"/>
                <w:szCs w:val="21"/>
              </w:rPr>
              <w:t xml:space="preserve">Polimeni, R., Fabozzi, F. y Adelberg, A. (2003). </w:t>
            </w:r>
            <w:r w:rsidRPr="003827F3">
              <w:rPr>
                <w:i/>
                <w:iCs/>
                <w:sz w:val="21"/>
                <w:szCs w:val="21"/>
              </w:rPr>
              <w:t>Contabilidad de Costos</w:t>
            </w:r>
            <w:r w:rsidRPr="003827F3">
              <w:rPr>
                <w:sz w:val="21"/>
                <w:szCs w:val="21"/>
              </w:rPr>
              <w:t>. 6ª ed.</w:t>
            </w:r>
          </w:p>
          <w:p w14:paraId="527E3CE5" w14:textId="77777777" w:rsidR="00662DF7" w:rsidRPr="003827F3" w:rsidRDefault="00000000">
            <w:pPr>
              <w:spacing w:before="10" w:after="10"/>
              <w:ind w:left="360" w:hanging="360"/>
            </w:pPr>
            <w:r w:rsidRPr="003827F3">
              <w:rPr>
                <w:sz w:val="21"/>
                <w:szCs w:val="21"/>
              </w:rPr>
              <w:t xml:space="preserve">Quisbert Blanco, Á. (2023). </w:t>
            </w:r>
            <w:r w:rsidRPr="003827F3">
              <w:rPr>
                <w:i/>
                <w:iCs/>
                <w:sz w:val="21"/>
                <w:szCs w:val="21"/>
              </w:rPr>
              <w:t>Gestión y Control de Costos I y II (Administración y Contabilidad)</w:t>
            </w:r>
            <w:r w:rsidRPr="003827F3">
              <w:rPr>
                <w:sz w:val="21"/>
                <w:szCs w:val="21"/>
              </w:rPr>
              <w:t>. 1ª ed.</w:t>
            </w:r>
          </w:p>
          <w:p w14:paraId="4FF30138" w14:textId="77777777" w:rsidR="00662DF7" w:rsidRPr="003827F3" w:rsidRDefault="00000000">
            <w:pPr>
              <w:spacing w:before="10" w:after="10"/>
              <w:ind w:left="360" w:hanging="360"/>
            </w:pPr>
            <w:r w:rsidRPr="003827F3">
              <w:rPr>
                <w:sz w:val="21"/>
                <w:szCs w:val="21"/>
              </w:rPr>
              <w:t xml:space="preserve">Ramírez Padilla, D. N. (2019). </w:t>
            </w:r>
            <w:r w:rsidRPr="003827F3">
              <w:rPr>
                <w:i/>
                <w:iCs/>
                <w:sz w:val="21"/>
                <w:szCs w:val="21"/>
              </w:rPr>
              <w:t>Contabilidad Administrativa</w:t>
            </w:r>
            <w:r w:rsidRPr="003827F3">
              <w:rPr>
                <w:sz w:val="21"/>
                <w:szCs w:val="21"/>
              </w:rPr>
              <w:t>. 10ª ed., McGraw-Hill.</w:t>
            </w:r>
          </w:p>
          <w:p w14:paraId="3882ADFE" w14:textId="77777777" w:rsidR="00662DF7" w:rsidRPr="003827F3" w:rsidRDefault="00000000">
            <w:pPr>
              <w:spacing w:before="10" w:after="10"/>
              <w:ind w:left="360" w:hanging="360"/>
            </w:pPr>
            <w:r w:rsidRPr="003827F3">
              <w:rPr>
                <w:sz w:val="21"/>
                <w:szCs w:val="21"/>
              </w:rPr>
              <w:t xml:space="preserve">Sinisterra Valencia, G. (2015). </w:t>
            </w:r>
            <w:r w:rsidRPr="003827F3">
              <w:rPr>
                <w:i/>
                <w:iCs/>
                <w:sz w:val="21"/>
                <w:szCs w:val="21"/>
              </w:rPr>
              <w:t>Contabilidad de Costos</w:t>
            </w:r>
            <w:r w:rsidRPr="003827F3">
              <w:rPr>
                <w:sz w:val="21"/>
                <w:szCs w:val="21"/>
              </w:rPr>
              <w:t>. Bogotá – Colombia: Ediciones ECOE.</w:t>
            </w:r>
          </w:p>
          <w:p w14:paraId="0859AB4A" w14:textId="77777777" w:rsidR="00662DF7" w:rsidRPr="003827F3" w:rsidRDefault="00000000">
            <w:pPr>
              <w:spacing w:before="10" w:after="10"/>
              <w:ind w:left="360" w:hanging="360"/>
            </w:pPr>
            <w:r w:rsidRPr="003827F3">
              <w:rPr>
                <w:sz w:val="21"/>
                <w:szCs w:val="21"/>
              </w:rPr>
              <w:t>Sitios web oficiales: www.ine.gob.bo, www.impuestos.gob.bo, www.gestora.bo y www.auditores.org.bo.</w:t>
            </w:r>
          </w:p>
          <w:p w14:paraId="730CEA54" w14:textId="77777777" w:rsidR="00662DF7" w:rsidRPr="003827F3" w:rsidRDefault="00000000">
            <w:pPr>
              <w:spacing w:before="10" w:after="10"/>
              <w:ind w:left="360" w:hanging="360"/>
            </w:pPr>
            <w:r w:rsidRPr="003827F3">
              <w:rPr>
                <w:sz w:val="21"/>
                <w:szCs w:val="21"/>
              </w:rPr>
              <w:t xml:space="preserve">Torrez Orihuela, G. (2016). </w:t>
            </w:r>
            <w:r w:rsidRPr="003827F3">
              <w:rPr>
                <w:i/>
                <w:iCs/>
                <w:sz w:val="21"/>
                <w:szCs w:val="21"/>
              </w:rPr>
              <w:t>Tratado de Contabilidad de Costos por Sectores Económicos</w:t>
            </w:r>
            <w:r w:rsidRPr="003827F3">
              <w:rPr>
                <w:sz w:val="21"/>
                <w:szCs w:val="21"/>
              </w:rPr>
              <w:t>. Lima – Perú: Marketing Consultores S.A.</w:t>
            </w:r>
          </w:p>
          <w:p w14:paraId="51869E69" w14:textId="77777777" w:rsidR="00662DF7" w:rsidRDefault="00000000">
            <w:pPr>
              <w:spacing w:before="10" w:after="10"/>
              <w:ind w:left="360" w:hanging="360"/>
            </w:pPr>
            <w:r w:rsidRPr="003827F3">
              <w:rPr>
                <w:sz w:val="21"/>
                <w:szCs w:val="21"/>
              </w:rPr>
              <w:t xml:space="preserve">Vanderbeck, E. y Mitchell, M. (s.f.). </w:t>
            </w:r>
            <w:r w:rsidRPr="003827F3">
              <w:rPr>
                <w:i/>
                <w:iCs/>
                <w:sz w:val="21"/>
                <w:szCs w:val="21"/>
              </w:rPr>
              <w:t>Principios de Contabilidad de Costos</w:t>
            </w:r>
            <w:r w:rsidRPr="003827F3">
              <w:rPr>
                <w:sz w:val="21"/>
                <w:szCs w:val="21"/>
              </w:rPr>
              <w:t xml:space="preserve">. 17ª ed., Ediciones Cengage </w:t>
            </w:r>
            <w:proofErr w:type="spellStart"/>
            <w:r w:rsidRPr="003827F3">
              <w:rPr>
                <w:sz w:val="21"/>
                <w:szCs w:val="21"/>
              </w:rPr>
              <w:t>Learning</w:t>
            </w:r>
            <w:proofErr w:type="spellEnd"/>
            <w:r w:rsidRPr="003827F3">
              <w:rPr>
                <w:sz w:val="21"/>
                <w:szCs w:val="21"/>
              </w:rPr>
              <w:t>.</w:t>
            </w:r>
          </w:p>
        </w:tc>
      </w:tr>
    </w:tbl>
    <w:p w14:paraId="7D749CE6" w14:textId="77777777" w:rsidR="00C850CD" w:rsidRDefault="00C850CD"/>
    <w:sectPr w:rsidR="00C850CD">
      <w:footerReference w:type="default" r:id="rId7"/>
      <w:pgSz w:w="12240" w:h="15840"/>
      <w:pgMar w:top="1134" w:right="1140" w:bottom="1134" w:left="11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ADE11" w14:textId="77777777" w:rsidR="00017BBF" w:rsidRDefault="00017BBF">
      <w:r>
        <w:separator/>
      </w:r>
    </w:p>
  </w:endnote>
  <w:endnote w:type="continuationSeparator" w:id="0">
    <w:p w14:paraId="49CF9DD1" w14:textId="77777777" w:rsidR="00017BBF" w:rsidRDefault="00017B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755F1" w14:textId="77777777" w:rsidR="00662DF7" w:rsidRDefault="00000000">
    <w:pPr>
      <w:jc w:val="right"/>
    </w:pPr>
    <w:r>
      <w:rPr>
        <w:b/>
        <w:bCs/>
        <w:i/>
        <w:iCs/>
        <w:sz w:val="20"/>
        <w:szCs w:val="20"/>
      </w:rPr>
      <w:fldChar w:fldCharType="begin"/>
    </w:r>
    <w:r>
      <w:rPr>
        <w:b/>
        <w:bCs/>
        <w:i/>
        <w:iCs/>
        <w:sz w:val="20"/>
        <w:szCs w:val="20"/>
      </w:rPr>
      <w:instrText>PAGE</w:instrText>
    </w:r>
    <w:r>
      <w:rPr>
        <w:b/>
        <w:bCs/>
        <w:i/>
        <w:iCs/>
        <w:sz w:val="20"/>
        <w:szCs w:val="20"/>
      </w:rPr>
      <w:fldChar w:fldCharType="separate"/>
    </w:r>
    <w:r w:rsidR="000E23E5">
      <w:rPr>
        <w:b/>
        <w:bCs/>
        <w:i/>
        <w:iCs/>
        <w:noProof/>
        <w:sz w:val="20"/>
        <w:szCs w:val="20"/>
      </w:rPr>
      <w:t>1</w:t>
    </w:r>
    <w:r>
      <w:rPr>
        <w:b/>
        <w:bCs/>
        <w:i/>
        <w:i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7F493" w14:textId="77777777" w:rsidR="00017BBF" w:rsidRDefault="00017BBF">
      <w:r>
        <w:separator/>
      </w:r>
    </w:p>
  </w:footnote>
  <w:footnote w:type="continuationSeparator" w:id="0">
    <w:p w14:paraId="6A37068A" w14:textId="77777777" w:rsidR="00017BBF" w:rsidRDefault="00017B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A5C6B4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B106D19"/>
    <w:multiLevelType w:val="hybridMultilevel"/>
    <w:tmpl w:val="29DEB586"/>
    <w:lvl w:ilvl="0" w:tplc="63B46E04">
      <w:start w:val="1"/>
      <w:numFmt w:val="bullet"/>
      <w:lvlText w:val="•"/>
      <w:lvlJc w:val="left"/>
      <w:pPr>
        <w:ind w:left="260" w:hanging="220"/>
      </w:pPr>
    </w:lvl>
    <w:lvl w:ilvl="1" w:tplc="279028E4">
      <w:numFmt w:val="decimal"/>
      <w:lvlText w:val=""/>
      <w:lvlJc w:val="left"/>
    </w:lvl>
    <w:lvl w:ilvl="2" w:tplc="F9B2B02E">
      <w:numFmt w:val="decimal"/>
      <w:lvlText w:val=""/>
      <w:lvlJc w:val="left"/>
    </w:lvl>
    <w:lvl w:ilvl="3" w:tplc="45589A28">
      <w:numFmt w:val="decimal"/>
      <w:lvlText w:val=""/>
      <w:lvlJc w:val="left"/>
    </w:lvl>
    <w:lvl w:ilvl="4" w:tplc="934EA1AE">
      <w:numFmt w:val="decimal"/>
      <w:lvlText w:val=""/>
      <w:lvlJc w:val="left"/>
    </w:lvl>
    <w:lvl w:ilvl="5" w:tplc="42D0844A">
      <w:numFmt w:val="decimal"/>
      <w:lvlText w:val=""/>
      <w:lvlJc w:val="left"/>
    </w:lvl>
    <w:lvl w:ilvl="6" w:tplc="B31A5BB4">
      <w:numFmt w:val="decimal"/>
      <w:lvlText w:val=""/>
      <w:lvlJc w:val="left"/>
    </w:lvl>
    <w:lvl w:ilvl="7" w:tplc="753A981A">
      <w:numFmt w:val="decimal"/>
      <w:lvlText w:val=""/>
      <w:lvlJc w:val="left"/>
    </w:lvl>
    <w:lvl w:ilvl="8" w:tplc="9D4C0A16">
      <w:numFmt w:val="decimal"/>
      <w:lvlText w:val=""/>
      <w:lvlJc w:val="left"/>
    </w:lvl>
  </w:abstractNum>
  <w:abstractNum w:abstractNumId="2" w15:restartNumberingAfterBreak="0">
    <w:nsid w:val="1C2B41AE"/>
    <w:multiLevelType w:val="hybridMultilevel"/>
    <w:tmpl w:val="F2FAE49E"/>
    <w:lvl w:ilvl="0" w:tplc="1284CE64">
      <w:start w:val="1"/>
      <w:numFmt w:val="bullet"/>
      <w:lvlText w:val="●"/>
      <w:lvlJc w:val="left"/>
      <w:pPr>
        <w:ind w:left="720" w:hanging="360"/>
      </w:pPr>
    </w:lvl>
    <w:lvl w:ilvl="1" w:tplc="89BA0648">
      <w:start w:val="1"/>
      <w:numFmt w:val="bullet"/>
      <w:lvlText w:val="○"/>
      <w:lvlJc w:val="left"/>
      <w:pPr>
        <w:ind w:left="1440" w:hanging="360"/>
      </w:pPr>
    </w:lvl>
    <w:lvl w:ilvl="2" w:tplc="30E40E20">
      <w:start w:val="1"/>
      <w:numFmt w:val="bullet"/>
      <w:lvlText w:val="■"/>
      <w:lvlJc w:val="left"/>
      <w:pPr>
        <w:ind w:left="2160" w:hanging="360"/>
      </w:pPr>
    </w:lvl>
    <w:lvl w:ilvl="3" w:tplc="60AAD058">
      <w:start w:val="1"/>
      <w:numFmt w:val="bullet"/>
      <w:lvlText w:val="●"/>
      <w:lvlJc w:val="left"/>
      <w:pPr>
        <w:ind w:left="2880" w:hanging="360"/>
      </w:pPr>
    </w:lvl>
    <w:lvl w:ilvl="4" w:tplc="44502952">
      <w:start w:val="1"/>
      <w:numFmt w:val="bullet"/>
      <w:lvlText w:val="○"/>
      <w:lvlJc w:val="left"/>
      <w:pPr>
        <w:ind w:left="3600" w:hanging="360"/>
      </w:pPr>
    </w:lvl>
    <w:lvl w:ilvl="5" w:tplc="A0D8E742">
      <w:start w:val="1"/>
      <w:numFmt w:val="bullet"/>
      <w:lvlText w:val="■"/>
      <w:lvlJc w:val="left"/>
      <w:pPr>
        <w:ind w:left="4320" w:hanging="360"/>
      </w:pPr>
    </w:lvl>
    <w:lvl w:ilvl="6" w:tplc="7320029E">
      <w:start w:val="1"/>
      <w:numFmt w:val="bullet"/>
      <w:lvlText w:val="●"/>
      <w:lvlJc w:val="left"/>
      <w:pPr>
        <w:ind w:left="5040" w:hanging="360"/>
      </w:pPr>
    </w:lvl>
    <w:lvl w:ilvl="7" w:tplc="E5AA6FDE">
      <w:start w:val="1"/>
      <w:numFmt w:val="bullet"/>
      <w:lvlText w:val="●"/>
      <w:lvlJc w:val="left"/>
      <w:pPr>
        <w:ind w:left="5760" w:hanging="360"/>
      </w:pPr>
    </w:lvl>
    <w:lvl w:ilvl="8" w:tplc="F442405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5487628"/>
    <w:multiLevelType w:val="hybridMultilevel"/>
    <w:tmpl w:val="72C433D8"/>
    <w:lvl w:ilvl="0" w:tplc="582E6D66">
      <w:start w:val="1"/>
      <w:numFmt w:val="decimal"/>
      <w:lvlText w:val="%1."/>
      <w:lvlJc w:val="left"/>
      <w:pPr>
        <w:ind w:left="400" w:hanging="380"/>
      </w:pPr>
    </w:lvl>
    <w:lvl w:ilvl="1" w:tplc="728E1A98">
      <w:numFmt w:val="decimal"/>
      <w:lvlText w:val=""/>
      <w:lvlJc w:val="left"/>
    </w:lvl>
    <w:lvl w:ilvl="2" w:tplc="9D6A5A68">
      <w:numFmt w:val="decimal"/>
      <w:lvlText w:val=""/>
      <w:lvlJc w:val="left"/>
    </w:lvl>
    <w:lvl w:ilvl="3" w:tplc="E480C418">
      <w:numFmt w:val="decimal"/>
      <w:lvlText w:val=""/>
      <w:lvlJc w:val="left"/>
    </w:lvl>
    <w:lvl w:ilvl="4" w:tplc="8180AA78">
      <w:numFmt w:val="decimal"/>
      <w:lvlText w:val=""/>
      <w:lvlJc w:val="left"/>
    </w:lvl>
    <w:lvl w:ilvl="5" w:tplc="3F9E25FE">
      <w:numFmt w:val="decimal"/>
      <w:lvlText w:val=""/>
      <w:lvlJc w:val="left"/>
    </w:lvl>
    <w:lvl w:ilvl="6" w:tplc="F04E9270">
      <w:numFmt w:val="decimal"/>
      <w:lvlText w:val=""/>
      <w:lvlJc w:val="left"/>
    </w:lvl>
    <w:lvl w:ilvl="7" w:tplc="41FAA642">
      <w:numFmt w:val="decimal"/>
      <w:lvlText w:val=""/>
      <w:lvlJc w:val="left"/>
    </w:lvl>
    <w:lvl w:ilvl="8" w:tplc="C7F6D4C6">
      <w:numFmt w:val="decimal"/>
      <w:lvlText w:val=""/>
      <w:lvlJc w:val="left"/>
    </w:lvl>
  </w:abstractNum>
  <w:abstractNum w:abstractNumId="4" w15:restartNumberingAfterBreak="0">
    <w:nsid w:val="74D42A0E"/>
    <w:multiLevelType w:val="hybridMultilevel"/>
    <w:tmpl w:val="F15A8EB6"/>
    <w:lvl w:ilvl="0" w:tplc="080A0001">
      <w:start w:val="1"/>
      <w:numFmt w:val="bullet"/>
      <w:lvlText w:val=""/>
      <w:lvlJc w:val="left"/>
      <w:pPr>
        <w:ind w:left="400" w:hanging="38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732997680">
    <w:abstractNumId w:val="2"/>
    <w:lvlOverride w:ilvl="0">
      <w:startOverride w:val="1"/>
    </w:lvlOverride>
  </w:num>
  <w:num w:numId="2" w16cid:durableId="1588733046">
    <w:abstractNumId w:val="3"/>
    <w:lvlOverride w:ilvl="0">
      <w:startOverride w:val="1"/>
    </w:lvlOverride>
  </w:num>
  <w:num w:numId="3" w16cid:durableId="1450200393">
    <w:abstractNumId w:val="1"/>
    <w:lvlOverride w:ilvl="0">
      <w:startOverride w:val="1"/>
    </w:lvlOverride>
  </w:num>
  <w:num w:numId="4" w16cid:durableId="657534066">
    <w:abstractNumId w:val="3"/>
    <w:lvlOverride w:ilvl="0">
      <w:startOverride w:val="1"/>
    </w:lvlOverride>
  </w:num>
  <w:num w:numId="5" w16cid:durableId="657534066">
    <w:abstractNumId w:val="3"/>
    <w:lvlOverride w:ilvl="0">
      <w:startOverride w:val="1"/>
    </w:lvlOverride>
  </w:num>
  <w:num w:numId="6" w16cid:durableId="949434576">
    <w:abstractNumId w:val="3"/>
    <w:lvlOverride w:ilvl="0">
      <w:startOverride w:val="1"/>
    </w:lvlOverride>
  </w:num>
  <w:num w:numId="7" w16cid:durableId="1148014966">
    <w:abstractNumId w:val="0"/>
  </w:num>
  <w:num w:numId="8" w16cid:durableId="1579824962">
    <w:abstractNumId w:val="3"/>
  </w:num>
  <w:num w:numId="9" w16cid:durableId="3448683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DF7"/>
    <w:rsid w:val="00017BBF"/>
    <w:rsid w:val="000475D9"/>
    <w:rsid w:val="00073A35"/>
    <w:rsid w:val="00077743"/>
    <w:rsid w:val="00094970"/>
    <w:rsid w:val="000B5FBD"/>
    <w:rsid w:val="000E23E5"/>
    <w:rsid w:val="001C56F5"/>
    <w:rsid w:val="00211D3B"/>
    <w:rsid w:val="0022785C"/>
    <w:rsid w:val="002D558B"/>
    <w:rsid w:val="003827F3"/>
    <w:rsid w:val="00501016"/>
    <w:rsid w:val="00511999"/>
    <w:rsid w:val="00551672"/>
    <w:rsid w:val="00586F7A"/>
    <w:rsid w:val="00616BA0"/>
    <w:rsid w:val="00642962"/>
    <w:rsid w:val="00662DF7"/>
    <w:rsid w:val="006936E1"/>
    <w:rsid w:val="008638B1"/>
    <w:rsid w:val="0089795F"/>
    <w:rsid w:val="00921839"/>
    <w:rsid w:val="00B011A8"/>
    <w:rsid w:val="00B057CD"/>
    <w:rsid w:val="00B56BDF"/>
    <w:rsid w:val="00C339D4"/>
    <w:rsid w:val="00C850CD"/>
    <w:rsid w:val="00D22931"/>
    <w:rsid w:val="00E766D4"/>
    <w:rsid w:val="00EF2C50"/>
    <w:rsid w:val="00FE265B"/>
    <w:rsid w:val="00FE3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FE1C3"/>
  <w15:docId w15:val="{C92ADA60-3237-4AA2-90B3-C8C5FA41E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Listaconvietas">
    <w:name w:val="List Bullet"/>
    <w:basedOn w:val="Normal"/>
    <w:uiPriority w:val="99"/>
    <w:unhideWhenUsed/>
    <w:rsid w:val="00E766D4"/>
    <w:pPr>
      <w:numPr>
        <w:numId w:val="7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14</Pages>
  <Words>5492</Words>
  <Characters>30211</Characters>
  <Application>Microsoft Office Word</Application>
  <DocSecurity>0</DocSecurity>
  <Lines>251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Beymar Adalid Paucara Marquez</cp:lastModifiedBy>
  <cp:revision>19</cp:revision>
  <dcterms:created xsi:type="dcterms:W3CDTF">2026-10-08T15:57:00Z</dcterms:created>
  <dcterms:modified xsi:type="dcterms:W3CDTF">2026-10-09T19:34:00Z</dcterms:modified>
</cp:coreProperties>
</file>
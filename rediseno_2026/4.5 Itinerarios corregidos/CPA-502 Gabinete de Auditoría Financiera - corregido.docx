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3F90" w:rsidRPr="00F3762A" w:rsidRDefault="00000000">
      <w:pPr>
        <w:spacing w:after="60"/>
        <w:rPr>
          <w:color w:val="000000" w:themeColor="text1"/>
          <w:sz w:val="21"/>
          <w:szCs w:val="21"/>
        </w:rPr>
      </w:pPr>
      <w:r w:rsidRPr="00F3762A">
        <w:rPr>
          <w:i/>
          <w:iCs/>
          <w:color w:val="000000" w:themeColor="text1"/>
          <w:sz w:val="21"/>
          <w:szCs w:val="21"/>
        </w:rPr>
        <w:t>Nivel: Licenciatura en Contaduría Pública</w:t>
      </w:r>
    </w:p>
    <w:p w:rsidR="00FA3F90" w:rsidRPr="00F3762A" w:rsidRDefault="00000000">
      <w:pPr>
        <w:spacing w:after="60"/>
        <w:jc w:val="center"/>
        <w:rPr>
          <w:color w:val="000000" w:themeColor="text1"/>
          <w:sz w:val="21"/>
          <w:szCs w:val="21"/>
        </w:rPr>
      </w:pPr>
      <w:r w:rsidRPr="00F3762A">
        <w:rPr>
          <w:b/>
          <w:bCs/>
          <w:color w:val="000000" w:themeColor="text1"/>
          <w:sz w:val="21"/>
          <w:szCs w:val="21"/>
        </w:rPr>
        <w:t>QUINTO AÑO</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45"/>
        <w:gridCol w:w="415"/>
        <w:gridCol w:w="415"/>
        <w:gridCol w:w="415"/>
        <w:gridCol w:w="830"/>
        <w:gridCol w:w="415"/>
        <w:gridCol w:w="415"/>
        <w:gridCol w:w="830"/>
        <w:gridCol w:w="830"/>
        <w:gridCol w:w="415"/>
        <w:gridCol w:w="415"/>
        <w:gridCol w:w="415"/>
        <w:gridCol w:w="415"/>
        <w:gridCol w:w="415"/>
        <w:gridCol w:w="415"/>
        <w:gridCol w:w="1660"/>
      </w:tblGrid>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Asignatura</w:t>
            </w:r>
          </w:p>
        </w:tc>
        <w:tc>
          <w:tcPr>
            <w:tcW w:w="2490" w:type="dxa"/>
            <w:gridSpan w:val="4"/>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Sigla</w:t>
            </w:r>
          </w:p>
        </w:tc>
        <w:tc>
          <w:tcPr>
            <w:tcW w:w="2490" w:type="dxa"/>
            <w:gridSpan w:val="5"/>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Nivel/Área</w:t>
            </w:r>
          </w:p>
        </w:tc>
        <w:tc>
          <w:tcPr>
            <w:tcW w:w="2490" w:type="dxa"/>
            <w:gridSpan w:val="3"/>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Prerrequisito</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Gabinete de Auditoría Financiera</w:t>
            </w:r>
          </w:p>
        </w:tc>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CPA-502</w:t>
            </w:r>
          </w:p>
        </w:tc>
        <w:tc>
          <w:tcPr>
            <w:tcW w:w="249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Aseguramiento</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CPA-401 a CPA-408</w:t>
            </w:r>
          </w:p>
        </w:tc>
      </w:tr>
      <w:tr w:rsidR="00F3762A" w:rsidRPr="00F3762A">
        <w:tc>
          <w:tcPr>
            <w:tcW w:w="747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Carga Horaria</w:t>
            </w:r>
          </w:p>
        </w:tc>
        <w:tc>
          <w:tcPr>
            <w:tcW w:w="2490"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Créditos</w:t>
            </w:r>
          </w:p>
        </w:tc>
      </w:tr>
      <w:tr w:rsidR="00F3762A" w:rsidRPr="00F3762A">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HP</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HAA</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HTG</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HIP</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HE</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TOTAL</w:t>
            </w:r>
          </w:p>
        </w:tc>
        <w:tc>
          <w:tcPr>
            <w:tcW w:w="2490" w:type="dxa"/>
            <w:gridSpan w:val="3"/>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A3F90">
            <w:pPr>
              <w:spacing w:before="20" w:after="20"/>
              <w:jc w:val="center"/>
              <w:rPr>
                <w:color w:val="000000" w:themeColor="text1"/>
                <w:sz w:val="21"/>
                <w:szCs w:val="21"/>
              </w:rPr>
            </w:pPr>
          </w:p>
        </w:tc>
      </w:tr>
      <w:tr w:rsidR="00F3762A" w:rsidRPr="00F3762A">
        <w:tc>
          <w:tcPr>
            <w:tcW w:w="124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color w:val="000000" w:themeColor="text1"/>
                <w:sz w:val="21"/>
                <w:szCs w:val="21"/>
              </w:rPr>
              <w:t>160</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AC31BD">
            <w:pPr>
              <w:spacing w:before="20" w:after="20"/>
              <w:jc w:val="center"/>
              <w:rPr>
                <w:color w:val="000000" w:themeColor="text1"/>
                <w:sz w:val="21"/>
                <w:szCs w:val="21"/>
              </w:rPr>
            </w:pPr>
            <w:r w:rsidRPr="00F3762A">
              <w:rPr>
                <w:color w:val="000000" w:themeColor="text1"/>
                <w:sz w:val="21"/>
                <w:szCs w:val="21"/>
              </w:rPr>
              <w:t>16</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AC31BD">
            <w:pPr>
              <w:spacing w:before="20" w:after="20"/>
              <w:jc w:val="center"/>
              <w:rPr>
                <w:color w:val="000000" w:themeColor="text1"/>
                <w:sz w:val="21"/>
                <w:szCs w:val="21"/>
              </w:rPr>
            </w:pPr>
            <w:r w:rsidRPr="00F3762A">
              <w:rPr>
                <w:color w:val="000000" w:themeColor="text1"/>
                <w:sz w:val="21"/>
                <w:szCs w:val="21"/>
              </w:rPr>
              <w:t>16</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AC31BD">
            <w:pPr>
              <w:spacing w:before="20" w:after="20"/>
              <w:jc w:val="center"/>
              <w:rPr>
                <w:color w:val="000000" w:themeColor="text1"/>
                <w:sz w:val="21"/>
                <w:szCs w:val="21"/>
              </w:rPr>
            </w:pPr>
            <w:r w:rsidRPr="00F3762A">
              <w:rPr>
                <w:color w:val="000000" w:themeColor="text1"/>
                <w:sz w:val="21"/>
                <w:szCs w:val="21"/>
              </w:rPr>
              <w:t>34</w:t>
            </w:r>
          </w:p>
        </w:tc>
        <w:tc>
          <w:tcPr>
            <w:tcW w:w="124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40297">
            <w:pPr>
              <w:spacing w:before="20" w:after="20"/>
              <w:jc w:val="center"/>
              <w:rPr>
                <w:color w:val="000000" w:themeColor="text1"/>
                <w:sz w:val="21"/>
                <w:szCs w:val="21"/>
              </w:rPr>
            </w:pPr>
            <w:r w:rsidRPr="00F3762A">
              <w:rPr>
                <w:color w:val="000000" w:themeColor="text1"/>
                <w:sz w:val="21"/>
                <w:szCs w:val="21"/>
              </w:rPr>
              <w:t>14</w:t>
            </w:r>
          </w:p>
        </w:tc>
        <w:tc>
          <w:tcPr>
            <w:tcW w:w="124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color w:val="000000" w:themeColor="text1"/>
                <w:sz w:val="21"/>
                <w:szCs w:val="21"/>
              </w:rPr>
              <w:t>240</w:t>
            </w:r>
          </w:p>
        </w:tc>
        <w:tc>
          <w:tcPr>
            <w:tcW w:w="2490" w:type="dxa"/>
            <w:gridSpan w:val="3"/>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Unidad de Competencia</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A639B" w:rsidRPr="00F3762A" w:rsidRDefault="005A639B" w:rsidP="005A639B">
            <w:pPr>
              <w:spacing w:before="20" w:after="20"/>
              <w:jc w:val="center"/>
              <w:rPr>
                <w:color w:val="000000" w:themeColor="text1"/>
                <w:sz w:val="21"/>
                <w:szCs w:val="21"/>
              </w:rPr>
            </w:pPr>
            <w:r w:rsidRPr="00F3762A">
              <w:rPr>
                <w:color w:val="000000" w:themeColor="text1"/>
                <w:sz w:val="21"/>
                <w:szCs w:val="21"/>
              </w:rPr>
              <w:t>Elabora los papeles de trabajo manuales y habilitados con tecnología, el informe del auditor independiente y la carta de recomendaciones de la auditoría de estados financieros de propósito general de una entidad privada, aplicando el Código de Ética para Profesionales de la Contabilidad, con sus disposiciones de independencia, las Normas de Auditoría Generalmente Aceptadas en Bolivia y las Normas de Gestión de la Calidad, evaluando los riesgos de incorrección material y el control interno de la entidad, ejecutando los procedimientos de auditoría en respuesta a los riesgos valorados en cada ciclo de transacciones con herramientas tecnológicas, y simulando la adaptación del trabajo a entidades menos complejas, con escepticismo profesional, independencia, integridad, ética y juicio crítico.</w:t>
            </w:r>
          </w:p>
        </w:tc>
      </w:tr>
      <w:tr w:rsidR="00F3762A" w:rsidRPr="00F3762A">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A639B">
            <w:pPr>
              <w:spacing w:before="20" w:after="20"/>
              <w:jc w:val="both"/>
              <w:rPr>
                <w:color w:val="000000" w:themeColor="text1"/>
                <w:sz w:val="21"/>
                <w:szCs w:val="21"/>
              </w:rPr>
            </w:pPr>
            <w:r w:rsidRPr="00F3762A">
              <w:rPr>
                <w:rStyle w:val="Textoennegrita"/>
                <w:i/>
                <w:iCs/>
                <w:color w:val="000000" w:themeColor="text1"/>
                <w:sz w:val="21"/>
                <w:szCs w:val="21"/>
              </w:rPr>
              <w:t>Elemento de competencia 1:</w:t>
            </w:r>
            <w:r w:rsidRPr="00F3762A">
              <w:rPr>
                <w:color w:val="000000" w:themeColor="text1"/>
                <w:sz w:val="21"/>
                <w:szCs w:val="21"/>
              </w:rPr>
              <w:t xml:space="preserve"> Determina el marco de información financiera aplicable y los requerimientos normativos y éticos del encargo de auditoría del caso práctico extenso, relacionando las Normas de Auditoría Generalmente Aceptadas en Bolivia </w:t>
            </w:r>
            <w:r>
              <w:rPr>
                <w:color w:val="000000" w:themeColor="text1"/>
                <w:sz w:val="21"/>
                <w:szCs w:val="21"/>
              </w:rPr>
              <w:t xml:space="preserve">(que incluyen las </w:t>
            </w:r>
            <w:del w:id="9001" w:author="Comisión de revisión 4.5" w:date="2026-10-13T00:00:00Z">
              <w:r>
                <w:rPr>
                  <w:color w:val="000000" w:themeColor="text1"/>
                  <w:sz w:val="21"/>
                  <w:szCs w:val="21"/>
                </w:rPr>
                <w:delText xml:space="preserve">Normas Internacionales de Auditoria NIA</w:delText>
              </w:r>
            </w:del>
            <w:ins w:id="9002" w:author="Comisión de revisión 4.5" w:date="2026-10-13T00:00:00Z">
              <w:r>
                <w:rPr>
                  <w:color w:val="000000" w:themeColor="text1"/>
                  <w:sz w:val="21"/>
                  <w:szCs w:val="21"/>
                </w:rPr>
                <w:t xml:space="preserve">Normas Internacionales de Auditoría NIA</w:t>
              </w:r>
            </w:ins>
            <w:r>
              <w:rPr>
                <w:color w:val="000000" w:themeColor="text1"/>
                <w:sz w:val="21"/>
                <w:szCs w:val="21"/>
              </w:rPr>
              <w:t xml:space="preserve">) </w:t>
            </w:r>
            <w:r w:rsidRPr="00F3762A">
              <w:rPr>
                <w:color w:val="000000" w:themeColor="text1"/>
                <w:sz w:val="21"/>
                <w:szCs w:val="21"/>
              </w:rPr>
              <w:t>con el proceso de auditoría basado en riesgos y simulando su adaptación a entidades menos complejas, con objetividad e independencia.</w:t>
            </w:r>
          </w:p>
        </w:tc>
      </w:tr>
      <w:tr w:rsidR="00F3762A" w:rsidRPr="00F3762A">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producto</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337820">
            <w:pPr>
              <w:spacing w:before="20" w:after="20"/>
              <w:rPr>
                <w:color w:val="000000" w:themeColor="text1"/>
                <w:sz w:val="21"/>
                <w:szCs w:val="21"/>
              </w:rPr>
            </w:pPr>
            <w:r w:rsidRPr="00F3762A">
              <w:rPr>
                <w:color w:val="000000" w:themeColor="text1"/>
                <w:sz w:val="21"/>
                <w:szCs w:val="21"/>
              </w:rPr>
              <w:t xml:space="preserve">1. </w:t>
            </w:r>
            <w:r w:rsidRPr="00F3762A">
              <w:rPr>
                <w:color w:val="000000" w:themeColor="text1"/>
                <w:sz w:val="21"/>
                <w:szCs w:val="21"/>
              </w:rPr>
              <w:t>Determina el marco de información financiera aplicable y los requerimientos normativos y éticos vigentes del encargo del caso práctico, verificando las revisiones recientes de las normas de auditoría y de gestión de la calidad y sus fechas de vigencia, y sustentando su determinación con objetividad.</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337820">
            <w:pPr>
              <w:spacing w:before="20" w:after="20"/>
              <w:rPr>
                <w:color w:val="000000" w:themeColor="text1"/>
                <w:sz w:val="21"/>
                <w:szCs w:val="21"/>
              </w:rPr>
            </w:pPr>
            <w:r w:rsidRPr="00F3762A">
              <w:rPr>
                <w:color w:val="000000" w:themeColor="text1"/>
                <w:sz w:val="21"/>
                <w:szCs w:val="21"/>
              </w:rPr>
              <w:t>1.1 Determina en equipo el marco de información financiera aplicable a la entidad del caso práctico, los requerimientos éticos del encargo y la norma de auditoría que rige cada fase, sustentando su determinación ante el curso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b/>
                <w:bCs/>
                <w:color w:val="000000" w:themeColor="text1"/>
                <w:sz w:val="21"/>
                <w:szCs w:val="21"/>
              </w:rPr>
              <w:t xml:space="preserve">Producto 1: </w:t>
            </w:r>
            <w:r w:rsidRPr="00F3762A">
              <w:rPr>
                <w:color w:val="000000" w:themeColor="text1"/>
                <w:sz w:val="21"/>
                <w:szCs w:val="21"/>
              </w:rPr>
              <w:t>Ficha normativa del encargo con el marco de información financiera aplicable y la NIA que rige cada fase de la auditoría.</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337820">
            <w:pPr>
              <w:spacing w:before="20" w:after="20"/>
              <w:rPr>
                <w:color w:val="000000" w:themeColor="text1"/>
                <w:sz w:val="21"/>
                <w:szCs w:val="21"/>
              </w:rPr>
            </w:pPr>
            <w:r w:rsidRPr="00F3762A">
              <w:rPr>
                <w:color w:val="000000" w:themeColor="text1"/>
                <w:sz w:val="21"/>
                <w:szCs w:val="21"/>
              </w:rPr>
              <w:t>1.2 Analiza en aula las revisiones recientes de las normas de auditoría y de gestión de la calidad, precisando sus fechas de vigencia y su efecto en el encargo del caso práctico, y citando las fuentes oficiales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337820">
            <w:pPr>
              <w:spacing w:before="20" w:after="20"/>
              <w:rPr>
                <w:color w:val="000000" w:themeColor="text1"/>
                <w:sz w:val="21"/>
                <w:szCs w:val="21"/>
              </w:rPr>
            </w:pPr>
            <w:r w:rsidRPr="00F3762A">
              <w:rPr>
                <w:b/>
                <w:bCs/>
                <w:color w:val="000000" w:themeColor="text1"/>
                <w:sz w:val="21"/>
                <w:szCs w:val="21"/>
              </w:rPr>
              <w:t>Producto 2:</w:t>
            </w:r>
            <w:r w:rsidRPr="00F3762A">
              <w:rPr>
                <w:color w:val="000000" w:themeColor="text1"/>
                <w:sz w:val="21"/>
                <w:szCs w:val="21"/>
              </w:rPr>
              <w:t xml:space="preserve"> Cuadro de las revisiones recientes de las normas de auditoría y de gestión de la calidad, con sus fechas de vigencia, su efecto en el encargo del caso práctico y las fuentes oficiales.</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337820">
            <w:pPr>
              <w:spacing w:before="20" w:after="20"/>
              <w:rPr>
                <w:color w:val="000000" w:themeColor="text1"/>
                <w:sz w:val="21"/>
                <w:szCs w:val="21"/>
              </w:rPr>
            </w:pPr>
            <w:r w:rsidRPr="00F3762A">
              <w:rPr>
                <w:color w:val="000000" w:themeColor="text1"/>
                <w:sz w:val="21"/>
                <w:szCs w:val="21"/>
              </w:rPr>
              <w:t xml:space="preserve">2. </w:t>
            </w:r>
            <w:r w:rsidRPr="00F3762A">
              <w:rPr>
                <w:color w:val="000000" w:themeColor="text1"/>
                <w:sz w:val="21"/>
                <w:szCs w:val="21"/>
              </w:rPr>
              <w:t>Aplica el proceso de auditoría basado en riesgos al caso práctico, relacionando los componentes del riesgo de auditoría con las aseveraciones</w:t>
            </w:r>
            <w:r w:rsidRPr="00F3762A">
              <w:rPr>
                <w:color w:val="000000" w:themeColor="text1"/>
                <w:sz w:val="21"/>
                <w:szCs w:val="21"/>
              </w:rPr>
              <w:t xml:space="preserve"> (afirmaciones)</w:t>
            </w:r>
            <w:r w:rsidRPr="00F3762A">
              <w:rPr>
                <w:color w:val="000000" w:themeColor="text1"/>
                <w:sz w:val="21"/>
                <w:szCs w:val="21"/>
              </w:rPr>
              <w:t>, simulando la adaptación del proceso a entidades menos complejas y actuando con escepticismo profesional.</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C033BB">
            <w:pPr>
              <w:spacing w:before="20" w:after="20"/>
              <w:rPr>
                <w:color w:val="000000" w:themeColor="text1"/>
                <w:sz w:val="21"/>
                <w:szCs w:val="21"/>
              </w:rPr>
            </w:pPr>
            <w:r w:rsidRPr="00F3762A">
              <w:rPr>
                <w:color w:val="000000" w:themeColor="text1"/>
                <w:sz w:val="21"/>
                <w:szCs w:val="21"/>
              </w:rPr>
              <w:t>2.1 Determina en aula el riesgo de detección aceptable de los rubros del caso práctico, relacionando los componentes del riesgo de auditoría con las aseveraciones y sustentando su valoración con escepticismo profesional.</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C033BB">
            <w:pPr>
              <w:spacing w:before="20" w:after="20"/>
              <w:rPr>
                <w:color w:val="000000" w:themeColor="text1"/>
                <w:sz w:val="21"/>
                <w:szCs w:val="21"/>
              </w:rPr>
            </w:pPr>
            <w:r w:rsidRPr="00F3762A">
              <w:rPr>
                <w:b/>
                <w:bCs/>
                <w:color w:val="000000" w:themeColor="text1"/>
                <w:sz w:val="21"/>
                <w:szCs w:val="21"/>
              </w:rPr>
              <w:t>Producto 3</w:t>
            </w:r>
            <w:r w:rsidRPr="00F3762A">
              <w:rPr>
                <w:color w:val="000000" w:themeColor="text1"/>
                <w:sz w:val="21"/>
                <w:szCs w:val="21"/>
              </w:rPr>
              <w:t>: Matriz del riesgo de detección aceptable por rubro y aseveración del caso práctico, con la valoración de los componentes del riesgo de auditoría.</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C033BB">
            <w:pPr>
              <w:spacing w:before="20" w:after="20"/>
              <w:rPr>
                <w:color w:val="000000" w:themeColor="text1"/>
                <w:sz w:val="21"/>
                <w:szCs w:val="21"/>
              </w:rPr>
            </w:pPr>
            <w:r w:rsidRPr="00F3762A">
              <w:rPr>
                <w:color w:val="000000" w:themeColor="text1"/>
                <w:sz w:val="21"/>
                <w:szCs w:val="21"/>
              </w:rPr>
              <w:t>2.2 Adapta en equipo el proceso de auditoría del caso práctico a una entidad menos compleja simulada, comparando las diferencias con el caso y sustentándolas ante el curso.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C033BB">
            <w:pPr>
              <w:spacing w:before="20" w:after="20"/>
              <w:rPr>
                <w:color w:val="000000" w:themeColor="text1"/>
                <w:sz w:val="21"/>
                <w:szCs w:val="21"/>
              </w:rPr>
            </w:pPr>
            <w:r w:rsidRPr="00F3762A">
              <w:rPr>
                <w:b/>
                <w:bCs/>
                <w:color w:val="000000" w:themeColor="text1"/>
                <w:sz w:val="21"/>
                <w:szCs w:val="21"/>
              </w:rPr>
              <w:t>Producto 4:</w:t>
            </w:r>
            <w:r w:rsidRPr="00F3762A">
              <w:rPr>
                <w:color w:val="000000" w:themeColor="text1"/>
                <w:sz w:val="21"/>
                <w:szCs w:val="21"/>
              </w:rPr>
              <w:t xml:space="preserve"> Informe comparativo de la adaptación del proceso de auditoría del caso práctico a una entidad menos compleja simulada.</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lastRenderedPageBreak/>
              <w:t>Evidencias de conocimiento</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Contenidos</w:t>
            </w:r>
          </w:p>
          <w:p w:rsidR="00FA3F90" w:rsidRPr="00F3762A" w:rsidRDefault="00000000">
            <w:pPr>
              <w:spacing w:before="20" w:after="20"/>
              <w:jc w:val="center"/>
              <w:rPr>
                <w:color w:val="000000" w:themeColor="text1"/>
                <w:sz w:val="21"/>
                <w:szCs w:val="21"/>
              </w:rPr>
            </w:pPr>
            <w:r w:rsidRPr="00F3762A">
              <w:rPr>
                <w:i/>
                <w:iCs/>
                <w:color w:val="000000" w:themeColor="text1"/>
                <w:sz w:val="21"/>
                <w:szCs w:val="21"/>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Conocimientos circunstanciales</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D62B64" w:rsidRPr="00F3762A" w:rsidRDefault="00D62B64" w:rsidP="00D62B64">
            <w:pPr>
              <w:pStyle w:val="NormalWeb"/>
              <w:rPr>
                <w:color w:val="000000" w:themeColor="text1"/>
                <w:sz w:val="21"/>
                <w:szCs w:val="21"/>
              </w:rPr>
            </w:pPr>
            <w:r w:rsidRPr="00F3762A">
              <w:rPr>
                <w:color w:val="000000" w:themeColor="text1"/>
                <w:sz w:val="21"/>
                <w:szCs w:val="21"/>
              </w:rPr>
              <w:t>Tema 1: Estructura de los pronunciamientos profesionales de aseguramiento en el ámbito internacional y en Bolivia</w:t>
            </w:r>
          </w:p>
          <w:p w:rsidR="00D62B64" w:rsidRPr="00F3762A" w:rsidRDefault="00D62B64" w:rsidP="00D62B64">
            <w:pPr>
              <w:pStyle w:val="NormalWeb"/>
              <w:rPr>
                <w:color w:val="000000" w:themeColor="text1"/>
                <w:sz w:val="21"/>
                <w:szCs w:val="21"/>
              </w:rPr>
            </w:pPr>
            <w:r w:rsidRPr="00F3762A">
              <w:rPr>
                <w:color w:val="000000" w:themeColor="text1"/>
                <w:sz w:val="21"/>
                <w:szCs w:val="21"/>
              </w:rPr>
              <w:t xml:space="preserve">Tema 2: </w:t>
            </w:r>
            <w:del w:id="9011" w:author="Comisión de revisión 4.5" w:date="2026-10-13T00:00:00Z">
              <w:r>
                <w:rPr>
                  <w:color w:val="000000" w:themeColor="text1"/>
                  <w:sz w:val="21"/>
                  <w:szCs w:val="21"/>
                </w:rPr>
                <w:delText xml:space="preserve">Repaso del </w:delText>
              </w:r>
              <w:r>
                <w:rPr>
                  <w:color w:val="000000" w:themeColor="text1"/>
                  <w:sz w:val="21"/>
                  <w:szCs w:val="21"/>
                </w:rPr>
                <w:delText xml:space="preserve">Proceso de auditoría</w:delText>
              </w:r>
            </w:del>
            <w:ins w:id="9012" w:author="Comisión de revisión 4.5" w:date="2026-10-13T00:00:00Z">
              <w:r>
                <w:rPr>
                  <w:color w:val="000000" w:themeColor="text1"/>
                  <w:sz w:val="21"/>
                  <w:szCs w:val="21"/>
                </w:rPr>
                <w:t xml:space="preserve">Repaso del proceso de auditoría</w:t>
              </w:r>
            </w:ins>
            <w:r>
              <w:rPr>
                <w:color w:val="000000" w:themeColor="text1"/>
                <w:sz w:val="21"/>
                <w:szCs w:val="21"/>
              </w:rPr>
              <w:t xml:space="preserve"> basado en riesgos y su adaptación a entidades menos complejas</w:t>
            </w:r>
          </w:p>
          <w:p w:rsidR="00FA3F90" w:rsidRPr="00F3762A" w:rsidRDefault="00FA3F90">
            <w:pPr>
              <w:spacing w:before="20" w:after="20"/>
              <w:rPr>
                <w:color w:val="000000" w:themeColor="text1"/>
                <w:sz w:val="21"/>
                <w:szCs w:val="21"/>
              </w:rPr>
            </w:pP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D62B64" w:rsidRPr="00F3762A" w:rsidRDefault="00D62B64" w:rsidP="00D62B64">
            <w:pPr>
              <w:pStyle w:val="NormalWeb"/>
              <w:rPr>
                <w:color w:val="000000" w:themeColor="text1"/>
                <w:sz w:val="21"/>
                <w:szCs w:val="21"/>
              </w:rPr>
            </w:pPr>
            <w:r w:rsidRPr="00F3762A">
              <w:rPr>
                <w:rStyle w:val="Textoennegrita"/>
                <w:color w:val="000000" w:themeColor="text1"/>
                <w:sz w:val="21"/>
                <w:szCs w:val="21"/>
              </w:rPr>
              <w:t>Tema 1</w:t>
            </w:r>
          </w:p>
          <w:p w:rsidR="00D62B64" w:rsidRPr="00F3762A" w:rsidRDefault="00D62B64" w:rsidP="00D62B64">
            <w:pPr>
              <w:numPr>
                <w:ilvl w:val="0"/>
                <w:numId w:val="7"/>
              </w:numPr>
              <w:spacing w:before="100" w:beforeAutospacing="1" w:after="100" w:afterAutospacing="1"/>
              <w:rPr>
                <w:color w:val="000000" w:themeColor="text1"/>
                <w:sz w:val="21"/>
                <w:szCs w:val="21"/>
              </w:rPr>
            </w:pPr>
            <w:r w:rsidRPr="00F3762A">
              <w:rPr>
                <w:color w:val="000000" w:themeColor="text1"/>
                <w:sz w:val="21"/>
                <w:szCs w:val="21"/>
              </w:rPr>
              <w:t>Estructura de los pronunciamientos internacionales de auditoría, aseguramiento, incluido el de sostenibilidad, y servicios relacionados. (C)</w:t>
            </w:r>
          </w:p>
          <w:p w:rsidR="00D62B64" w:rsidRPr="00F3762A" w:rsidRDefault="00D62B64" w:rsidP="00D62B64">
            <w:pPr>
              <w:numPr>
                <w:ilvl w:val="0"/>
                <w:numId w:val="7"/>
              </w:numPr>
              <w:spacing w:before="100" w:beforeAutospacing="1" w:after="100" w:afterAutospacing="1"/>
              <w:rPr>
                <w:color w:val="000000" w:themeColor="text1"/>
                <w:sz w:val="21"/>
                <w:szCs w:val="21"/>
              </w:rPr>
            </w:pPr>
            <w:r w:rsidRPr="00F3762A">
              <w:rPr>
                <w:color w:val="000000" w:themeColor="text1"/>
                <w:sz w:val="21"/>
                <w:szCs w:val="21"/>
              </w:rPr>
              <w:t>Estructura de las Normas de Auditoría Generalmente Aceptadas en Bolivia, su relación con las Normas Internacionales de Auditoría y determinación de la norma que rige cada fase del encargo. (C, P)</w:t>
            </w:r>
          </w:p>
          <w:p w:rsidR="00D62B64" w:rsidRPr="00F3762A" w:rsidRDefault="00D62B64" w:rsidP="00D62B64">
            <w:pPr>
              <w:numPr>
                <w:ilvl w:val="0"/>
                <w:numId w:val="7"/>
              </w:numPr>
              <w:spacing w:before="100" w:beforeAutospacing="1" w:after="100" w:afterAutospacing="1"/>
              <w:rPr>
                <w:color w:val="000000" w:themeColor="text1"/>
                <w:sz w:val="21"/>
                <w:szCs w:val="21"/>
              </w:rPr>
            </w:pPr>
            <w:r w:rsidRPr="00F3762A">
              <w:rPr>
                <w:color w:val="000000" w:themeColor="text1"/>
                <w:sz w:val="21"/>
                <w:szCs w:val="21"/>
              </w:rPr>
              <w:t>Marco de información financiera aplicable a la entidad del caso práctico: Normas de Contabilidad Generalmente Aceptadas en Bolivia, Normas de Contabilidad NIIF o Norma NIIF para las PYMES. (C, P)</w:t>
            </w:r>
          </w:p>
          <w:p w:rsidR="00D62B64" w:rsidRPr="00F3762A" w:rsidRDefault="00D62B64" w:rsidP="00D62B64">
            <w:pPr>
              <w:numPr>
                <w:ilvl w:val="0"/>
                <w:numId w:val="7"/>
              </w:numPr>
              <w:spacing w:before="100" w:beforeAutospacing="1" w:after="100" w:afterAutospacing="1"/>
              <w:rPr>
                <w:color w:val="000000" w:themeColor="text1"/>
                <w:sz w:val="21"/>
                <w:szCs w:val="21"/>
              </w:rPr>
            </w:pPr>
            <w:r w:rsidRPr="00F3762A">
              <w:rPr>
                <w:color w:val="000000" w:themeColor="text1"/>
                <w:sz w:val="21"/>
                <w:szCs w:val="21"/>
              </w:rPr>
              <w:t>Código Internacional de Ética para Profesionales de la Contabilidad, con sus principios fundamentales y requerimientos de independencia, y Normas Internacionales de Gestión de la Calidad; actuación del auditor con integridad y objetividad en el encargo. (C, A)</w:t>
            </w:r>
          </w:p>
          <w:p w:rsidR="00D62B64" w:rsidRPr="00F3762A" w:rsidRDefault="00D62B64" w:rsidP="00D62B64">
            <w:pPr>
              <w:numPr>
                <w:ilvl w:val="0"/>
                <w:numId w:val="7"/>
              </w:numPr>
              <w:spacing w:before="100" w:beforeAutospacing="1" w:after="100" w:afterAutospacing="1"/>
              <w:rPr>
                <w:color w:val="000000" w:themeColor="text1"/>
                <w:sz w:val="21"/>
                <w:szCs w:val="21"/>
              </w:rPr>
            </w:pPr>
            <w:r w:rsidRPr="00F3762A">
              <w:rPr>
                <w:color w:val="000000" w:themeColor="text1"/>
                <w:sz w:val="21"/>
                <w:szCs w:val="21"/>
              </w:rPr>
              <w:t>Revisiones recientes de las normas de auditoría y de gestión de la calidad, con sus fechas de vigencia y su efecto en el encargo. (C, P)</w:t>
            </w:r>
          </w:p>
          <w:p w:rsidR="00D62B64" w:rsidRPr="00F3762A" w:rsidRDefault="00D62B64" w:rsidP="00D62B64">
            <w:pPr>
              <w:pStyle w:val="NormalWeb"/>
              <w:rPr>
                <w:color w:val="000000" w:themeColor="text1"/>
                <w:sz w:val="21"/>
                <w:szCs w:val="21"/>
              </w:rPr>
            </w:pPr>
            <w:r w:rsidRPr="00F3762A">
              <w:rPr>
                <w:rStyle w:val="Textoennegrita"/>
                <w:color w:val="000000" w:themeColor="text1"/>
                <w:sz w:val="21"/>
                <w:szCs w:val="21"/>
              </w:rPr>
              <w:t>Tema 2</w:t>
            </w:r>
          </w:p>
          <w:p w:rsidR="00D62B64" w:rsidRPr="00F3762A" w:rsidRDefault="00D62B64" w:rsidP="00D62B64">
            <w:pPr>
              <w:numPr>
                <w:ilvl w:val="0"/>
                <w:numId w:val="8"/>
              </w:numPr>
              <w:spacing w:before="100" w:beforeAutospacing="1" w:after="100" w:afterAutospacing="1"/>
              <w:rPr>
                <w:color w:val="000000" w:themeColor="text1"/>
                <w:sz w:val="21"/>
                <w:szCs w:val="21"/>
              </w:rPr>
            </w:pPr>
            <w:r w:rsidRPr="00F3762A">
              <w:rPr>
                <w:color w:val="000000" w:themeColor="text1"/>
                <w:sz w:val="21"/>
                <w:szCs w:val="21"/>
              </w:rPr>
              <w:t>Descripción general del proceso de auditoría basado en riesgos y de la seguridad razonable conforme a la Norma Internacional de Auditoría 200. (C)</w:t>
            </w:r>
          </w:p>
          <w:p w:rsidR="00D62B64" w:rsidRPr="00F3762A" w:rsidRDefault="00D62B64" w:rsidP="00D62B64">
            <w:pPr>
              <w:numPr>
                <w:ilvl w:val="0"/>
                <w:numId w:val="8"/>
              </w:numPr>
              <w:spacing w:before="100" w:beforeAutospacing="1" w:after="100" w:afterAutospacing="1"/>
              <w:rPr>
                <w:color w:val="000000" w:themeColor="text1"/>
                <w:sz w:val="21"/>
                <w:szCs w:val="21"/>
              </w:rPr>
            </w:pPr>
            <w:r w:rsidRPr="00F3762A">
              <w:rPr>
                <w:color w:val="000000" w:themeColor="text1"/>
                <w:sz w:val="21"/>
                <w:szCs w:val="21"/>
              </w:rPr>
              <w:t>Fases del proceso de auditoría: evaluación de riesgos, respuesta al riesgo e informe del auditor. (C, P)</w:t>
            </w:r>
          </w:p>
          <w:p w:rsidR="00D62B64" w:rsidRPr="00F3762A" w:rsidRDefault="00D62B64" w:rsidP="00D62B64">
            <w:pPr>
              <w:numPr>
                <w:ilvl w:val="0"/>
                <w:numId w:val="8"/>
              </w:numPr>
              <w:spacing w:before="100" w:beforeAutospacing="1" w:after="100" w:afterAutospacing="1"/>
              <w:rPr>
                <w:color w:val="000000" w:themeColor="text1"/>
                <w:sz w:val="21"/>
                <w:szCs w:val="21"/>
              </w:rPr>
            </w:pPr>
            <w:r w:rsidRPr="00F3762A">
              <w:rPr>
                <w:color w:val="000000" w:themeColor="text1"/>
                <w:sz w:val="21"/>
                <w:szCs w:val="21"/>
              </w:rPr>
              <w:t>Riesgo de auditoría: componentes e interrelación entre ellos, y su valoración con escepticismo profesional en los rubros del caso práctico. (C, P, A)</w:t>
            </w:r>
          </w:p>
          <w:p w:rsidR="00D62B64" w:rsidRPr="00F3762A" w:rsidRDefault="00D62B64" w:rsidP="00D62B64">
            <w:pPr>
              <w:numPr>
                <w:ilvl w:val="0"/>
                <w:numId w:val="8"/>
              </w:numPr>
              <w:spacing w:before="100" w:beforeAutospacing="1" w:after="100" w:afterAutospacing="1"/>
              <w:rPr>
                <w:color w:val="000000" w:themeColor="text1"/>
                <w:sz w:val="21"/>
                <w:szCs w:val="21"/>
              </w:rPr>
            </w:pPr>
            <w:r w:rsidRPr="00F3762A">
              <w:rPr>
                <w:color w:val="000000" w:themeColor="text1"/>
                <w:sz w:val="21"/>
                <w:szCs w:val="21"/>
              </w:rPr>
              <w:t>Aseveraciones y su relación con los componentes del riesgo en el enfoque basado en riesgos. (C, P)</w:t>
            </w:r>
          </w:p>
          <w:p w:rsidR="00D62B64" w:rsidRPr="00F3762A" w:rsidRDefault="00D62B64" w:rsidP="00D62B64">
            <w:pPr>
              <w:numPr>
                <w:ilvl w:val="0"/>
                <w:numId w:val="8"/>
              </w:numPr>
              <w:spacing w:before="100" w:beforeAutospacing="1" w:after="100" w:afterAutospacing="1"/>
              <w:rPr>
                <w:color w:val="000000" w:themeColor="text1"/>
                <w:sz w:val="21"/>
                <w:szCs w:val="21"/>
              </w:rPr>
            </w:pPr>
            <w:r w:rsidRPr="00F3762A">
              <w:rPr>
                <w:color w:val="000000" w:themeColor="text1"/>
                <w:sz w:val="21"/>
                <w:szCs w:val="21"/>
              </w:rPr>
              <w:t>Documentación y beneficios de la auditoría basada en riesgos. (C, P)</w:t>
            </w:r>
          </w:p>
          <w:p w:rsidR="00D62B64" w:rsidRPr="00F3762A" w:rsidRDefault="00D62B64" w:rsidP="00D62B64">
            <w:pPr>
              <w:numPr>
                <w:ilvl w:val="0"/>
                <w:numId w:val="8"/>
              </w:numPr>
              <w:spacing w:before="100" w:beforeAutospacing="1" w:after="100" w:afterAutospacing="1"/>
              <w:rPr>
                <w:color w:val="000000" w:themeColor="text1"/>
                <w:sz w:val="21"/>
                <w:szCs w:val="21"/>
              </w:rPr>
            </w:pPr>
            <w:r w:rsidRPr="00F3762A">
              <w:rPr>
                <w:color w:val="000000" w:themeColor="text1"/>
                <w:sz w:val="21"/>
                <w:szCs w:val="21"/>
              </w:rPr>
              <w:t xml:space="preserve">Adaptación del proceso de auditoría a entidades menos complejas: alcance y </w:t>
            </w:r>
            <w:r w:rsidRPr="00F3762A">
              <w:rPr>
                <w:color w:val="000000" w:themeColor="text1"/>
                <w:sz w:val="21"/>
                <w:szCs w:val="21"/>
              </w:rPr>
              <w:lastRenderedPageBreak/>
              <w:t>limitaciones de uso de la Norma Internacional de Auditoría para estados financieros de entidades menos complejas, y simulación en el caso práctico. (C, P)</w:t>
            </w:r>
          </w:p>
          <w:p w:rsidR="00FA3F90" w:rsidRPr="00F3762A" w:rsidRDefault="00FA3F90" w:rsidP="00933C38">
            <w:pPr>
              <w:pStyle w:val="Prrafodelista"/>
              <w:spacing w:before="10" w:after="10"/>
              <w:ind w:left="400"/>
              <w:rPr>
                <w:color w:val="000000" w:themeColor="text1"/>
                <w:sz w:val="21"/>
                <w:szCs w:val="21"/>
              </w:rPr>
            </w:pP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33C38" w:rsidRPr="00F3762A" w:rsidRDefault="00933C38" w:rsidP="00933C38">
            <w:pPr>
              <w:pStyle w:val="NormalWeb"/>
              <w:rPr>
                <w:color w:val="000000" w:themeColor="text1"/>
                <w:sz w:val="21"/>
                <w:szCs w:val="21"/>
              </w:rPr>
            </w:pPr>
            <w:r w:rsidRPr="00F3762A">
              <w:rPr>
                <w:color w:val="000000" w:themeColor="text1"/>
                <w:sz w:val="21"/>
                <w:szCs w:val="21"/>
              </w:rPr>
              <w:lastRenderedPageBreak/>
              <w:t>Nociones de la organización interna de una firma de auditoría y de los niveles jerárquicos del equipo del encargo.</w:t>
            </w:r>
          </w:p>
          <w:p w:rsidR="00FA3F90" w:rsidRPr="00F3762A" w:rsidRDefault="00FA3F90" w:rsidP="00933C38">
            <w:pPr>
              <w:pStyle w:val="Prrafodelista"/>
              <w:spacing w:before="10" w:after="10"/>
              <w:ind w:left="260"/>
              <w:rPr>
                <w:color w:val="000000" w:themeColor="text1"/>
                <w:sz w:val="21"/>
                <w:szCs w:val="21"/>
              </w:rPr>
            </w:pPr>
          </w:p>
        </w:tc>
      </w:tr>
      <w:tr w:rsidR="00F3762A" w:rsidRPr="00F3762A">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150C8">
            <w:pPr>
              <w:spacing w:before="20" w:after="20"/>
              <w:jc w:val="both"/>
              <w:rPr>
                <w:color w:val="000000" w:themeColor="text1"/>
                <w:sz w:val="21"/>
                <w:szCs w:val="21"/>
              </w:rPr>
            </w:pPr>
            <w:r w:rsidRPr="00F3762A">
              <w:rPr>
                <w:rStyle w:val="Textoennegrita"/>
                <w:i/>
                <w:iCs/>
                <w:color w:val="000000" w:themeColor="text1"/>
                <w:sz w:val="21"/>
                <w:szCs w:val="21"/>
              </w:rPr>
              <w:t>Elemento de competencia 2:</w:t>
            </w:r>
            <w:r w:rsidRPr="00F3762A">
              <w:rPr>
                <w:color w:val="000000" w:themeColor="text1"/>
                <w:sz w:val="21"/>
                <w:szCs w:val="21"/>
              </w:rPr>
              <w:t xml:space="preserve"> Planifica el encargo de auditoría del caso práctico conforme a las Normas de Auditoría Generalmente Aceptadas en Bolivia</w:t>
            </w:r>
            <w:r w:rsidRPr="00F3762A">
              <w:rPr>
                <w:color w:val="000000" w:themeColor="text1"/>
                <w:sz w:val="21"/>
                <w:szCs w:val="21"/>
              </w:rPr>
              <w:t xml:space="preserve"> (que son las mismas NIA)</w:t>
            </w:r>
            <w:r w:rsidRPr="00F3762A">
              <w:rPr>
                <w:color w:val="000000" w:themeColor="text1"/>
                <w:sz w:val="21"/>
                <w:szCs w:val="21"/>
              </w:rPr>
              <w:t>, evaluando la aceptación del cliente, valorando los riesgos de incorrección material y el control interno de la entidad, y determinando la materialidad y el enfoque de auditoría planificado, con apoyo de herramientas tecnológicas, independencia y escepticismo profesional.</w:t>
            </w:r>
          </w:p>
        </w:tc>
      </w:tr>
      <w:tr w:rsidR="00F3762A" w:rsidRPr="00F3762A">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producto</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150C8" w:rsidRPr="00F3762A" w:rsidRDefault="00B150C8" w:rsidP="00567B45">
            <w:pPr>
              <w:pStyle w:val="Prrafodelista"/>
              <w:numPr>
                <w:ilvl w:val="0"/>
                <w:numId w:val="13"/>
              </w:numPr>
              <w:ind w:left="0" w:firstLine="0"/>
              <w:outlineLvl w:val="0"/>
              <w:rPr>
                <w:color w:val="000000" w:themeColor="text1"/>
                <w:sz w:val="21"/>
                <w:szCs w:val="21"/>
              </w:rPr>
            </w:pPr>
            <w:r w:rsidRPr="00F3762A">
              <w:rPr>
                <w:color w:val="000000" w:themeColor="text1"/>
                <w:sz w:val="21"/>
                <w:szCs w:val="21"/>
              </w:rPr>
              <w:t>Documenta la aceptación del cliente y del encargo, incluida la evaluación de la independencia, el entendimiento de la entidad del caso práctico y de su entorno, y la valoración de los riesgos inherentes, significativos y de fraude, conforme a las normas de auditoría y con escepticismo profesional.</w:t>
            </w:r>
          </w:p>
          <w:p w:rsidR="00FA3F90" w:rsidRPr="00F3762A" w:rsidRDefault="00FA3F90" w:rsidP="00B150C8">
            <w:pPr>
              <w:spacing w:before="20" w:after="20"/>
              <w:ind w:left="328"/>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150C8">
            <w:pPr>
              <w:spacing w:before="20" w:after="20"/>
              <w:rPr>
                <w:color w:val="000000" w:themeColor="text1"/>
                <w:sz w:val="21"/>
                <w:szCs w:val="21"/>
              </w:rPr>
            </w:pPr>
            <w:r w:rsidRPr="00F3762A">
              <w:rPr>
                <w:color w:val="000000" w:themeColor="text1"/>
                <w:sz w:val="21"/>
                <w:szCs w:val="21"/>
              </w:rPr>
              <w:t>1.1 Elabora en equipo los papeles de trabajo de aceptación del cliente, la propuesta de auditoría y la carta de compromiso, evaluando la independencia conforme al Código Internacional de Ética para Profesionales de la Contabilidad y calculando los honorarios.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67B45">
            <w:pPr>
              <w:spacing w:before="20" w:after="20"/>
              <w:rPr>
                <w:color w:val="000000" w:themeColor="text1"/>
                <w:sz w:val="21"/>
                <w:szCs w:val="21"/>
              </w:rPr>
            </w:pPr>
            <w:r w:rsidRPr="00F3762A">
              <w:rPr>
                <w:b/>
                <w:bCs/>
                <w:color w:val="000000" w:themeColor="text1"/>
                <w:sz w:val="21"/>
                <w:szCs w:val="21"/>
              </w:rPr>
              <w:t>Producto 5:</w:t>
            </w:r>
            <w:r w:rsidRPr="00F3762A">
              <w:rPr>
                <w:color w:val="000000" w:themeColor="text1"/>
                <w:sz w:val="21"/>
                <w:szCs w:val="21"/>
              </w:rPr>
              <w:t xml:space="preserve"> Papeles de trabajo de las actividades preliminares con la aceptación del cliente, la evaluación de la independencia, la propuesta de auditoría con sus honorarios y la carta de compromiso.</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67B45" w:rsidP="00567B45">
            <w:pPr>
              <w:pStyle w:val="NormalWeb"/>
              <w:rPr>
                <w:color w:val="000000" w:themeColor="text1"/>
                <w:sz w:val="21"/>
                <w:szCs w:val="21"/>
              </w:rPr>
            </w:pPr>
            <w:r w:rsidRPr="00F3762A">
              <w:rPr>
                <w:color w:val="000000" w:themeColor="text1"/>
                <w:sz w:val="21"/>
                <w:szCs w:val="21"/>
              </w:rPr>
              <w:t>1.2 Elabora en aula la matriz de riesgos de incorrección material del caso práctico, partiendo del entendimiento de la entidad y de su entorno, vinculando cada riesgo con las aseveraciones afectadas y con los factores de riesgo de fraude, e identificando los riesgos significativos con escepticismo profesional.</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67B45">
            <w:pPr>
              <w:spacing w:before="20" w:after="20"/>
              <w:rPr>
                <w:color w:val="000000" w:themeColor="text1"/>
                <w:sz w:val="21"/>
                <w:szCs w:val="21"/>
              </w:rPr>
            </w:pPr>
            <w:r w:rsidRPr="00F3762A">
              <w:rPr>
                <w:b/>
                <w:bCs/>
                <w:color w:val="000000" w:themeColor="text1"/>
                <w:sz w:val="21"/>
                <w:szCs w:val="21"/>
              </w:rPr>
              <w:t>Producto 6:</w:t>
            </w:r>
            <w:r w:rsidRPr="00F3762A">
              <w:rPr>
                <w:color w:val="000000" w:themeColor="text1"/>
                <w:sz w:val="21"/>
                <w:szCs w:val="21"/>
              </w:rPr>
              <w:t xml:space="preserve"> Matriz de riesgos de incorrección material del caso práctico, sustentada en el entendimiento de la entidad y de su entorno, con las aseveraciones afectadas, la identificación de los riesgos significativos y los factores de riesgo de fraude.</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67B45">
            <w:pPr>
              <w:spacing w:before="20" w:after="20"/>
              <w:rPr>
                <w:color w:val="000000" w:themeColor="text1"/>
                <w:sz w:val="21"/>
                <w:szCs w:val="21"/>
              </w:rPr>
            </w:pPr>
            <w:r w:rsidRPr="00F3762A">
              <w:rPr>
                <w:color w:val="000000" w:themeColor="text1"/>
                <w:sz w:val="21"/>
                <w:szCs w:val="21"/>
              </w:rPr>
              <w:t xml:space="preserve">2. </w:t>
            </w:r>
            <w:r w:rsidRPr="00F3762A">
              <w:rPr>
                <w:color w:val="000000" w:themeColor="text1"/>
                <w:sz w:val="21"/>
                <w:szCs w:val="21"/>
              </w:rPr>
              <w:t>Evalúa el diseño y la implementación del control interno de la entidad, incluidos los controles generales de tecnología de la información cuando corresponda, determinando con herramientas tecnológicas la materialidad y el enfoque de auditoría planificado, conforme a las normas de auditoría y con juicio crítico.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1076D">
            <w:pPr>
              <w:spacing w:before="20" w:after="20"/>
              <w:rPr>
                <w:color w:val="000000" w:themeColor="text1"/>
                <w:sz w:val="21"/>
                <w:szCs w:val="21"/>
              </w:rPr>
            </w:pPr>
            <w:r w:rsidRPr="00F3762A">
              <w:rPr>
                <w:color w:val="000000" w:themeColor="text1"/>
                <w:sz w:val="21"/>
                <w:szCs w:val="21"/>
              </w:rPr>
              <w:t>2.1 Evalúa en equipo el diseño y la implementación de los controles de los ciclos de transacciones y, cuando corresponda, de los controles generales de tecnología de la información, elaborando flujogramas y narrativas, ejecutando pruebas de recorrido y relacionando los riesgos con los controles clave.</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5560D">
            <w:pPr>
              <w:spacing w:before="20" w:after="20"/>
              <w:rPr>
                <w:color w:val="000000" w:themeColor="text1"/>
                <w:sz w:val="21"/>
                <w:szCs w:val="21"/>
              </w:rPr>
            </w:pPr>
            <w:r w:rsidRPr="00F3762A">
              <w:rPr>
                <w:b/>
                <w:bCs/>
                <w:color w:val="000000" w:themeColor="text1"/>
                <w:sz w:val="21"/>
                <w:szCs w:val="21"/>
              </w:rPr>
              <w:t>Producto 7:</w:t>
            </w:r>
            <w:r w:rsidRPr="00F3762A">
              <w:rPr>
                <w:color w:val="000000" w:themeColor="text1"/>
                <w:sz w:val="21"/>
                <w:szCs w:val="21"/>
              </w:rPr>
              <w:t xml:space="preserve"> 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1076D">
            <w:pPr>
              <w:spacing w:before="20" w:after="20"/>
              <w:rPr>
                <w:color w:val="000000" w:themeColor="text1"/>
                <w:sz w:val="21"/>
                <w:szCs w:val="21"/>
              </w:rPr>
            </w:pPr>
            <w:r w:rsidRPr="00F3762A">
              <w:rPr>
                <w:color w:val="000000" w:themeColor="text1"/>
                <w:sz w:val="21"/>
                <w:szCs w:val="21"/>
              </w:rPr>
              <w:t>2.2 Elabora en aula el memorando de planificación del caso práctico, calculando con herramientas tecnológicas la materialidad global, la materialidad de desempeño y el límite de acumulación, aplicando procedimientos analíticos de planificación y definiendo con juicio crítico el enfoque de auditoría planificado.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5560D">
            <w:pPr>
              <w:spacing w:before="20" w:after="20"/>
              <w:rPr>
                <w:color w:val="000000" w:themeColor="text1"/>
                <w:sz w:val="21"/>
                <w:szCs w:val="21"/>
              </w:rPr>
            </w:pPr>
            <w:r w:rsidRPr="00F3762A">
              <w:rPr>
                <w:b/>
                <w:bCs/>
                <w:color w:val="000000" w:themeColor="text1"/>
                <w:sz w:val="21"/>
                <w:szCs w:val="21"/>
              </w:rPr>
              <w:t>Producto 8:</w:t>
            </w:r>
            <w:r w:rsidRPr="00F3762A">
              <w:rPr>
                <w:color w:val="000000" w:themeColor="text1"/>
                <w:sz w:val="21"/>
                <w:szCs w:val="21"/>
              </w:rPr>
              <w:t xml:space="preserve"> Memorando de planificación del caso práctico con la cédula de materialidad, los procedimientos analíticos de planificación y el enfoque de auditoría planificado.</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conocimiento</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lastRenderedPageBreak/>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Contenidos</w:t>
            </w:r>
          </w:p>
          <w:p w:rsidR="00FA3F90" w:rsidRPr="00F3762A" w:rsidRDefault="00000000">
            <w:pPr>
              <w:spacing w:before="20" w:after="20"/>
              <w:jc w:val="center"/>
              <w:rPr>
                <w:color w:val="000000" w:themeColor="text1"/>
                <w:sz w:val="21"/>
                <w:szCs w:val="21"/>
              </w:rPr>
            </w:pPr>
            <w:r w:rsidRPr="00F3762A">
              <w:rPr>
                <w:i/>
                <w:iCs/>
                <w:color w:val="000000" w:themeColor="text1"/>
                <w:sz w:val="21"/>
                <w:szCs w:val="21"/>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Conocimientos circunstanciales</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5560D">
            <w:pPr>
              <w:spacing w:before="20" w:after="20"/>
              <w:rPr>
                <w:color w:val="000000" w:themeColor="text1"/>
                <w:sz w:val="21"/>
                <w:szCs w:val="21"/>
              </w:rPr>
            </w:pPr>
            <w:r w:rsidRPr="00F3762A">
              <w:rPr>
                <w:color w:val="000000" w:themeColor="text1"/>
                <w:sz w:val="21"/>
                <w:szCs w:val="21"/>
              </w:rPr>
              <w:t>T</w:t>
            </w:r>
            <w:r w:rsidRPr="00F3762A">
              <w:rPr>
                <w:color w:val="000000" w:themeColor="text1"/>
                <w:sz w:val="21"/>
                <w:szCs w:val="21"/>
              </w:rPr>
              <w:t>ema 3: Evaluación del riesgo – descripción general</w:t>
            </w:r>
            <w:r w:rsidRPr="00F3762A">
              <w:rPr>
                <w:color w:val="000000" w:themeColor="text1"/>
                <w:sz w:val="21"/>
                <w:szCs w:val="21"/>
              </w:rPr>
              <w:br/>
              <w:t>Tema 4: Aceptación y continuidad del cliente y del encargo de auditoría</w:t>
            </w:r>
            <w:r w:rsidRPr="00F3762A">
              <w:rPr>
                <w:color w:val="000000" w:themeColor="text1"/>
                <w:sz w:val="21"/>
                <w:szCs w:val="21"/>
              </w:rPr>
              <w:br/>
              <w:t>Tema 5: Papeles de trabajo de las actividades preliminares</w:t>
            </w:r>
            <w:r w:rsidRPr="00F3762A">
              <w:rPr>
                <w:color w:val="000000" w:themeColor="text1"/>
                <w:sz w:val="21"/>
                <w:szCs w:val="21"/>
              </w:rPr>
              <w:br/>
              <w:t>Tema 6: Estrategia general de la auditoría</w:t>
            </w:r>
            <w:r w:rsidRPr="00F3762A">
              <w:rPr>
                <w:color w:val="000000" w:themeColor="text1"/>
                <w:sz w:val="21"/>
                <w:szCs w:val="21"/>
              </w:rPr>
              <w:br/>
              <w:t>Tema 7: Procedimientos de valoración del riesgo</w:t>
            </w:r>
            <w:r w:rsidRPr="00F3762A">
              <w:rPr>
                <w:color w:val="000000" w:themeColor="text1"/>
                <w:sz w:val="21"/>
                <w:szCs w:val="21"/>
              </w:rPr>
              <w:br/>
              <w:t>Tema 8: Riesgos inherentes – identificación</w:t>
            </w:r>
            <w:r w:rsidRPr="00F3762A">
              <w:rPr>
                <w:color w:val="000000" w:themeColor="text1"/>
                <w:sz w:val="21"/>
                <w:szCs w:val="21"/>
              </w:rPr>
              <w:br/>
              <w:t>Tema 9: Riesgos inherentes – valoración</w:t>
            </w:r>
            <w:r w:rsidRPr="00F3762A">
              <w:rPr>
                <w:color w:val="000000" w:themeColor="text1"/>
                <w:sz w:val="21"/>
                <w:szCs w:val="21"/>
              </w:rPr>
              <w:br/>
              <w:t>Tema 10: Riesgos significativos y riesgos de fraude</w:t>
            </w:r>
            <w:r w:rsidRPr="00F3762A">
              <w:rPr>
                <w:color w:val="000000" w:themeColor="text1"/>
                <w:sz w:val="21"/>
                <w:szCs w:val="21"/>
              </w:rPr>
              <w:br/>
              <w:t>Tema 11: Control interno – propósito y componentes</w:t>
            </w:r>
            <w:r w:rsidRPr="00F3762A">
              <w:rPr>
                <w:color w:val="000000" w:themeColor="text1"/>
                <w:sz w:val="21"/>
                <w:szCs w:val="21"/>
              </w:rPr>
              <w:br/>
              <w:t>Tema 12: Evaluación del diseño y la implementación del control interno</w:t>
            </w:r>
            <w:r w:rsidRPr="00F3762A">
              <w:rPr>
                <w:color w:val="000000" w:themeColor="text1"/>
                <w:sz w:val="21"/>
                <w:szCs w:val="21"/>
              </w:rPr>
              <w:br/>
              <w:t>Tema 13: Aseveraciones de los estados financieros</w:t>
            </w:r>
            <w:r w:rsidRPr="00F3762A">
              <w:rPr>
                <w:color w:val="000000" w:themeColor="text1"/>
                <w:sz w:val="21"/>
                <w:szCs w:val="21"/>
              </w:rPr>
              <w:br/>
              <w:t>Tema 14: Procedimientos analíticos de planificación</w:t>
            </w:r>
            <w:r w:rsidRPr="00F3762A">
              <w:rPr>
                <w:color w:val="000000" w:themeColor="text1"/>
                <w:sz w:val="21"/>
                <w:szCs w:val="21"/>
              </w:rPr>
              <w:br/>
              <w:t>Tema 15: Materialidad y riesgo de auditoría</w:t>
            </w:r>
            <w:r w:rsidRPr="00F3762A">
              <w:rPr>
                <w:color w:val="000000" w:themeColor="text1"/>
                <w:sz w:val="21"/>
                <w:szCs w:val="21"/>
              </w:rPr>
              <w:br/>
              <w:t>Tema 16: Conclusiones de la fase de evaluación del riesgo</w:t>
            </w:r>
            <w:r w:rsidRPr="00F3762A">
              <w:rPr>
                <w:color w:val="000000" w:themeColor="text1"/>
                <w:sz w:val="21"/>
                <w:szCs w:val="21"/>
              </w:rPr>
              <w:br/>
              <w:t>Tema 17: Papeles de trabajo de la planificación</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3</w:t>
            </w:r>
          </w:p>
          <w:p w:rsidR="007B7568" w:rsidRPr="00F3762A" w:rsidRDefault="007B7568" w:rsidP="007B7568">
            <w:pPr>
              <w:numPr>
                <w:ilvl w:val="0"/>
                <w:numId w:val="14"/>
              </w:numPr>
              <w:spacing w:before="100" w:beforeAutospacing="1" w:after="100" w:afterAutospacing="1"/>
              <w:rPr>
                <w:color w:val="000000" w:themeColor="text1"/>
                <w:sz w:val="21"/>
                <w:szCs w:val="21"/>
              </w:rPr>
            </w:pPr>
            <w:r w:rsidRPr="00F3762A">
              <w:rPr>
                <w:color w:val="000000" w:themeColor="text1"/>
                <w:sz w:val="21"/>
                <w:szCs w:val="21"/>
              </w:rPr>
              <w:t>Generalidades y actividades que comprende la fase de evaluación del riesgo. (C,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4</w:t>
            </w:r>
          </w:p>
          <w:p w:rsidR="007B7568" w:rsidRPr="00F3762A" w:rsidRDefault="007B7568" w:rsidP="007B7568">
            <w:pPr>
              <w:numPr>
                <w:ilvl w:val="0"/>
                <w:numId w:val="15"/>
              </w:numPr>
              <w:spacing w:before="100" w:beforeAutospacing="1" w:after="100" w:afterAutospacing="1"/>
              <w:rPr>
                <w:color w:val="000000" w:themeColor="text1"/>
                <w:sz w:val="21"/>
                <w:szCs w:val="21"/>
              </w:rPr>
            </w:pPr>
            <w:r w:rsidRPr="00F3762A">
              <w:rPr>
                <w:color w:val="000000" w:themeColor="text1"/>
                <w:sz w:val="21"/>
                <w:szCs w:val="21"/>
              </w:rPr>
              <w:t>Requerimientos de la Norma Internacional de Gestión de la Calidad 1 sobre la aceptación y continuidad de clientes y encargos; evaluación preliminar del riesgo del cliente. (C, P)</w:t>
            </w:r>
          </w:p>
          <w:p w:rsidR="007B7568" w:rsidRPr="00F3762A" w:rsidRDefault="007B7568" w:rsidP="007B7568">
            <w:pPr>
              <w:numPr>
                <w:ilvl w:val="0"/>
                <w:numId w:val="15"/>
              </w:numPr>
              <w:spacing w:before="100" w:beforeAutospacing="1" w:after="100" w:afterAutospacing="1"/>
              <w:rPr>
                <w:color w:val="000000" w:themeColor="text1"/>
                <w:sz w:val="21"/>
                <w:szCs w:val="21"/>
              </w:rPr>
            </w:pPr>
            <w:r w:rsidRPr="00F3762A">
              <w:rPr>
                <w:color w:val="000000" w:themeColor="text1"/>
                <w:sz w:val="21"/>
                <w:szCs w:val="21"/>
              </w:rPr>
              <w:t>Condiciones previas a la auditoría: cumplimiento de los requerimientos éticos y de independencia de la firma y del equipo a comprometer, con identificación de amenazas y aplicación de salvaguardas con objetividad; valoración de riesgos profesionales. (C, P, A)</w:t>
            </w:r>
          </w:p>
          <w:p w:rsidR="007B7568" w:rsidRPr="00F3762A" w:rsidRDefault="007B7568" w:rsidP="007B7568">
            <w:pPr>
              <w:numPr>
                <w:ilvl w:val="0"/>
                <w:numId w:val="15"/>
              </w:numPr>
              <w:spacing w:before="100" w:beforeAutospacing="1" w:after="100" w:afterAutospacing="1"/>
              <w:rPr>
                <w:color w:val="000000" w:themeColor="text1"/>
                <w:sz w:val="21"/>
                <w:szCs w:val="21"/>
              </w:rPr>
            </w:pPr>
            <w:r w:rsidRPr="00F3762A">
              <w:rPr>
                <w:color w:val="000000" w:themeColor="text1"/>
                <w:sz w:val="21"/>
                <w:szCs w:val="21"/>
              </w:rPr>
              <w:t>Términos del encargo, carta de compromiso y su actualización conforme a la Norma Internacional de Auditoría 210. (C,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5</w:t>
            </w:r>
          </w:p>
          <w:p w:rsidR="007B7568" w:rsidRPr="00F3762A" w:rsidRDefault="007B7568" w:rsidP="007B7568">
            <w:pPr>
              <w:numPr>
                <w:ilvl w:val="0"/>
                <w:numId w:val="16"/>
              </w:numPr>
              <w:spacing w:before="100" w:beforeAutospacing="1" w:after="100" w:afterAutospacing="1"/>
              <w:rPr>
                <w:color w:val="000000" w:themeColor="text1"/>
                <w:sz w:val="21"/>
                <w:szCs w:val="21"/>
              </w:rPr>
            </w:pPr>
            <w:r w:rsidRPr="00F3762A">
              <w:rPr>
                <w:color w:val="000000" w:themeColor="text1"/>
                <w:sz w:val="21"/>
                <w:szCs w:val="21"/>
              </w:rPr>
              <w:t>Papeles de trabajo de la aceptación del cliente y de la evaluación del cumplimiento de los requerimientos éticos y de independencia. (P)</w:t>
            </w:r>
          </w:p>
          <w:p w:rsidR="007B7568" w:rsidRPr="00F3762A" w:rsidRDefault="007B7568" w:rsidP="007B7568">
            <w:pPr>
              <w:numPr>
                <w:ilvl w:val="0"/>
                <w:numId w:val="16"/>
              </w:numPr>
              <w:spacing w:before="100" w:beforeAutospacing="1" w:after="100" w:afterAutospacing="1"/>
              <w:rPr>
                <w:color w:val="000000" w:themeColor="text1"/>
                <w:sz w:val="21"/>
                <w:szCs w:val="21"/>
              </w:rPr>
            </w:pPr>
            <w:r w:rsidRPr="00F3762A">
              <w:rPr>
                <w:color w:val="000000" w:themeColor="text1"/>
                <w:sz w:val="21"/>
                <w:szCs w:val="21"/>
              </w:rPr>
              <w:t>Propuesta de auditoría, definición y cálculo de honorarios y su documentación.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6</w:t>
            </w:r>
          </w:p>
          <w:p w:rsidR="007B7568" w:rsidRPr="00F3762A" w:rsidRDefault="007B7568" w:rsidP="007B7568">
            <w:pPr>
              <w:numPr>
                <w:ilvl w:val="0"/>
                <w:numId w:val="17"/>
              </w:numPr>
              <w:spacing w:before="100" w:beforeAutospacing="1" w:after="100" w:afterAutospacing="1"/>
              <w:rPr>
                <w:color w:val="000000" w:themeColor="text1"/>
                <w:sz w:val="21"/>
                <w:szCs w:val="21"/>
              </w:rPr>
            </w:pPr>
            <w:r w:rsidRPr="00F3762A">
              <w:rPr>
                <w:color w:val="000000" w:themeColor="text1"/>
                <w:sz w:val="21"/>
                <w:szCs w:val="21"/>
              </w:rPr>
              <w:t>Estrategia general de la auditoría y asignación de recursos conforme a la Norma Internacional de Auditoría 300. (C, P)</w:t>
            </w:r>
          </w:p>
          <w:p w:rsidR="007B7568" w:rsidRPr="00F3762A" w:rsidRDefault="007B7568" w:rsidP="007B7568">
            <w:pPr>
              <w:numPr>
                <w:ilvl w:val="0"/>
                <w:numId w:val="17"/>
              </w:numPr>
              <w:spacing w:before="100" w:beforeAutospacing="1" w:after="100" w:afterAutospacing="1"/>
              <w:rPr>
                <w:color w:val="000000" w:themeColor="text1"/>
                <w:sz w:val="21"/>
                <w:szCs w:val="21"/>
              </w:rPr>
            </w:pPr>
            <w:r w:rsidRPr="00F3762A">
              <w:rPr>
                <w:color w:val="000000" w:themeColor="text1"/>
                <w:sz w:val="21"/>
                <w:szCs w:val="21"/>
              </w:rPr>
              <w:t>Los cuatro pasos de la planificación; comunicación del plan de auditoría a la administración y a los responsables del gobierno de la entidad y su documentación.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7</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 xml:space="preserve">Conocimiento de la entidad y de su entorno conforme al Anexo 1 de la Norma </w:t>
            </w:r>
            <w:r w:rsidRPr="00F3762A">
              <w:rPr>
                <w:color w:val="000000" w:themeColor="text1"/>
                <w:sz w:val="21"/>
                <w:szCs w:val="21"/>
              </w:rPr>
              <w:lastRenderedPageBreak/>
              <w:t>Internacional de Auditoría 315 y naturaleza de la evidencia de auditoría. (C, P)</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Procedimientos requeridos de valoración del riesgo y determinación de los riesgos relevantes a una auditoría de estados financieros. (P)</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Indagaciones a la administración y a otros, observación e inspección y otros procedimientos de valoración del riesgo. (P)</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Fuentes de información sobre la entidad y fuentes de riesgo. (P)</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Tipos de riesgos, riesgos de negocios y su diferenciación con los riesgos a nivel de estados financieros y de aseveraciones. (C)</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Identificación de las partes vinculadas y de sus transacciones en la entidad del caso práctico conforme a la Norma Internacional de Auditoría 550. (P)</w:t>
            </w:r>
          </w:p>
          <w:p w:rsidR="007B7568" w:rsidRPr="00F3762A" w:rsidRDefault="007B7568" w:rsidP="007B7568">
            <w:pPr>
              <w:numPr>
                <w:ilvl w:val="0"/>
                <w:numId w:val="18"/>
              </w:numPr>
              <w:spacing w:before="100" w:beforeAutospacing="1" w:after="100" w:afterAutospacing="1"/>
              <w:rPr>
                <w:color w:val="000000" w:themeColor="text1"/>
                <w:sz w:val="21"/>
                <w:szCs w:val="21"/>
              </w:rPr>
            </w:pPr>
            <w:r w:rsidRPr="00F3762A">
              <w:rPr>
                <w:color w:val="000000" w:themeColor="text1"/>
                <w:sz w:val="21"/>
                <w:szCs w:val="21"/>
              </w:rPr>
              <w:t>Identificación de las disposiciones legales y reglamentarias con efecto directo en los estados financieros del caso práctico conforme a la Norma Internacional de Auditoría 250.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8</w:t>
            </w:r>
          </w:p>
          <w:p w:rsidR="007B7568" w:rsidRPr="00F3762A" w:rsidRDefault="007B7568" w:rsidP="007B7568">
            <w:pPr>
              <w:numPr>
                <w:ilvl w:val="0"/>
                <w:numId w:val="19"/>
              </w:numPr>
              <w:spacing w:before="100" w:beforeAutospacing="1" w:after="100" w:afterAutospacing="1"/>
              <w:rPr>
                <w:color w:val="000000" w:themeColor="text1"/>
                <w:sz w:val="21"/>
                <w:szCs w:val="21"/>
              </w:rPr>
            </w:pPr>
            <w:r w:rsidRPr="00F3762A">
              <w:rPr>
                <w:color w:val="000000" w:themeColor="text1"/>
                <w:sz w:val="21"/>
                <w:szCs w:val="21"/>
              </w:rPr>
              <w:t>Factores de riesgo inherente y espectro de riesgo inherente. (C)</w:t>
            </w:r>
          </w:p>
          <w:p w:rsidR="007B7568" w:rsidRPr="00F3762A" w:rsidRDefault="007B7568" w:rsidP="007B7568">
            <w:pPr>
              <w:numPr>
                <w:ilvl w:val="0"/>
                <w:numId w:val="19"/>
              </w:numPr>
              <w:spacing w:before="100" w:beforeAutospacing="1" w:after="100" w:afterAutospacing="1"/>
              <w:rPr>
                <w:color w:val="000000" w:themeColor="text1"/>
                <w:sz w:val="21"/>
                <w:szCs w:val="21"/>
              </w:rPr>
            </w:pPr>
            <w:r w:rsidRPr="00F3762A">
              <w:rPr>
                <w:color w:val="000000" w:themeColor="text1"/>
                <w:sz w:val="21"/>
                <w:szCs w:val="21"/>
              </w:rPr>
              <w:t>Identificación de los factores de riesgo inherente, aplicación práctica de la Norma Internacional de Auditoría 315 y documentación del proceso de identificación de riesgos.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9</w:t>
            </w:r>
          </w:p>
          <w:p w:rsidR="007B7568" w:rsidRPr="00F3762A" w:rsidRDefault="007B7568" w:rsidP="007B7568">
            <w:pPr>
              <w:numPr>
                <w:ilvl w:val="0"/>
                <w:numId w:val="20"/>
              </w:numPr>
              <w:spacing w:before="100" w:beforeAutospacing="1" w:after="100" w:afterAutospacing="1"/>
              <w:rPr>
                <w:color w:val="000000" w:themeColor="text1"/>
                <w:sz w:val="21"/>
                <w:szCs w:val="21"/>
              </w:rPr>
            </w:pPr>
            <w:r w:rsidRPr="00F3762A">
              <w:rPr>
                <w:color w:val="000000" w:themeColor="text1"/>
                <w:sz w:val="21"/>
                <w:szCs w:val="21"/>
              </w:rPr>
              <w:t>Valoración de los riesgos: probabilidad de ocurrencia, impacto monetario y valoraciones de riesgo realizadas por la entidad. (P)</w:t>
            </w:r>
          </w:p>
          <w:p w:rsidR="007B7568" w:rsidRPr="00F3762A" w:rsidRDefault="007B7568" w:rsidP="007B7568">
            <w:pPr>
              <w:numPr>
                <w:ilvl w:val="0"/>
                <w:numId w:val="20"/>
              </w:numPr>
              <w:spacing w:before="100" w:beforeAutospacing="1" w:after="100" w:afterAutospacing="1"/>
              <w:rPr>
                <w:color w:val="000000" w:themeColor="text1"/>
                <w:sz w:val="21"/>
                <w:szCs w:val="21"/>
              </w:rPr>
            </w:pPr>
            <w:r w:rsidRPr="00F3762A">
              <w:rPr>
                <w:color w:val="000000" w:themeColor="text1"/>
                <w:sz w:val="21"/>
                <w:szCs w:val="21"/>
              </w:rPr>
              <w:t>Factores a considerar en la valoración de los riesgos y valoración del riesgo de auditoría a nivel de aseveración. (P)</w:t>
            </w:r>
          </w:p>
          <w:p w:rsidR="007B7568" w:rsidRPr="00F3762A" w:rsidRDefault="007B7568" w:rsidP="007B7568">
            <w:pPr>
              <w:numPr>
                <w:ilvl w:val="0"/>
                <w:numId w:val="20"/>
              </w:numPr>
              <w:spacing w:before="100" w:beforeAutospacing="1" w:after="100" w:afterAutospacing="1"/>
              <w:rPr>
                <w:color w:val="000000" w:themeColor="text1"/>
                <w:sz w:val="21"/>
                <w:szCs w:val="21"/>
              </w:rPr>
            </w:pPr>
            <w:r w:rsidRPr="00F3762A">
              <w:rPr>
                <w:color w:val="000000" w:themeColor="text1"/>
                <w:sz w:val="21"/>
                <w:szCs w:val="21"/>
              </w:rPr>
              <w:t>Documentación de los riesgos valorados y de los riesgos significativos.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10</w:t>
            </w:r>
          </w:p>
          <w:p w:rsidR="007B7568" w:rsidRPr="00F3762A" w:rsidRDefault="007B7568" w:rsidP="007B7568">
            <w:pPr>
              <w:numPr>
                <w:ilvl w:val="0"/>
                <w:numId w:val="21"/>
              </w:numPr>
              <w:spacing w:before="100" w:beforeAutospacing="1" w:after="100" w:afterAutospacing="1"/>
              <w:rPr>
                <w:color w:val="000000" w:themeColor="text1"/>
                <w:sz w:val="21"/>
                <w:szCs w:val="21"/>
              </w:rPr>
            </w:pPr>
            <w:r w:rsidRPr="00F3762A">
              <w:rPr>
                <w:color w:val="000000" w:themeColor="text1"/>
                <w:sz w:val="21"/>
                <w:szCs w:val="21"/>
              </w:rPr>
              <w:t>Determinación de los riesgos significativos y áreas a considerar. (P)</w:t>
            </w:r>
          </w:p>
          <w:p w:rsidR="007B7568" w:rsidRPr="00F3762A" w:rsidRDefault="007B7568" w:rsidP="007B7568">
            <w:pPr>
              <w:numPr>
                <w:ilvl w:val="0"/>
                <w:numId w:val="21"/>
              </w:numPr>
              <w:spacing w:before="100" w:beforeAutospacing="1" w:after="100" w:afterAutospacing="1"/>
              <w:rPr>
                <w:color w:val="000000" w:themeColor="text1"/>
                <w:sz w:val="21"/>
                <w:szCs w:val="21"/>
              </w:rPr>
            </w:pPr>
            <w:r w:rsidRPr="00F3762A">
              <w:rPr>
                <w:color w:val="000000" w:themeColor="text1"/>
                <w:sz w:val="21"/>
                <w:szCs w:val="21"/>
              </w:rPr>
              <w:t xml:space="preserve">Respuesta a los riesgos significativos: evaluación del diseño y la implementación </w:t>
            </w:r>
            <w:r w:rsidRPr="00F3762A">
              <w:rPr>
                <w:color w:val="000000" w:themeColor="text1"/>
                <w:sz w:val="21"/>
                <w:szCs w:val="21"/>
              </w:rPr>
              <w:lastRenderedPageBreak/>
              <w:t>del control interno y diseño de la respuesta de auditoría. (P)</w:t>
            </w:r>
          </w:p>
          <w:p w:rsidR="007B7568" w:rsidRPr="00F3762A" w:rsidRDefault="007B7568" w:rsidP="007B7568">
            <w:pPr>
              <w:numPr>
                <w:ilvl w:val="0"/>
                <w:numId w:val="21"/>
              </w:numPr>
              <w:spacing w:before="100" w:beforeAutospacing="1" w:after="100" w:afterAutospacing="1"/>
              <w:rPr>
                <w:color w:val="000000" w:themeColor="text1"/>
                <w:sz w:val="21"/>
                <w:szCs w:val="21"/>
              </w:rPr>
            </w:pPr>
            <w:r w:rsidRPr="00F3762A">
              <w:rPr>
                <w:color w:val="000000" w:themeColor="text1"/>
                <w:sz w:val="21"/>
                <w:szCs w:val="21"/>
              </w:rPr>
              <w:t>Respuesta específica a los riesgos significativos con procedimientos sustantivos; insuficiencia de los procedimientos analíticos sustantivos como única respuesta; improcedencia de confiar en la evidencia de auditorías anteriores. (C)</w:t>
            </w:r>
          </w:p>
          <w:p w:rsidR="007B7568" w:rsidRPr="00F3762A" w:rsidRDefault="007B7568" w:rsidP="007B7568">
            <w:pPr>
              <w:numPr>
                <w:ilvl w:val="0"/>
                <w:numId w:val="21"/>
              </w:numPr>
              <w:spacing w:before="100" w:beforeAutospacing="1" w:after="100" w:afterAutospacing="1"/>
              <w:rPr>
                <w:color w:val="000000" w:themeColor="text1"/>
                <w:sz w:val="21"/>
                <w:szCs w:val="21"/>
              </w:rPr>
            </w:pPr>
            <w:r w:rsidRPr="00F3762A">
              <w:rPr>
                <w:color w:val="000000" w:themeColor="text1"/>
                <w:sz w:val="21"/>
                <w:szCs w:val="21"/>
              </w:rPr>
              <w:t>Riesgo de fraude: tipos y características del fraude, triángulo del fraude y responsabilidades del equipo del encargo conforme a la Norma Internacional de Auditoría 240; actuación con escepticismo profesional ante los factores de riesgo de fraude. (C, A)</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11</w:t>
            </w:r>
          </w:p>
          <w:p w:rsidR="007B7568" w:rsidRPr="00F3762A" w:rsidRDefault="007B7568" w:rsidP="007B7568">
            <w:pPr>
              <w:numPr>
                <w:ilvl w:val="0"/>
                <w:numId w:val="22"/>
              </w:numPr>
              <w:spacing w:before="100" w:beforeAutospacing="1" w:after="100" w:afterAutospacing="1"/>
              <w:rPr>
                <w:color w:val="000000" w:themeColor="text1"/>
                <w:sz w:val="21"/>
                <w:szCs w:val="21"/>
              </w:rPr>
            </w:pPr>
            <w:r w:rsidRPr="00F3762A">
              <w:rPr>
                <w:color w:val="000000" w:themeColor="text1"/>
                <w:sz w:val="21"/>
                <w:szCs w:val="21"/>
              </w:rPr>
              <w:t>Objetivos del control interno y sus componentes y principios: ambiente de control, evaluación de riesgos, actividades de control, información y comunicación y supervisión. (C)</w:t>
            </w:r>
          </w:p>
          <w:p w:rsidR="007B7568" w:rsidRPr="00F3762A" w:rsidRDefault="007B7568" w:rsidP="007B7568">
            <w:pPr>
              <w:numPr>
                <w:ilvl w:val="0"/>
                <w:numId w:val="22"/>
              </w:numPr>
              <w:spacing w:before="100" w:beforeAutospacing="1" w:after="100" w:afterAutospacing="1"/>
              <w:rPr>
                <w:color w:val="000000" w:themeColor="text1"/>
                <w:sz w:val="21"/>
                <w:szCs w:val="21"/>
              </w:rPr>
            </w:pPr>
            <w:r w:rsidRPr="00F3762A">
              <w:rPr>
                <w:color w:val="000000" w:themeColor="text1"/>
                <w:sz w:val="21"/>
                <w:szCs w:val="21"/>
              </w:rPr>
              <w:t>Conocimiento de los riesgos y controles de tecnología de la información y de los controles internos relevantes para la auditoría; controles manuales frente a controles automatizados. (C)</w:t>
            </w:r>
          </w:p>
          <w:p w:rsidR="007B7568" w:rsidRPr="00F3762A" w:rsidRDefault="007B7568" w:rsidP="007B7568">
            <w:pPr>
              <w:numPr>
                <w:ilvl w:val="0"/>
                <w:numId w:val="22"/>
              </w:numPr>
              <w:spacing w:before="100" w:beforeAutospacing="1" w:after="100" w:afterAutospacing="1"/>
              <w:rPr>
                <w:color w:val="000000" w:themeColor="text1"/>
                <w:sz w:val="21"/>
                <w:szCs w:val="21"/>
              </w:rPr>
            </w:pPr>
            <w:r w:rsidRPr="00F3762A">
              <w:rPr>
                <w:color w:val="000000" w:themeColor="text1"/>
                <w:sz w:val="21"/>
                <w:szCs w:val="21"/>
              </w:rPr>
              <w:t>Controles generales de tecnología de la información sobre accesos, cambios a programas y operaciones de los sistemas. (C)</w:t>
            </w:r>
          </w:p>
          <w:p w:rsidR="007B7568" w:rsidRPr="00F3762A" w:rsidRDefault="007B7568" w:rsidP="007B7568">
            <w:pPr>
              <w:numPr>
                <w:ilvl w:val="0"/>
                <w:numId w:val="22"/>
              </w:numPr>
              <w:spacing w:before="100" w:beforeAutospacing="1" w:after="100" w:afterAutospacing="1"/>
              <w:rPr>
                <w:color w:val="000000" w:themeColor="text1"/>
                <w:sz w:val="21"/>
                <w:szCs w:val="21"/>
              </w:rPr>
            </w:pPr>
            <w:r w:rsidRPr="00F3762A">
              <w:rPr>
                <w:color w:val="000000" w:themeColor="text1"/>
                <w:sz w:val="21"/>
                <w:szCs w:val="21"/>
              </w:rPr>
              <w:t>Riesgo y control: controles generalizados y específicos, control interno en las entidades más pequeñas, controles antifraude, ausencia de control interno y controles relevantes para la auditoría. (C)</w:t>
            </w:r>
          </w:p>
          <w:p w:rsidR="007B7568" w:rsidRPr="00F3762A" w:rsidRDefault="007B7568" w:rsidP="007B7568">
            <w:pPr>
              <w:numPr>
                <w:ilvl w:val="0"/>
                <w:numId w:val="22"/>
              </w:numPr>
              <w:spacing w:before="100" w:beforeAutospacing="1" w:after="100" w:afterAutospacing="1"/>
              <w:rPr>
                <w:color w:val="000000" w:themeColor="text1"/>
                <w:sz w:val="21"/>
                <w:szCs w:val="21"/>
              </w:rPr>
            </w:pPr>
            <w:r w:rsidRPr="00F3762A">
              <w:rPr>
                <w:color w:val="000000" w:themeColor="text1"/>
                <w:sz w:val="21"/>
                <w:szCs w:val="21"/>
              </w:rPr>
              <w:t>Aplicación práctica de la evaluación de controles generales, controles generales de tecnología de la información, controles específicos y controles de aplicaciones.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12</w:t>
            </w:r>
          </w:p>
          <w:p w:rsidR="007B7568" w:rsidRPr="00F3762A" w:rsidRDefault="007B7568" w:rsidP="007B7568">
            <w:pPr>
              <w:numPr>
                <w:ilvl w:val="0"/>
                <w:numId w:val="23"/>
              </w:numPr>
              <w:spacing w:before="100" w:beforeAutospacing="1" w:after="100" w:afterAutospacing="1"/>
              <w:rPr>
                <w:color w:val="000000" w:themeColor="text1"/>
                <w:sz w:val="21"/>
                <w:szCs w:val="21"/>
              </w:rPr>
            </w:pPr>
            <w:r w:rsidRPr="00F3762A">
              <w:rPr>
                <w:color w:val="000000" w:themeColor="text1"/>
                <w:sz w:val="21"/>
                <w:szCs w:val="21"/>
              </w:rPr>
              <w:t>Evaluación del diseño y la implementación del control interno con flujogramas, narrativas y pruebas de recorrido; identificación de la información preparada por la entidad para el examen del auditor. (P)</w:t>
            </w:r>
          </w:p>
          <w:p w:rsidR="007B7568" w:rsidRPr="00F3762A" w:rsidRDefault="007B7568" w:rsidP="007B7568">
            <w:pPr>
              <w:numPr>
                <w:ilvl w:val="0"/>
                <w:numId w:val="23"/>
              </w:numPr>
              <w:spacing w:before="100" w:beforeAutospacing="1" w:after="100" w:afterAutospacing="1"/>
              <w:rPr>
                <w:color w:val="000000" w:themeColor="text1"/>
                <w:sz w:val="21"/>
                <w:szCs w:val="21"/>
              </w:rPr>
            </w:pPr>
            <w:r w:rsidRPr="00F3762A">
              <w:rPr>
                <w:color w:val="000000" w:themeColor="text1"/>
                <w:sz w:val="21"/>
                <w:szCs w:val="21"/>
              </w:rPr>
              <w:t xml:space="preserve">Mapeo del riesgo y control en cuatro pasos: identificación de los riesgos que requieren mitigación, evaluación de los controles diseñados por la administración, verificación del funcionamiento de los </w:t>
            </w:r>
            <w:r w:rsidRPr="00F3762A">
              <w:rPr>
                <w:color w:val="000000" w:themeColor="text1"/>
                <w:sz w:val="21"/>
                <w:szCs w:val="21"/>
              </w:rPr>
              <w:lastRenderedPageBreak/>
              <w:t>controles y documentación de los controles relevantes. (P)</w:t>
            </w:r>
          </w:p>
          <w:p w:rsidR="007B7568" w:rsidRPr="00F3762A" w:rsidRDefault="007B7568" w:rsidP="007B7568">
            <w:pPr>
              <w:numPr>
                <w:ilvl w:val="0"/>
                <w:numId w:val="23"/>
              </w:numPr>
              <w:spacing w:before="100" w:beforeAutospacing="1" w:after="100" w:afterAutospacing="1"/>
              <w:rPr>
                <w:color w:val="000000" w:themeColor="text1"/>
                <w:sz w:val="21"/>
                <w:szCs w:val="21"/>
              </w:rPr>
            </w:pPr>
            <w:r w:rsidRPr="00F3762A">
              <w:rPr>
                <w:color w:val="000000" w:themeColor="text1"/>
                <w:sz w:val="21"/>
                <w:szCs w:val="21"/>
              </w:rPr>
              <w:t>Conclusiones sobre el diseño del control, debilidades materiales y documentación de las deficiencias de control; discusiones con la administración y comunicaciones escritas. (P)</w:t>
            </w:r>
          </w:p>
          <w:p w:rsidR="007B7568" w:rsidRPr="00F3762A" w:rsidRDefault="007B7568" w:rsidP="007B7568">
            <w:pPr>
              <w:numPr>
                <w:ilvl w:val="0"/>
                <w:numId w:val="23"/>
              </w:numPr>
              <w:spacing w:before="100" w:beforeAutospacing="1" w:after="100" w:afterAutospacing="1"/>
              <w:rPr>
                <w:color w:val="000000" w:themeColor="text1"/>
                <w:sz w:val="21"/>
                <w:szCs w:val="21"/>
              </w:rPr>
            </w:pPr>
            <w:r w:rsidRPr="00F3762A">
              <w:rPr>
                <w:color w:val="000000" w:themeColor="text1"/>
                <w:sz w:val="21"/>
                <w:szCs w:val="21"/>
              </w:rPr>
              <w:t>Pruebas y papeles de trabajo con base en muestreo de atributos y uso de herramientas tecnológicas en su aplicación. (P, T)</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13</w:t>
            </w:r>
          </w:p>
          <w:p w:rsidR="007B7568" w:rsidRPr="00F3762A" w:rsidRDefault="007B7568" w:rsidP="007B7568">
            <w:pPr>
              <w:numPr>
                <w:ilvl w:val="0"/>
                <w:numId w:val="24"/>
              </w:numPr>
              <w:spacing w:before="100" w:beforeAutospacing="1" w:after="100" w:afterAutospacing="1"/>
              <w:rPr>
                <w:color w:val="000000" w:themeColor="text1"/>
                <w:sz w:val="21"/>
                <w:szCs w:val="21"/>
              </w:rPr>
            </w:pPr>
            <w:r w:rsidRPr="00F3762A">
              <w:rPr>
                <w:color w:val="000000" w:themeColor="text1"/>
                <w:sz w:val="21"/>
                <w:szCs w:val="21"/>
              </w:rPr>
              <w:t>Descripción de las aseveraciones relacionadas con clases de transacciones, con saldos de cuenta y sus revelaciones; aseveraciones combinadas. (C)</w:t>
            </w:r>
          </w:p>
          <w:p w:rsidR="007B7568" w:rsidRPr="00F3762A" w:rsidRDefault="007B7568" w:rsidP="007B7568">
            <w:pPr>
              <w:numPr>
                <w:ilvl w:val="0"/>
                <w:numId w:val="24"/>
              </w:numPr>
              <w:spacing w:before="100" w:beforeAutospacing="1" w:after="100" w:afterAutospacing="1"/>
              <w:rPr>
                <w:color w:val="000000" w:themeColor="text1"/>
                <w:sz w:val="21"/>
                <w:szCs w:val="21"/>
              </w:rPr>
            </w:pPr>
            <w:r w:rsidRPr="00F3762A">
              <w:rPr>
                <w:color w:val="000000" w:themeColor="text1"/>
                <w:sz w:val="21"/>
                <w:szCs w:val="21"/>
              </w:rPr>
              <w:t>Uso de las aseveraciones en la auditoría e identificación de los tipos de transacciones y saldos de cuenta significativos asociados a las aseveraciones relevantes. (C, P)</w:t>
            </w:r>
          </w:p>
          <w:p w:rsidR="007B7568" w:rsidRPr="00F3762A" w:rsidRDefault="007B7568" w:rsidP="007B7568">
            <w:pPr>
              <w:numPr>
                <w:ilvl w:val="0"/>
                <w:numId w:val="24"/>
              </w:numPr>
              <w:spacing w:before="100" w:beforeAutospacing="1" w:after="100" w:afterAutospacing="1"/>
              <w:rPr>
                <w:color w:val="000000" w:themeColor="text1"/>
                <w:sz w:val="21"/>
                <w:szCs w:val="21"/>
              </w:rPr>
            </w:pPr>
            <w:r w:rsidRPr="00F3762A">
              <w:rPr>
                <w:color w:val="000000" w:themeColor="text1"/>
                <w:sz w:val="21"/>
                <w:szCs w:val="21"/>
              </w:rPr>
              <w:t>Papel de trabajo de la matriz de riesgos y aseveraciones relacionadas.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14</w:t>
            </w:r>
          </w:p>
          <w:p w:rsidR="007B7568" w:rsidRPr="00F3762A" w:rsidRDefault="007B7568" w:rsidP="007B7568">
            <w:pPr>
              <w:numPr>
                <w:ilvl w:val="0"/>
                <w:numId w:val="25"/>
              </w:numPr>
              <w:spacing w:before="100" w:beforeAutospacing="1" w:after="100" w:afterAutospacing="1"/>
              <w:rPr>
                <w:color w:val="000000" w:themeColor="text1"/>
                <w:sz w:val="21"/>
                <w:szCs w:val="21"/>
              </w:rPr>
            </w:pPr>
            <w:r w:rsidRPr="00F3762A">
              <w:rPr>
                <w:color w:val="000000" w:themeColor="text1"/>
                <w:sz w:val="21"/>
                <w:szCs w:val="21"/>
              </w:rPr>
              <w:t>Procedimientos analíticos de planificación para identificar clases de transacciones y saldos de cuenta significativos: análisis vertical, análisis horizontal y ratios o indicadores desarrollados por el auditor. (P)</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15</w:t>
            </w:r>
          </w:p>
          <w:p w:rsidR="007B7568" w:rsidRPr="00F3762A" w:rsidRDefault="007B7568" w:rsidP="007B7568">
            <w:pPr>
              <w:numPr>
                <w:ilvl w:val="0"/>
                <w:numId w:val="26"/>
              </w:numPr>
              <w:spacing w:before="100" w:beforeAutospacing="1" w:after="100" w:afterAutospacing="1"/>
              <w:rPr>
                <w:color w:val="000000" w:themeColor="text1"/>
                <w:sz w:val="21"/>
                <w:szCs w:val="21"/>
              </w:rPr>
            </w:pPr>
            <w:r w:rsidRPr="00F3762A">
              <w:rPr>
                <w:color w:val="000000" w:themeColor="text1"/>
                <w:sz w:val="21"/>
                <w:szCs w:val="21"/>
              </w:rPr>
              <w:t>Uso de la materialidad en la auditoría, usuarios de los estados financieros y naturaleza de las incorrecciones. (C, P)</w:t>
            </w:r>
          </w:p>
          <w:p w:rsidR="007B7568" w:rsidRPr="00F3762A" w:rsidRDefault="007B7568" w:rsidP="007B7568">
            <w:pPr>
              <w:numPr>
                <w:ilvl w:val="0"/>
                <w:numId w:val="26"/>
              </w:numPr>
              <w:spacing w:before="100" w:beforeAutospacing="1" w:after="100" w:afterAutospacing="1"/>
              <w:rPr>
                <w:color w:val="000000" w:themeColor="text1"/>
                <w:sz w:val="21"/>
                <w:szCs w:val="21"/>
              </w:rPr>
            </w:pPr>
            <w:r w:rsidRPr="00F3762A">
              <w:rPr>
                <w:color w:val="000000" w:themeColor="text1"/>
                <w:sz w:val="21"/>
                <w:szCs w:val="21"/>
              </w:rPr>
              <w:t>Niveles de materialidad y cálculo del umbral con herramientas tecnológicas: materialidad global o a nivel de los estados financieros, materialidad de desempeño, materialidad específica para clases de transacciones y saldos de cuenta y límite de acumulación de incorrecciones. (P, T)</w:t>
            </w:r>
          </w:p>
          <w:p w:rsidR="007B7568" w:rsidRPr="00F3762A" w:rsidRDefault="007B7568" w:rsidP="007B7568">
            <w:pPr>
              <w:numPr>
                <w:ilvl w:val="0"/>
                <w:numId w:val="26"/>
              </w:numPr>
              <w:spacing w:before="100" w:beforeAutospacing="1" w:after="100" w:afterAutospacing="1"/>
              <w:rPr>
                <w:color w:val="000000" w:themeColor="text1"/>
                <w:sz w:val="21"/>
                <w:szCs w:val="21"/>
              </w:rPr>
            </w:pPr>
            <w:r w:rsidRPr="00F3762A">
              <w:rPr>
                <w:color w:val="000000" w:themeColor="text1"/>
                <w:sz w:val="21"/>
                <w:szCs w:val="21"/>
              </w:rPr>
              <w:t>Procedimiento para determinar la materialidad y la importancia relativa en la planificación, en la valoración del riesgo, en la ejecución de los procedimientos y en el informe. (P)</w:t>
            </w:r>
          </w:p>
          <w:p w:rsidR="007B7568" w:rsidRPr="00F3762A" w:rsidRDefault="007B7568" w:rsidP="007B7568">
            <w:pPr>
              <w:numPr>
                <w:ilvl w:val="0"/>
                <w:numId w:val="26"/>
              </w:numPr>
              <w:spacing w:before="100" w:beforeAutospacing="1" w:after="100" w:afterAutospacing="1"/>
              <w:rPr>
                <w:color w:val="000000" w:themeColor="text1"/>
                <w:sz w:val="21"/>
                <w:szCs w:val="21"/>
              </w:rPr>
            </w:pPr>
            <w:r w:rsidRPr="00F3762A">
              <w:rPr>
                <w:color w:val="000000" w:themeColor="text1"/>
                <w:sz w:val="21"/>
                <w:szCs w:val="21"/>
              </w:rPr>
              <w:t>Documentación de la materialidad conforme a las Normas Internacionales de Auditoría 320 y 450. (C, P)</w:t>
            </w:r>
          </w:p>
          <w:p w:rsidR="007B7568" w:rsidRPr="00F3762A" w:rsidRDefault="007B7568" w:rsidP="007B7568">
            <w:pPr>
              <w:numPr>
                <w:ilvl w:val="0"/>
                <w:numId w:val="26"/>
              </w:numPr>
              <w:spacing w:before="100" w:beforeAutospacing="1" w:after="100" w:afterAutospacing="1"/>
              <w:rPr>
                <w:color w:val="000000" w:themeColor="text1"/>
                <w:sz w:val="21"/>
                <w:szCs w:val="21"/>
              </w:rPr>
            </w:pPr>
            <w:r w:rsidRPr="00F3762A">
              <w:rPr>
                <w:color w:val="000000" w:themeColor="text1"/>
                <w:sz w:val="21"/>
                <w:szCs w:val="21"/>
              </w:rPr>
              <w:lastRenderedPageBreak/>
              <w:t>Consideraciones sobre la materialidad en contextos de variación de precios y de cotización de la moneda extranjera. (C)</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16</w:t>
            </w:r>
          </w:p>
          <w:p w:rsidR="007B7568" w:rsidRPr="00F3762A" w:rsidRDefault="007B7568" w:rsidP="007B7568">
            <w:pPr>
              <w:numPr>
                <w:ilvl w:val="0"/>
                <w:numId w:val="27"/>
              </w:numPr>
              <w:spacing w:before="100" w:beforeAutospacing="1" w:after="100" w:afterAutospacing="1"/>
              <w:rPr>
                <w:color w:val="000000" w:themeColor="text1"/>
                <w:sz w:val="21"/>
                <w:szCs w:val="21"/>
              </w:rPr>
            </w:pPr>
            <w:r w:rsidRPr="00F3762A">
              <w:rPr>
                <w:color w:val="000000" w:themeColor="text1"/>
                <w:sz w:val="21"/>
                <w:szCs w:val="21"/>
              </w:rPr>
              <w:t>Evidencia de auditoría obtenida, resumen y revisión de las diversas valoraciones de riesgos y riesgos generalizados u omnipresentes. (C)</w:t>
            </w:r>
          </w:p>
          <w:p w:rsidR="007B7568" w:rsidRPr="00F3762A" w:rsidRDefault="007B7568" w:rsidP="007B7568">
            <w:pPr>
              <w:numPr>
                <w:ilvl w:val="0"/>
                <w:numId w:val="27"/>
              </w:numPr>
              <w:spacing w:before="100" w:beforeAutospacing="1" w:after="100" w:afterAutospacing="1"/>
              <w:rPr>
                <w:color w:val="000000" w:themeColor="text1"/>
                <w:sz w:val="21"/>
                <w:szCs w:val="21"/>
              </w:rPr>
            </w:pPr>
            <w:r w:rsidRPr="00F3762A">
              <w:rPr>
                <w:color w:val="000000" w:themeColor="text1"/>
                <w:sz w:val="21"/>
                <w:szCs w:val="21"/>
              </w:rPr>
              <w:t>Definición del enfoque de auditoría planificado con juicio crítico, su documentación y la revisión de la evaluación del riesgo. (C, P, A)</w:t>
            </w:r>
          </w:p>
          <w:p w:rsidR="007B7568" w:rsidRPr="00F3762A" w:rsidRDefault="007B7568" w:rsidP="007B7568">
            <w:pPr>
              <w:pStyle w:val="NormalWeb"/>
              <w:rPr>
                <w:color w:val="000000" w:themeColor="text1"/>
                <w:sz w:val="21"/>
                <w:szCs w:val="21"/>
              </w:rPr>
            </w:pPr>
            <w:r w:rsidRPr="00F3762A">
              <w:rPr>
                <w:rStyle w:val="Textoennegrita"/>
                <w:color w:val="000000" w:themeColor="text1"/>
                <w:sz w:val="21"/>
                <w:szCs w:val="21"/>
              </w:rPr>
              <w:t>Tema 17</w:t>
            </w:r>
          </w:p>
          <w:p w:rsidR="007B7568" w:rsidRPr="00F3762A" w:rsidRDefault="007B7568" w:rsidP="007B7568">
            <w:pPr>
              <w:numPr>
                <w:ilvl w:val="0"/>
                <w:numId w:val="28"/>
              </w:numPr>
              <w:spacing w:before="100" w:beforeAutospacing="1" w:after="100" w:afterAutospacing="1"/>
              <w:rPr>
                <w:color w:val="000000" w:themeColor="text1"/>
                <w:sz w:val="21"/>
                <w:szCs w:val="21"/>
              </w:rPr>
            </w:pPr>
            <w:r w:rsidRPr="00F3762A">
              <w:rPr>
                <w:color w:val="000000" w:themeColor="text1"/>
                <w:sz w:val="21"/>
                <w:szCs w:val="21"/>
              </w:rPr>
              <w:t>Memorando de planificación: conocimiento de la entidad, identificación y valoración de riesgos inherentes, evaluación del control interno, análisis de planificación, cálculo de la materialidad, identificación de partidas significativas, valoración del riesgo de auditoría y definición del enfoque de auditoría planificado. (P)</w:t>
            </w:r>
          </w:p>
          <w:p w:rsidR="00FA3F90" w:rsidRPr="00F3762A" w:rsidRDefault="007B7568" w:rsidP="007B7568">
            <w:pPr>
              <w:numPr>
                <w:ilvl w:val="0"/>
                <w:numId w:val="28"/>
              </w:numPr>
              <w:spacing w:before="100" w:beforeAutospacing="1" w:after="100" w:afterAutospacing="1"/>
              <w:rPr>
                <w:color w:val="000000" w:themeColor="text1"/>
                <w:sz w:val="21"/>
                <w:szCs w:val="21"/>
              </w:rPr>
            </w:pPr>
            <w:r w:rsidRPr="00F3762A">
              <w:rPr>
                <w:color w:val="000000" w:themeColor="text1"/>
                <w:sz w:val="21"/>
                <w:szCs w:val="21"/>
              </w:rPr>
              <w:t>Papeles de trabajo de las matrices de riesgos y controles clave asociados. (P)</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pStyle w:val="Prrafodelista"/>
              <w:numPr>
                <w:ilvl w:val="0"/>
                <w:numId w:val="3"/>
              </w:numPr>
              <w:spacing w:before="10" w:after="10"/>
              <w:rPr>
                <w:color w:val="000000" w:themeColor="text1"/>
                <w:sz w:val="21"/>
                <w:szCs w:val="21"/>
              </w:rPr>
            </w:pPr>
            <w:r w:rsidRPr="00F3762A">
              <w:rPr>
                <w:color w:val="000000" w:themeColor="text1"/>
                <w:sz w:val="21"/>
                <w:szCs w:val="21"/>
              </w:rPr>
              <w:lastRenderedPageBreak/>
              <w:t>Nociones de búsqueda de información pública sobre la entidad y su sector económico.</w:t>
            </w:r>
          </w:p>
        </w:tc>
      </w:tr>
      <w:tr w:rsidR="00F3762A" w:rsidRPr="00F3762A">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7B7568">
            <w:pPr>
              <w:spacing w:before="20" w:after="20"/>
              <w:jc w:val="both"/>
              <w:rPr>
                <w:color w:val="000000" w:themeColor="text1"/>
                <w:sz w:val="21"/>
                <w:szCs w:val="21"/>
              </w:rPr>
            </w:pPr>
            <w:r w:rsidRPr="00F3762A">
              <w:rPr>
                <w:rStyle w:val="Textoennegrita"/>
                <w:i/>
                <w:iCs/>
                <w:color w:val="000000" w:themeColor="text1"/>
                <w:sz w:val="21"/>
                <w:szCs w:val="21"/>
              </w:rPr>
              <w:lastRenderedPageBreak/>
              <w:t>Elemento de competencia 3:</w:t>
            </w:r>
            <w:r w:rsidRPr="00F3762A">
              <w:rPr>
                <w:color w:val="000000" w:themeColor="text1"/>
                <w:sz w:val="21"/>
                <w:szCs w:val="21"/>
              </w:rPr>
              <w:t xml:space="preserve"> Ejecuta los procedimientos de auditoría posteriores en respuesta a los riesgos valorados del caso práctico conforme a las Normas de Auditoría Generalmente Aceptadas en Bolivia, diseñando los programas por ciclo de transacciones, aplicando pruebas de controles y procedimientos sustantivos con muestreo y análisis de datos y documentando papeles de trabajo manuales y habilitados con tecnología, con escepticismo profesional y confidencialidad de la información del cliente.</w:t>
            </w:r>
          </w:p>
        </w:tc>
      </w:tr>
      <w:tr w:rsidR="00F3762A" w:rsidRPr="00F3762A">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producto</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34E5A">
            <w:pPr>
              <w:spacing w:before="20" w:after="20"/>
              <w:rPr>
                <w:color w:val="000000" w:themeColor="text1"/>
                <w:sz w:val="21"/>
                <w:szCs w:val="21"/>
              </w:rPr>
            </w:pPr>
            <w:r w:rsidRPr="00F3762A">
              <w:rPr>
                <w:color w:val="000000" w:themeColor="text1"/>
                <w:sz w:val="21"/>
                <w:szCs w:val="21"/>
              </w:rPr>
              <w:t xml:space="preserve">1. </w:t>
            </w:r>
            <w:r w:rsidRPr="00F3762A">
              <w:rPr>
                <w:color w:val="000000" w:themeColor="text1"/>
                <w:sz w:val="21"/>
                <w:szCs w:val="21"/>
              </w:rPr>
              <w:t>Diseña el plan detallado de auditoría del caso práctico, vinculando en cada programa el riesgo valorado, la aseveración afectada y el procedimiento de respuesta, y determinando con herramientas tecnológicas la extensión de las pruebas con muestreo de atributos y por unidades monetarias o con análisis de datos de la población completa, conforme a las normas de auditoría y con juicio crítico.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34E5A" w:rsidP="00B34E5A">
            <w:pPr>
              <w:pStyle w:val="NormalWeb"/>
              <w:rPr>
                <w:color w:val="000000" w:themeColor="text1"/>
                <w:sz w:val="21"/>
                <w:szCs w:val="21"/>
              </w:rPr>
            </w:pPr>
            <w:r w:rsidRPr="00F3762A">
              <w:rPr>
                <w:color w:val="000000" w:themeColor="text1"/>
                <w:sz w:val="21"/>
                <w:szCs w:val="21"/>
              </w:rPr>
              <w:t>1.1 Elabora en equipo los programas de auditoría de cada ciclo de transacciones, vinculando cada procedimiento con el riesgo y la aseveración de la matriz de riesgos del caso práctico y definiendo su naturaleza, momento y extensión.</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34E5A">
            <w:pPr>
              <w:spacing w:before="20" w:after="20"/>
              <w:rPr>
                <w:color w:val="000000" w:themeColor="text1"/>
                <w:sz w:val="21"/>
                <w:szCs w:val="21"/>
              </w:rPr>
            </w:pPr>
            <w:r w:rsidRPr="00F3762A">
              <w:rPr>
                <w:b/>
                <w:bCs/>
                <w:color w:val="000000" w:themeColor="text1"/>
                <w:sz w:val="21"/>
                <w:szCs w:val="21"/>
              </w:rPr>
              <w:t>Producto 9:</w:t>
            </w:r>
            <w:r w:rsidRPr="00F3762A">
              <w:rPr>
                <w:color w:val="000000" w:themeColor="text1"/>
                <w:sz w:val="21"/>
                <w:szCs w:val="21"/>
              </w:rPr>
              <w:t xml:space="preserve"> Programas de auditoría por ciclo de transacciones del caso práctico, con referencia cruzada entre riesgo, aseveración y procedimiento, y la naturaleza, el momento y la extensión de cada procedimiento.</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34E5A">
            <w:pPr>
              <w:spacing w:before="20" w:after="20"/>
              <w:rPr>
                <w:color w:val="000000" w:themeColor="text1"/>
                <w:sz w:val="21"/>
                <w:szCs w:val="21"/>
              </w:rPr>
            </w:pPr>
            <w:r>
              <w:rPr>
                <w:color w:val="000000" w:themeColor="text1"/>
                <w:sz w:val="21"/>
                <w:szCs w:val="21"/>
              </w:rPr>
              <w:t xml:space="preserve">1.2 Determina </w:t>
            </w:r>
            <w:del w:id="9003" w:author="Comisión de revisión 4.5" w:date="2026-10-13T00:00:00Z">
              <w:r>
                <w:rPr>
                  <w:color w:val="000000" w:themeColor="text1"/>
                  <w:sz w:val="21"/>
                  <w:szCs w:val="21"/>
                </w:rPr>
                <w:delText xml:space="preserve">en aula </w:delText>
              </w:r>
              <w:r>
                <w:rPr>
                  <w:color w:val="000000" w:themeColor="text1"/>
                  <w:sz w:val="21"/>
                  <w:szCs w:val="21"/>
                </w:rPr>
                <w:delText xml:space="preserve">o el centro de </w:delText>
              </w:r>
              <w:r>
                <w:rPr>
                  <w:color w:val="000000" w:themeColor="text1"/>
                  <w:sz w:val="21"/>
                  <w:szCs w:val="21"/>
                </w:rPr>
                <w:delText xml:space="preserve">computo</w:delText>
              </w:r>
            </w:del>
            <w:ins w:id="9004" w:author="Comisión de revisión 4.5" w:date="2026-10-13T00:00:00Z">
              <w:r>
                <w:rPr>
                  <w:color w:val="000000" w:themeColor="text1"/>
                  <w:sz w:val="21"/>
                  <w:szCs w:val="21"/>
                </w:rPr>
                <w:t xml:space="preserve">en aula o en el centro de cómputo</w:t>
              </w:r>
            </w:ins>
            <w:proofErr w:type="spellStart"/>
            <w:proofErr w:type="spellEnd"/>
            <w:r w:rsidRPr="00F3762A">
              <w:rPr>
                <w:color w:val="000000" w:themeColor="text1"/>
                <w:sz w:val="21"/>
                <w:szCs w:val="21"/>
              </w:rPr>
              <w:t xml:space="preserve"> </w:t>
            </w:r>
            <w:r w:rsidRPr="00F3762A">
              <w:rPr>
                <w:color w:val="000000" w:themeColor="text1"/>
                <w:sz w:val="21"/>
                <w:szCs w:val="21"/>
              </w:rPr>
              <w:t>la extensión de las pruebas con herramientas tecnológicas, calculando el tamaño de la muestra, seleccionando las partidas a examinar y proyectando las incorrecciones, o analizando la población completa, y documentando con juicio crítico el método elegido y sus parámetros.</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34E5A">
            <w:pPr>
              <w:spacing w:before="20" w:after="20"/>
              <w:rPr>
                <w:color w:val="000000" w:themeColor="text1"/>
                <w:sz w:val="21"/>
                <w:szCs w:val="21"/>
              </w:rPr>
            </w:pPr>
            <w:r w:rsidRPr="00F3762A">
              <w:rPr>
                <w:b/>
                <w:bCs/>
                <w:color w:val="000000" w:themeColor="text1"/>
                <w:sz w:val="21"/>
                <w:szCs w:val="21"/>
              </w:rPr>
              <w:t>Producto 10</w:t>
            </w:r>
            <w:r w:rsidRPr="00F3762A">
              <w:rPr>
                <w:color w:val="000000" w:themeColor="text1"/>
                <w:sz w:val="21"/>
                <w:szCs w:val="21"/>
              </w:rPr>
              <w:t>: Papel de trabajo de la extensión de las pruebas con muestreo de atributos y por unidades monetarias o con análisis de la población completa, con el método elegido, sus parámetros y las incorrecciones identificadas o proyectadas.</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B34E5A">
            <w:pPr>
              <w:spacing w:before="20" w:after="20"/>
              <w:rPr>
                <w:color w:val="000000" w:themeColor="text1"/>
                <w:sz w:val="21"/>
                <w:szCs w:val="21"/>
              </w:rPr>
            </w:pPr>
            <w:r w:rsidRPr="00F3762A">
              <w:rPr>
                <w:color w:val="000000" w:themeColor="text1"/>
                <w:sz w:val="21"/>
                <w:szCs w:val="21"/>
              </w:rPr>
              <w:lastRenderedPageBreak/>
              <w:t xml:space="preserve">2. </w:t>
            </w:r>
            <w:r w:rsidRPr="00F3762A">
              <w:rPr>
                <w:color w:val="000000" w:themeColor="text1"/>
                <w:sz w:val="21"/>
                <w:szCs w:val="21"/>
              </w:rPr>
              <w:t>Ejecuta las pruebas de controles y los procedimientos sustantivos de cada ciclo de transacciones, documentando en papeles de trabajo manuales y habilitados con tecnología, con índice, referencias cruzadas y marcas de auditoría, y resguardando la confidencialidad de la información del cliente, conforme a las normas de auditoría y con escepticismo profesional.</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72F47">
            <w:pPr>
              <w:spacing w:before="20" w:after="20"/>
              <w:rPr>
                <w:color w:val="000000" w:themeColor="text1"/>
                <w:sz w:val="21"/>
                <w:szCs w:val="21"/>
              </w:rPr>
            </w:pPr>
            <w:r w:rsidRPr="00F3762A">
              <w:rPr>
                <w:color w:val="000000" w:themeColor="text1"/>
                <w:sz w:val="21"/>
                <w:szCs w:val="21"/>
              </w:rPr>
              <w:t>2.1 Ejecuta en equipo las pruebas de controles, los procedimientos analíticos sustantivos, las pruebas de detalle y las confirmaciones externas de los ciclos de efectivo, de ventas y cobranzas, y de compras y pagos, documentando en papeles de trabajo manuales o habilitados con tecnología, con índice, referencias cruzadas y marcas de auditoría, y resguardando la confidencialidad de la información del cliente.</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72F47">
            <w:pPr>
              <w:spacing w:before="20" w:after="20"/>
              <w:rPr>
                <w:color w:val="000000" w:themeColor="text1"/>
                <w:sz w:val="21"/>
                <w:szCs w:val="21"/>
              </w:rPr>
            </w:pPr>
            <w:r w:rsidRPr="00F3762A">
              <w:rPr>
                <w:b/>
                <w:bCs/>
                <w:color w:val="000000" w:themeColor="text1"/>
                <w:sz w:val="21"/>
                <w:szCs w:val="21"/>
              </w:rPr>
              <w:t>Producto 11:</w:t>
            </w:r>
            <w:r w:rsidRPr="00F3762A">
              <w:rPr>
                <w:color w:val="000000" w:themeColor="text1"/>
                <w:sz w:val="21"/>
                <w:szCs w:val="21"/>
              </w:rPr>
              <w:t xml:space="preserve"> Papeles de trabajo de las pruebas de controles y de los procedimientos sustantivos de los ciclos de efectivo, de ventas y cobranzas, y de compras y pagos, con índice, referencias cruzadas y marcas de auditoría y sus conclusiones por rubro.</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72F47">
            <w:pPr>
              <w:spacing w:before="20" w:after="20"/>
              <w:rPr>
                <w:color w:val="000000" w:themeColor="text1"/>
                <w:sz w:val="21"/>
                <w:szCs w:val="21"/>
              </w:rPr>
            </w:pPr>
            <w:r>
              <w:rPr>
                <w:color w:val="000000" w:themeColor="text1"/>
                <w:sz w:val="21"/>
                <w:szCs w:val="21"/>
              </w:rPr>
              <w:t xml:space="preserve">2.2 Ejecuta en aula los procedimientos de auditoría de inventarios, activos fijos e intangibles, préstamos bancarios y otros rubros no rutinarios, incluida la observación del recuento físico de inventarios, y documenta sus conclusiones por rubro con </w:t>
            </w:r>
            <w:del w:id="9005" w:author="Comisión de revisión 4.5" w:date="2026-10-13T00:00:00Z">
              <w:r>
                <w:rPr>
                  <w:color w:val="000000" w:themeColor="text1"/>
                  <w:sz w:val="21"/>
                  <w:szCs w:val="21"/>
                </w:rPr>
                <w:delText xml:space="preserve">escepticismo profesional.</w:delText>
              </w:r>
              <w:r>
                <w:rPr>
                  <w:color w:val="000000" w:themeColor="text1"/>
                  <w:sz w:val="21"/>
                  <w:szCs w:val="21"/>
                </w:rPr>
                <w:delText xml:space="preserve">.</w:delText>
              </w:r>
            </w:del>
            <w:ins w:id="9006" w:author="Comisión de revisión 4.5" w:date="2026-10-13T00:00:00Z">
              <w:r>
                <w:rPr>
                  <w:color w:val="000000" w:themeColor="text1"/>
                  <w:sz w:val="21"/>
                  <w:szCs w:val="21"/>
                </w:rPr>
                <w:t xml:space="preserve">escepticismo profesional.</w:t>
              </w:r>
            </w:ins>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72F47">
            <w:pPr>
              <w:spacing w:before="20" w:after="20"/>
              <w:rPr>
                <w:color w:val="000000" w:themeColor="text1"/>
                <w:sz w:val="21"/>
                <w:szCs w:val="21"/>
              </w:rPr>
            </w:pPr>
            <w:r w:rsidRPr="00F3762A">
              <w:rPr>
                <w:b/>
                <w:bCs/>
                <w:color w:val="000000" w:themeColor="text1"/>
                <w:sz w:val="21"/>
                <w:szCs w:val="21"/>
              </w:rPr>
              <w:t>P</w:t>
            </w:r>
            <w:r w:rsidRPr="00F3762A">
              <w:rPr>
                <w:b/>
                <w:bCs/>
                <w:color w:val="000000" w:themeColor="text1"/>
                <w:sz w:val="21"/>
                <w:szCs w:val="21"/>
              </w:rPr>
              <w:t>roducto 12</w:t>
            </w:r>
            <w:r w:rsidRPr="00F3762A">
              <w:rPr>
                <w:color w:val="000000" w:themeColor="text1"/>
                <w:sz w:val="21"/>
                <w:szCs w:val="21"/>
              </w:rPr>
              <w:t>: Papeles de trabajo de los procedimientos de auditoría de inventarios, activos fijos e intangibles, préstamos bancarios y otros rubros no rutinarios, con la observación del recuento físico y sus conclusiones por rubro.</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conocimiento</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Contenidos</w:t>
            </w:r>
          </w:p>
          <w:p w:rsidR="00FA3F90" w:rsidRPr="00F3762A" w:rsidRDefault="00000000">
            <w:pPr>
              <w:spacing w:before="20" w:after="20"/>
              <w:jc w:val="center"/>
              <w:rPr>
                <w:color w:val="000000" w:themeColor="text1"/>
                <w:sz w:val="21"/>
                <w:szCs w:val="21"/>
              </w:rPr>
            </w:pPr>
            <w:r w:rsidRPr="00F3762A">
              <w:rPr>
                <w:i/>
                <w:iCs/>
                <w:color w:val="000000" w:themeColor="text1"/>
                <w:sz w:val="21"/>
                <w:szCs w:val="21"/>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Conocimientos circunstanciales</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72F47">
            <w:pPr>
              <w:spacing w:before="20" w:after="20"/>
              <w:rPr>
                <w:color w:val="000000" w:themeColor="text1"/>
                <w:sz w:val="21"/>
                <w:szCs w:val="21"/>
              </w:rPr>
            </w:pPr>
            <w:r w:rsidRPr="00F3762A">
              <w:rPr>
                <w:color w:val="000000" w:themeColor="text1"/>
                <w:sz w:val="21"/>
                <w:szCs w:val="21"/>
              </w:rPr>
              <w:t>Tema 18: Respuesta a los riesgos valorados – descripción general</w:t>
            </w:r>
            <w:r w:rsidRPr="00F3762A">
              <w:rPr>
                <w:color w:val="000000" w:themeColor="text1"/>
                <w:sz w:val="21"/>
                <w:szCs w:val="21"/>
              </w:rPr>
              <w:br/>
              <w:t>Tema 19: Plan detallado de auditoría</w:t>
            </w:r>
            <w:r w:rsidRPr="00F3762A">
              <w:rPr>
                <w:color w:val="000000" w:themeColor="text1"/>
                <w:sz w:val="21"/>
                <w:szCs w:val="21"/>
              </w:rPr>
              <w:br/>
              <w:t>Tema 20: Procedimientos de auditoría posteriores</w:t>
            </w:r>
            <w:r w:rsidRPr="00F3762A">
              <w:rPr>
                <w:color w:val="000000" w:themeColor="text1"/>
                <w:sz w:val="21"/>
                <w:szCs w:val="21"/>
              </w:rPr>
              <w:br/>
              <w:t>Tema 21: Determinación de la extensión de las pruebas</w:t>
            </w:r>
            <w:r w:rsidRPr="00F3762A">
              <w:rPr>
                <w:color w:val="000000" w:themeColor="text1"/>
                <w:sz w:val="21"/>
                <w:szCs w:val="21"/>
              </w:rPr>
              <w:br/>
              <w:t>Tema 22: Documentación del trabajo realizado en auditoría</w:t>
            </w:r>
            <w:r w:rsidRPr="00F3762A">
              <w:rPr>
                <w:color w:val="000000" w:themeColor="text1"/>
                <w:sz w:val="21"/>
                <w:szCs w:val="21"/>
              </w:rPr>
              <w:br/>
              <w:t>Tema 23: Papeles de trabajo del ciclo de efectivo y flujos relacionados</w:t>
            </w:r>
            <w:r w:rsidRPr="00F3762A">
              <w:rPr>
                <w:color w:val="000000" w:themeColor="text1"/>
                <w:sz w:val="21"/>
                <w:szCs w:val="21"/>
              </w:rPr>
              <w:br/>
              <w:t>Tema 24: Papeles de trabajo del ciclo de ventas, cobranzas y flujos relacionados</w:t>
            </w:r>
            <w:r w:rsidRPr="00F3762A">
              <w:rPr>
                <w:color w:val="000000" w:themeColor="text1"/>
                <w:sz w:val="21"/>
                <w:szCs w:val="21"/>
              </w:rPr>
              <w:br/>
              <w:t>Tema 25: Papeles de trabajo del ciclo de compras, pagos y flujos relacionados</w:t>
            </w:r>
            <w:r w:rsidRPr="00F3762A">
              <w:rPr>
                <w:color w:val="000000" w:themeColor="text1"/>
                <w:sz w:val="21"/>
                <w:szCs w:val="21"/>
              </w:rPr>
              <w:br/>
              <w:t xml:space="preserve">Tema 26: Papeles de trabajo del ciclo de inventarios y costo de </w:t>
            </w:r>
            <w:r w:rsidRPr="00F3762A">
              <w:rPr>
                <w:color w:val="000000" w:themeColor="text1"/>
                <w:sz w:val="21"/>
                <w:szCs w:val="21"/>
              </w:rPr>
              <w:lastRenderedPageBreak/>
              <w:t>ventas</w:t>
            </w:r>
            <w:r w:rsidRPr="00F3762A">
              <w:rPr>
                <w:color w:val="000000" w:themeColor="text1"/>
                <w:sz w:val="21"/>
                <w:szCs w:val="21"/>
              </w:rPr>
              <w:br/>
              <w:t>Tema 27: Papeles de trabajo de activos fijos y activos intangibles</w:t>
            </w:r>
            <w:r w:rsidRPr="00F3762A">
              <w:rPr>
                <w:color w:val="000000" w:themeColor="text1"/>
                <w:sz w:val="21"/>
                <w:szCs w:val="21"/>
              </w:rPr>
              <w:br/>
              <w:t>Tema 28: Papeles de trabajo de préstamos bancarios</w:t>
            </w:r>
            <w:r w:rsidRPr="00F3762A">
              <w:rPr>
                <w:color w:val="000000" w:themeColor="text1"/>
                <w:sz w:val="21"/>
                <w:szCs w:val="21"/>
              </w:rPr>
              <w:br/>
              <w:t>Tema 29: Papeles de trabajo de otros rubros no rutinarios</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72F47" w:rsidRPr="00F3762A" w:rsidRDefault="00F72F47" w:rsidP="00F72F47">
            <w:pPr>
              <w:pStyle w:val="NormalWeb"/>
              <w:rPr>
                <w:color w:val="000000" w:themeColor="text1"/>
                <w:sz w:val="21"/>
                <w:szCs w:val="21"/>
              </w:rPr>
            </w:pPr>
            <w:r w:rsidRPr="00F3762A">
              <w:rPr>
                <w:rStyle w:val="Textoennegrita"/>
                <w:color w:val="000000" w:themeColor="text1"/>
                <w:sz w:val="21"/>
                <w:szCs w:val="21"/>
              </w:rPr>
              <w:lastRenderedPageBreak/>
              <w:t>Tema 18</w:t>
            </w:r>
          </w:p>
          <w:p w:rsidR="00F72F47" w:rsidRPr="00F3762A" w:rsidRDefault="00F72F47" w:rsidP="00F72F47">
            <w:pPr>
              <w:numPr>
                <w:ilvl w:val="0"/>
                <w:numId w:val="29"/>
              </w:numPr>
              <w:spacing w:before="100" w:beforeAutospacing="1" w:after="100" w:afterAutospacing="1"/>
              <w:rPr>
                <w:color w:val="000000" w:themeColor="text1"/>
                <w:sz w:val="21"/>
                <w:szCs w:val="21"/>
              </w:rPr>
            </w:pPr>
            <w:r w:rsidRPr="00F3762A">
              <w:rPr>
                <w:color w:val="000000" w:themeColor="text1"/>
                <w:sz w:val="21"/>
                <w:szCs w:val="21"/>
              </w:rPr>
              <w:t>Respuestas globales a los riesgos en los estados financieros y respuesta a los riesgos valorados a nivel de las aseveraciones conforme a la Norma Internacional de Auditoría 330; punto de partida del plan detallado. (C)</w:t>
            </w:r>
          </w:p>
          <w:p w:rsidR="00F72F47" w:rsidRPr="00F3762A" w:rsidRDefault="00F72F47" w:rsidP="00F72F47">
            <w:pPr>
              <w:pStyle w:val="NormalWeb"/>
              <w:rPr>
                <w:color w:val="000000" w:themeColor="text1"/>
                <w:sz w:val="21"/>
                <w:szCs w:val="21"/>
              </w:rPr>
            </w:pPr>
            <w:r w:rsidRPr="00F3762A">
              <w:rPr>
                <w:rStyle w:val="Textoennegrita"/>
                <w:color w:val="000000" w:themeColor="text1"/>
                <w:sz w:val="21"/>
                <w:szCs w:val="21"/>
              </w:rPr>
              <w:t>Tema 19</w:t>
            </w:r>
          </w:p>
          <w:p w:rsidR="00F72F47" w:rsidRPr="00F3762A" w:rsidRDefault="00F72F47" w:rsidP="00F72F47">
            <w:pPr>
              <w:numPr>
                <w:ilvl w:val="0"/>
                <w:numId w:val="30"/>
              </w:numPr>
              <w:spacing w:before="100" w:beforeAutospacing="1" w:after="100" w:afterAutospacing="1"/>
              <w:rPr>
                <w:color w:val="000000" w:themeColor="text1"/>
                <w:sz w:val="21"/>
                <w:szCs w:val="21"/>
              </w:rPr>
            </w:pPr>
            <w:r w:rsidRPr="00F3762A">
              <w:rPr>
                <w:color w:val="000000" w:themeColor="text1"/>
                <w:sz w:val="21"/>
                <w:szCs w:val="21"/>
              </w:rPr>
              <w:t>Enfoque de auditoría adecuado; diseño, oportunidad y extensión de los procedimientos de auditoría posteriores y desarrollo del plan detallado adoptado, con juicio crítico. (P, A)</w:t>
            </w:r>
          </w:p>
          <w:p w:rsidR="00F72F47" w:rsidRPr="00F3762A" w:rsidRDefault="00F72F47" w:rsidP="00F72F47">
            <w:pPr>
              <w:numPr>
                <w:ilvl w:val="0"/>
                <w:numId w:val="30"/>
              </w:numPr>
              <w:spacing w:before="100" w:beforeAutospacing="1" w:after="100" w:afterAutospacing="1"/>
              <w:rPr>
                <w:color w:val="000000" w:themeColor="text1"/>
                <w:sz w:val="21"/>
                <w:szCs w:val="21"/>
              </w:rPr>
            </w:pPr>
            <w:r w:rsidRPr="00F3762A">
              <w:rPr>
                <w:color w:val="000000" w:themeColor="text1"/>
                <w:sz w:val="21"/>
                <w:szCs w:val="21"/>
              </w:rPr>
              <w:t>Uso de las aseveraciones y de la importancia relativa en el diseño de las pruebas, en la selección de la población y en el momento de realización de los procedimientos. (P)</w:t>
            </w:r>
          </w:p>
          <w:p w:rsidR="00F72F47" w:rsidRPr="00F3762A" w:rsidRDefault="00F72F47" w:rsidP="00F72F47">
            <w:pPr>
              <w:numPr>
                <w:ilvl w:val="0"/>
                <w:numId w:val="30"/>
              </w:numPr>
              <w:spacing w:before="100" w:beforeAutospacing="1" w:after="100" w:afterAutospacing="1"/>
              <w:rPr>
                <w:color w:val="000000" w:themeColor="text1"/>
                <w:sz w:val="21"/>
                <w:szCs w:val="21"/>
              </w:rPr>
            </w:pPr>
            <w:r w:rsidRPr="00F3762A">
              <w:rPr>
                <w:color w:val="000000" w:themeColor="text1"/>
                <w:sz w:val="21"/>
                <w:szCs w:val="21"/>
              </w:rPr>
              <w:t>Respuesta al riesgo de fraude, documentación y comunicación del plan de auditoría. (P)</w:t>
            </w:r>
          </w:p>
          <w:p w:rsidR="00F72F47" w:rsidRPr="00F3762A" w:rsidRDefault="00F72F47" w:rsidP="00F72F47">
            <w:pPr>
              <w:pStyle w:val="NormalWeb"/>
              <w:rPr>
                <w:color w:val="000000" w:themeColor="text1"/>
                <w:sz w:val="21"/>
                <w:szCs w:val="21"/>
              </w:rPr>
            </w:pPr>
            <w:r w:rsidRPr="00F3762A">
              <w:rPr>
                <w:rStyle w:val="Textoennegrita"/>
                <w:color w:val="000000" w:themeColor="text1"/>
                <w:sz w:val="21"/>
                <w:szCs w:val="21"/>
              </w:rPr>
              <w:t>Tema 20</w:t>
            </w:r>
          </w:p>
          <w:p w:rsidR="00F72F47" w:rsidRPr="00F3762A" w:rsidRDefault="00F72F47" w:rsidP="00F72F47">
            <w:pPr>
              <w:numPr>
                <w:ilvl w:val="0"/>
                <w:numId w:val="31"/>
              </w:numPr>
              <w:spacing w:before="100" w:beforeAutospacing="1" w:after="100" w:afterAutospacing="1"/>
              <w:rPr>
                <w:color w:val="000000" w:themeColor="text1"/>
                <w:sz w:val="21"/>
                <w:szCs w:val="21"/>
              </w:rPr>
            </w:pPr>
            <w:r w:rsidRPr="00F3762A">
              <w:rPr>
                <w:color w:val="000000" w:themeColor="text1"/>
                <w:sz w:val="21"/>
                <w:szCs w:val="21"/>
              </w:rPr>
              <w:lastRenderedPageBreak/>
              <w:t>Tipos de procedimientos de auditoría posteriores: procedimientos sobre la eficacia del control interno, procedimientos analíticos sustantivos y pruebas sustantivas de detalle. (C, P)</w:t>
            </w:r>
          </w:p>
          <w:p w:rsidR="00F72F47" w:rsidRPr="00F3762A" w:rsidRDefault="00F72F47" w:rsidP="00F72F47">
            <w:pPr>
              <w:numPr>
                <w:ilvl w:val="0"/>
                <w:numId w:val="31"/>
              </w:numPr>
              <w:spacing w:before="100" w:beforeAutospacing="1" w:after="100" w:afterAutospacing="1"/>
              <w:rPr>
                <w:color w:val="000000" w:themeColor="text1"/>
                <w:sz w:val="21"/>
                <w:szCs w:val="21"/>
              </w:rPr>
            </w:pPr>
            <w:r w:rsidRPr="00F3762A">
              <w:rPr>
                <w:color w:val="000000" w:themeColor="text1"/>
                <w:sz w:val="21"/>
                <w:szCs w:val="21"/>
              </w:rPr>
              <w:t>Pruebas de controles y momento de realización de las pruebas de controles. (P)</w:t>
            </w:r>
          </w:p>
          <w:p w:rsidR="00F72F47" w:rsidRPr="00F3762A" w:rsidRDefault="00F72F47" w:rsidP="00F72F47">
            <w:pPr>
              <w:numPr>
                <w:ilvl w:val="0"/>
                <w:numId w:val="31"/>
              </w:numPr>
              <w:spacing w:before="100" w:beforeAutospacing="1" w:after="100" w:afterAutospacing="1"/>
              <w:rPr>
                <w:color w:val="000000" w:themeColor="text1"/>
                <w:sz w:val="21"/>
                <w:szCs w:val="21"/>
              </w:rPr>
            </w:pPr>
            <w:r w:rsidRPr="00F3762A">
              <w:rPr>
                <w:color w:val="000000" w:themeColor="text1"/>
                <w:sz w:val="21"/>
                <w:szCs w:val="21"/>
              </w:rPr>
              <w:t xml:space="preserve">Procedimientos de auditoría sobre los asientos de diario </w:t>
            </w:r>
            <w:r w:rsidR="00554048" w:rsidRPr="00F3762A">
              <w:rPr>
                <w:color w:val="000000" w:themeColor="text1"/>
                <w:sz w:val="21"/>
                <w:szCs w:val="21"/>
              </w:rPr>
              <w:t>(</w:t>
            </w:r>
            <w:proofErr w:type="spellStart"/>
            <w:r w:rsidR="00554048" w:rsidRPr="00F3762A">
              <w:rPr>
                <w:color w:val="000000" w:themeColor="text1"/>
                <w:sz w:val="21"/>
                <w:szCs w:val="21"/>
              </w:rPr>
              <w:t>Journal</w:t>
            </w:r>
            <w:proofErr w:type="spellEnd"/>
            <w:r w:rsidR="00554048" w:rsidRPr="00F3762A">
              <w:rPr>
                <w:color w:val="000000" w:themeColor="text1"/>
                <w:sz w:val="21"/>
                <w:szCs w:val="21"/>
              </w:rPr>
              <w:t xml:space="preserve"> </w:t>
            </w:r>
            <w:proofErr w:type="spellStart"/>
            <w:r w:rsidR="00554048" w:rsidRPr="00F3762A">
              <w:rPr>
                <w:color w:val="000000" w:themeColor="text1"/>
                <w:sz w:val="21"/>
                <w:szCs w:val="21"/>
              </w:rPr>
              <w:t>entries</w:t>
            </w:r>
            <w:proofErr w:type="spellEnd"/>
            <w:r w:rsidR="00554048" w:rsidRPr="00F3762A">
              <w:rPr>
                <w:color w:val="000000" w:themeColor="text1"/>
                <w:sz w:val="21"/>
                <w:szCs w:val="21"/>
              </w:rPr>
              <w:t xml:space="preserve">) </w:t>
            </w:r>
            <w:r w:rsidRPr="00F3762A">
              <w:rPr>
                <w:color w:val="000000" w:themeColor="text1"/>
                <w:sz w:val="21"/>
                <w:szCs w:val="21"/>
              </w:rPr>
              <w:t>y los ajustes manuales como respuesta al riesgo de fraude. (P)</w:t>
            </w:r>
          </w:p>
          <w:p w:rsidR="00F72F47" w:rsidRPr="00F3762A" w:rsidRDefault="00F72F47" w:rsidP="00F72F47">
            <w:pPr>
              <w:numPr>
                <w:ilvl w:val="0"/>
                <w:numId w:val="31"/>
              </w:numPr>
              <w:spacing w:before="100" w:beforeAutospacing="1" w:after="100" w:afterAutospacing="1"/>
              <w:rPr>
                <w:color w:val="000000" w:themeColor="text1"/>
                <w:sz w:val="21"/>
                <w:szCs w:val="21"/>
              </w:rPr>
            </w:pPr>
            <w:r w:rsidRPr="00F3762A">
              <w:rPr>
                <w:color w:val="000000" w:themeColor="text1"/>
                <w:sz w:val="21"/>
                <w:szCs w:val="21"/>
              </w:rPr>
              <w:t>Uso de la evidencia de auditoría obtenida en auditorías anteriores, rotación de pruebas y programas de auditoría asociados con riesgos y aseveraciones. (C, P)</w:t>
            </w:r>
          </w:p>
          <w:p w:rsidR="00F72F47" w:rsidRPr="00F3762A" w:rsidRDefault="00F72F47" w:rsidP="00F72F47">
            <w:pPr>
              <w:numPr>
                <w:ilvl w:val="0"/>
                <w:numId w:val="31"/>
              </w:numPr>
              <w:spacing w:before="100" w:beforeAutospacing="1" w:after="100" w:afterAutospacing="1"/>
              <w:rPr>
                <w:color w:val="000000" w:themeColor="text1"/>
                <w:sz w:val="21"/>
                <w:szCs w:val="21"/>
              </w:rPr>
            </w:pPr>
            <w:r w:rsidRPr="00F3762A">
              <w:rPr>
                <w:color w:val="000000" w:themeColor="text1"/>
                <w:sz w:val="21"/>
                <w:szCs w:val="21"/>
              </w:rPr>
              <w:t>Confirmaciones externas de saldos bancarios, cuentas por cobrar y cuentas por pagar con entidades del medio boliviano conforme a la Norma Internacional de Auditoría 505. (C, P)</w:t>
            </w:r>
          </w:p>
          <w:p w:rsidR="00F72F47" w:rsidRPr="00F3762A" w:rsidRDefault="00F72F47" w:rsidP="00F72F47">
            <w:pPr>
              <w:pStyle w:val="NormalWeb"/>
              <w:rPr>
                <w:color w:val="000000" w:themeColor="text1"/>
                <w:sz w:val="21"/>
                <w:szCs w:val="21"/>
              </w:rPr>
            </w:pPr>
            <w:r w:rsidRPr="00F3762A">
              <w:rPr>
                <w:rStyle w:val="Textoennegrita"/>
                <w:color w:val="000000" w:themeColor="text1"/>
                <w:sz w:val="21"/>
                <w:szCs w:val="21"/>
              </w:rPr>
              <w:t>Tema 21</w:t>
            </w:r>
          </w:p>
          <w:p w:rsidR="00F72F47" w:rsidRPr="00F3762A" w:rsidRDefault="00F72F47" w:rsidP="00F72F47">
            <w:pPr>
              <w:numPr>
                <w:ilvl w:val="0"/>
                <w:numId w:val="32"/>
              </w:numPr>
              <w:spacing w:before="100" w:beforeAutospacing="1" w:after="100" w:afterAutospacing="1"/>
              <w:rPr>
                <w:color w:val="000000" w:themeColor="text1"/>
                <w:sz w:val="21"/>
                <w:szCs w:val="21"/>
              </w:rPr>
            </w:pPr>
            <w:r w:rsidRPr="00F3762A">
              <w:rPr>
                <w:color w:val="000000" w:themeColor="text1"/>
                <w:sz w:val="21"/>
                <w:szCs w:val="21"/>
              </w:rPr>
              <w:t>Técnicas y uso del muestreo; alcance de los procedimientos sustantivos con muestreo estadístico conforme a la Norma Internacional de Auditoría 530. (C, P)</w:t>
            </w:r>
          </w:p>
          <w:p w:rsidR="00F72F47" w:rsidRPr="00F3762A" w:rsidRDefault="00F72F47" w:rsidP="00F72F47">
            <w:pPr>
              <w:numPr>
                <w:ilvl w:val="0"/>
                <w:numId w:val="32"/>
              </w:numPr>
              <w:spacing w:before="100" w:beforeAutospacing="1" w:after="100" w:afterAutospacing="1"/>
              <w:rPr>
                <w:color w:val="000000" w:themeColor="text1"/>
                <w:sz w:val="21"/>
                <w:szCs w:val="21"/>
              </w:rPr>
            </w:pPr>
            <w:r w:rsidRPr="00F3762A">
              <w:rPr>
                <w:color w:val="000000" w:themeColor="text1"/>
                <w:sz w:val="21"/>
                <w:szCs w:val="21"/>
              </w:rPr>
              <w:t>Análisis de datos sobre poblaciones completas y su relación con las técnicas de muestreo. (P, T)</w:t>
            </w:r>
          </w:p>
          <w:p w:rsidR="00F72F47" w:rsidRPr="00F3762A" w:rsidRDefault="00F72F47" w:rsidP="00F72F47">
            <w:pPr>
              <w:numPr>
                <w:ilvl w:val="0"/>
                <w:numId w:val="32"/>
              </w:numPr>
              <w:spacing w:before="100" w:beforeAutospacing="1" w:after="100" w:afterAutospacing="1"/>
              <w:rPr>
                <w:color w:val="000000" w:themeColor="text1"/>
                <w:sz w:val="21"/>
                <w:szCs w:val="21"/>
              </w:rPr>
            </w:pPr>
            <w:r w:rsidRPr="00F3762A">
              <w:rPr>
                <w:color w:val="000000" w:themeColor="text1"/>
                <w:sz w:val="21"/>
                <w:szCs w:val="21"/>
              </w:rPr>
              <w:t>Muestreo de atributos para los controles y muestreo por unidades monetarias como pruebas sustantivas, con herramientas tecnológicas. (P, T)</w:t>
            </w:r>
          </w:p>
          <w:p w:rsidR="00F72F47" w:rsidRPr="00F3762A" w:rsidRDefault="00F72F47" w:rsidP="00F72F47">
            <w:pPr>
              <w:numPr>
                <w:ilvl w:val="0"/>
                <w:numId w:val="32"/>
              </w:numPr>
              <w:spacing w:before="100" w:beforeAutospacing="1" w:after="100" w:afterAutospacing="1"/>
              <w:rPr>
                <w:color w:val="000000" w:themeColor="text1"/>
                <w:sz w:val="21"/>
                <w:szCs w:val="21"/>
              </w:rPr>
            </w:pPr>
            <w:r w:rsidRPr="00F3762A">
              <w:rPr>
                <w:color w:val="000000" w:themeColor="text1"/>
                <w:sz w:val="21"/>
                <w:szCs w:val="21"/>
              </w:rPr>
              <w:t>Alcance de los procedimientos analíticos sustantivos y de las pruebas de controles según su eficacia operativa. (C, P)</w:t>
            </w:r>
          </w:p>
          <w:p w:rsidR="00F72F47" w:rsidRPr="00F3762A" w:rsidRDefault="00F72F47" w:rsidP="00F72F47">
            <w:pPr>
              <w:pStyle w:val="NormalWeb"/>
              <w:rPr>
                <w:color w:val="000000" w:themeColor="text1"/>
                <w:sz w:val="21"/>
                <w:szCs w:val="21"/>
              </w:rPr>
            </w:pPr>
            <w:r w:rsidRPr="00F3762A">
              <w:rPr>
                <w:rStyle w:val="Textoennegrita"/>
                <w:color w:val="000000" w:themeColor="text1"/>
                <w:sz w:val="21"/>
                <w:szCs w:val="21"/>
              </w:rPr>
              <w:t>Tema 22</w:t>
            </w:r>
          </w:p>
          <w:p w:rsidR="00F72F47" w:rsidRPr="00F3762A" w:rsidRDefault="00F72F47" w:rsidP="00F72F47">
            <w:pPr>
              <w:numPr>
                <w:ilvl w:val="0"/>
                <w:numId w:val="33"/>
              </w:numPr>
              <w:spacing w:before="100" w:beforeAutospacing="1" w:after="100" w:afterAutospacing="1"/>
              <w:rPr>
                <w:color w:val="000000" w:themeColor="text1"/>
                <w:sz w:val="21"/>
                <w:szCs w:val="21"/>
              </w:rPr>
            </w:pPr>
            <w:r w:rsidRPr="00F3762A">
              <w:rPr>
                <w:color w:val="000000" w:themeColor="text1"/>
                <w:sz w:val="21"/>
                <w:szCs w:val="21"/>
              </w:rPr>
              <w:t>Organización del archivo de auditoría; forma, contenido y extensión de la documentación; requerimientos de la Norma Internacional de Auditoría 230 y criterio del auditor experimentado. (C, P)</w:t>
            </w:r>
          </w:p>
          <w:p w:rsidR="00F72F47" w:rsidRPr="00F3762A" w:rsidRDefault="00F72F47" w:rsidP="00F72F47">
            <w:pPr>
              <w:numPr>
                <w:ilvl w:val="0"/>
                <w:numId w:val="33"/>
              </w:numPr>
              <w:spacing w:before="100" w:beforeAutospacing="1" w:after="100" w:afterAutospacing="1"/>
              <w:rPr>
                <w:color w:val="000000" w:themeColor="text1"/>
                <w:sz w:val="21"/>
                <w:szCs w:val="21"/>
              </w:rPr>
            </w:pPr>
            <w:r w:rsidRPr="00F3762A">
              <w:rPr>
                <w:color w:val="000000" w:themeColor="text1"/>
                <w:sz w:val="21"/>
                <w:szCs w:val="21"/>
              </w:rPr>
              <w:t>Papeles de trabajo manuales y habilitados con tecnología: herramientas digitales para documentar las pruebas de detalle y analíticas, ventajas de la automatización, firma digital y control de versiones. (P, T)</w:t>
            </w:r>
          </w:p>
          <w:p w:rsidR="00F72F47" w:rsidRPr="00F3762A" w:rsidRDefault="00F72F47" w:rsidP="00F72F47">
            <w:pPr>
              <w:numPr>
                <w:ilvl w:val="0"/>
                <w:numId w:val="33"/>
              </w:numPr>
              <w:spacing w:before="100" w:beforeAutospacing="1" w:after="100" w:afterAutospacing="1"/>
              <w:rPr>
                <w:color w:val="000000" w:themeColor="text1"/>
                <w:sz w:val="21"/>
                <w:szCs w:val="21"/>
              </w:rPr>
            </w:pPr>
            <w:r w:rsidRPr="00F3762A">
              <w:rPr>
                <w:color w:val="000000" w:themeColor="text1"/>
                <w:sz w:val="21"/>
                <w:szCs w:val="21"/>
              </w:rPr>
              <w:t>Propiedad del archivo, copias de los registros de la entidad, terminación del archivo y realización de cambios al archivo de auditoría. (C, P)</w:t>
            </w:r>
          </w:p>
          <w:p w:rsidR="00F72F47" w:rsidRPr="00F3762A" w:rsidRDefault="00F72F47" w:rsidP="00F72F47">
            <w:pPr>
              <w:numPr>
                <w:ilvl w:val="0"/>
                <w:numId w:val="33"/>
              </w:numPr>
              <w:spacing w:before="100" w:beforeAutospacing="1" w:after="100" w:afterAutospacing="1"/>
              <w:rPr>
                <w:color w:val="000000" w:themeColor="text1"/>
                <w:sz w:val="21"/>
                <w:szCs w:val="21"/>
              </w:rPr>
            </w:pPr>
            <w:r w:rsidRPr="00F3762A">
              <w:rPr>
                <w:color w:val="000000" w:themeColor="text1"/>
                <w:sz w:val="21"/>
                <w:szCs w:val="21"/>
              </w:rPr>
              <w:lastRenderedPageBreak/>
              <w:t>Almacenamiento, mantenimiento y conservación de la documentación y de los papeles de trabajo manuales y digitalizados. (P)</w:t>
            </w:r>
          </w:p>
          <w:p w:rsidR="00F72F47" w:rsidRPr="00F3762A" w:rsidRDefault="00F72F47" w:rsidP="00F72F47">
            <w:pPr>
              <w:numPr>
                <w:ilvl w:val="0"/>
                <w:numId w:val="33"/>
              </w:numPr>
              <w:spacing w:before="100" w:beforeAutospacing="1" w:after="100" w:afterAutospacing="1"/>
              <w:rPr>
                <w:color w:val="000000" w:themeColor="text1"/>
                <w:sz w:val="21"/>
                <w:szCs w:val="21"/>
              </w:rPr>
            </w:pPr>
            <w:r w:rsidRPr="00F3762A">
              <w:rPr>
                <w:color w:val="000000" w:themeColor="text1"/>
                <w:sz w:val="21"/>
                <w:szCs w:val="21"/>
              </w:rPr>
              <w:t>Resguardo de la confidencialidad de la información del cliente en el archivo y en los servicios de almacenamiento remoto. (C, A)</w:t>
            </w:r>
          </w:p>
          <w:p w:rsidR="00F72F47" w:rsidRPr="00F3762A" w:rsidRDefault="00F72F47" w:rsidP="00F72F47">
            <w:pPr>
              <w:pStyle w:val="NormalWeb"/>
              <w:rPr>
                <w:color w:val="000000" w:themeColor="text1"/>
                <w:sz w:val="21"/>
                <w:szCs w:val="21"/>
              </w:rPr>
            </w:pPr>
            <w:r w:rsidRPr="00F3762A">
              <w:rPr>
                <w:rStyle w:val="Textoennegrita"/>
                <w:color w:val="000000" w:themeColor="text1"/>
                <w:sz w:val="21"/>
                <w:szCs w:val="21"/>
              </w:rPr>
              <w:t>Temas 23 a 29</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Ciclo de efectivo y flujos relacionados: programa de auditoría, matriz del rubro, cuenta o ciclo de transacción, procedimientos sobre la eficacia del control interno, procedimientos sustantivos y evaluación de la evidencia obtenida con escepticismo profesional. (P, A)</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 xml:space="preserve">Ciclo de ventas, cobranzas y flujos relacionados: </w:t>
            </w:r>
            <w:r w:rsidRPr="00F3762A">
              <w:rPr>
                <w:rStyle w:val="nfasis"/>
                <w:color w:val="000000" w:themeColor="text1"/>
                <w:sz w:val="21"/>
                <w:szCs w:val="21"/>
              </w:rPr>
              <w:t>[misma estructura que el 19]</w:t>
            </w:r>
            <w:r w:rsidRPr="00F3762A">
              <w:rPr>
                <w:color w:val="000000" w:themeColor="text1"/>
                <w:sz w:val="21"/>
                <w:szCs w:val="21"/>
              </w:rPr>
              <w:t>. (P, A)</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 xml:space="preserve">Ciclo de compras, pagos y flujos relacionados: </w:t>
            </w:r>
            <w:r w:rsidRPr="00F3762A">
              <w:rPr>
                <w:rStyle w:val="nfasis"/>
                <w:color w:val="000000" w:themeColor="text1"/>
                <w:sz w:val="21"/>
                <w:szCs w:val="21"/>
              </w:rPr>
              <w:t>[misma estructura que el 19]</w:t>
            </w:r>
            <w:r w:rsidRPr="00F3762A">
              <w:rPr>
                <w:color w:val="000000" w:themeColor="text1"/>
                <w:sz w:val="21"/>
                <w:szCs w:val="21"/>
              </w:rPr>
              <w:t>. (P, A)</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 xml:space="preserve">Ciclo de inventarios y costo de ventas: </w:t>
            </w:r>
            <w:r w:rsidRPr="00F3762A">
              <w:rPr>
                <w:rStyle w:val="nfasis"/>
                <w:color w:val="000000" w:themeColor="text1"/>
                <w:sz w:val="21"/>
                <w:szCs w:val="21"/>
              </w:rPr>
              <w:t>[misma estructura que el 19]</w:t>
            </w:r>
            <w:r w:rsidRPr="00F3762A">
              <w:rPr>
                <w:color w:val="000000" w:themeColor="text1"/>
                <w:sz w:val="21"/>
                <w:szCs w:val="21"/>
              </w:rPr>
              <w:t>. (P, A)</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Observación del recuento físico de inventarios y procedimientos sobre existencias conforme a la Norma Internacional de Auditoría 501. (P)</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 xml:space="preserve">Activos fijos y activos intangibles: </w:t>
            </w:r>
            <w:r w:rsidRPr="00F3762A">
              <w:rPr>
                <w:rStyle w:val="nfasis"/>
                <w:color w:val="000000" w:themeColor="text1"/>
                <w:sz w:val="21"/>
                <w:szCs w:val="21"/>
              </w:rPr>
              <w:t>[misma estructura que el 19]</w:t>
            </w:r>
            <w:r w:rsidRPr="00F3762A">
              <w:rPr>
                <w:color w:val="000000" w:themeColor="text1"/>
                <w:sz w:val="21"/>
                <w:szCs w:val="21"/>
              </w:rPr>
              <w:t>. (P, A)</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 xml:space="preserve">Préstamos bancarios: </w:t>
            </w:r>
            <w:r w:rsidRPr="00F3762A">
              <w:rPr>
                <w:rStyle w:val="nfasis"/>
                <w:color w:val="000000" w:themeColor="text1"/>
                <w:sz w:val="21"/>
                <w:szCs w:val="21"/>
              </w:rPr>
              <w:t>[misma estructura que el 19]</w:t>
            </w:r>
            <w:r w:rsidRPr="00F3762A">
              <w:rPr>
                <w:color w:val="000000" w:themeColor="text1"/>
                <w:sz w:val="21"/>
                <w:szCs w:val="21"/>
              </w:rPr>
              <w:t>. (P, A)</w:t>
            </w:r>
          </w:p>
          <w:p w:rsidR="00F72F47" w:rsidRPr="00F3762A" w:rsidRDefault="00F72F47" w:rsidP="00F72F47">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 xml:space="preserve">Otros rubros no rutinarios: </w:t>
            </w:r>
            <w:r w:rsidRPr="00F3762A">
              <w:rPr>
                <w:rStyle w:val="nfasis"/>
                <w:color w:val="000000" w:themeColor="text1"/>
                <w:sz w:val="21"/>
                <w:szCs w:val="21"/>
              </w:rPr>
              <w:t>[misma estructura que el 19]</w:t>
            </w:r>
            <w:r w:rsidRPr="00F3762A">
              <w:rPr>
                <w:color w:val="000000" w:themeColor="text1"/>
                <w:sz w:val="21"/>
                <w:szCs w:val="21"/>
              </w:rPr>
              <w:t>. (P, A)</w:t>
            </w:r>
          </w:p>
          <w:p w:rsidR="00FA3F90" w:rsidRPr="00F3762A" w:rsidRDefault="00F72F47" w:rsidP="00554048">
            <w:pPr>
              <w:numPr>
                <w:ilvl w:val="0"/>
                <w:numId w:val="34"/>
              </w:numPr>
              <w:spacing w:before="100" w:beforeAutospacing="1" w:after="100" w:afterAutospacing="1"/>
              <w:rPr>
                <w:color w:val="000000" w:themeColor="text1"/>
                <w:sz w:val="21"/>
                <w:szCs w:val="21"/>
              </w:rPr>
            </w:pPr>
            <w:r w:rsidRPr="00F3762A">
              <w:rPr>
                <w:color w:val="000000" w:themeColor="text1"/>
                <w:sz w:val="21"/>
                <w:szCs w:val="21"/>
              </w:rPr>
              <w:t>Revisión de las estimaciones contables de previsiones, depreciaciones y valuación de inventarios conforme a la Norma Internacional de Auditoría 540. (C, P)</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554048" w:rsidRPr="00F3762A" w:rsidRDefault="00554048" w:rsidP="00554048">
            <w:pPr>
              <w:pStyle w:val="NormalWeb"/>
              <w:rPr>
                <w:color w:val="000000" w:themeColor="text1"/>
                <w:sz w:val="21"/>
                <w:szCs w:val="21"/>
              </w:rPr>
            </w:pPr>
            <w:r w:rsidRPr="00F3762A">
              <w:rPr>
                <w:color w:val="000000" w:themeColor="text1"/>
                <w:sz w:val="21"/>
                <w:szCs w:val="21"/>
              </w:rPr>
              <w:lastRenderedPageBreak/>
              <w:t>• Nociones de técnicas de medición física de existencias a granel y de aforo de tanques.</w:t>
            </w:r>
          </w:p>
          <w:p w:rsidR="00FA3F90" w:rsidRPr="00F3762A" w:rsidRDefault="00554048" w:rsidP="00554048">
            <w:pPr>
              <w:pStyle w:val="NormalWeb"/>
              <w:rPr>
                <w:color w:val="000000" w:themeColor="text1"/>
                <w:sz w:val="21"/>
                <w:szCs w:val="21"/>
              </w:rPr>
            </w:pPr>
            <w:r w:rsidRPr="00F3762A">
              <w:rPr>
                <w:color w:val="000000" w:themeColor="text1"/>
                <w:sz w:val="21"/>
                <w:szCs w:val="21"/>
              </w:rPr>
              <w:br/>
              <w:t>• Nociones de las operaciones de comercio exterior con cartas de crédito y cobranzas documentarias.</w:t>
            </w:r>
          </w:p>
        </w:tc>
      </w:tr>
      <w:tr w:rsidR="00F3762A" w:rsidRPr="00F3762A">
        <w:trPr>
          <w:cantSplit/>
        </w:trPr>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54048">
            <w:pPr>
              <w:spacing w:before="20" w:after="20"/>
              <w:jc w:val="both"/>
              <w:rPr>
                <w:color w:val="000000" w:themeColor="text1"/>
                <w:sz w:val="21"/>
                <w:szCs w:val="21"/>
              </w:rPr>
            </w:pPr>
            <w:r w:rsidRPr="00F3762A">
              <w:rPr>
                <w:rStyle w:val="Textoennegrita"/>
                <w:i/>
                <w:iCs/>
                <w:color w:val="000000" w:themeColor="text1"/>
                <w:sz w:val="21"/>
                <w:szCs w:val="21"/>
              </w:rPr>
              <w:lastRenderedPageBreak/>
              <w:t>Elemento de competencia 4:</w:t>
            </w:r>
            <w:r w:rsidRPr="00F3762A">
              <w:rPr>
                <w:color w:val="000000" w:themeColor="text1"/>
                <w:sz w:val="21"/>
                <w:szCs w:val="21"/>
              </w:rPr>
              <w:t xml:space="preserve"> Emite el informe del auditor independiente y la carta de recomendaciones del caso práctico conforme a las Normas de Auditoría Generalmente Aceptadas en Bolivia</w:t>
            </w:r>
            <w:r w:rsidRPr="00F3762A">
              <w:rPr>
                <w:color w:val="000000" w:themeColor="text1"/>
                <w:sz w:val="21"/>
                <w:szCs w:val="21"/>
              </w:rPr>
              <w:t xml:space="preserve"> (que son las NIA)</w:t>
            </w:r>
            <w:r w:rsidRPr="00F3762A">
              <w:rPr>
                <w:color w:val="000000" w:themeColor="text1"/>
                <w:sz w:val="21"/>
                <w:szCs w:val="21"/>
              </w:rPr>
              <w:t>, evaluando con herramientas tecnológicas la evidencia obtenida y el efecto de las incorrecciones no corregidas, formando la opinión y comunicando los hallazgos a los responsables del gobierno de la entidad, con escepticismo profesional, independencia e integridad.</w:t>
            </w:r>
          </w:p>
        </w:tc>
      </w:tr>
      <w:tr w:rsidR="00F3762A" w:rsidRPr="00F3762A">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Criterios de desempeño</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desempeño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producto</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54048">
            <w:pPr>
              <w:spacing w:before="20" w:after="20"/>
              <w:rPr>
                <w:color w:val="000000" w:themeColor="text1"/>
                <w:sz w:val="21"/>
                <w:szCs w:val="21"/>
              </w:rPr>
            </w:pPr>
            <w:r w:rsidRPr="00F3762A">
              <w:rPr>
                <w:color w:val="000000" w:themeColor="text1"/>
                <w:sz w:val="21"/>
                <w:szCs w:val="21"/>
              </w:rPr>
              <w:lastRenderedPageBreak/>
              <w:t xml:space="preserve">1. </w:t>
            </w:r>
            <w:r w:rsidRPr="00F3762A">
              <w:rPr>
                <w:color w:val="000000" w:themeColor="text1"/>
                <w:sz w:val="21"/>
                <w:szCs w:val="21"/>
              </w:rPr>
              <w:t>Evalúa la suficiencia de la evidencia obtenida en el caso práctico, el efecto de las incorrecciones no corregidas y la hipótesis de empresa en funcionamiento, aplicando con herramientas tecnológicas procedimientos analíticos finales y la revisión de los asientos de diario, conforme a las normas de auditoría y con escepticismo profesional.</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54048" w:rsidP="00554048">
            <w:pPr>
              <w:pStyle w:val="NormalWeb"/>
              <w:rPr>
                <w:color w:val="000000" w:themeColor="text1"/>
                <w:sz w:val="21"/>
                <w:szCs w:val="21"/>
              </w:rPr>
            </w:pPr>
            <w:r w:rsidRPr="00F3762A">
              <w:rPr>
                <w:color w:val="000000" w:themeColor="text1"/>
                <w:sz w:val="21"/>
                <w:szCs w:val="21"/>
              </w:rPr>
              <w:t>1.1 Elabora en aula el resumen de las incorrecciones no corregidas y de los hallazgos del caso práctico, evaluando su efecto individual y acumulado frente a la materialidad y concluyendo con escepticismo profesional sobre la suficiencia de la evidencia obtenida y la hipótesis de empresa en funcionamiento.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b/>
                <w:bCs/>
                <w:color w:val="000000" w:themeColor="text1"/>
                <w:sz w:val="21"/>
                <w:szCs w:val="21"/>
              </w:rPr>
              <w:t>Producto 13:</w:t>
            </w:r>
            <w:r w:rsidRPr="00F3762A">
              <w:rPr>
                <w:color w:val="000000" w:themeColor="text1"/>
                <w:sz w:val="21"/>
                <w:szCs w:val="21"/>
              </w:rPr>
              <w:t xml:space="preserve"> Papel de trabajo de resumen de incorrecciones no corregidas y de hallazgos del caso práctico, con su efecto frente a la materialidad y las conclusiones sobre la suficiencia de la evidencia y la empresa en funcionamiento.</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color w:val="000000" w:themeColor="text1"/>
                <w:sz w:val="21"/>
                <w:szCs w:val="21"/>
              </w:rPr>
              <w:t>1.2 Analiza en equipo los datos del caso práctico con herramientas tecnológicas, validando la integridad de los datos extraídos, aplicando los procedimientos analíticos finales e identificando variaciones no explicadas y asientos de diario inusuales</w:t>
            </w:r>
            <w:r w:rsidRPr="00F3762A">
              <w:rPr>
                <w:color w:val="000000" w:themeColor="text1"/>
                <w:sz w:val="21"/>
                <w:szCs w:val="21"/>
              </w:rPr>
              <w:t xml:space="preserve"> (</w:t>
            </w:r>
            <w:proofErr w:type="spellStart"/>
            <w:r w:rsidRPr="00F3762A">
              <w:rPr>
                <w:color w:val="000000" w:themeColor="text1"/>
                <w:sz w:val="21"/>
                <w:szCs w:val="21"/>
              </w:rPr>
              <w:t>journal</w:t>
            </w:r>
            <w:proofErr w:type="spellEnd"/>
            <w:r w:rsidRPr="00F3762A">
              <w:rPr>
                <w:color w:val="000000" w:themeColor="text1"/>
                <w:sz w:val="21"/>
                <w:szCs w:val="21"/>
              </w:rPr>
              <w:t xml:space="preserve"> </w:t>
            </w:r>
            <w:proofErr w:type="spellStart"/>
            <w:r w:rsidRPr="00F3762A">
              <w:rPr>
                <w:color w:val="000000" w:themeColor="text1"/>
                <w:sz w:val="21"/>
                <w:szCs w:val="21"/>
              </w:rPr>
              <w:t>entries</w:t>
            </w:r>
            <w:proofErr w:type="spellEnd"/>
            <w:r w:rsidRPr="00F3762A">
              <w:rPr>
                <w:color w:val="000000" w:themeColor="text1"/>
                <w:sz w:val="21"/>
                <w:szCs w:val="21"/>
              </w:rPr>
              <w:t>)</w:t>
            </w:r>
            <w:r w:rsidRPr="00F3762A">
              <w:rPr>
                <w:color w:val="000000" w:themeColor="text1"/>
                <w:sz w:val="21"/>
                <w:szCs w:val="21"/>
              </w:rPr>
              <w:t>.</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b/>
                <w:bCs/>
                <w:color w:val="000000" w:themeColor="text1"/>
                <w:sz w:val="21"/>
                <w:szCs w:val="21"/>
              </w:rPr>
              <w:t>Producto 14:</w:t>
            </w:r>
            <w:r w:rsidRPr="00F3762A">
              <w:rPr>
                <w:color w:val="000000" w:themeColor="text1"/>
                <w:sz w:val="21"/>
                <w:szCs w:val="21"/>
              </w:rPr>
              <w:t xml:space="preserve"> Reporte de análisis de datos de los procedimientos analíticos finales y de los asientos de diario del caso práctico, con la validación de los datos, las variaciones no explicadas y los asientos inusuales </w:t>
            </w:r>
            <w:r w:rsidRPr="00F3762A">
              <w:rPr>
                <w:color w:val="000000" w:themeColor="text1"/>
                <w:sz w:val="21"/>
                <w:szCs w:val="21"/>
              </w:rPr>
              <w:t>(</w:t>
            </w:r>
            <w:proofErr w:type="spellStart"/>
            <w:r w:rsidRPr="00F3762A">
              <w:rPr>
                <w:color w:val="000000" w:themeColor="text1"/>
                <w:sz w:val="21"/>
                <w:szCs w:val="21"/>
              </w:rPr>
              <w:t>journal</w:t>
            </w:r>
            <w:proofErr w:type="spellEnd"/>
            <w:r w:rsidRPr="00F3762A">
              <w:rPr>
                <w:color w:val="000000" w:themeColor="text1"/>
                <w:sz w:val="21"/>
                <w:szCs w:val="21"/>
              </w:rPr>
              <w:t xml:space="preserve"> </w:t>
            </w:r>
            <w:proofErr w:type="spellStart"/>
            <w:r w:rsidRPr="00F3762A">
              <w:rPr>
                <w:color w:val="000000" w:themeColor="text1"/>
                <w:sz w:val="21"/>
                <w:szCs w:val="21"/>
              </w:rPr>
              <w:t>entries</w:t>
            </w:r>
            <w:proofErr w:type="spellEnd"/>
            <w:r w:rsidRPr="00F3762A">
              <w:rPr>
                <w:color w:val="000000" w:themeColor="text1"/>
                <w:sz w:val="21"/>
                <w:szCs w:val="21"/>
              </w:rPr>
              <w:t xml:space="preserve">) </w:t>
            </w:r>
            <w:r w:rsidRPr="00F3762A">
              <w:rPr>
                <w:color w:val="000000" w:themeColor="text1"/>
                <w:sz w:val="21"/>
                <w:szCs w:val="21"/>
              </w:rPr>
              <w:t>identificados.</w:t>
            </w:r>
          </w:p>
        </w:tc>
      </w:tr>
      <w:tr w:rsidR="00F3762A" w:rsidRPr="00F3762A">
        <w:trPr>
          <w:cantSplit/>
        </w:trPr>
        <w:tc>
          <w:tcPr>
            <w:tcW w:w="3320" w:type="dxa"/>
            <w:gridSpan w:val="5"/>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554048">
            <w:pPr>
              <w:spacing w:before="20" w:after="20"/>
              <w:rPr>
                <w:color w:val="000000" w:themeColor="text1"/>
                <w:sz w:val="21"/>
                <w:szCs w:val="21"/>
              </w:rPr>
            </w:pPr>
            <w:r w:rsidRPr="00F3762A">
              <w:rPr>
                <w:color w:val="000000" w:themeColor="text1"/>
                <w:sz w:val="21"/>
                <w:szCs w:val="21"/>
              </w:rPr>
              <w:t xml:space="preserve">2. </w:t>
            </w:r>
            <w:r w:rsidRPr="00F3762A">
              <w:rPr>
                <w:color w:val="000000" w:themeColor="text1"/>
                <w:sz w:val="21"/>
                <w:szCs w:val="21"/>
              </w:rPr>
              <w:t>Emite el informe del auditor independiente del caso práctico con las modificaciones y los párrafos adicionales que correspondan, formando la opinión sobre los estados financieros y comunicando a los responsables del gobierno de la entidad la carta de recomendaciones con observaciones estructuradas, conforme a las normas de auditoría y con independencia e integridad.</w:t>
            </w: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color w:val="000000" w:themeColor="text1"/>
                <w:sz w:val="21"/>
                <w:szCs w:val="21"/>
              </w:rPr>
              <w:t>2.1 Redacta en aula el informe del auditor independiente del caso práctico, con los párrafos adicionales que correspondan, fundamentando con integridad el tipo de opinión en la evidencia obtenida.</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b/>
                <w:bCs/>
                <w:color w:val="000000" w:themeColor="text1"/>
                <w:sz w:val="21"/>
                <w:szCs w:val="21"/>
              </w:rPr>
              <w:t>Producto 15:</w:t>
            </w:r>
            <w:r w:rsidRPr="00F3762A">
              <w:rPr>
                <w:color w:val="000000" w:themeColor="text1"/>
                <w:sz w:val="21"/>
                <w:szCs w:val="21"/>
              </w:rPr>
              <w:t xml:space="preserve"> Informe del auditor independiente del caso práctico, con los párrafos adicionales que correspondan y la fundamentación del tipo de opinión emitida.</w:t>
            </w:r>
          </w:p>
        </w:tc>
      </w:tr>
      <w:tr w:rsidR="00F3762A" w:rsidRPr="00F3762A">
        <w:trPr>
          <w:cantSplit/>
        </w:trPr>
        <w:tc>
          <w:tcPr>
            <w:tcW w:w="3320" w:type="dxa"/>
            <w:gridSpan w:val="5"/>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3320" w:type="dxa"/>
            <w:gridSpan w:val="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color w:val="000000" w:themeColor="text1"/>
                <w:sz w:val="21"/>
                <w:szCs w:val="21"/>
              </w:rPr>
              <w:t>2.2 Redacta en equipo la carta de recomendaciones del caso práctico con observaciones estructuradas en condición, criterio, causa, efecto y recomendación, sustentándola con independencia en un simulacro de reunión con el directorio y el síndico.</w:t>
            </w:r>
          </w:p>
        </w:tc>
        <w:tc>
          <w:tcPr>
            <w:tcW w:w="3320"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b/>
                <w:bCs/>
                <w:color w:val="000000" w:themeColor="text1"/>
                <w:sz w:val="21"/>
                <w:szCs w:val="21"/>
              </w:rPr>
              <w:t>Producto 16:</w:t>
            </w:r>
            <w:r w:rsidRPr="00F3762A">
              <w:rPr>
                <w:color w:val="000000" w:themeColor="text1"/>
                <w:sz w:val="21"/>
                <w:szCs w:val="21"/>
              </w:rPr>
              <w:t xml:space="preserve"> Carta de recomendaciones de control interno del caso práctico con observaciones estructuradas en condición, criterio, causa, efecto y recomendación.</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Evidencias de conocimiento</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Unidad de aprendizaje</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Contenidos</w:t>
            </w:r>
          </w:p>
          <w:p w:rsidR="00FA3F90" w:rsidRPr="00F3762A" w:rsidRDefault="00000000">
            <w:pPr>
              <w:spacing w:before="20" w:after="20"/>
              <w:jc w:val="center"/>
              <w:rPr>
                <w:color w:val="000000" w:themeColor="text1"/>
                <w:sz w:val="21"/>
                <w:szCs w:val="21"/>
              </w:rPr>
            </w:pPr>
            <w:r w:rsidRPr="00F3762A">
              <w:rPr>
                <w:i/>
                <w:iCs/>
                <w:color w:val="000000" w:themeColor="text1"/>
                <w:sz w:val="21"/>
                <w:szCs w:val="21"/>
              </w:rPr>
              <w:t>C: cognitivo · P: procedimental · A: actitudinal · T: manejo de tecnología e IA</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Conocimientos circunstanciales</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665581">
            <w:pPr>
              <w:spacing w:before="20" w:after="20"/>
              <w:rPr>
                <w:color w:val="000000" w:themeColor="text1"/>
                <w:sz w:val="21"/>
                <w:szCs w:val="21"/>
              </w:rPr>
            </w:pPr>
            <w:r w:rsidRPr="00F3762A">
              <w:rPr>
                <w:color w:val="000000" w:themeColor="text1"/>
                <w:sz w:val="21"/>
                <w:szCs w:val="21"/>
              </w:rPr>
              <w:t>Tema 30: Evaluación de la evidencia obtenida y papeles de trabajo de resumen de hallazgos</w:t>
            </w:r>
            <w:r w:rsidRPr="00F3762A">
              <w:rPr>
                <w:color w:val="000000" w:themeColor="text1"/>
                <w:sz w:val="21"/>
                <w:szCs w:val="21"/>
              </w:rPr>
              <w:br/>
              <w:t>Tema 31: Formación de la opinión y el informe del auditor</w:t>
            </w:r>
            <w:r w:rsidRPr="00F3762A">
              <w:rPr>
                <w:color w:val="000000" w:themeColor="text1"/>
                <w:sz w:val="21"/>
                <w:szCs w:val="21"/>
              </w:rPr>
              <w:br/>
              <w:t>Tema 32: Carta de recomendaciones y comunicación con los responsables del gobierno de la entidad</w:t>
            </w:r>
            <w:r w:rsidRPr="00F3762A">
              <w:rPr>
                <w:color w:val="000000" w:themeColor="text1"/>
                <w:sz w:val="21"/>
                <w:szCs w:val="21"/>
              </w:rPr>
              <w:br/>
              <w:t>Tema 33: Utilización de herramientas tecnológicas en la auditoría</w:t>
            </w:r>
          </w:p>
        </w:tc>
        <w:tc>
          <w:tcPr>
            <w:tcW w:w="4565" w:type="dxa"/>
            <w:gridSpan w:val="8"/>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319CF" w:rsidRPr="00F3762A" w:rsidRDefault="009319CF" w:rsidP="009319CF">
            <w:pPr>
              <w:pStyle w:val="NormalWeb"/>
              <w:rPr>
                <w:color w:val="000000" w:themeColor="text1"/>
                <w:sz w:val="21"/>
                <w:szCs w:val="21"/>
              </w:rPr>
            </w:pPr>
            <w:r w:rsidRPr="00F3762A">
              <w:rPr>
                <w:rStyle w:val="Textoennegrita"/>
                <w:color w:val="000000" w:themeColor="text1"/>
                <w:sz w:val="21"/>
                <w:szCs w:val="21"/>
              </w:rPr>
              <w:t>Tema 30</w:t>
            </w:r>
          </w:p>
          <w:p w:rsidR="009319CF" w:rsidRPr="00F3762A" w:rsidRDefault="009319CF" w:rsidP="009319CF">
            <w:pPr>
              <w:numPr>
                <w:ilvl w:val="0"/>
                <w:numId w:val="35"/>
              </w:numPr>
              <w:spacing w:before="100" w:beforeAutospacing="1" w:after="100" w:afterAutospacing="1"/>
              <w:rPr>
                <w:color w:val="000000" w:themeColor="text1"/>
                <w:sz w:val="21"/>
                <w:szCs w:val="21"/>
              </w:rPr>
            </w:pPr>
            <w:r w:rsidRPr="00F3762A">
              <w:rPr>
                <w:color w:val="000000" w:themeColor="text1"/>
                <w:sz w:val="21"/>
                <w:szCs w:val="21"/>
              </w:rPr>
              <w:t>Objetivos de la evaluación de la evidencia de auditoría, de la materialidad y de los cambios en las valoraciones de riesgo. (C, P)</w:t>
            </w:r>
          </w:p>
          <w:p w:rsidR="009319CF" w:rsidRPr="00F3762A" w:rsidRDefault="009319CF" w:rsidP="009319CF">
            <w:pPr>
              <w:numPr>
                <w:ilvl w:val="0"/>
                <w:numId w:val="35"/>
              </w:numPr>
              <w:spacing w:before="100" w:beforeAutospacing="1" w:after="100" w:afterAutospacing="1"/>
              <w:rPr>
                <w:color w:val="000000" w:themeColor="text1"/>
                <w:sz w:val="21"/>
                <w:szCs w:val="21"/>
              </w:rPr>
            </w:pPr>
            <w:r w:rsidRPr="00F3762A">
              <w:rPr>
                <w:color w:val="000000" w:themeColor="text1"/>
                <w:sz w:val="21"/>
                <w:szCs w:val="21"/>
              </w:rPr>
              <w:t>Valoración del efecto de las incorrecciones no corregidas y de la suficiencia y adecuación de la evidencia de auditoría conforme a la Norma Internacional de Auditoría 450. (C, P)</w:t>
            </w:r>
          </w:p>
          <w:p w:rsidR="009319CF" w:rsidRPr="00F3762A" w:rsidRDefault="009319CF" w:rsidP="009319CF">
            <w:pPr>
              <w:numPr>
                <w:ilvl w:val="0"/>
                <w:numId w:val="35"/>
              </w:numPr>
              <w:spacing w:before="100" w:beforeAutospacing="1" w:after="100" w:afterAutospacing="1"/>
              <w:rPr>
                <w:color w:val="000000" w:themeColor="text1"/>
                <w:sz w:val="21"/>
                <w:szCs w:val="21"/>
              </w:rPr>
            </w:pPr>
            <w:r w:rsidRPr="00F3762A">
              <w:rPr>
                <w:color w:val="000000" w:themeColor="text1"/>
                <w:sz w:val="21"/>
                <w:szCs w:val="21"/>
              </w:rPr>
              <w:t>Procedimientos analíticos finales, hallazgos y problemas significativos y evaluación de la evidencia de auditoría. (P)</w:t>
            </w:r>
          </w:p>
          <w:p w:rsidR="009319CF" w:rsidRPr="00F3762A" w:rsidRDefault="009319CF" w:rsidP="009319CF">
            <w:pPr>
              <w:numPr>
                <w:ilvl w:val="0"/>
                <w:numId w:val="35"/>
              </w:numPr>
              <w:spacing w:before="100" w:beforeAutospacing="1" w:after="100" w:afterAutospacing="1"/>
              <w:rPr>
                <w:color w:val="000000" w:themeColor="text1"/>
                <w:sz w:val="21"/>
                <w:szCs w:val="21"/>
              </w:rPr>
            </w:pPr>
            <w:r w:rsidRPr="00F3762A">
              <w:rPr>
                <w:color w:val="000000" w:themeColor="text1"/>
                <w:sz w:val="21"/>
                <w:szCs w:val="21"/>
              </w:rPr>
              <w:t xml:space="preserve">Incertidumbre material relacionada con la empresa en funcionamiento y </w:t>
            </w:r>
            <w:r w:rsidRPr="00F3762A">
              <w:rPr>
                <w:color w:val="000000" w:themeColor="text1"/>
                <w:sz w:val="21"/>
                <w:szCs w:val="21"/>
              </w:rPr>
              <w:lastRenderedPageBreak/>
              <w:t>requerimientos de la Norma Internacional de Auditoría 570 sobre su evaluación y su informe. (C, P)</w:t>
            </w:r>
          </w:p>
          <w:p w:rsidR="009319CF" w:rsidRPr="00F3762A" w:rsidRDefault="009319CF" w:rsidP="009319CF">
            <w:pPr>
              <w:pStyle w:val="NormalWeb"/>
              <w:rPr>
                <w:color w:val="000000" w:themeColor="text1"/>
                <w:sz w:val="21"/>
                <w:szCs w:val="21"/>
              </w:rPr>
            </w:pPr>
            <w:r w:rsidRPr="00F3762A">
              <w:rPr>
                <w:rStyle w:val="Textoennegrita"/>
                <w:color w:val="000000" w:themeColor="text1"/>
                <w:sz w:val="21"/>
                <w:szCs w:val="21"/>
              </w:rPr>
              <w:t>Tema 31</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Evaluación de las conclusiones y formación de la opinión con integridad e independencia; forma y redacción del informe de auditoría conforme a la Norma Internacional de Auditoría 700. (C, P, A)</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Estructura del informe del auditor, opinión de auditoría no modificada, otros requerimientos de información e información adicional presentada junto con los estados financieros. (C)</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Informes del auditor modificados: estados financieros con incorrecciones materiales e imposibilidad de obtener evidencia de auditoría suficiente y adecuada conforme a la Norma Internacional de Auditoría 705. (C, P)</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Cuestiones clave de la auditoría: identificación, selección y redacción en el informe del auditor. (C, P)</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Párrafos de énfasis, párrafos de otras cuestiones e informes de auditoría sobre estados financieros comparativos conforme a las Normas Internacionales de Auditoría 706 y 710. (C)</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Hechos posteriores al cierre y su efecto en el informe del auditor conforme a la Norma Internacional de Auditoría 560. (C)</w:t>
            </w:r>
          </w:p>
          <w:p w:rsidR="009319CF" w:rsidRPr="00F3762A" w:rsidRDefault="009319CF" w:rsidP="009319CF">
            <w:pPr>
              <w:numPr>
                <w:ilvl w:val="0"/>
                <w:numId w:val="36"/>
              </w:numPr>
              <w:spacing w:before="100" w:beforeAutospacing="1" w:after="100" w:afterAutospacing="1"/>
              <w:rPr>
                <w:color w:val="000000" w:themeColor="text1"/>
                <w:sz w:val="21"/>
                <w:szCs w:val="21"/>
              </w:rPr>
            </w:pPr>
            <w:r w:rsidRPr="00F3762A">
              <w:rPr>
                <w:color w:val="000000" w:themeColor="text1"/>
                <w:sz w:val="21"/>
                <w:szCs w:val="21"/>
              </w:rPr>
              <w:t>Representaciones escritas de la administración conforme a la Norma Internacional de Auditoría 580. (C)</w:t>
            </w:r>
          </w:p>
          <w:p w:rsidR="009319CF" w:rsidRPr="00F3762A" w:rsidRDefault="009319CF" w:rsidP="009319CF">
            <w:pPr>
              <w:pStyle w:val="NormalWeb"/>
              <w:rPr>
                <w:color w:val="000000" w:themeColor="text1"/>
                <w:sz w:val="21"/>
                <w:szCs w:val="21"/>
              </w:rPr>
            </w:pPr>
            <w:r w:rsidRPr="00F3762A">
              <w:rPr>
                <w:rStyle w:val="Textoennegrita"/>
                <w:color w:val="000000" w:themeColor="text1"/>
                <w:sz w:val="21"/>
                <w:szCs w:val="21"/>
              </w:rPr>
              <w:t>Tema 32</w:t>
            </w:r>
          </w:p>
          <w:p w:rsidR="009319CF" w:rsidRPr="00F3762A" w:rsidRDefault="009319CF" w:rsidP="009319CF">
            <w:pPr>
              <w:numPr>
                <w:ilvl w:val="0"/>
                <w:numId w:val="37"/>
              </w:numPr>
              <w:spacing w:before="100" w:beforeAutospacing="1" w:after="100" w:afterAutospacing="1"/>
              <w:rPr>
                <w:color w:val="000000" w:themeColor="text1"/>
                <w:sz w:val="21"/>
                <w:szCs w:val="21"/>
              </w:rPr>
            </w:pPr>
            <w:r w:rsidRPr="00F3762A">
              <w:rPr>
                <w:color w:val="000000" w:themeColor="text1"/>
                <w:sz w:val="21"/>
                <w:szCs w:val="21"/>
              </w:rPr>
              <w:t>Identificación de aspectos reportables, factores a considerar y responsabilidad de la implementación de los sistemas de control. (C, P)</w:t>
            </w:r>
          </w:p>
          <w:p w:rsidR="009319CF" w:rsidRPr="00F3762A" w:rsidRDefault="009319CF" w:rsidP="009319CF">
            <w:pPr>
              <w:numPr>
                <w:ilvl w:val="0"/>
                <w:numId w:val="37"/>
              </w:numPr>
              <w:spacing w:before="100" w:beforeAutospacing="1" w:after="100" w:afterAutospacing="1"/>
              <w:rPr>
                <w:color w:val="000000" w:themeColor="text1"/>
                <w:sz w:val="21"/>
                <w:szCs w:val="21"/>
              </w:rPr>
            </w:pPr>
            <w:r w:rsidRPr="00F3762A">
              <w:rPr>
                <w:color w:val="000000" w:themeColor="text1"/>
                <w:sz w:val="21"/>
                <w:szCs w:val="21"/>
              </w:rPr>
              <w:t>Formas y contenido de los informes y estructura en la redacción de las observaciones en condición, criterio, causa, efecto y recomendación. (C, P)</w:t>
            </w:r>
          </w:p>
          <w:p w:rsidR="009319CF" w:rsidRPr="00F3762A" w:rsidRDefault="009319CF" w:rsidP="009319CF">
            <w:pPr>
              <w:numPr>
                <w:ilvl w:val="0"/>
                <w:numId w:val="37"/>
              </w:numPr>
              <w:spacing w:before="100" w:beforeAutospacing="1" w:after="100" w:afterAutospacing="1"/>
              <w:rPr>
                <w:color w:val="000000" w:themeColor="text1"/>
                <w:sz w:val="21"/>
                <w:szCs w:val="21"/>
              </w:rPr>
            </w:pPr>
            <w:r w:rsidRPr="00F3762A">
              <w:rPr>
                <w:color w:val="000000" w:themeColor="text1"/>
                <w:sz w:val="21"/>
                <w:szCs w:val="21"/>
              </w:rPr>
              <w:t>Comunicación con los responsables del gobierno de la entidad conforme a la Norma Internacional de Auditoría 260: deficiencias significativas de control interno y asuntos de independencia, con integridad y objetividad. (C, P, A)</w:t>
            </w:r>
          </w:p>
          <w:p w:rsidR="009319CF" w:rsidRPr="00F3762A" w:rsidRDefault="009319CF" w:rsidP="009319CF">
            <w:pPr>
              <w:pStyle w:val="NormalWeb"/>
              <w:rPr>
                <w:color w:val="000000" w:themeColor="text1"/>
                <w:sz w:val="21"/>
                <w:szCs w:val="21"/>
              </w:rPr>
            </w:pPr>
            <w:r w:rsidRPr="00F3762A">
              <w:rPr>
                <w:rStyle w:val="Textoennegrita"/>
                <w:color w:val="000000" w:themeColor="text1"/>
                <w:sz w:val="21"/>
                <w:szCs w:val="21"/>
              </w:rPr>
              <w:lastRenderedPageBreak/>
              <w:t>Tema 33</w:t>
            </w:r>
          </w:p>
          <w:p w:rsidR="009319CF" w:rsidRPr="00F3762A" w:rsidRDefault="009319CF" w:rsidP="009319CF">
            <w:pPr>
              <w:numPr>
                <w:ilvl w:val="0"/>
                <w:numId w:val="38"/>
              </w:numPr>
              <w:spacing w:before="100" w:beforeAutospacing="1" w:after="100" w:afterAutospacing="1"/>
              <w:rPr>
                <w:color w:val="000000" w:themeColor="text1"/>
                <w:sz w:val="21"/>
                <w:szCs w:val="21"/>
              </w:rPr>
            </w:pPr>
            <w:r w:rsidRPr="00F3762A">
              <w:rPr>
                <w:color w:val="000000" w:themeColor="text1"/>
                <w:sz w:val="21"/>
                <w:szCs w:val="21"/>
              </w:rPr>
              <w:t>Características y clases de herramientas tecnológicas de apoyo a la auditoría. (C)</w:t>
            </w:r>
          </w:p>
          <w:p w:rsidR="009319CF" w:rsidRPr="00F3762A" w:rsidRDefault="009319CF" w:rsidP="009319CF">
            <w:pPr>
              <w:numPr>
                <w:ilvl w:val="0"/>
                <w:numId w:val="38"/>
              </w:numPr>
              <w:spacing w:before="100" w:beforeAutospacing="1" w:after="100" w:afterAutospacing="1"/>
              <w:rPr>
                <w:color w:val="000000" w:themeColor="text1"/>
                <w:sz w:val="21"/>
                <w:szCs w:val="21"/>
              </w:rPr>
            </w:pPr>
            <w:r w:rsidRPr="00F3762A">
              <w:rPr>
                <w:color w:val="000000" w:themeColor="text1"/>
                <w:sz w:val="21"/>
                <w:szCs w:val="21"/>
              </w:rPr>
              <w:t>Utilización de herramientas tecnológicas para la preparación de papeles de trabajo y para el análisis de datos. (P, T)</w:t>
            </w:r>
          </w:p>
          <w:p w:rsidR="00FA3F90" w:rsidRPr="00F3762A" w:rsidRDefault="009319CF" w:rsidP="009319CF">
            <w:pPr>
              <w:numPr>
                <w:ilvl w:val="0"/>
                <w:numId w:val="38"/>
              </w:numPr>
              <w:spacing w:before="100" w:beforeAutospacing="1" w:after="100" w:afterAutospacing="1"/>
              <w:rPr>
                <w:color w:val="000000" w:themeColor="text1"/>
                <w:sz w:val="21"/>
                <w:szCs w:val="21"/>
              </w:rPr>
            </w:pPr>
            <w:r w:rsidRPr="00F3762A">
              <w:rPr>
                <w:color w:val="000000" w:themeColor="text1"/>
                <w:sz w:val="21"/>
                <w:szCs w:val="21"/>
              </w:rPr>
              <w:t>Uso de herramientas tecnológicas de apoyo a la auditoría: verificación de sus resultados por el auditor, responsabilidad profesional sobre lo que se firma, confidencialidad de los datos y documentación de su utilización. (P, A, T)</w:t>
            </w:r>
          </w:p>
        </w:tc>
        <w:tc>
          <w:tcPr>
            <w:tcW w:w="290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9319CF">
            <w:pPr>
              <w:pStyle w:val="Prrafodelista"/>
              <w:numPr>
                <w:ilvl w:val="0"/>
                <w:numId w:val="3"/>
              </w:numPr>
              <w:spacing w:before="10" w:after="10"/>
              <w:rPr>
                <w:color w:val="000000" w:themeColor="text1"/>
                <w:sz w:val="21"/>
                <w:szCs w:val="21"/>
              </w:rPr>
            </w:pPr>
            <w:r w:rsidRPr="00F3762A">
              <w:rPr>
                <w:color w:val="000000" w:themeColor="text1"/>
                <w:sz w:val="21"/>
                <w:szCs w:val="21"/>
              </w:rPr>
              <w:lastRenderedPageBreak/>
              <w:t>Nociones de comunicación ejecutiva y de sustentación oral de conclusiones ante los responsables del gobierno de la entidad.</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lastRenderedPageBreak/>
              <w:t>Actividades</w:t>
            </w:r>
          </w:p>
        </w:tc>
      </w:tr>
      <w:tr w:rsidR="00F3762A" w:rsidRPr="00F3762A">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En clase</w:t>
            </w: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Autónomas</w:t>
            </w: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B-</w:t>
            </w:r>
            <w:proofErr w:type="spellStart"/>
            <w:r w:rsidRPr="00F3762A">
              <w:rPr>
                <w:b/>
                <w:bCs/>
                <w:i/>
                <w:iCs/>
                <w:color w:val="000000" w:themeColor="text1"/>
                <w:sz w:val="21"/>
                <w:szCs w:val="21"/>
              </w:rPr>
              <w:t>Learning</w:t>
            </w:r>
            <w:proofErr w:type="spellEnd"/>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Taller</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Investigación/Práctica</w:t>
            </w:r>
          </w:p>
        </w:tc>
      </w:tr>
      <w:tr w:rsidR="00F3762A" w:rsidRPr="00F3762A">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9319CF" w:rsidRPr="00F3762A" w:rsidRDefault="009319CF" w:rsidP="009319CF">
            <w:pPr>
              <w:numPr>
                <w:ilvl w:val="0"/>
                <w:numId w:val="39"/>
              </w:numPr>
              <w:tabs>
                <w:tab w:val="clear" w:pos="720"/>
              </w:tabs>
              <w:spacing w:before="100" w:beforeAutospacing="1" w:after="100" w:afterAutospacing="1"/>
              <w:ind w:left="328"/>
              <w:rPr>
                <w:color w:val="000000" w:themeColor="text1"/>
                <w:sz w:val="21"/>
                <w:szCs w:val="21"/>
              </w:rPr>
            </w:pPr>
            <w:r w:rsidRPr="00F3762A">
              <w:rPr>
                <w:color w:val="000000" w:themeColor="text1"/>
                <w:sz w:val="21"/>
                <w:szCs w:val="21"/>
              </w:rPr>
              <w:t>Exposición dialogada de las decisiones del auditor en cada fase del caso práctico.</w:t>
            </w:r>
          </w:p>
          <w:p w:rsidR="009319CF" w:rsidRPr="00F3762A" w:rsidRDefault="009319CF" w:rsidP="009319CF">
            <w:pPr>
              <w:numPr>
                <w:ilvl w:val="0"/>
                <w:numId w:val="39"/>
              </w:numPr>
              <w:tabs>
                <w:tab w:val="clear" w:pos="720"/>
              </w:tabs>
              <w:spacing w:before="100" w:beforeAutospacing="1" w:after="100" w:afterAutospacing="1"/>
              <w:ind w:left="328"/>
              <w:rPr>
                <w:color w:val="000000" w:themeColor="text1"/>
                <w:sz w:val="21"/>
                <w:szCs w:val="21"/>
              </w:rPr>
            </w:pPr>
            <w:r w:rsidRPr="00F3762A">
              <w:rPr>
                <w:color w:val="000000" w:themeColor="text1"/>
                <w:sz w:val="21"/>
                <w:szCs w:val="21"/>
              </w:rPr>
              <w:t>Revisión guiada por el docente de los papeles de trabajo de cada ciclo de transacciones.</w:t>
            </w:r>
          </w:p>
          <w:p w:rsidR="009319CF" w:rsidRPr="00F3762A" w:rsidRDefault="009319CF" w:rsidP="009319CF">
            <w:pPr>
              <w:numPr>
                <w:ilvl w:val="0"/>
                <w:numId w:val="39"/>
              </w:numPr>
              <w:tabs>
                <w:tab w:val="clear" w:pos="720"/>
              </w:tabs>
              <w:spacing w:before="100" w:beforeAutospacing="1" w:after="100" w:afterAutospacing="1"/>
              <w:ind w:left="328"/>
              <w:rPr>
                <w:color w:val="000000" w:themeColor="text1"/>
                <w:sz w:val="21"/>
                <w:szCs w:val="21"/>
              </w:rPr>
            </w:pPr>
            <w:r w:rsidRPr="00F3762A">
              <w:rPr>
                <w:color w:val="000000" w:themeColor="text1"/>
                <w:sz w:val="21"/>
                <w:szCs w:val="21"/>
              </w:rPr>
              <w:t>Demostración del uso de herramientas tecnológicas sobre archivos de transacciones del caso práctico.</w:t>
            </w:r>
          </w:p>
          <w:p w:rsidR="009319CF" w:rsidRPr="00F3762A" w:rsidRDefault="009319CF" w:rsidP="009319CF">
            <w:pPr>
              <w:numPr>
                <w:ilvl w:val="0"/>
                <w:numId w:val="39"/>
              </w:numPr>
              <w:tabs>
                <w:tab w:val="clear" w:pos="720"/>
              </w:tabs>
              <w:spacing w:before="100" w:beforeAutospacing="1" w:after="100" w:afterAutospacing="1"/>
              <w:ind w:left="328"/>
              <w:rPr>
                <w:color w:val="000000" w:themeColor="text1"/>
                <w:sz w:val="21"/>
                <w:szCs w:val="21"/>
              </w:rPr>
            </w:pPr>
            <w:r w:rsidRPr="00F3762A">
              <w:rPr>
                <w:color w:val="000000" w:themeColor="text1"/>
                <w:sz w:val="21"/>
                <w:szCs w:val="21"/>
              </w:rPr>
              <w:t>Análisis de casos de hallazgos y de su efecto en la opinión del auditor.</w:t>
            </w:r>
          </w:p>
          <w:p w:rsidR="009319CF" w:rsidRPr="00F3762A" w:rsidRDefault="009319CF" w:rsidP="009319CF">
            <w:pPr>
              <w:numPr>
                <w:ilvl w:val="0"/>
                <w:numId w:val="39"/>
              </w:numPr>
              <w:tabs>
                <w:tab w:val="clear" w:pos="720"/>
              </w:tabs>
              <w:spacing w:before="100" w:beforeAutospacing="1" w:after="100" w:afterAutospacing="1"/>
              <w:ind w:left="328"/>
              <w:rPr>
                <w:color w:val="000000" w:themeColor="text1"/>
                <w:sz w:val="21"/>
                <w:szCs w:val="21"/>
              </w:rPr>
            </w:pPr>
            <w:r w:rsidRPr="00F3762A">
              <w:rPr>
                <w:color w:val="000000" w:themeColor="text1"/>
                <w:sz w:val="21"/>
                <w:szCs w:val="21"/>
              </w:rPr>
              <w:t>Preguntas de comprensión sobre la vinculación entre los riesgos valorados y los procedimientos aplicados.</w:t>
            </w:r>
          </w:p>
          <w:p w:rsidR="009319CF" w:rsidRPr="00F3762A" w:rsidRDefault="009319CF" w:rsidP="009319CF">
            <w:pPr>
              <w:numPr>
                <w:ilvl w:val="0"/>
                <w:numId w:val="39"/>
              </w:numPr>
              <w:tabs>
                <w:tab w:val="clear" w:pos="720"/>
              </w:tabs>
              <w:spacing w:before="100" w:beforeAutospacing="1" w:after="100" w:afterAutospacing="1"/>
              <w:ind w:left="328"/>
              <w:rPr>
                <w:color w:val="000000" w:themeColor="text1"/>
                <w:sz w:val="21"/>
                <w:szCs w:val="21"/>
              </w:rPr>
            </w:pPr>
            <w:r w:rsidRPr="00F3762A">
              <w:rPr>
                <w:color w:val="000000" w:themeColor="text1"/>
                <w:sz w:val="21"/>
                <w:szCs w:val="21"/>
              </w:rPr>
              <w:t xml:space="preserve">Exposición dialogada del marco normativo vigente y de la </w:t>
            </w:r>
            <w:r w:rsidRPr="00F3762A">
              <w:rPr>
                <w:color w:val="000000" w:themeColor="text1"/>
                <w:sz w:val="21"/>
                <w:szCs w:val="21"/>
              </w:rPr>
              <w:lastRenderedPageBreak/>
              <w:t>valoración de los riesgos del caso práctico.</w:t>
            </w:r>
          </w:p>
          <w:p w:rsidR="00FA3F90" w:rsidRPr="00F3762A" w:rsidRDefault="00FA3F90" w:rsidP="009319CF">
            <w:pPr>
              <w:spacing w:before="20" w:after="20"/>
              <w:ind w:left="328"/>
              <w:jc w:val="cente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777C1" w:rsidRPr="00F3762A" w:rsidRDefault="00B777C1" w:rsidP="00B777C1">
            <w:pPr>
              <w:numPr>
                <w:ilvl w:val="0"/>
                <w:numId w:val="40"/>
              </w:numPr>
              <w:tabs>
                <w:tab w:val="clear" w:pos="720"/>
              </w:tabs>
              <w:spacing w:before="100" w:beforeAutospacing="1" w:after="100" w:afterAutospacing="1"/>
              <w:ind w:left="384"/>
              <w:rPr>
                <w:color w:val="000000" w:themeColor="text1"/>
                <w:sz w:val="21"/>
                <w:szCs w:val="21"/>
              </w:rPr>
            </w:pPr>
            <w:r w:rsidRPr="00F3762A">
              <w:rPr>
                <w:color w:val="000000" w:themeColor="text1"/>
                <w:sz w:val="21"/>
                <w:szCs w:val="21"/>
              </w:rPr>
              <w:lastRenderedPageBreak/>
              <w:t>Lectura de las normas de auditoría vigentes aplicables a cada fase del caso práctico.</w:t>
            </w:r>
          </w:p>
          <w:p w:rsidR="00B777C1" w:rsidRPr="00F3762A" w:rsidRDefault="00B777C1" w:rsidP="00B777C1">
            <w:pPr>
              <w:numPr>
                <w:ilvl w:val="0"/>
                <w:numId w:val="40"/>
              </w:numPr>
              <w:tabs>
                <w:tab w:val="clear" w:pos="720"/>
              </w:tabs>
              <w:spacing w:before="100" w:beforeAutospacing="1" w:after="100" w:afterAutospacing="1"/>
              <w:ind w:left="384"/>
              <w:rPr>
                <w:color w:val="000000" w:themeColor="text1"/>
                <w:sz w:val="21"/>
                <w:szCs w:val="21"/>
              </w:rPr>
            </w:pPr>
            <w:r w:rsidRPr="00F3762A">
              <w:rPr>
                <w:color w:val="000000" w:themeColor="text1"/>
                <w:sz w:val="21"/>
                <w:szCs w:val="21"/>
              </w:rPr>
              <w:t>Desarrollo progresivo de los papeles de trabajo del caso práctico.</w:t>
            </w:r>
          </w:p>
          <w:p w:rsidR="00B777C1" w:rsidRPr="00F3762A" w:rsidRDefault="00B777C1" w:rsidP="00B777C1">
            <w:pPr>
              <w:numPr>
                <w:ilvl w:val="0"/>
                <w:numId w:val="40"/>
              </w:numPr>
              <w:tabs>
                <w:tab w:val="clear" w:pos="720"/>
              </w:tabs>
              <w:spacing w:before="100" w:beforeAutospacing="1" w:after="100" w:afterAutospacing="1"/>
              <w:ind w:left="384"/>
              <w:rPr>
                <w:color w:val="000000" w:themeColor="text1"/>
                <w:sz w:val="21"/>
                <w:szCs w:val="21"/>
              </w:rPr>
            </w:pPr>
            <w:r w:rsidRPr="00F3762A">
              <w:rPr>
                <w:color w:val="000000" w:themeColor="text1"/>
                <w:sz w:val="21"/>
                <w:szCs w:val="21"/>
              </w:rPr>
              <w:t>Resolución de ejercicios de cálculo de materialidad y de muestreo con herramientas tecnológicas al cierre de cada tema.</w:t>
            </w:r>
          </w:p>
          <w:p w:rsidR="00B777C1" w:rsidRPr="00F3762A" w:rsidRDefault="00B777C1" w:rsidP="00B777C1">
            <w:pPr>
              <w:numPr>
                <w:ilvl w:val="0"/>
                <w:numId w:val="40"/>
              </w:numPr>
              <w:tabs>
                <w:tab w:val="clear" w:pos="720"/>
              </w:tabs>
              <w:spacing w:before="100" w:beforeAutospacing="1" w:after="100" w:afterAutospacing="1"/>
              <w:ind w:left="384"/>
              <w:rPr>
                <w:color w:val="000000" w:themeColor="text1"/>
                <w:sz w:val="21"/>
                <w:szCs w:val="21"/>
              </w:rPr>
            </w:pPr>
            <w:r w:rsidRPr="00F3762A">
              <w:rPr>
                <w:color w:val="000000" w:themeColor="text1"/>
                <w:sz w:val="21"/>
                <w:szCs w:val="21"/>
              </w:rPr>
              <w:t>Lectura de la norma de auditoría para entidades menos complejas y de su guía de implementación por primera vez.</w:t>
            </w:r>
          </w:p>
          <w:p w:rsidR="00B777C1" w:rsidRPr="00F3762A" w:rsidRDefault="00B777C1" w:rsidP="00B777C1">
            <w:pPr>
              <w:numPr>
                <w:ilvl w:val="0"/>
                <w:numId w:val="40"/>
              </w:numPr>
              <w:tabs>
                <w:tab w:val="clear" w:pos="720"/>
              </w:tabs>
              <w:spacing w:before="100" w:beforeAutospacing="1" w:after="100" w:afterAutospacing="1"/>
              <w:ind w:left="384"/>
              <w:rPr>
                <w:color w:val="000000" w:themeColor="text1"/>
                <w:sz w:val="21"/>
                <w:szCs w:val="21"/>
              </w:rPr>
            </w:pPr>
            <w:r w:rsidRPr="00F3762A">
              <w:rPr>
                <w:color w:val="000000" w:themeColor="text1"/>
                <w:sz w:val="21"/>
                <w:szCs w:val="21"/>
              </w:rPr>
              <w:t>Redacción de borradores del informe del auditor y de la carta de recomendaciones del caso práctico.</w:t>
            </w:r>
          </w:p>
          <w:p w:rsidR="00FA3F90" w:rsidRPr="00F3762A" w:rsidRDefault="00FA3F90" w:rsidP="00B777C1">
            <w:pPr>
              <w:spacing w:before="20" w:after="20"/>
              <w:ind w:left="384"/>
              <w:jc w:val="center"/>
              <w:rPr>
                <w:color w:val="000000" w:themeColor="text1"/>
                <w:sz w:val="21"/>
                <w:szCs w:val="21"/>
              </w:rPr>
            </w:pPr>
          </w:p>
        </w:tc>
        <w:tc>
          <w:tcPr>
            <w:tcW w:w="1660"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777C1" w:rsidRPr="00F3762A" w:rsidRDefault="00B777C1" w:rsidP="00B777C1">
            <w:pPr>
              <w:numPr>
                <w:ilvl w:val="0"/>
                <w:numId w:val="41"/>
              </w:numPr>
              <w:spacing w:before="100" w:beforeAutospacing="1" w:after="100" w:afterAutospacing="1"/>
              <w:ind w:left="288" w:hanging="296"/>
              <w:rPr>
                <w:color w:val="000000" w:themeColor="text1"/>
                <w:sz w:val="21"/>
                <w:szCs w:val="21"/>
              </w:rPr>
            </w:pPr>
            <w:r w:rsidRPr="00F3762A">
              <w:rPr>
                <w:color w:val="000000" w:themeColor="text1"/>
                <w:sz w:val="21"/>
                <w:szCs w:val="21"/>
              </w:rPr>
              <w:lastRenderedPageBreak/>
              <w:t>Cuestionarios de comprensión de cada tema en la plataforma Moodle UMSA.</w:t>
            </w:r>
          </w:p>
          <w:p w:rsidR="00B777C1" w:rsidRPr="00F3762A" w:rsidRDefault="00B777C1" w:rsidP="00B777C1">
            <w:pPr>
              <w:numPr>
                <w:ilvl w:val="0"/>
                <w:numId w:val="41"/>
              </w:numPr>
              <w:spacing w:before="100" w:beforeAutospacing="1" w:after="100" w:afterAutospacing="1"/>
              <w:ind w:left="288" w:hanging="296"/>
              <w:rPr>
                <w:color w:val="000000" w:themeColor="text1"/>
                <w:sz w:val="21"/>
                <w:szCs w:val="21"/>
              </w:rPr>
            </w:pPr>
            <w:r w:rsidRPr="00F3762A">
              <w:rPr>
                <w:color w:val="000000" w:themeColor="text1"/>
                <w:sz w:val="21"/>
                <w:szCs w:val="21"/>
              </w:rPr>
              <w:t>Foros de consulta sobre el marco normativo, la valoración de riesgos, el diseño de las pruebas y la formación de la opinión.</w:t>
            </w:r>
          </w:p>
          <w:p w:rsidR="00B777C1" w:rsidRPr="00F3762A" w:rsidRDefault="00B777C1" w:rsidP="00B777C1">
            <w:pPr>
              <w:numPr>
                <w:ilvl w:val="0"/>
                <w:numId w:val="41"/>
              </w:numPr>
              <w:spacing w:before="100" w:beforeAutospacing="1" w:after="100" w:afterAutospacing="1"/>
              <w:ind w:left="288" w:hanging="296"/>
              <w:rPr>
                <w:color w:val="000000" w:themeColor="text1"/>
                <w:sz w:val="21"/>
                <w:szCs w:val="21"/>
              </w:rPr>
            </w:pPr>
            <w:r w:rsidRPr="00F3762A">
              <w:rPr>
                <w:color w:val="000000" w:themeColor="text1"/>
                <w:sz w:val="21"/>
                <w:szCs w:val="21"/>
              </w:rPr>
              <w:t>Videotutoriales de elaboración de papeles de trabajo con herramientas tecnológicas.</w:t>
            </w:r>
          </w:p>
          <w:p w:rsidR="00B777C1" w:rsidRPr="00F3762A" w:rsidRDefault="00B777C1" w:rsidP="00B777C1">
            <w:pPr>
              <w:numPr>
                <w:ilvl w:val="0"/>
                <w:numId w:val="41"/>
              </w:numPr>
              <w:spacing w:before="100" w:beforeAutospacing="1" w:after="100" w:afterAutospacing="1"/>
              <w:ind w:left="288" w:hanging="296"/>
              <w:rPr>
                <w:color w:val="000000" w:themeColor="text1"/>
                <w:sz w:val="21"/>
                <w:szCs w:val="21"/>
              </w:rPr>
            </w:pPr>
            <w:r w:rsidRPr="00F3762A">
              <w:rPr>
                <w:color w:val="000000" w:themeColor="text1"/>
                <w:sz w:val="21"/>
                <w:szCs w:val="21"/>
              </w:rPr>
              <w:t>Entrega y retroalimentación de los avances del caso práctico en la plataforma Moodle UMSA.</w:t>
            </w:r>
          </w:p>
          <w:p w:rsidR="00FA3F90" w:rsidRPr="00F3762A" w:rsidRDefault="00FA3F90" w:rsidP="00B777C1">
            <w:pPr>
              <w:spacing w:before="20" w:after="20"/>
              <w:ind w:left="288" w:hanging="296"/>
              <w:jc w:val="center"/>
              <w:rPr>
                <w:color w:val="000000" w:themeColor="text1"/>
                <w:sz w:val="21"/>
                <w:szCs w:val="21"/>
              </w:rPr>
            </w:pP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B777C1" w:rsidRPr="00F3762A" w:rsidRDefault="00B777C1" w:rsidP="00B777C1">
            <w:pPr>
              <w:numPr>
                <w:ilvl w:val="0"/>
                <w:numId w:val="42"/>
              </w:numPr>
              <w:tabs>
                <w:tab w:val="clear" w:pos="720"/>
              </w:tabs>
              <w:spacing w:before="100" w:beforeAutospacing="1" w:after="100" w:afterAutospacing="1"/>
              <w:ind w:left="336"/>
              <w:rPr>
                <w:color w:val="000000" w:themeColor="text1"/>
                <w:sz w:val="21"/>
                <w:szCs w:val="21"/>
              </w:rPr>
            </w:pPr>
            <w:r w:rsidRPr="00F3762A">
              <w:rPr>
                <w:color w:val="000000" w:themeColor="text1"/>
                <w:sz w:val="21"/>
                <w:szCs w:val="21"/>
              </w:rPr>
              <w:lastRenderedPageBreak/>
              <w:t>Elaboración guiada del memorando de planificación, de la matriz de riesgos de incorrección material y de la matriz de riesgos y controles clave.</w:t>
            </w:r>
          </w:p>
          <w:p w:rsidR="00B777C1" w:rsidRPr="00F3762A" w:rsidRDefault="00B777C1" w:rsidP="00B777C1">
            <w:pPr>
              <w:numPr>
                <w:ilvl w:val="0"/>
                <w:numId w:val="42"/>
              </w:numPr>
              <w:tabs>
                <w:tab w:val="clear" w:pos="720"/>
              </w:tabs>
              <w:spacing w:before="100" w:beforeAutospacing="1" w:after="100" w:afterAutospacing="1"/>
              <w:ind w:left="336"/>
              <w:rPr>
                <w:color w:val="000000" w:themeColor="text1"/>
                <w:sz w:val="21"/>
                <w:szCs w:val="21"/>
              </w:rPr>
            </w:pPr>
            <w:r w:rsidRPr="00F3762A">
              <w:rPr>
                <w:color w:val="000000" w:themeColor="text1"/>
                <w:sz w:val="21"/>
                <w:szCs w:val="21"/>
              </w:rPr>
              <w:t>Desarrollo colaborativo de los programas y de los papeles de trabajo por ciclo de transacciones.</w:t>
            </w:r>
          </w:p>
          <w:p w:rsidR="00B777C1" w:rsidRPr="00F3762A" w:rsidRDefault="00B777C1" w:rsidP="00B777C1">
            <w:pPr>
              <w:numPr>
                <w:ilvl w:val="0"/>
                <w:numId w:val="42"/>
              </w:numPr>
              <w:tabs>
                <w:tab w:val="clear" w:pos="720"/>
              </w:tabs>
              <w:spacing w:before="100" w:beforeAutospacing="1" w:after="100" w:afterAutospacing="1"/>
              <w:ind w:left="336"/>
              <w:rPr>
                <w:color w:val="000000" w:themeColor="text1"/>
                <w:sz w:val="21"/>
                <w:szCs w:val="21"/>
              </w:rPr>
            </w:pPr>
            <w:r w:rsidRPr="00F3762A">
              <w:rPr>
                <w:color w:val="000000" w:themeColor="text1"/>
                <w:sz w:val="21"/>
                <w:szCs w:val="21"/>
              </w:rPr>
              <w:t>Revisión cruzada de los papeles de trabajo y del informe del auditor entre equipos.</w:t>
            </w:r>
          </w:p>
          <w:p w:rsidR="00B777C1" w:rsidRPr="00F3762A" w:rsidRDefault="00B777C1" w:rsidP="00B777C1">
            <w:pPr>
              <w:numPr>
                <w:ilvl w:val="0"/>
                <w:numId w:val="42"/>
              </w:numPr>
              <w:tabs>
                <w:tab w:val="clear" w:pos="720"/>
              </w:tabs>
              <w:spacing w:before="100" w:beforeAutospacing="1" w:after="100" w:afterAutospacing="1"/>
              <w:ind w:left="336"/>
              <w:rPr>
                <w:color w:val="000000" w:themeColor="text1"/>
                <w:sz w:val="21"/>
                <w:szCs w:val="21"/>
              </w:rPr>
            </w:pPr>
            <w:r w:rsidRPr="00F3762A">
              <w:rPr>
                <w:color w:val="000000" w:themeColor="text1"/>
                <w:sz w:val="21"/>
                <w:szCs w:val="21"/>
              </w:rPr>
              <w:t>Determinación conjunta de las cuestiones clave de la auditoría del caso práctico.</w:t>
            </w:r>
          </w:p>
          <w:p w:rsidR="00B777C1" w:rsidRPr="00F3762A" w:rsidRDefault="00B777C1" w:rsidP="00B777C1">
            <w:pPr>
              <w:numPr>
                <w:ilvl w:val="0"/>
                <w:numId w:val="42"/>
              </w:numPr>
              <w:tabs>
                <w:tab w:val="clear" w:pos="720"/>
              </w:tabs>
              <w:spacing w:before="100" w:beforeAutospacing="1" w:after="100" w:afterAutospacing="1"/>
              <w:ind w:left="336"/>
              <w:rPr>
                <w:color w:val="000000" w:themeColor="text1"/>
                <w:sz w:val="21"/>
                <w:szCs w:val="21"/>
              </w:rPr>
            </w:pPr>
            <w:r w:rsidRPr="00F3762A">
              <w:rPr>
                <w:color w:val="000000" w:themeColor="text1"/>
                <w:sz w:val="21"/>
                <w:szCs w:val="21"/>
              </w:rPr>
              <w:t xml:space="preserve">Práctica guiada de análisis de datos sobre archivos de transacciones con herramientas tecnológicas. </w:t>
            </w:r>
            <w:r w:rsidRPr="00F3762A">
              <w:rPr>
                <w:rStyle w:val="nfasis"/>
                <w:color w:val="000000" w:themeColor="text1"/>
                <w:sz w:val="21"/>
                <w:szCs w:val="21"/>
              </w:rPr>
              <w:t>(movida desde B-</w:t>
            </w:r>
            <w:proofErr w:type="spellStart"/>
            <w:r w:rsidRPr="00F3762A">
              <w:rPr>
                <w:rStyle w:val="nfasis"/>
                <w:color w:val="000000" w:themeColor="text1"/>
                <w:sz w:val="21"/>
                <w:szCs w:val="21"/>
              </w:rPr>
              <w:t>Learning</w:t>
            </w:r>
            <w:proofErr w:type="spellEnd"/>
            <w:r w:rsidRPr="00F3762A">
              <w:rPr>
                <w:rStyle w:val="nfasis"/>
                <w:color w:val="000000" w:themeColor="text1"/>
                <w:sz w:val="21"/>
                <w:szCs w:val="21"/>
              </w:rPr>
              <w:t>)</w:t>
            </w:r>
          </w:p>
          <w:p w:rsidR="00B777C1" w:rsidRPr="00F3762A" w:rsidRDefault="00B777C1" w:rsidP="00B777C1">
            <w:pPr>
              <w:numPr>
                <w:ilvl w:val="0"/>
                <w:numId w:val="42"/>
              </w:numPr>
              <w:tabs>
                <w:tab w:val="clear" w:pos="720"/>
              </w:tabs>
              <w:spacing w:before="100" w:beforeAutospacing="1" w:after="100" w:afterAutospacing="1"/>
              <w:ind w:left="336"/>
              <w:rPr>
                <w:color w:val="000000" w:themeColor="text1"/>
                <w:sz w:val="21"/>
                <w:szCs w:val="21"/>
              </w:rPr>
            </w:pPr>
            <w:r w:rsidRPr="00F3762A">
              <w:rPr>
                <w:color w:val="000000" w:themeColor="text1"/>
                <w:sz w:val="21"/>
                <w:szCs w:val="21"/>
              </w:rPr>
              <w:lastRenderedPageBreak/>
              <w:t>Simulacro de reunión con los responsables del gobierno de la entidad para sustentar la carta de recomendaciones</w:t>
            </w:r>
          </w:p>
          <w:p w:rsidR="00FA3F90" w:rsidRPr="00F3762A" w:rsidRDefault="00FA3F90" w:rsidP="00B777C1">
            <w:pPr>
              <w:spacing w:before="20" w:after="20"/>
              <w:ind w:left="336"/>
              <w:jc w:val="center"/>
              <w:rPr>
                <w:color w:val="000000" w:themeColor="text1"/>
                <w:sz w:val="21"/>
                <w:szCs w:val="21"/>
              </w:rPr>
            </w:pP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16047" w:rsidRPr="00F3762A" w:rsidRDefault="00E16047" w:rsidP="00E16047">
            <w:pPr>
              <w:numPr>
                <w:ilvl w:val="0"/>
                <w:numId w:val="43"/>
              </w:numPr>
              <w:tabs>
                <w:tab w:val="clear" w:pos="720"/>
              </w:tabs>
              <w:spacing w:before="100" w:beforeAutospacing="1" w:after="100" w:afterAutospacing="1"/>
              <w:ind w:left="383"/>
              <w:rPr>
                <w:color w:val="000000" w:themeColor="text1"/>
                <w:sz w:val="21"/>
                <w:szCs w:val="21"/>
              </w:rPr>
            </w:pPr>
            <w:r w:rsidRPr="00F3762A">
              <w:rPr>
                <w:color w:val="000000" w:themeColor="text1"/>
                <w:sz w:val="21"/>
                <w:szCs w:val="21"/>
              </w:rPr>
              <w:lastRenderedPageBreak/>
              <w:t>Análisis de informes de auditoría externa de empresas bolivianas, incluidos los de opinión modificada, e identificación de sus fundamentos.</w:t>
            </w:r>
          </w:p>
          <w:p w:rsidR="00E16047" w:rsidRPr="00F3762A" w:rsidRDefault="00E16047" w:rsidP="00E16047">
            <w:pPr>
              <w:numPr>
                <w:ilvl w:val="0"/>
                <w:numId w:val="43"/>
              </w:numPr>
              <w:tabs>
                <w:tab w:val="clear" w:pos="720"/>
              </w:tabs>
              <w:spacing w:before="100" w:beforeAutospacing="1" w:after="100" w:afterAutospacing="1"/>
              <w:ind w:left="383"/>
              <w:rPr>
                <w:color w:val="000000" w:themeColor="text1"/>
                <w:sz w:val="21"/>
                <w:szCs w:val="21"/>
              </w:rPr>
            </w:pPr>
            <w:r w:rsidRPr="00F3762A">
              <w:rPr>
                <w:color w:val="000000" w:themeColor="text1"/>
                <w:sz w:val="21"/>
                <w:szCs w:val="21"/>
              </w:rPr>
              <w:t>Revisión del control interno y de los flujogramas de los procesos de una entidad privada, con su autorización y con resguardo de la confidencialidad de la información.</w:t>
            </w:r>
          </w:p>
          <w:p w:rsidR="00E16047" w:rsidRPr="00F3762A" w:rsidRDefault="00E16047" w:rsidP="00E16047">
            <w:pPr>
              <w:numPr>
                <w:ilvl w:val="0"/>
                <w:numId w:val="43"/>
              </w:numPr>
              <w:tabs>
                <w:tab w:val="clear" w:pos="720"/>
              </w:tabs>
              <w:spacing w:before="100" w:beforeAutospacing="1" w:after="100" w:afterAutospacing="1"/>
              <w:ind w:left="383"/>
              <w:rPr>
                <w:color w:val="000000" w:themeColor="text1"/>
                <w:sz w:val="21"/>
                <w:szCs w:val="21"/>
              </w:rPr>
            </w:pPr>
            <w:r w:rsidRPr="00F3762A">
              <w:rPr>
                <w:color w:val="000000" w:themeColor="text1"/>
                <w:sz w:val="21"/>
                <w:szCs w:val="21"/>
              </w:rPr>
              <w:t>Comparación de programas de auditoría de firmas o de entidades reales aplicados a distintos ciclos de transacciones.</w:t>
            </w:r>
          </w:p>
          <w:p w:rsidR="00E16047" w:rsidRPr="00F3762A" w:rsidRDefault="00E16047" w:rsidP="00E16047">
            <w:pPr>
              <w:numPr>
                <w:ilvl w:val="0"/>
                <w:numId w:val="43"/>
              </w:numPr>
              <w:tabs>
                <w:tab w:val="clear" w:pos="720"/>
              </w:tabs>
              <w:spacing w:before="100" w:beforeAutospacing="1" w:after="100" w:afterAutospacing="1"/>
              <w:ind w:left="383"/>
              <w:rPr>
                <w:color w:val="000000" w:themeColor="text1"/>
                <w:sz w:val="21"/>
                <w:szCs w:val="21"/>
              </w:rPr>
            </w:pPr>
            <w:r w:rsidRPr="00F3762A">
              <w:rPr>
                <w:color w:val="000000" w:themeColor="text1"/>
                <w:sz w:val="21"/>
                <w:szCs w:val="21"/>
              </w:rPr>
              <w:t xml:space="preserve">Análisis de datos reales anonimizados de una entidad privada con </w:t>
            </w:r>
            <w:r w:rsidRPr="00F3762A">
              <w:rPr>
                <w:color w:val="000000" w:themeColor="text1"/>
                <w:sz w:val="21"/>
                <w:szCs w:val="21"/>
              </w:rPr>
              <w:lastRenderedPageBreak/>
              <w:t>herramientas tecnológicas.</w:t>
            </w:r>
          </w:p>
          <w:p w:rsidR="00FA3F90" w:rsidRPr="00F3762A" w:rsidRDefault="00FA3F90" w:rsidP="00E16047">
            <w:pPr>
              <w:spacing w:before="20" w:after="20"/>
              <w:ind w:left="383"/>
              <w:jc w:val="center"/>
              <w:rPr>
                <w:color w:val="000000" w:themeColor="text1"/>
                <w:sz w:val="21"/>
                <w:szCs w:val="21"/>
              </w:rPr>
            </w:pP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Estrategias de aprendizaje y enseñanza</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Taller de elaboración de papeles de trabajo sobre un caso práctico extenso.</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Aprendizaje basado en problemas con estados financieros de entidades privadas bolivianas.</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Aprendizaje por fases del proceso de auditoría con resolución guiada del caso práctico.</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Trabajo colaborativo en equipos de auditoría con asignación de ciclos de transacciones.</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Clase invertida para los contenidos normativos.</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Exposición y defensa de los papeles de trabajo, del informe del auditor y de la carta de recomendaciones ante el curso.</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Estudio de casos de informes del auditor con opinión modificada.</w:t>
            </w:r>
          </w:p>
          <w:p w:rsidR="00FA3F90"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Práctica con herramientas tecnológicas con verificación de sus resultados por el estudiante.</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Recursos para el aprendizaje</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Plataforma Moodle UMSA.</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Compendio de Normas de Contabilidad y Auditoría del Colegio de Auditores o Contadores Públicos de Bolivia.</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Manual de pronunciamientos internacionales del Consejo de Normas Internacionales de Auditoría y Aseguramiento.</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Guía para el uso de las normas internacionales de auditoría en auditorías de pequeñas y medianas empresas.</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Guía de implementación por primera vez de la norma de auditoría para entidades menos complejas.</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 xml:space="preserve">Hoja de cálculo Microsoft Excel con sus funciones de análisis de datos y asistente de inteligencia artificial Microsoft </w:t>
            </w:r>
            <w:proofErr w:type="spellStart"/>
            <w:r w:rsidRPr="00F3762A">
              <w:rPr>
                <w:color w:val="000000" w:themeColor="text1"/>
                <w:sz w:val="21"/>
                <w:szCs w:val="21"/>
              </w:rPr>
              <w:t>Copilot</w:t>
            </w:r>
            <w:proofErr w:type="spellEnd"/>
            <w:r w:rsidRPr="00F3762A">
              <w:rPr>
                <w:color w:val="000000" w:themeColor="text1"/>
                <w:sz w:val="21"/>
                <w:szCs w:val="21"/>
              </w:rPr>
              <w:t>, ambos de Office 365, para la preparación de papeles de trabajo.</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Caso práctico con estados financieros, documentación de respaldo y formatos de papeles de trabajo de la cátedra.</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Repositorio de informes del auditor independiente de empresas bolivianas.</w:t>
            </w:r>
          </w:p>
          <w:p w:rsidR="00FA3F90"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Aula con computadores o equipos portátiles de los estudiantes con acceso a internet.</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Estrategias de evaluación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Evaluación diagnóstica: prueba inicial sobre las fases de la auditoría financiera, el control interno y la documentación del trabajo del auditor, adquiridos en las asignaturas prerrequisito.</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Evaluación formativa: cuestionarios de comprensión en Moodle UMSA, ejercicios prácticos en el aula y avances del caso práctico, con retroalimentación continua, autoevaluación y coevaluación.</w:t>
            </w:r>
          </w:p>
          <w:p w:rsidR="00FA3F90"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Evaluación sumativa: tres evaluaciones que califican los productos del itinerario con sus rúbricas, la primera sobre los Elementos 1 y 2, la segunda sobre el Elemento 3 y la tercera sobre el Elemento 4.</w:t>
            </w:r>
          </w:p>
        </w:tc>
      </w:tr>
      <w:tr w:rsidR="00F3762A" w:rsidRPr="00F3762A">
        <w:tc>
          <w:tcPr>
            <w:tcW w:w="2490"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lastRenderedPageBreak/>
              <w:t>Criterios de calificación</w:t>
            </w:r>
          </w:p>
        </w:tc>
        <w:tc>
          <w:tcPr>
            <w:tcW w:w="7470" w:type="dxa"/>
            <w:gridSpan w:val="1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Nota mínima de aprobación: 51/100.</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La calificación se obtiene en tres evaluaciones sumativas: la primera, de los Productos 1 a 8, con 40 puntos; la segunda, de los Productos 9 a 12, con 40 puntos; y la tercera, de los Productos 13 a 16, con 20 puntos.</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Cada evidencia de producto se evalúa con su propia rúbrica de tres niveles de logro: Insuficiente, de 1 a 50; Suficiente, de 51 a 80; y Destacado, de 81 a 100.</w:t>
            </w:r>
          </w:p>
          <w:p w:rsidR="00E16047" w:rsidRPr="00F3762A" w:rsidRDefault="00E16047" w:rsidP="00E16047">
            <w:pPr>
              <w:numPr>
                <w:ilvl w:val="0"/>
                <w:numId w:val="3"/>
              </w:numPr>
              <w:spacing w:before="100" w:beforeAutospacing="1" w:after="100" w:afterAutospacing="1"/>
              <w:rPr>
                <w:color w:val="000000" w:themeColor="text1"/>
                <w:sz w:val="21"/>
                <w:szCs w:val="21"/>
              </w:rPr>
            </w:pPr>
            <w:r w:rsidRPr="00F3762A">
              <w:rPr>
                <w:color w:val="000000" w:themeColor="text1"/>
                <w:sz w:val="21"/>
                <w:szCs w:val="21"/>
              </w:rPr>
              <w:t>La calificación de cada elemento de competencia suma las calificaciones de sus evidencias de producto, y la nota final suma las de los cuatro elementos.</w:t>
            </w:r>
          </w:p>
          <w:p w:rsidR="00FA3F90" w:rsidRPr="00F3762A" w:rsidRDefault="00FA3F90" w:rsidP="00E16047">
            <w:pPr>
              <w:pStyle w:val="Prrafodelista"/>
              <w:spacing w:before="10" w:after="10"/>
              <w:ind w:left="260"/>
              <w:rPr>
                <w:color w:val="000000" w:themeColor="text1"/>
                <w:sz w:val="21"/>
                <w:szCs w:val="21"/>
              </w:rPr>
            </w:pPr>
          </w:p>
        </w:tc>
      </w:tr>
      <w:tr w:rsidR="00F3762A" w:rsidRPr="00F3762A">
        <w:trPr>
          <w:cantSplit/>
        </w:trPr>
        <w:tc>
          <w:tcPr>
            <w:tcW w:w="1660" w:type="dxa"/>
            <w:gridSpan w:val="2"/>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Niveles de logro y distribución de la calificación</w:t>
            </w: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r w:rsidRPr="00F3762A">
              <w:rPr>
                <w:b/>
                <w:bCs/>
                <w:i/>
                <w:iCs/>
                <w:color w:val="000000" w:themeColor="text1"/>
                <w:sz w:val="21"/>
                <w:szCs w:val="21"/>
              </w:rPr>
              <w:t>Producto 1</w:t>
            </w:r>
            <w:r>
              <w:rPr>
                <w:color w:val="000000" w:themeColor="text1"/>
                <w:sz w:val="21"/>
                <w:szCs w:val="21"/>
              </w:rPr>
              <w:t xml:space="preserve">: Ficha normativa del encargo con el marco de información financiera aplicable, los requerimientos éticos y la norma de auditoría que </w:t>
            </w:r>
            <w:del w:id="9007" w:author="Comisión de revisión 4.5" w:date="2026-10-13T00:00:00Z">
              <w:r>
                <w:rPr>
                  <w:color w:val="000000" w:themeColor="text1"/>
                  <w:sz w:val="21"/>
                  <w:szCs w:val="21"/>
                </w:rPr>
                <w:delText xml:space="preserve">rige cada fase.”</w:delText>
              </w:r>
            </w:del>
            <w:ins w:id="9008" w:author="Comisión de revisión 4.5" w:date="2026-10-13T00:00:00Z">
              <w:r>
                <w:rPr>
                  <w:color w:val="000000" w:themeColor="text1"/>
                  <w:sz w:val="21"/>
                  <w:szCs w:val="21"/>
                </w:rPr>
                <w:t xml:space="preserve">rige cada fase.</w:t>
              </w:r>
            </w:ins>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3%</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Marco de información financiera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identifica el marco de la entidad.</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el marco aplicable a la entidad del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Justifica el marco con la naturaleza de la entidad y sus usuarios.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NIA por fase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fases del encargo.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Vincula cada fase con la NIA que la rige.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Señala los requerimientos clave de cada norma.</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Presentación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ficha está incompleta.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ficha es clara y completa.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ficha sirve como referencia para todo el encargo.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rsidP="00EC68B0">
            <w:pPr>
              <w:pStyle w:val="NormalWeb"/>
              <w:rPr>
                <w:color w:val="000000" w:themeColor="text1"/>
                <w:sz w:val="21"/>
                <w:szCs w:val="21"/>
              </w:rPr>
            </w:pPr>
            <w:r w:rsidRPr="00F3762A">
              <w:rPr>
                <w:b/>
                <w:bCs/>
                <w:i/>
                <w:iCs/>
                <w:color w:val="000000" w:themeColor="text1"/>
                <w:sz w:val="21"/>
                <w:szCs w:val="21"/>
              </w:rPr>
              <w:t>Producto 2:</w:t>
            </w:r>
            <w:r w:rsidRPr="00F3762A">
              <w:rPr>
                <w:color w:val="000000" w:themeColor="text1"/>
                <w:sz w:val="21"/>
                <w:szCs w:val="21"/>
              </w:rPr>
              <w:t xml:space="preserve"> Cuadro de las revisiones recientes de las normas de auditoría y de gestión de la calidad, con sus fechas de vigencia, su efecto en el encargo del caso práctico y las fuentes oficiales.”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3%</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Normas revisadas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normas revisadas.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las normas revisadas y su vigencia.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Explica el cambio principal de cada una.</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Efecto en el encargo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relaciona la norma con el caso.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Precisa el efecto de cada norma en el encargo.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Propone ajustes concretos a los papeles de trabajo.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Fuentes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cita fuentes.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Cita la norma y la resolución de adopción.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Contrasta la versión anterior con la vigente.</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 xml:space="preserve">Producto 3: </w:t>
            </w:r>
            <w:r w:rsidRPr="00F3762A">
              <w:rPr>
                <w:color w:val="000000" w:themeColor="text1"/>
                <w:sz w:val="21"/>
                <w:szCs w:val="21"/>
              </w:rPr>
              <w:t>Práctico del riesgo de detección aceptable</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2%</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Componentes del riesgo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Confunde los componentes.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Valora cada componente en los rubros del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Justifica cada valoración con datos del caso.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Riesgo de detección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Lo determina con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Determina el riesgo de detección aceptable.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Relaciona el resultado con la extensión de las pruebas.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Aseveraciones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las vincula.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Vincula el riesgo con las aseveraciones.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Prioriza las aseveraciones de mayor riesgo.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r w:rsidRPr="00F3762A">
              <w:rPr>
                <w:b/>
                <w:bCs/>
                <w:i/>
                <w:iCs/>
                <w:color w:val="000000" w:themeColor="text1"/>
                <w:sz w:val="21"/>
                <w:szCs w:val="21"/>
              </w:rPr>
              <w:t>Producto 4:</w:t>
            </w:r>
            <w:r w:rsidRPr="00F3762A">
              <w:rPr>
                <w:color w:val="000000" w:themeColor="text1"/>
                <w:sz w:val="21"/>
                <w:szCs w:val="21"/>
              </w:rPr>
              <w:t xml:space="preserve"> Informe comparativo de la adaptación del proceso de auditoría del caso práctico a una entidad menos compleja simulada.</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2%</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Criterios de evaluación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aplica criterios.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Aplica los criterios de entidad menos compleja.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Analiza las características cualitativas de la entidad.</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Conclusión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conclusión no se sostiene.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Concluye sobre el enfoque normativo.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Explica las consecuencias del enfoque elegido.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Trabajo en equipo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participación es desigual.</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Todos los integrantes participan.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El equipo sustenta su conclusión ante el curso.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del w:id="9009" w:author="Comisión de revisión 4.5" w:date="2026-10-13T00:00:00Z">
              <w:r>
                <w:rPr>
                  <w:b/>
                  <w:bCs/>
                  <w:i/>
                  <w:iCs/>
                  <w:color w:val="000000" w:themeColor="text1"/>
                  <w:sz w:val="21"/>
                  <w:szCs w:val="21"/>
                </w:rPr>
                <w:delText xml:space="preserve">“Producto 5</w:delText>
              </w:r>
              <w:r>
                <w:rPr>
                  <w:color w:val="000000" w:themeColor="text1"/>
                  <w:sz w:val="21"/>
                  <w:szCs w:val="21"/>
                </w:rPr>
                <w:delText xml:space="preserve">:</w:delText>
              </w:r>
            </w:del>
            <w:ins w:id="9010" w:author="Comisión de revisión 4.5" w:date="2026-10-13T00:00:00Z">
              <w:r>
                <w:rPr>
                  <w:b/>
                  <w:bCs/>
                  <w:i/>
                  <w:iCs/>
                  <w:color w:val="000000" w:themeColor="text1"/>
                  <w:sz w:val="21"/>
                  <w:szCs w:val="21"/>
                </w:rPr>
                <w:t xml:space="preserve">Producto 5:</w:t>
              </w:r>
            </w:ins>
            <w:r>
              <w:rPr>
                <w:color w:val="000000" w:themeColor="text1"/>
                <w:sz w:val="21"/>
                <w:szCs w:val="21"/>
              </w:rPr>
              <w:t xml:space="preserve"> Papeles de trabajo de las actividades preliminares con la aceptación del cliente, la evaluación de la independencia, la propuesta de auditoría con sus honorarios y la carta de compromiso.”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8%</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Aceptación del cliente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la evaluación del cliente.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Evalúa la integridad de la administración y el riesgo del cliente.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Documenta la decisión con criterios objetivos.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Independencia y honorarios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evalúa la independencia.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Evalúa la independencia y calcula los honorarios.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amenazas y salvaguardas conforme al Código del IESBA.</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Carta de compromiso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Está incompleta.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Contiene los elementos de la NIA 210.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Se adapta a las condiciones del encargo.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r w:rsidRPr="00F3762A">
              <w:rPr>
                <w:b/>
                <w:bCs/>
                <w:i/>
                <w:iCs/>
                <w:color w:val="000000" w:themeColor="text1"/>
                <w:sz w:val="21"/>
                <w:szCs w:val="21"/>
              </w:rPr>
              <w:t>Producto 6:</w:t>
            </w:r>
            <w:r w:rsidRPr="00F3762A">
              <w:rPr>
                <w:color w:val="000000" w:themeColor="text1"/>
                <w:sz w:val="21"/>
                <w:szCs w:val="21"/>
              </w:rPr>
              <w:t xml:space="preserve"> Matriz de riesgos de incorrección material del caso práctico, sustentada en el entendimiento de la entidad y de su entorno, con las aseveraciones afectadas, la identificación de los riesgos significativos y los factores de riesgo de fraude.</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8%</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Identificación de riesgos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Los riesgos son genéricos.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riesgos específicos de la entidad.</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Distingue riesgos a nivel de estados financieros y de aseveraciones.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Riesgos significativos y de fraude</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los identifica.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los riesgos significativos y de fraude.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Fundamenta su identificación en la NIA 240 y la NIA 315.</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Aseveraciones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las vincula.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Vincula cada riesgo con sus aseveraciones.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Valora la probabilidad e impacto de cada riesgo.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r w:rsidRPr="00F3762A">
              <w:rPr>
                <w:b/>
                <w:bCs/>
                <w:i/>
                <w:iCs/>
                <w:color w:val="000000" w:themeColor="text1"/>
                <w:sz w:val="21"/>
                <w:szCs w:val="21"/>
              </w:rPr>
              <w:t>Producto 7:</w:t>
            </w:r>
            <w:r w:rsidRPr="00F3762A">
              <w:rPr>
                <w:color w:val="000000" w:themeColor="text1"/>
                <w:sz w:val="21"/>
                <w:szCs w:val="21"/>
              </w:rPr>
              <w:t xml:space="preserve"> Papeles de trabajo de la evaluación del diseño y la implementación del control interno, con flujogramas, narrativas, resultados de las pruebas de recorrido, matriz de riesgos y controles clave y, cuando corresponda, evaluación de los controles generales de tecnología de la información.</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7%</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Flujogramas y narrativas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Omiten pasos del ciclo.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Representan los ciclos con simbología correcta.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Identifican la información preparada por la entidad.</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Pruebas de recorrido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se realizan.</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Confirman el diseño de los controles.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Detectan diferencias entre el diseño y la práctica.</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Matriz de riesgos y controles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vincula riesgos y controles.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Vincula riesgos con controles clave.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Incluye los controles generales de tecnología de la información.</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r w:rsidRPr="00F3762A">
              <w:rPr>
                <w:b/>
                <w:bCs/>
                <w:i/>
                <w:iCs/>
                <w:color w:val="000000" w:themeColor="text1"/>
                <w:sz w:val="21"/>
                <w:szCs w:val="21"/>
              </w:rPr>
              <w:t>Producto 8:</w:t>
            </w:r>
            <w:r w:rsidRPr="00F3762A">
              <w:rPr>
                <w:color w:val="000000" w:themeColor="text1"/>
                <w:sz w:val="21"/>
                <w:szCs w:val="21"/>
              </w:rPr>
              <w:t xml:space="preserve"> Memorando de planificación del caso práctico con la cédula de materialidad, los procedimientos analíticos de planificación y el enfoque de auditoría planificado.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7%</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Materialidad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calcula con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Determina la materialidad global, de desempeño y el límite de acumulación.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Justifica la referencia y los porcentajes elegidos.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Analíticos de planificación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identifica variaciones.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variaciones significativas.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Relaciona las variaciones con riesgos de incorrección.</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Enfoque planificado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responde a los riesgos.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Define un enfoque coherente con los riesgos.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Justifica la combinación de pruebas por ciclo.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EC68B0">
            <w:pPr>
              <w:spacing w:before="20" w:after="20"/>
              <w:jc w:val="center"/>
              <w:rPr>
                <w:color w:val="000000" w:themeColor="text1"/>
                <w:sz w:val="21"/>
                <w:szCs w:val="21"/>
              </w:rPr>
            </w:pPr>
            <w:r w:rsidRPr="00F3762A">
              <w:rPr>
                <w:b/>
                <w:bCs/>
                <w:i/>
                <w:iCs/>
                <w:color w:val="000000" w:themeColor="text1"/>
                <w:sz w:val="21"/>
                <w:szCs w:val="21"/>
              </w:rPr>
              <w:t>Producto 9:</w:t>
            </w:r>
            <w:r w:rsidRPr="00F3762A">
              <w:rPr>
                <w:color w:val="000000" w:themeColor="text1"/>
                <w:sz w:val="21"/>
                <w:szCs w:val="21"/>
              </w:rPr>
              <w:t xml:space="preserve"> Programas de auditoría por ciclo de transacciones del caso práctico, con referencia cruzada entre riesgo, aseveración y procedimiento, y la naturaleza, el momento y la extensión de cada procedimiento.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10%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Vinculación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vincula riesgo y procedimiento.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Vincula riesgo, aseveración y procedimiento.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Incluye referencias cruzadas a la matriz de riesgos.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Naturaleza, momento y extensión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los define.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Define los tres aspectos por procedimiento.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Justifica la extensión según el riesgo valorado.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Cobertura de ciclos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ciclos.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Cubre todos los ciclos del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Incluye los rubros no rutinarios.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 xml:space="preserve">Producto 10: </w:t>
            </w:r>
            <w:r w:rsidR="00F3762A" w:rsidRPr="00F3762A">
              <w:rPr>
                <w:color w:val="000000" w:themeColor="text1"/>
                <w:sz w:val="21"/>
                <w:szCs w:val="21"/>
              </w:rPr>
              <w:t>Papel de trabajo de la extensión de las pruebas con muestreo de atributos y por unidades monetarias o con análisis de la población completa, con el método elegido, sus parámetros y las incorrecciones identificadas o proyectadas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10%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Tamaño de la muestra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Lo calcula con errores.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Determina el tamaño con el método adecuado.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Documenta los parámetros con herramientas tecnológicas.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Selección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selección no es representativa.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Selecciona las partidas con el criterio definido.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Justifica la selección de partidas clave.</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Proyección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proyecta las incorrecciones.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Proyecta las incorrecciones a la población.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Evalúa el resultado frente a la incorrección tolerable.</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3762A">
            <w:pPr>
              <w:spacing w:before="20" w:after="20"/>
              <w:jc w:val="center"/>
              <w:rPr>
                <w:color w:val="000000" w:themeColor="text1"/>
                <w:sz w:val="21"/>
                <w:szCs w:val="21"/>
              </w:rPr>
            </w:pPr>
            <w:r w:rsidRPr="00F3762A">
              <w:rPr>
                <w:b/>
                <w:bCs/>
                <w:i/>
                <w:iCs/>
                <w:color w:val="000000" w:themeColor="text1"/>
                <w:sz w:val="21"/>
                <w:szCs w:val="21"/>
              </w:rPr>
              <w:t>Producto 11:</w:t>
            </w:r>
            <w:r w:rsidRPr="00F3762A">
              <w:rPr>
                <w:color w:val="000000" w:themeColor="text1"/>
                <w:sz w:val="21"/>
                <w:szCs w:val="21"/>
              </w:rPr>
              <w:t xml:space="preserve"> Papeles de trabajo de las pruebas de controles y de los procedimientos sustantivos de los ciclos de efectivo, de ventas y cobranzas, y de compras y pagos, con índice, referencias cruzadas y marcas de auditoría y sus conclusiones por rubro.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10%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Pruebas de controles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concluye sobre la eficacia.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Concluye sobre la eficacia operativa de los controles.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Evalúa el efecto de las desviaciones.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Procedimientos sustantivos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Son incompletos.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Ejecuta analíticos, confirmaciones y pruebas de detalle.</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Aplica procedimientos alternativos a las respuestas no recibidas.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Documentación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Carece de referencias.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Tiene índice, referencias cruzadas y marcas.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Un auditor experimentado comprende el trabajo realizado.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3762A">
            <w:pPr>
              <w:spacing w:before="20" w:after="20"/>
              <w:jc w:val="center"/>
              <w:rPr>
                <w:color w:val="000000" w:themeColor="text1"/>
                <w:sz w:val="21"/>
                <w:szCs w:val="21"/>
              </w:rPr>
            </w:pPr>
            <w:r w:rsidRPr="00F3762A">
              <w:rPr>
                <w:b/>
                <w:bCs/>
                <w:i/>
                <w:iCs/>
                <w:color w:val="000000" w:themeColor="text1"/>
                <w:sz w:val="21"/>
                <w:szCs w:val="21"/>
              </w:rPr>
              <w:t>Producto 12:</w:t>
            </w:r>
            <w:r w:rsidRPr="00F3762A">
              <w:rPr>
                <w:color w:val="000000" w:themeColor="text1"/>
                <w:sz w:val="21"/>
                <w:szCs w:val="21"/>
              </w:rPr>
              <w:t xml:space="preserve"> Papeles de trabajo de los procedimientos de auditoría de inventarios, activos fijos e intangibles, préstamos bancarios y otros rubros no rutinarios, con la observación del recuento físico y sus conclusiones por rubro.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10%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Inventarios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observa el recuento.</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Documenta la observación del recuento físico.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Evalúa la valuación de los inventarios.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Activos fijos y préstamos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verificaciones.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Verifica existencia, valuación y presentación.</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Recalcula depreciaciones e intereses.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Conclusión por rubro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concluye.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Concluye sobre cada rubro.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incorrecciones y propone ajustes.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3762A">
            <w:pPr>
              <w:spacing w:before="20" w:after="20"/>
              <w:jc w:val="center"/>
              <w:rPr>
                <w:color w:val="000000" w:themeColor="text1"/>
                <w:sz w:val="21"/>
                <w:szCs w:val="21"/>
              </w:rPr>
            </w:pPr>
            <w:r w:rsidRPr="00F3762A">
              <w:rPr>
                <w:b/>
                <w:bCs/>
                <w:i/>
                <w:iCs/>
                <w:color w:val="000000" w:themeColor="text1"/>
                <w:sz w:val="21"/>
                <w:szCs w:val="21"/>
              </w:rPr>
              <w:t>Producto 13:</w:t>
            </w:r>
            <w:r w:rsidRPr="00F3762A">
              <w:rPr>
                <w:color w:val="000000" w:themeColor="text1"/>
                <w:sz w:val="21"/>
                <w:szCs w:val="21"/>
              </w:rPr>
              <w:t xml:space="preserve"> Papel de trabajo de resumen de incorrecciones no corregidas y de hallazgos del caso práctico, con su efecto frente a la materialidad y las conclusiones sobre la suficiencia de la evidencia y la empresa en funcionamiento.</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5%</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Registro de incorrecciones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incorrecciones.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Registra las incorrecciones detectadas.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Las clasifica en de hecho, de juicio y proyectadas.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Efecto frente a la materialidad</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compara con la materialidad.</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Evalúa el efecto individual y acumulado.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Considera factores cualitativos.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Hallazgos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Son vagos.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Resume los hallazgos con su referencia.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Relaciona cada hallazgo con su efecto en la opinión.</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3762A">
            <w:pPr>
              <w:spacing w:before="20" w:after="20"/>
              <w:jc w:val="center"/>
              <w:rPr>
                <w:color w:val="000000" w:themeColor="text1"/>
                <w:sz w:val="21"/>
                <w:szCs w:val="21"/>
              </w:rPr>
            </w:pPr>
            <w:r w:rsidRPr="00F3762A">
              <w:rPr>
                <w:b/>
                <w:bCs/>
                <w:i/>
                <w:iCs/>
                <w:color w:val="000000" w:themeColor="text1"/>
                <w:sz w:val="21"/>
                <w:szCs w:val="21"/>
              </w:rPr>
              <w:t>Producto 14:</w:t>
            </w:r>
            <w:r w:rsidRPr="00F3762A">
              <w:rPr>
                <w:color w:val="000000" w:themeColor="text1"/>
                <w:sz w:val="21"/>
                <w:szCs w:val="21"/>
              </w:rPr>
              <w:t xml:space="preserve"> Reporte de análisis de datos de los procedimientos analíticos finales y de los asientos de diario del caso práctico, con la validación de los datos, las variaciones no explicadas y los asientos inusuales identificados.</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5%</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Herramienta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usa herramientas de análisis.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Aplica la herramienta a los datos del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Valida la integridad de los datos extraídos.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Asientos de diario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los revisa.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asientos inusuales.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Concluye sobre el riesgo de elusión de controles.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Analíticos finales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identifica variaciones.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Identifica variaciones no explicadas.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Concluye sobre la coherencia de los estados financieros.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3762A">
            <w:pPr>
              <w:spacing w:before="20" w:after="20"/>
              <w:jc w:val="center"/>
              <w:rPr>
                <w:color w:val="000000" w:themeColor="text1"/>
                <w:sz w:val="21"/>
                <w:szCs w:val="21"/>
              </w:rPr>
            </w:pPr>
            <w:r w:rsidRPr="00F3762A">
              <w:rPr>
                <w:b/>
                <w:bCs/>
                <w:i/>
                <w:iCs/>
                <w:color w:val="000000" w:themeColor="text1"/>
                <w:sz w:val="21"/>
                <w:szCs w:val="21"/>
              </w:rPr>
              <w:t>Producto 15</w:t>
            </w:r>
            <w:r w:rsidRPr="00F3762A">
              <w:rPr>
                <w:color w:val="000000" w:themeColor="text1"/>
                <w:sz w:val="21"/>
                <w:szCs w:val="21"/>
              </w:rPr>
              <w:t>: Informe del auditor independiente del caso práctico, con los párrafos adicionales que correspondan y la fundamentación del tipo de opinión emitida.</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5%</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Estructura</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 secciones obligatorias.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Sigue la estructura de la NIA 700.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Incluye los párrafos adicionales que corresponden.</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Tipo de opinión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opinión no corresponde.</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Emite la opinión que corresponde al caso.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Fundamenta la opinión con la evidencia y la NIA 705.</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Redacción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redacción es imprecisa.</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 redacción es técnica.</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Es precisa y comprensible para el usuario.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F3762A">
            <w:pPr>
              <w:spacing w:before="20" w:after="20"/>
              <w:jc w:val="center"/>
              <w:rPr>
                <w:color w:val="000000" w:themeColor="text1"/>
                <w:sz w:val="21"/>
                <w:szCs w:val="21"/>
              </w:rPr>
            </w:pPr>
            <w:r w:rsidRPr="00F3762A">
              <w:rPr>
                <w:b/>
                <w:bCs/>
                <w:i/>
                <w:iCs/>
                <w:color w:val="000000" w:themeColor="text1"/>
                <w:sz w:val="21"/>
                <w:szCs w:val="21"/>
              </w:rPr>
              <w:t>Producto 16:</w:t>
            </w:r>
            <w:r w:rsidRPr="00F3762A">
              <w:rPr>
                <w:color w:val="000000" w:themeColor="text1"/>
                <w:sz w:val="21"/>
                <w:szCs w:val="21"/>
              </w:rPr>
              <w:t xml:space="preserve"> Carta de recomendaciones de control interno del caso práctico con observaciones estructuradas en condición, criterio, causa, efecto y recomendación.</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5%</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Criterio</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Insuficiente (1–50)</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Suficiente (51–80)</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sz w:val="21"/>
                <w:szCs w:val="21"/>
              </w:rPr>
            </w:pPr>
            <w:r w:rsidRPr="00F3762A">
              <w:rPr>
                <w:b/>
                <w:bCs/>
                <w:i/>
                <w:iCs/>
                <w:color w:val="000000" w:themeColor="text1"/>
                <w:sz w:val="21"/>
                <w:szCs w:val="21"/>
              </w:rPr>
              <w:t>Destacado (81–100)</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Observaciones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Omiten atributos.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Contienen condición, criterio, causa y efecto.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Se priorizan según su riesgo.</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Recomendaciones</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Son genéricas.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Son específicas y viables.</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Señalan responsables y plazos.</w:t>
            </w:r>
          </w:p>
        </w:tc>
      </w:tr>
      <w:tr w:rsidR="00F3762A" w:rsidRPr="00F3762A">
        <w:trPr>
          <w:cantSplit/>
        </w:trPr>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sz w:val="21"/>
                <w:szCs w:val="21"/>
              </w:rPr>
            </w:pPr>
          </w:p>
        </w:tc>
        <w:tc>
          <w:tcPr>
            <w:tcW w:w="2075" w:type="dxa"/>
            <w:gridSpan w:val="4"/>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Sustentación</w:t>
            </w:r>
          </w:p>
        </w:tc>
        <w:tc>
          <w:tcPr>
            <w:tcW w:w="2075"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No sostiene sus observaciones.</w:t>
            </w:r>
          </w:p>
        </w:tc>
        <w:tc>
          <w:tcPr>
            <w:tcW w:w="2075" w:type="dxa"/>
            <w:gridSpan w:val="5"/>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Las sustenta con claridad ante directorio y síndico.</w:t>
            </w:r>
          </w:p>
        </w:tc>
        <w:tc>
          <w:tcPr>
            <w:tcW w:w="2075" w:type="dxa"/>
            <w:gridSpan w:val="2"/>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rPr>
                <w:color w:val="000000" w:themeColor="text1"/>
                <w:sz w:val="21"/>
                <w:szCs w:val="21"/>
              </w:rPr>
            </w:pPr>
            <w:r w:rsidRPr="00F3762A">
              <w:rPr>
                <w:color w:val="000000" w:themeColor="text1"/>
                <w:sz w:val="21"/>
                <w:szCs w:val="21"/>
              </w:rPr>
              <w:t>Maneja objeciones con firmeza y objetividad.</w:t>
            </w:r>
          </w:p>
        </w:tc>
      </w:tr>
      <w:tr w:rsidR="00F3762A" w:rsidRPr="00F3762A">
        <w:tc>
          <w:tcPr>
            <w:tcW w:w="1660" w:type="dxa"/>
            <w:gridSpan w:val="2"/>
            <w:vMerge/>
            <w:tcBorders>
              <w:top w:val="single" w:sz="4" w:space="0" w:color="000000"/>
              <w:left w:val="single" w:sz="4" w:space="0" w:color="000000"/>
              <w:bottom w:val="single" w:sz="4" w:space="0" w:color="000000"/>
              <w:right w:val="single" w:sz="4" w:space="0" w:color="000000"/>
            </w:tcBorders>
          </w:tcPr>
          <w:p w:rsidR="00FA3F90" w:rsidRPr="00F3762A" w:rsidRDefault="00FA3F90">
            <w:pPr>
              <w:rPr>
                <w:color w:val="000000" w:themeColor="text1"/>
              </w:rPr>
            </w:pPr>
          </w:p>
        </w:tc>
        <w:tc>
          <w:tcPr>
            <w:tcW w:w="6640" w:type="dxa"/>
            <w:gridSpan w:val="1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rPr>
            </w:pPr>
            <w:r w:rsidRPr="00F3762A">
              <w:rPr>
                <w:b/>
                <w:bCs/>
                <w:i/>
                <w:iCs/>
                <w:color w:val="000000" w:themeColor="text1"/>
                <w:sz w:val="21"/>
                <w:szCs w:val="21"/>
              </w:rPr>
              <w:t>TOTAL</w:t>
            </w:r>
          </w:p>
        </w:tc>
        <w:tc>
          <w:tcPr>
            <w:tcW w:w="1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FA3F90" w:rsidRPr="00F3762A" w:rsidRDefault="00000000">
            <w:pPr>
              <w:spacing w:before="20" w:after="20"/>
              <w:jc w:val="center"/>
              <w:rPr>
                <w:color w:val="000000" w:themeColor="text1"/>
              </w:rPr>
            </w:pPr>
            <w:r w:rsidRPr="00F3762A">
              <w:rPr>
                <w:b/>
                <w:bCs/>
                <w:i/>
                <w:iCs/>
                <w:color w:val="000000" w:themeColor="text1"/>
                <w:sz w:val="21"/>
                <w:szCs w:val="21"/>
              </w:rPr>
              <w:t>100%</w:t>
            </w:r>
          </w:p>
        </w:tc>
      </w:tr>
      <w:tr w:rsidR="00F3762A"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FA3F90" w:rsidRPr="00F3762A" w:rsidRDefault="00000000">
            <w:pPr>
              <w:spacing w:before="20" w:after="20"/>
              <w:rPr>
                <w:color w:val="000000" w:themeColor="text1"/>
              </w:rPr>
            </w:pPr>
            <w:r w:rsidRPr="00F3762A">
              <w:rPr>
                <w:b/>
                <w:bCs/>
                <w:i/>
                <w:iCs/>
                <w:color w:val="000000" w:themeColor="text1"/>
                <w:sz w:val="21"/>
                <w:szCs w:val="21"/>
              </w:rPr>
              <w:t>Bibliografía básica:</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Código de Comercio, Decreto Ley </w:t>
            </w:r>
            <w:proofErr w:type="spellStart"/>
            <w:r w:rsidRPr="00F3762A">
              <w:rPr>
                <w:color w:val="000000" w:themeColor="text1"/>
                <w:sz w:val="21"/>
                <w:szCs w:val="21"/>
              </w:rPr>
              <w:t>N°</w:t>
            </w:r>
            <w:proofErr w:type="spellEnd"/>
            <w:r w:rsidRPr="00F3762A">
              <w:rPr>
                <w:color w:val="000000" w:themeColor="text1"/>
                <w:sz w:val="21"/>
                <w:szCs w:val="21"/>
              </w:rPr>
              <w:t xml:space="preserve"> 14379, de 25 de febrero de 1977.</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Código Tributario Boliviano, Ley </w:t>
            </w:r>
            <w:proofErr w:type="spellStart"/>
            <w:r w:rsidRPr="00F3762A">
              <w:rPr>
                <w:color w:val="000000" w:themeColor="text1"/>
                <w:sz w:val="21"/>
                <w:szCs w:val="21"/>
              </w:rPr>
              <w:t>N°</w:t>
            </w:r>
            <w:proofErr w:type="spellEnd"/>
            <w:r w:rsidRPr="00F3762A">
              <w:rPr>
                <w:color w:val="000000" w:themeColor="text1"/>
                <w:sz w:val="21"/>
                <w:szCs w:val="21"/>
              </w:rPr>
              <w:t xml:space="preserve"> 2492, de 2 de agosto de 2003.</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Colegio de Auditores o Contadores Públicos de Bolivia, CAUB – Consejo Técnico Nacional de Auditoría y Contabilidad, CTNAC (2025). </w:t>
            </w:r>
            <w:r w:rsidRPr="00F3762A">
              <w:rPr>
                <w:i/>
                <w:iCs/>
                <w:color w:val="000000" w:themeColor="text1"/>
                <w:sz w:val="21"/>
                <w:szCs w:val="21"/>
              </w:rPr>
              <w:t>Compendio de Normas de Contabilidad y Auditoría</w:t>
            </w:r>
            <w:r w:rsidRPr="00F3762A">
              <w:rPr>
                <w:color w:val="000000" w:themeColor="text1"/>
                <w:sz w:val="21"/>
                <w:szCs w:val="21"/>
              </w:rPr>
              <w:t>. Santa Cruz – Bolivia.</w:t>
            </w:r>
          </w:p>
          <w:p w:rsidR="00FA3F90" w:rsidRPr="00F3762A" w:rsidRDefault="00000000">
            <w:pPr>
              <w:spacing w:before="10" w:after="10"/>
              <w:ind w:left="360" w:hanging="360"/>
              <w:rPr>
                <w:color w:val="000000" w:themeColor="text1"/>
              </w:rPr>
            </w:pPr>
            <w:r w:rsidRPr="00F3762A">
              <w:rPr>
                <w:color w:val="000000" w:themeColor="text1"/>
                <w:sz w:val="21"/>
                <w:szCs w:val="21"/>
              </w:rPr>
              <w:t>Consejo Técnico Nacional de Auditoría y Contabilidad, CTNAC (2015). Resolución 01/2015, Normas de Auditoría Generalmente Aceptadas en Bolivia. La Paz – Bolivia.</w:t>
            </w:r>
          </w:p>
          <w:p w:rsidR="00FA3F90" w:rsidRPr="00F3762A" w:rsidRDefault="00000000">
            <w:pPr>
              <w:spacing w:before="10" w:after="10"/>
              <w:ind w:left="360" w:hanging="360"/>
              <w:rPr>
                <w:color w:val="000000" w:themeColor="text1"/>
              </w:rPr>
            </w:pPr>
            <w:r w:rsidRPr="00F3762A">
              <w:rPr>
                <w:color w:val="000000" w:themeColor="text1"/>
                <w:sz w:val="21"/>
                <w:szCs w:val="21"/>
              </w:rPr>
              <w:t>Disposiciones tributarias aplicables: leyes, decretos supremos y resoluciones normativas de directorio relacionadas.</w:t>
            </w:r>
          </w:p>
          <w:p w:rsidR="00FA3F90" w:rsidRPr="00F3762A" w:rsidRDefault="00000000">
            <w:pPr>
              <w:spacing w:before="10" w:after="10"/>
              <w:ind w:left="360" w:hanging="360"/>
              <w:rPr>
                <w:color w:val="000000" w:themeColor="text1"/>
                <w:lang w:val="en-US"/>
              </w:rPr>
            </w:pPr>
            <w:r w:rsidRPr="00F3762A">
              <w:rPr>
                <w:color w:val="000000" w:themeColor="text1"/>
                <w:sz w:val="21"/>
                <w:szCs w:val="21"/>
                <w:lang w:val="en-US"/>
              </w:rPr>
              <w:t xml:space="preserve">International Auditing and Assurance Standards Board, IAASB (2011). </w:t>
            </w:r>
            <w:r w:rsidRPr="00F3762A">
              <w:rPr>
                <w:i/>
                <w:iCs/>
                <w:color w:val="000000" w:themeColor="text1"/>
                <w:sz w:val="21"/>
                <w:szCs w:val="21"/>
              </w:rPr>
              <w:t>Guía para el uso de las Normas Internacionales de Auditoría en auditorías de Pequeñas y Medianas Empresas</w:t>
            </w:r>
            <w:r w:rsidRPr="00F3762A">
              <w:rPr>
                <w:color w:val="000000" w:themeColor="text1"/>
                <w:sz w:val="21"/>
                <w:szCs w:val="21"/>
              </w:rPr>
              <w:t xml:space="preserve">. </w:t>
            </w:r>
            <w:r w:rsidRPr="00F3762A">
              <w:rPr>
                <w:color w:val="000000" w:themeColor="text1"/>
                <w:sz w:val="21"/>
                <w:szCs w:val="21"/>
                <w:lang w:val="en-US"/>
              </w:rPr>
              <w:t xml:space="preserve">3a ed., </w:t>
            </w:r>
            <w:proofErr w:type="spellStart"/>
            <w:r w:rsidRPr="00F3762A">
              <w:rPr>
                <w:color w:val="000000" w:themeColor="text1"/>
                <w:sz w:val="21"/>
                <w:szCs w:val="21"/>
                <w:lang w:val="en-US"/>
              </w:rPr>
              <w:t>Volúmenes</w:t>
            </w:r>
            <w:proofErr w:type="spellEnd"/>
            <w:r w:rsidRPr="00F3762A">
              <w:rPr>
                <w:color w:val="000000" w:themeColor="text1"/>
                <w:sz w:val="21"/>
                <w:szCs w:val="21"/>
                <w:lang w:val="en-US"/>
              </w:rPr>
              <w:t xml:space="preserve"> I y II.</w:t>
            </w:r>
          </w:p>
          <w:p w:rsidR="00FA3F90" w:rsidRPr="00F3762A" w:rsidRDefault="00000000">
            <w:pPr>
              <w:spacing w:before="10" w:after="10"/>
              <w:ind w:left="360" w:hanging="360"/>
              <w:rPr>
                <w:color w:val="000000" w:themeColor="text1"/>
                <w:lang w:val="en-US"/>
              </w:rPr>
            </w:pPr>
            <w:r w:rsidRPr="00F3762A">
              <w:rPr>
                <w:color w:val="000000" w:themeColor="text1"/>
                <w:sz w:val="21"/>
                <w:szCs w:val="21"/>
                <w:lang w:val="en-US"/>
              </w:rPr>
              <w:t xml:space="preserve">International Auditing and Assurance Standards Board, IAASB (2018). </w:t>
            </w:r>
            <w:r w:rsidRPr="00F3762A">
              <w:rPr>
                <w:i/>
                <w:iCs/>
                <w:color w:val="000000" w:themeColor="text1"/>
                <w:sz w:val="21"/>
                <w:szCs w:val="21"/>
                <w:lang w:val="en-US"/>
              </w:rPr>
              <w:t>Guide to Using ISAs in the Audits of Small and Medium Sized Entities</w:t>
            </w:r>
            <w:r w:rsidRPr="00F3762A">
              <w:rPr>
                <w:color w:val="000000" w:themeColor="text1"/>
                <w:sz w:val="21"/>
                <w:szCs w:val="21"/>
                <w:lang w:val="en-US"/>
              </w:rPr>
              <w:t xml:space="preserve">. 4a ed., </w:t>
            </w:r>
            <w:proofErr w:type="spellStart"/>
            <w:r w:rsidRPr="00F3762A">
              <w:rPr>
                <w:color w:val="000000" w:themeColor="text1"/>
                <w:sz w:val="21"/>
                <w:szCs w:val="21"/>
                <w:lang w:val="en-US"/>
              </w:rPr>
              <w:t>Volúmenes</w:t>
            </w:r>
            <w:proofErr w:type="spellEnd"/>
            <w:r w:rsidRPr="00F3762A">
              <w:rPr>
                <w:color w:val="000000" w:themeColor="text1"/>
                <w:sz w:val="21"/>
                <w:szCs w:val="21"/>
                <w:lang w:val="en-US"/>
              </w:rPr>
              <w:t xml:space="preserve"> I y II.</w:t>
            </w:r>
          </w:p>
          <w:p w:rsidR="00FA3F90" w:rsidRPr="00F3762A" w:rsidRDefault="00000000">
            <w:pPr>
              <w:spacing w:before="10" w:after="10"/>
              <w:ind w:left="360" w:hanging="360"/>
              <w:rPr>
                <w:color w:val="000000" w:themeColor="text1"/>
                <w:lang w:val="en-US"/>
              </w:rPr>
            </w:pPr>
            <w:r w:rsidRPr="00F3762A">
              <w:rPr>
                <w:color w:val="000000" w:themeColor="text1"/>
                <w:sz w:val="21"/>
                <w:szCs w:val="21"/>
                <w:lang w:val="en-US"/>
              </w:rPr>
              <w:t xml:space="preserve">International Auditing and Assurance Standards Board, IAASB (2024). </w:t>
            </w:r>
            <w:r w:rsidRPr="00F3762A">
              <w:rPr>
                <w:i/>
                <w:iCs/>
                <w:color w:val="000000" w:themeColor="text1"/>
                <w:sz w:val="21"/>
                <w:szCs w:val="21"/>
              </w:rPr>
              <w:t>Manual de Pronunciamientos Internacionales de Control de Calidad, Auditoría, Revisión, Otros Encargos de Aseguramiento y Servicios Relacionados</w:t>
            </w:r>
            <w:r w:rsidRPr="00F3762A">
              <w:rPr>
                <w:color w:val="000000" w:themeColor="text1"/>
                <w:sz w:val="21"/>
                <w:szCs w:val="21"/>
              </w:rPr>
              <w:t xml:space="preserve">. </w:t>
            </w:r>
            <w:proofErr w:type="spellStart"/>
            <w:r w:rsidRPr="00F3762A">
              <w:rPr>
                <w:color w:val="000000" w:themeColor="text1"/>
                <w:sz w:val="21"/>
                <w:szCs w:val="21"/>
                <w:lang w:val="en-US"/>
              </w:rPr>
              <w:t>Edición</w:t>
            </w:r>
            <w:proofErr w:type="spellEnd"/>
            <w:r w:rsidRPr="00F3762A">
              <w:rPr>
                <w:color w:val="000000" w:themeColor="text1"/>
                <w:sz w:val="21"/>
                <w:szCs w:val="21"/>
                <w:lang w:val="en-US"/>
              </w:rPr>
              <w:t xml:space="preserve"> 2021, </w:t>
            </w:r>
            <w:proofErr w:type="spellStart"/>
            <w:r w:rsidRPr="00F3762A">
              <w:rPr>
                <w:color w:val="000000" w:themeColor="text1"/>
                <w:sz w:val="21"/>
                <w:szCs w:val="21"/>
                <w:lang w:val="en-US"/>
              </w:rPr>
              <w:t>Volumen</w:t>
            </w:r>
            <w:proofErr w:type="spellEnd"/>
            <w:r w:rsidRPr="00F3762A">
              <w:rPr>
                <w:color w:val="000000" w:themeColor="text1"/>
                <w:sz w:val="21"/>
                <w:szCs w:val="21"/>
                <w:lang w:val="en-US"/>
              </w:rPr>
              <w:t xml:space="preserve"> I, II y III.</w:t>
            </w:r>
          </w:p>
          <w:p w:rsidR="00FA3F90" w:rsidRPr="00F3762A" w:rsidRDefault="00000000">
            <w:pPr>
              <w:spacing w:before="10" w:after="10"/>
              <w:ind w:left="360" w:hanging="360"/>
              <w:rPr>
                <w:color w:val="000000" w:themeColor="text1"/>
                <w:lang w:val="en-US"/>
              </w:rPr>
            </w:pPr>
            <w:r w:rsidRPr="00F3762A">
              <w:rPr>
                <w:color w:val="000000" w:themeColor="text1"/>
                <w:sz w:val="21"/>
                <w:szCs w:val="21"/>
                <w:lang w:val="en-US"/>
              </w:rPr>
              <w:t xml:space="preserve">International Auditing and Assurance Standards Board, IAASB (2025). </w:t>
            </w:r>
            <w:r w:rsidRPr="00F3762A">
              <w:rPr>
                <w:i/>
                <w:iCs/>
                <w:color w:val="000000" w:themeColor="text1"/>
                <w:sz w:val="21"/>
                <w:szCs w:val="21"/>
                <w:lang w:val="en-US"/>
              </w:rPr>
              <w:t>Handbook of International Quality Control, Auditing, Review, Other Assurance, and Related Services Pronouncements</w:t>
            </w:r>
            <w:r w:rsidRPr="00F3762A">
              <w:rPr>
                <w:color w:val="000000" w:themeColor="text1"/>
                <w:sz w:val="21"/>
                <w:szCs w:val="21"/>
                <w:lang w:val="en-US"/>
              </w:rPr>
              <w:t>. 2025 Edition, Volume I, II, III, IV and V.</w:t>
            </w:r>
          </w:p>
          <w:p w:rsidR="00FA3F90" w:rsidRPr="00F3762A" w:rsidRDefault="00000000">
            <w:pPr>
              <w:spacing w:before="10" w:after="10"/>
              <w:ind w:left="360" w:hanging="360"/>
              <w:rPr>
                <w:color w:val="000000" w:themeColor="text1"/>
              </w:rPr>
            </w:pPr>
            <w:r w:rsidRPr="00F3762A">
              <w:rPr>
                <w:color w:val="000000" w:themeColor="text1"/>
                <w:sz w:val="21"/>
                <w:szCs w:val="21"/>
                <w:lang w:val="en-US"/>
              </w:rPr>
              <w:t xml:space="preserve">International Auditing and Assurance Standards Board, IAASB (2022). </w:t>
            </w:r>
            <w:r w:rsidRPr="00F3762A">
              <w:rPr>
                <w:color w:val="000000" w:themeColor="text1"/>
                <w:sz w:val="21"/>
                <w:szCs w:val="21"/>
              </w:rPr>
              <w:t>Norma Internacional de Gestión de la Calidad 1 y Norma Internacional de Gestión de la Calidad 2. Nueva York.</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International </w:t>
            </w:r>
            <w:proofErr w:type="spellStart"/>
            <w:r w:rsidRPr="00F3762A">
              <w:rPr>
                <w:color w:val="000000" w:themeColor="text1"/>
                <w:sz w:val="21"/>
                <w:szCs w:val="21"/>
              </w:rPr>
              <w:t>Auditing</w:t>
            </w:r>
            <w:proofErr w:type="spellEnd"/>
            <w:r w:rsidRPr="00F3762A">
              <w:rPr>
                <w:color w:val="000000" w:themeColor="text1"/>
                <w:sz w:val="21"/>
                <w:szCs w:val="21"/>
              </w:rPr>
              <w:t xml:space="preserve"> and </w:t>
            </w:r>
            <w:proofErr w:type="spellStart"/>
            <w:r w:rsidRPr="00F3762A">
              <w:rPr>
                <w:color w:val="000000" w:themeColor="text1"/>
                <w:sz w:val="21"/>
                <w:szCs w:val="21"/>
              </w:rPr>
              <w:t>Assurance</w:t>
            </w:r>
            <w:proofErr w:type="spellEnd"/>
            <w:r w:rsidRPr="00F3762A">
              <w:rPr>
                <w:color w:val="000000" w:themeColor="text1"/>
                <w:sz w:val="21"/>
                <w:szCs w:val="21"/>
              </w:rPr>
              <w:t xml:space="preserve"> </w:t>
            </w:r>
            <w:proofErr w:type="spellStart"/>
            <w:r w:rsidRPr="00F3762A">
              <w:rPr>
                <w:color w:val="000000" w:themeColor="text1"/>
                <w:sz w:val="21"/>
                <w:szCs w:val="21"/>
              </w:rPr>
              <w:t>Standards</w:t>
            </w:r>
            <w:proofErr w:type="spellEnd"/>
            <w:r w:rsidRPr="00F3762A">
              <w:rPr>
                <w:color w:val="000000" w:themeColor="text1"/>
                <w:sz w:val="21"/>
                <w:szCs w:val="21"/>
              </w:rPr>
              <w:t xml:space="preserve"> </w:t>
            </w:r>
            <w:proofErr w:type="spellStart"/>
            <w:r w:rsidRPr="00F3762A">
              <w:rPr>
                <w:color w:val="000000" w:themeColor="text1"/>
                <w:sz w:val="21"/>
                <w:szCs w:val="21"/>
              </w:rPr>
              <w:t>Board</w:t>
            </w:r>
            <w:proofErr w:type="spellEnd"/>
            <w:r w:rsidRPr="00F3762A">
              <w:rPr>
                <w:color w:val="000000" w:themeColor="text1"/>
                <w:sz w:val="21"/>
                <w:szCs w:val="21"/>
              </w:rPr>
              <w:t>, IAASB (2023). Norma Internacional de Auditoría para Auditorías de Estados Financieros de Entidades Menos Complejas. Nueva York.</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International </w:t>
            </w:r>
            <w:proofErr w:type="spellStart"/>
            <w:r w:rsidRPr="00F3762A">
              <w:rPr>
                <w:color w:val="000000" w:themeColor="text1"/>
                <w:sz w:val="21"/>
                <w:szCs w:val="21"/>
              </w:rPr>
              <w:t>Ethics</w:t>
            </w:r>
            <w:proofErr w:type="spellEnd"/>
            <w:r w:rsidRPr="00F3762A">
              <w:rPr>
                <w:color w:val="000000" w:themeColor="text1"/>
                <w:sz w:val="21"/>
                <w:szCs w:val="21"/>
              </w:rPr>
              <w:t xml:space="preserve"> </w:t>
            </w:r>
            <w:proofErr w:type="spellStart"/>
            <w:r w:rsidRPr="00F3762A">
              <w:rPr>
                <w:color w:val="000000" w:themeColor="text1"/>
                <w:sz w:val="21"/>
                <w:szCs w:val="21"/>
              </w:rPr>
              <w:t>Standards</w:t>
            </w:r>
            <w:proofErr w:type="spellEnd"/>
            <w:r w:rsidRPr="00F3762A">
              <w:rPr>
                <w:color w:val="000000" w:themeColor="text1"/>
                <w:sz w:val="21"/>
                <w:szCs w:val="21"/>
              </w:rPr>
              <w:t xml:space="preserve"> </w:t>
            </w:r>
            <w:proofErr w:type="spellStart"/>
            <w:r w:rsidRPr="00F3762A">
              <w:rPr>
                <w:color w:val="000000" w:themeColor="text1"/>
                <w:sz w:val="21"/>
                <w:szCs w:val="21"/>
              </w:rPr>
              <w:t>Board</w:t>
            </w:r>
            <w:proofErr w:type="spellEnd"/>
            <w:r w:rsidRPr="00F3762A">
              <w:rPr>
                <w:color w:val="000000" w:themeColor="text1"/>
                <w:sz w:val="21"/>
                <w:szCs w:val="21"/>
              </w:rPr>
              <w:t xml:space="preserve"> </w:t>
            </w:r>
            <w:proofErr w:type="spellStart"/>
            <w:r w:rsidRPr="00F3762A">
              <w:rPr>
                <w:color w:val="000000" w:themeColor="text1"/>
                <w:sz w:val="21"/>
                <w:szCs w:val="21"/>
              </w:rPr>
              <w:t>for</w:t>
            </w:r>
            <w:proofErr w:type="spellEnd"/>
            <w:r w:rsidRPr="00F3762A">
              <w:rPr>
                <w:color w:val="000000" w:themeColor="text1"/>
                <w:sz w:val="21"/>
                <w:szCs w:val="21"/>
              </w:rPr>
              <w:t xml:space="preserve"> </w:t>
            </w:r>
            <w:proofErr w:type="spellStart"/>
            <w:r w:rsidRPr="00F3762A">
              <w:rPr>
                <w:color w:val="000000" w:themeColor="text1"/>
                <w:sz w:val="21"/>
                <w:szCs w:val="21"/>
              </w:rPr>
              <w:t>Accountants</w:t>
            </w:r>
            <w:proofErr w:type="spellEnd"/>
            <w:r w:rsidRPr="00F3762A">
              <w:rPr>
                <w:color w:val="000000" w:themeColor="text1"/>
                <w:sz w:val="21"/>
                <w:szCs w:val="21"/>
              </w:rPr>
              <w:t xml:space="preserve">, IESBA (2024). </w:t>
            </w:r>
            <w:r w:rsidRPr="00F3762A">
              <w:rPr>
                <w:i/>
                <w:iCs/>
                <w:color w:val="000000" w:themeColor="text1"/>
                <w:sz w:val="21"/>
                <w:szCs w:val="21"/>
              </w:rPr>
              <w:t>Manual del Código de Ética para Contadores Profesionales</w:t>
            </w:r>
            <w:r w:rsidRPr="00F3762A">
              <w:rPr>
                <w:color w:val="000000" w:themeColor="text1"/>
                <w:sz w:val="21"/>
                <w:szCs w:val="21"/>
              </w:rPr>
              <w:t>. Edición 2024.</w:t>
            </w:r>
          </w:p>
          <w:p w:rsidR="00FA3F90" w:rsidRPr="00F3762A" w:rsidRDefault="00000000">
            <w:pPr>
              <w:spacing w:before="10" w:after="10"/>
              <w:ind w:left="360" w:hanging="360"/>
              <w:rPr>
                <w:color w:val="000000" w:themeColor="text1"/>
              </w:rPr>
            </w:pPr>
            <w:r w:rsidRPr="00F3762A">
              <w:rPr>
                <w:color w:val="000000" w:themeColor="text1"/>
                <w:sz w:val="21"/>
                <w:szCs w:val="21"/>
                <w:lang w:val="en-US"/>
              </w:rPr>
              <w:t xml:space="preserve">International Ethics Standards Board for Accountants, IESBA (2025). </w:t>
            </w:r>
            <w:r w:rsidRPr="00F3762A">
              <w:rPr>
                <w:i/>
                <w:iCs/>
                <w:color w:val="000000" w:themeColor="text1"/>
                <w:sz w:val="21"/>
                <w:szCs w:val="21"/>
                <w:lang w:val="en-US"/>
              </w:rPr>
              <w:t>Handbook of the International Code of Ethics for Professional Accountants</w:t>
            </w:r>
            <w:r w:rsidRPr="00F3762A">
              <w:rPr>
                <w:color w:val="000000" w:themeColor="text1"/>
                <w:sz w:val="21"/>
                <w:szCs w:val="21"/>
                <w:lang w:val="en-US"/>
              </w:rPr>
              <w:t xml:space="preserve">. </w:t>
            </w:r>
            <w:r w:rsidRPr="00F3762A">
              <w:rPr>
                <w:color w:val="000000" w:themeColor="text1"/>
                <w:sz w:val="21"/>
                <w:szCs w:val="21"/>
              </w:rPr>
              <w:t xml:space="preserve">2025 </w:t>
            </w:r>
            <w:proofErr w:type="spellStart"/>
            <w:r w:rsidRPr="00F3762A">
              <w:rPr>
                <w:color w:val="000000" w:themeColor="text1"/>
                <w:sz w:val="21"/>
                <w:szCs w:val="21"/>
              </w:rPr>
              <w:t>Edition</w:t>
            </w:r>
            <w:proofErr w:type="spellEnd"/>
            <w:r w:rsidRPr="00F3762A">
              <w:rPr>
                <w:color w:val="000000" w:themeColor="text1"/>
                <w:sz w:val="21"/>
                <w:szCs w:val="21"/>
              </w:rPr>
              <w:t xml:space="preserve">, </w:t>
            </w:r>
            <w:proofErr w:type="spellStart"/>
            <w:r w:rsidRPr="00F3762A">
              <w:rPr>
                <w:color w:val="000000" w:themeColor="text1"/>
                <w:sz w:val="21"/>
                <w:szCs w:val="21"/>
              </w:rPr>
              <w:t>Volume</w:t>
            </w:r>
            <w:proofErr w:type="spellEnd"/>
            <w:r w:rsidRPr="00F3762A">
              <w:rPr>
                <w:color w:val="000000" w:themeColor="text1"/>
                <w:sz w:val="21"/>
                <w:szCs w:val="21"/>
              </w:rPr>
              <w:t xml:space="preserve"> I and II.</w:t>
            </w:r>
          </w:p>
        </w:tc>
      </w:tr>
      <w:tr w:rsidR="00FA3F90" w:rsidRPr="00F3762A">
        <w:tc>
          <w:tcPr>
            <w:tcW w:w="9960" w:type="dxa"/>
            <w:gridSpan w:val="16"/>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FA3F90" w:rsidRPr="00F3762A" w:rsidRDefault="00000000">
            <w:pPr>
              <w:spacing w:before="20" w:after="20"/>
              <w:rPr>
                <w:color w:val="000000" w:themeColor="text1"/>
              </w:rPr>
            </w:pPr>
            <w:r w:rsidRPr="00F3762A">
              <w:rPr>
                <w:b/>
                <w:bCs/>
                <w:i/>
                <w:iCs/>
                <w:color w:val="000000" w:themeColor="text1"/>
                <w:sz w:val="21"/>
                <w:szCs w:val="21"/>
              </w:rPr>
              <w:t>Bibliografía complementaria:</w:t>
            </w:r>
          </w:p>
          <w:p w:rsidR="00FA3F90" w:rsidRPr="00F3762A" w:rsidRDefault="00000000">
            <w:pPr>
              <w:spacing w:before="10" w:after="10"/>
              <w:ind w:left="360" w:hanging="360"/>
              <w:rPr>
                <w:color w:val="000000" w:themeColor="text1"/>
              </w:rPr>
            </w:pPr>
            <w:proofErr w:type="spellStart"/>
            <w:r w:rsidRPr="00F3762A">
              <w:rPr>
                <w:color w:val="000000" w:themeColor="text1"/>
                <w:sz w:val="21"/>
                <w:szCs w:val="21"/>
              </w:rPr>
              <w:t>Arens</w:t>
            </w:r>
            <w:proofErr w:type="spellEnd"/>
            <w:r w:rsidRPr="00F3762A">
              <w:rPr>
                <w:color w:val="000000" w:themeColor="text1"/>
                <w:sz w:val="21"/>
                <w:szCs w:val="21"/>
              </w:rPr>
              <w:t xml:space="preserve">, A. y </w:t>
            </w:r>
            <w:proofErr w:type="spellStart"/>
            <w:r w:rsidRPr="00F3762A">
              <w:rPr>
                <w:color w:val="000000" w:themeColor="text1"/>
                <w:sz w:val="21"/>
                <w:szCs w:val="21"/>
              </w:rPr>
              <w:t>Loebbecke</w:t>
            </w:r>
            <w:proofErr w:type="spellEnd"/>
            <w:r w:rsidRPr="00F3762A">
              <w:rPr>
                <w:color w:val="000000" w:themeColor="text1"/>
                <w:sz w:val="21"/>
                <w:szCs w:val="21"/>
              </w:rPr>
              <w:t xml:space="preserve">, J. (1996). </w:t>
            </w:r>
            <w:r w:rsidRPr="00F3762A">
              <w:rPr>
                <w:i/>
                <w:iCs/>
                <w:color w:val="000000" w:themeColor="text1"/>
                <w:sz w:val="21"/>
                <w:szCs w:val="21"/>
              </w:rPr>
              <w:t>Auditoría, un enfoque integral</w:t>
            </w:r>
            <w:r w:rsidRPr="00F3762A">
              <w:rPr>
                <w:color w:val="000000" w:themeColor="text1"/>
                <w:sz w:val="21"/>
                <w:szCs w:val="21"/>
              </w:rPr>
              <w:t>. 6a ed. México: Prentice Hall Hispanoamericana.</w:t>
            </w:r>
          </w:p>
          <w:p w:rsidR="00FA3F90" w:rsidRPr="00F3762A" w:rsidRDefault="00000000">
            <w:pPr>
              <w:spacing w:before="10" w:after="10"/>
              <w:ind w:left="360" w:hanging="360"/>
              <w:rPr>
                <w:color w:val="000000" w:themeColor="text1"/>
              </w:rPr>
            </w:pPr>
            <w:r w:rsidRPr="00F3762A">
              <w:rPr>
                <w:color w:val="000000" w:themeColor="text1"/>
                <w:sz w:val="21"/>
                <w:szCs w:val="21"/>
              </w:rPr>
              <w:t>Colegio de Auditores o Contadores Públicos de Bolivia: https://www.auditores.org.bo y Federación Internacional de Contadores: https://www.ifac.org</w:t>
            </w:r>
          </w:p>
          <w:p w:rsidR="00FA3F90" w:rsidRPr="00F3762A" w:rsidRDefault="00000000">
            <w:pPr>
              <w:spacing w:before="10" w:after="10"/>
              <w:ind w:left="360" w:hanging="360"/>
              <w:rPr>
                <w:color w:val="000000" w:themeColor="text1"/>
              </w:rPr>
            </w:pPr>
            <w:r w:rsidRPr="00F3762A">
              <w:rPr>
                <w:color w:val="000000" w:themeColor="text1"/>
                <w:sz w:val="21"/>
                <w:szCs w:val="21"/>
                <w:lang w:val="en-US"/>
              </w:rPr>
              <w:t xml:space="preserve">Committee of Sponsoring Organizations of the Treadway Commission – PricewaterhouseCoopers; Instituto de </w:t>
            </w:r>
            <w:proofErr w:type="spellStart"/>
            <w:r w:rsidRPr="00F3762A">
              <w:rPr>
                <w:color w:val="000000" w:themeColor="text1"/>
                <w:sz w:val="21"/>
                <w:szCs w:val="21"/>
                <w:lang w:val="en-US"/>
              </w:rPr>
              <w:t>Auditores</w:t>
            </w:r>
            <w:proofErr w:type="spellEnd"/>
            <w:r w:rsidRPr="00F3762A">
              <w:rPr>
                <w:color w:val="000000" w:themeColor="text1"/>
                <w:sz w:val="21"/>
                <w:szCs w:val="21"/>
                <w:lang w:val="en-US"/>
              </w:rPr>
              <w:t xml:space="preserve"> </w:t>
            </w:r>
            <w:proofErr w:type="spellStart"/>
            <w:r w:rsidRPr="00F3762A">
              <w:rPr>
                <w:color w:val="000000" w:themeColor="text1"/>
                <w:sz w:val="21"/>
                <w:szCs w:val="21"/>
                <w:lang w:val="en-US"/>
              </w:rPr>
              <w:t>Internos</w:t>
            </w:r>
            <w:proofErr w:type="spellEnd"/>
            <w:r w:rsidRPr="00F3762A">
              <w:rPr>
                <w:color w:val="000000" w:themeColor="text1"/>
                <w:sz w:val="21"/>
                <w:szCs w:val="21"/>
                <w:lang w:val="en-US"/>
              </w:rPr>
              <w:t xml:space="preserve"> (2013). </w:t>
            </w:r>
            <w:r w:rsidRPr="00F3762A">
              <w:rPr>
                <w:i/>
                <w:iCs/>
                <w:color w:val="000000" w:themeColor="text1"/>
                <w:sz w:val="21"/>
                <w:szCs w:val="21"/>
              </w:rPr>
              <w:t>Control Interno – Marco Integrado</w:t>
            </w:r>
            <w:r w:rsidRPr="00F3762A">
              <w:rPr>
                <w:color w:val="000000" w:themeColor="text1"/>
                <w:sz w:val="21"/>
                <w:szCs w:val="21"/>
              </w:rPr>
              <w:t>.</w:t>
            </w:r>
          </w:p>
          <w:p w:rsidR="00FA3F90" w:rsidRPr="00F3762A" w:rsidRDefault="00000000">
            <w:pPr>
              <w:spacing w:before="10" w:after="10"/>
              <w:ind w:left="360" w:hanging="360"/>
              <w:rPr>
                <w:color w:val="000000" w:themeColor="text1"/>
              </w:rPr>
            </w:pPr>
            <w:proofErr w:type="spellStart"/>
            <w:r w:rsidRPr="00F3762A">
              <w:rPr>
                <w:color w:val="000000" w:themeColor="text1"/>
                <w:sz w:val="21"/>
                <w:szCs w:val="21"/>
              </w:rPr>
              <w:t>Fowler</w:t>
            </w:r>
            <w:proofErr w:type="spellEnd"/>
            <w:r w:rsidRPr="00F3762A">
              <w:rPr>
                <w:color w:val="000000" w:themeColor="text1"/>
                <w:sz w:val="21"/>
                <w:szCs w:val="21"/>
              </w:rPr>
              <w:t xml:space="preserve"> Newton, E. (s.f.). </w:t>
            </w:r>
            <w:r w:rsidRPr="00F3762A">
              <w:rPr>
                <w:i/>
                <w:iCs/>
                <w:color w:val="000000" w:themeColor="text1"/>
                <w:sz w:val="21"/>
                <w:szCs w:val="21"/>
              </w:rPr>
              <w:t>Auditoría aplicada</w:t>
            </w:r>
            <w:r w:rsidRPr="00F3762A">
              <w:rPr>
                <w:color w:val="000000" w:themeColor="text1"/>
                <w:sz w:val="21"/>
                <w:szCs w:val="21"/>
              </w:rPr>
              <w:t>. Ediciones Macchi.</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Mantilla, S. A. (2004). </w:t>
            </w:r>
            <w:r w:rsidRPr="00F3762A">
              <w:rPr>
                <w:i/>
                <w:iCs/>
                <w:color w:val="000000" w:themeColor="text1"/>
                <w:sz w:val="21"/>
                <w:szCs w:val="21"/>
              </w:rPr>
              <w:t>Auditoría 2005</w:t>
            </w:r>
            <w:r w:rsidRPr="00F3762A">
              <w:rPr>
                <w:color w:val="000000" w:themeColor="text1"/>
                <w:sz w:val="21"/>
                <w:szCs w:val="21"/>
              </w:rPr>
              <w:t>. Bogotá – Colombia: ECOE Ediciones.</w:t>
            </w:r>
          </w:p>
          <w:p w:rsidR="00FA3F90" w:rsidRPr="00F3762A" w:rsidRDefault="00000000">
            <w:pPr>
              <w:spacing w:before="10" w:after="10"/>
              <w:ind w:left="360" w:hanging="360"/>
              <w:rPr>
                <w:color w:val="000000" w:themeColor="text1"/>
              </w:rPr>
            </w:pPr>
            <w:r w:rsidRPr="00F3762A">
              <w:rPr>
                <w:color w:val="000000" w:themeColor="text1"/>
                <w:sz w:val="21"/>
                <w:szCs w:val="21"/>
              </w:rPr>
              <w:t>Páginas de Internet.</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Peláez, V. y Gonzales, C. (2017). </w:t>
            </w:r>
            <w:r w:rsidRPr="00F3762A">
              <w:rPr>
                <w:i/>
                <w:iCs/>
                <w:color w:val="000000" w:themeColor="text1"/>
                <w:sz w:val="21"/>
                <w:szCs w:val="21"/>
              </w:rPr>
              <w:t>Informes de Auditoría de Estados Financieros</w:t>
            </w:r>
            <w:r w:rsidRPr="00F3762A">
              <w:rPr>
                <w:color w:val="000000" w:themeColor="text1"/>
                <w:sz w:val="21"/>
                <w:szCs w:val="21"/>
              </w:rPr>
              <w:t>. 2a ed. La Paz – Bolivia.</w:t>
            </w:r>
          </w:p>
          <w:p w:rsidR="00FA3F90" w:rsidRPr="00F3762A" w:rsidRDefault="00000000">
            <w:pPr>
              <w:spacing w:before="10" w:after="10"/>
              <w:ind w:left="360" w:hanging="360"/>
              <w:rPr>
                <w:color w:val="000000" w:themeColor="text1"/>
              </w:rPr>
            </w:pPr>
            <w:r w:rsidRPr="00F3762A">
              <w:rPr>
                <w:color w:val="000000" w:themeColor="text1"/>
                <w:sz w:val="21"/>
                <w:szCs w:val="21"/>
              </w:rPr>
              <w:t xml:space="preserve">Peláez, V. y Gonzales, C. (2021). </w:t>
            </w:r>
            <w:r w:rsidRPr="00F3762A">
              <w:rPr>
                <w:i/>
                <w:iCs/>
                <w:color w:val="000000" w:themeColor="text1"/>
                <w:sz w:val="21"/>
                <w:szCs w:val="21"/>
              </w:rPr>
              <w:t>Informes de Auditoría de Estados Financieros</w:t>
            </w:r>
            <w:r w:rsidRPr="00F3762A">
              <w:rPr>
                <w:color w:val="000000" w:themeColor="text1"/>
                <w:sz w:val="21"/>
                <w:szCs w:val="21"/>
              </w:rPr>
              <w:t>. La Paz – Bolivia.</w:t>
            </w:r>
          </w:p>
          <w:p w:rsidR="00FA3F90" w:rsidRPr="00F3762A" w:rsidRDefault="00000000">
            <w:pPr>
              <w:spacing w:before="10" w:after="10"/>
              <w:ind w:left="360" w:hanging="360"/>
              <w:rPr>
                <w:color w:val="000000" w:themeColor="text1"/>
              </w:rPr>
            </w:pPr>
            <w:proofErr w:type="spellStart"/>
            <w:r w:rsidRPr="00F3762A">
              <w:rPr>
                <w:color w:val="000000" w:themeColor="text1"/>
                <w:sz w:val="21"/>
                <w:szCs w:val="21"/>
              </w:rPr>
              <w:t>Slosse</w:t>
            </w:r>
            <w:proofErr w:type="spellEnd"/>
            <w:r w:rsidRPr="00F3762A">
              <w:rPr>
                <w:color w:val="000000" w:themeColor="text1"/>
                <w:sz w:val="21"/>
                <w:szCs w:val="21"/>
              </w:rPr>
              <w:t xml:space="preserve">, C. (1995). </w:t>
            </w:r>
            <w:r w:rsidRPr="00F3762A">
              <w:rPr>
                <w:i/>
                <w:iCs/>
                <w:color w:val="000000" w:themeColor="text1"/>
                <w:sz w:val="21"/>
                <w:szCs w:val="21"/>
              </w:rPr>
              <w:t>Auditoría, un nuevo enfoque empresarial</w:t>
            </w:r>
            <w:r w:rsidRPr="00F3762A">
              <w:rPr>
                <w:color w:val="000000" w:themeColor="text1"/>
                <w:sz w:val="21"/>
                <w:szCs w:val="21"/>
              </w:rPr>
              <w:t>. 2a ed. Buenos Aires – Argentina: Ediciones Macchi.</w:t>
            </w:r>
          </w:p>
          <w:p w:rsidR="00FA3F90" w:rsidRPr="00F3762A" w:rsidRDefault="00000000">
            <w:pPr>
              <w:spacing w:before="10" w:after="10"/>
              <w:ind w:left="360" w:hanging="360"/>
              <w:rPr>
                <w:color w:val="000000" w:themeColor="text1"/>
              </w:rPr>
            </w:pPr>
            <w:r w:rsidRPr="00F3762A">
              <w:rPr>
                <w:color w:val="000000" w:themeColor="text1"/>
                <w:sz w:val="21"/>
                <w:szCs w:val="21"/>
                <w:lang w:val="en-US"/>
              </w:rPr>
              <w:t xml:space="preserve">Whittington, R. y Pany, K. (2005). </w:t>
            </w:r>
            <w:r w:rsidRPr="00F3762A">
              <w:rPr>
                <w:i/>
                <w:iCs/>
                <w:color w:val="000000" w:themeColor="text1"/>
                <w:sz w:val="21"/>
                <w:szCs w:val="21"/>
              </w:rPr>
              <w:t>Principios de Auditoría</w:t>
            </w:r>
            <w:r w:rsidRPr="00F3762A">
              <w:rPr>
                <w:color w:val="000000" w:themeColor="text1"/>
                <w:sz w:val="21"/>
                <w:szCs w:val="21"/>
              </w:rPr>
              <w:t>. 14a ed. México: McGraw Hill.</w:t>
            </w:r>
          </w:p>
        </w:tc>
      </w:tr>
    </w:tbl>
    <w:p w:rsidR="0067473E" w:rsidRPr="00F3762A" w:rsidRDefault="0067473E">
      <w:pPr>
        <w:rPr>
          <w:color w:val="000000" w:themeColor="text1"/>
        </w:rPr>
      </w:pPr>
    </w:p>
    <w:sectPr w:rsidR="0067473E" w:rsidRPr="00F3762A">
      <w:footerReference w:type="default" r:id="rId7"/>
      <w:pgSz w:w="12240" w:h="15840"/>
      <w:pgMar w:top="1134" w:right="1140" w:bottom="1134"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5781D" w:rsidRDefault="0065781D">
      <w:r>
        <w:separator/>
      </w:r>
    </w:p>
  </w:endnote>
  <w:endnote w:type="continuationSeparator" w:id="0">
    <w:p w:rsidR="0065781D" w:rsidRDefault="00657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A3F90" w:rsidRDefault="00000000">
    <w:pPr>
      <w:jc w:val="right"/>
    </w:pPr>
    <w:r>
      <w:rPr>
        <w:b/>
        <w:bCs/>
        <w:i/>
        <w:iCs/>
        <w:sz w:val="20"/>
        <w:szCs w:val="20"/>
      </w:rPr>
      <w:fldChar w:fldCharType="begin"/>
    </w:r>
    <w:r>
      <w:rPr>
        <w:b/>
        <w:bCs/>
        <w:i/>
        <w:iCs/>
        <w:sz w:val="20"/>
        <w:szCs w:val="20"/>
      </w:rPr>
      <w:instrText>PAGE</w:instrText>
    </w:r>
    <w:r>
      <w:rPr>
        <w:b/>
        <w:bCs/>
        <w:i/>
        <w:iCs/>
        <w:sz w:val="20"/>
        <w:szCs w:val="20"/>
      </w:rPr>
      <w:fldChar w:fldCharType="separate"/>
    </w:r>
    <w:r w:rsidR="005C18D1">
      <w:rPr>
        <w:b/>
        <w:bCs/>
        <w:i/>
        <w:iCs/>
        <w:noProof/>
        <w:sz w:val="20"/>
        <w:szCs w:val="20"/>
      </w:rPr>
      <w:t>1</w:t>
    </w:r>
    <w:r>
      <w:rPr>
        <w:b/>
        <w:bCs/>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5781D" w:rsidRDefault="0065781D">
      <w:r>
        <w:separator/>
      </w:r>
    </w:p>
  </w:footnote>
  <w:footnote w:type="continuationSeparator" w:id="0">
    <w:p w:rsidR="0065781D" w:rsidRDefault="006578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4E43"/>
    <w:multiLevelType w:val="multilevel"/>
    <w:tmpl w:val="6C26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97BEB"/>
    <w:multiLevelType w:val="multilevel"/>
    <w:tmpl w:val="528A000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46930"/>
    <w:multiLevelType w:val="multilevel"/>
    <w:tmpl w:val="620E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51C07"/>
    <w:multiLevelType w:val="multilevel"/>
    <w:tmpl w:val="C3A427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C74C2"/>
    <w:multiLevelType w:val="hybridMultilevel"/>
    <w:tmpl w:val="175A1A74"/>
    <w:lvl w:ilvl="0" w:tplc="5036B7F6">
      <w:start w:val="1"/>
      <w:numFmt w:val="bullet"/>
      <w:lvlText w:val="●"/>
      <w:lvlJc w:val="left"/>
      <w:pPr>
        <w:ind w:left="720" w:hanging="360"/>
      </w:pPr>
    </w:lvl>
    <w:lvl w:ilvl="1" w:tplc="FD38DBA0">
      <w:start w:val="1"/>
      <w:numFmt w:val="bullet"/>
      <w:lvlText w:val="○"/>
      <w:lvlJc w:val="left"/>
      <w:pPr>
        <w:ind w:left="1440" w:hanging="360"/>
      </w:pPr>
    </w:lvl>
    <w:lvl w:ilvl="2" w:tplc="35B827BE">
      <w:start w:val="1"/>
      <w:numFmt w:val="bullet"/>
      <w:lvlText w:val="■"/>
      <w:lvlJc w:val="left"/>
      <w:pPr>
        <w:ind w:left="2160" w:hanging="360"/>
      </w:pPr>
    </w:lvl>
    <w:lvl w:ilvl="3" w:tplc="2884B82A">
      <w:start w:val="1"/>
      <w:numFmt w:val="bullet"/>
      <w:lvlText w:val="●"/>
      <w:lvlJc w:val="left"/>
      <w:pPr>
        <w:ind w:left="2880" w:hanging="360"/>
      </w:pPr>
    </w:lvl>
    <w:lvl w:ilvl="4" w:tplc="B7388604">
      <w:start w:val="1"/>
      <w:numFmt w:val="bullet"/>
      <w:lvlText w:val="○"/>
      <w:lvlJc w:val="left"/>
      <w:pPr>
        <w:ind w:left="3600" w:hanging="360"/>
      </w:pPr>
    </w:lvl>
    <w:lvl w:ilvl="5" w:tplc="D1C4D6D6">
      <w:start w:val="1"/>
      <w:numFmt w:val="bullet"/>
      <w:lvlText w:val="■"/>
      <w:lvlJc w:val="left"/>
      <w:pPr>
        <w:ind w:left="4320" w:hanging="360"/>
      </w:pPr>
    </w:lvl>
    <w:lvl w:ilvl="6" w:tplc="58E816D2">
      <w:start w:val="1"/>
      <w:numFmt w:val="bullet"/>
      <w:lvlText w:val="●"/>
      <w:lvlJc w:val="left"/>
      <w:pPr>
        <w:ind w:left="5040" w:hanging="360"/>
      </w:pPr>
    </w:lvl>
    <w:lvl w:ilvl="7" w:tplc="DD382E08">
      <w:start w:val="1"/>
      <w:numFmt w:val="bullet"/>
      <w:lvlText w:val="●"/>
      <w:lvlJc w:val="left"/>
      <w:pPr>
        <w:ind w:left="5760" w:hanging="360"/>
      </w:pPr>
    </w:lvl>
    <w:lvl w:ilvl="8" w:tplc="4C3624B6">
      <w:start w:val="1"/>
      <w:numFmt w:val="bullet"/>
      <w:lvlText w:val="●"/>
      <w:lvlJc w:val="left"/>
      <w:pPr>
        <w:ind w:left="6480" w:hanging="360"/>
      </w:pPr>
    </w:lvl>
  </w:abstractNum>
  <w:abstractNum w:abstractNumId="5" w15:restartNumberingAfterBreak="0">
    <w:nsid w:val="172B7D61"/>
    <w:multiLevelType w:val="multilevel"/>
    <w:tmpl w:val="685A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A6439C"/>
    <w:multiLevelType w:val="multilevel"/>
    <w:tmpl w:val="1150A8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30297"/>
    <w:multiLevelType w:val="multilevel"/>
    <w:tmpl w:val="1F30E4C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66560"/>
    <w:multiLevelType w:val="multilevel"/>
    <w:tmpl w:val="CDE69418"/>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D21AA"/>
    <w:multiLevelType w:val="multilevel"/>
    <w:tmpl w:val="52BECEE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1D2F20"/>
    <w:multiLevelType w:val="multilevel"/>
    <w:tmpl w:val="5BB005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7210F"/>
    <w:multiLevelType w:val="multilevel"/>
    <w:tmpl w:val="F0545ED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272E3"/>
    <w:multiLevelType w:val="multilevel"/>
    <w:tmpl w:val="5F7C851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5801F2"/>
    <w:multiLevelType w:val="multilevel"/>
    <w:tmpl w:val="B6C655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C92333"/>
    <w:multiLevelType w:val="multilevel"/>
    <w:tmpl w:val="14EAD15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C118C9"/>
    <w:multiLevelType w:val="multilevel"/>
    <w:tmpl w:val="2D568B3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447D47"/>
    <w:multiLevelType w:val="multilevel"/>
    <w:tmpl w:val="C5A6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C63B87"/>
    <w:multiLevelType w:val="multilevel"/>
    <w:tmpl w:val="B224B06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B05A74"/>
    <w:multiLevelType w:val="multilevel"/>
    <w:tmpl w:val="B5A8664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45FF3"/>
    <w:multiLevelType w:val="multilevel"/>
    <w:tmpl w:val="540A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04A91"/>
    <w:multiLevelType w:val="multilevel"/>
    <w:tmpl w:val="E338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89400E"/>
    <w:multiLevelType w:val="hybridMultilevel"/>
    <w:tmpl w:val="FF2E169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2" w15:restartNumberingAfterBreak="0">
    <w:nsid w:val="42905515"/>
    <w:multiLevelType w:val="hybridMultilevel"/>
    <w:tmpl w:val="B2D66FB2"/>
    <w:lvl w:ilvl="0" w:tplc="604E2436">
      <w:start w:val="1"/>
      <w:numFmt w:val="bullet"/>
      <w:lvlText w:val="•"/>
      <w:lvlJc w:val="left"/>
      <w:pPr>
        <w:ind w:left="260" w:hanging="220"/>
      </w:pPr>
    </w:lvl>
    <w:lvl w:ilvl="1" w:tplc="71BEE2E8">
      <w:numFmt w:val="decimal"/>
      <w:lvlText w:val=""/>
      <w:lvlJc w:val="left"/>
    </w:lvl>
    <w:lvl w:ilvl="2" w:tplc="7248A676">
      <w:numFmt w:val="decimal"/>
      <w:lvlText w:val=""/>
      <w:lvlJc w:val="left"/>
    </w:lvl>
    <w:lvl w:ilvl="3" w:tplc="6E201F04">
      <w:numFmt w:val="decimal"/>
      <w:lvlText w:val=""/>
      <w:lvlJc w:val="left"/>
    </w:lvl>
    <w:lvl w:ilvl="4" w:tplc="551A2974">
      <w:numFmt w:val="decimal"/>
      <w:lvlText w:val=""/>
      <w:lvlJc w:val="left"/>
    </w:lvl>
    <w:lvl w:ilvl="5" w:tplc="B2E6D50E">
      <w:numFmt w:val="decimal"/>
      <w:lvlText w:val=""/>
      <w:lvlJc w:val="left"/>
    </w:lvl>
    <w:lvl w:ilvl="6" w:tplc="25A488EA">
      <w:numFmt w:val="decimal"/>
      <w:lvlText w:val=""/>
      <w:lvlJc w:val="left"/>
    </w:lvl>
    <w:lvl w:ilvl="7" w:tplc="F168DF76">
      <w:numFmt w:val="decimal"/>
      <w:lvlText w:val=""/>
      <w:lvlJc w:val="left"/>
    </w:lvl>
    <w:lvl w:ilvl="8" w:tplc="4146A598">
      <w:numFmt w:val="decimal"/>
      <w:lvlText w:val=""/>
      <w:lvlJc w:val="left"/>
    </w:lvl>
  </w:abstractNum>
  <w:abstractNum w:abstractNumId="23" w15:restartNumberingAfterBreak="0">
    <w:nsid w:val="453A11CB"/>
    <w:multiLevelType w:val="hybridMultilevel"/>
    <w:tmpl w:val="65421B5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468C3A95"/>
    <w:multiLevelType w:val="multilevel"/>
    <w:tmpl w:val="716EF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9F1E5E"/>
    <w:multiLevelType w:val="multilevel"/>
    <w:tmpl w:val="633EC8A4"/>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D5516"/>
    <w:multiLevelType w:val="multilevel"/>
    <w:tmpl w:val="D0F27A7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B07577"/>
    <w:multiLevelType w:val="multilevel"/>
    <w:tmpl w:val="318C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9C599E"/>
    <w:multiLevelType w:val="multilevel"/>
    <w:tmpl w:val="8402DB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034268"/>
    <w:multiLevelType w:val="multilevel"/>
    <w:tmpl w:val="9D044A7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B5610D"/>
    <w:multiLevelType w:val="multilevel"/>
    <w:tmpl w:val="1AA8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045C7A"/>
    <w:multiLevelType w:val="multilevel"/>
    <w:tmpl w:val="0CBAA6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DB0D61"/>
    <w:multiLevelType w:val="multilevel"/>
    <w:tmpl w:val="CEBA3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64160A"/>
    <w:multiLevelType w:val="hybridMultilevel"/>
    <w:tmpl w:val="FAB0B4A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4" w15:restartNumberingAfterBreak="0">
    <w:nsid w:val="5F0D4B2B"/>
    <w:multiLevelType w:val="multilevel"/>
    <w:tmpl w:val="E59E9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2E237E"/>
    <w:multiLevelType w:val="hybridMultilevel"/>
    <w:tmpl w:val="8B220324"/>
    <w:lvl w:ilvl="0" w:tplc="DD163342">
      <w:start w:val="1"/>
      <w:numFmt w:val="decimal"/>
      <w:lvlText w:val="%1."/>
      <w:lvlJc w:val="left"/>
      <w:pPr>
        <w:ind w:left="400" w:hanging="380"/>
      </w:pPr>
    </w:lvl>
    <w:lvl w:ilvl="1" w:tplc="C5C4A3E8">
      <w:numFmt w:val="decimal"/>
      <w:lvlText w:val=""/>
      <w:lvlJc w:val="left"/>
    </w:lvl>
    <w:lvl w:ilvl="2" w:tplc="924CEEF6">
      <w:numFmt w:val="decimal"/>
      <w:lvlText w:val=""/>
      <w:lvlJc w:val="left"/>
    </w:lvl>
    <w:lvl w:ilvl="3" w:tplc="F88E0514">
      <w:numFmt w:val="decimal"/>
      <w:lvlText w:val=""/>
      <w:lvlJc w:val="left"/>
    </w:lvl>
    <w:lvl w:ilvl="4" w:tplc="275AFAF0">
      <w:numFmt w:val="decimal"/>
      <w:lvlText w:val=""/>
      <w:lvlJc w:val="left"/>
    </w:lvl>
    <w:lvl w:ilvl="5" w:tplc="503A341E">
      <w:numFmt w:val="decimal"/>
      <w:lvlText w:val=""/>
      <w:lvlJc w:val="left"/>
    </w:lvl>
    <w:lvl w:ilvl="6" w:tplc="C3A42058">
      <w:numFmt w:val="decimal"/>
      <w:lvlText w:val=""/>
      <w:lvlJc w:val="left"/>
    </w:lvl>
    <w:lvl w:ilvl="7" w:tplc="237E0576">
      <w:numFmt w:val="decimal"/>
      <w:lvlText w:val=""/>
      <w:lvlJc w:val="left"/>
    </w:lvl>
    <w:lvl w:ilvl="8" w:tplc="C25CB742">
      <w:numFmt w:val="decimal"/>
      <w:lvlText w:val=""/>
      <w:lvlJc w:val="left"/>
    </w:lvl>
  </w:abstractNum>
  <w:abstractNum w:abstractNumId="36" w15:restartNumberingAfterBreak="0">
    <w:nsid w:val="636D205C"/>
    <w:multiLevelType w:val="multilevel"/>
    <w:tmpl w:val="4A88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A0420C"/>
    <w:multiLevelType w:val="multilevel"/>
    <w:tmpl w:val="05FE361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0571B6"/>
    <w:multiLevelType w:val="multilevel"/>
    <w:tmpl w:val="6CDCA5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222868"/>
    <w:multiLevelType w:val="multilevel"/>
    <w:tmpl w:val="C9B47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A9711B"/>
    <w:multiLevelType w:val="multilevel"/>
    <w:tmpl w:val="EFA67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C37DA5"/>
    <w:multiLevelType w:val="multilevel"/>
    <w:tmpl w:val="0EB0F8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8E5EB3"/>
    <w:multiLevelType w:val="multilevel"/>
    <w:tmpl w:val="8BACE3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181C55"/>
    <w:multiLevelType w:val="hybridMultilevel"/>
    <w:tmpl w:val="01F0B10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2070110836">
    <w:abstractNumId w:val="4"/>
    <w:lvlOverride w:ilvl="0">
      <w:startOverride w:val="1"/>
    </w:lvlOverride>
  </w:num>
  <w:num w:numId="2" w16cid:durableId="1890607643">
    <w:abstractNumId w:val="35"/>
    <w:lvlOverride w:ilvl="0">
      <w:startOverride w:val="1"/>
    </w:lvlOverride>
  </w:num>
  <w:num w:numId="3" w16cid:durableId="351147324">
    <w:abstractNumId w:val="22"/>
    <w:lvlOverride w:ilvl="0">
      <w:startOverride w:val="1"/>
    </w:lvlOverride>
  </w:num>
  <w:num w:numId="4" w16cid:durableId="819927971">
    <w:abstractNumId w:val="35"/>
    <w:lvlOverride w:ilvl="0">
      <w:startOverride w:val="1"/>
    </w:lvlOverride>
  </w:num>
  <w:num w:numId="5" w16cid:durableId="1484346822">
    <w:abstractNumId w:val="35"/>
    <w:lvlOverride w:ilvl="0">
      <w:startOverride w:val="1"/>
    </w:lvlOverride>
  </w:num>
  <w:num w:numId="6" w16cid:durableId="1670787154">
    <w:abstractNumId w:val="35"/>
    <w:lvlOverride w:ilvl="0">
      <w:startOverride w:val="1"/>
    </w:lvlOverride>
  </w:num>
  <w:num w:numId="7" w16cid:durableId="1218518659">
    <w:abstractNumId w:val="36"/>
  </w:num>
  <w:num w:numId="8" w16cid:durableId="529421104">
    <w:abstractNumId w:val="15"/>
  </w:num>
  <w:num w:numId="9" w16cid:durableId="848642255">
    <w:abstractNumId w:val="30"/>
  </w:num>
  <w:num w:numId="10" w16cid:durableId="1004632125">
    <w:abstractNumId w:val="33"/>
  </w:num>
  <w:num w:numId="11" w16cid:durableId="471941721">
    <w:abstractNumId w:val="21"/>
  </w:num>
  <w:num w:numId="12" w16cid:durableId="890312891">
    <w:abstractNumId w:val="43"/>
  </w:num>
  <w:num w:numId="13" w16cid:durableId="1981809421">
    <w:abstractNumId w:val="23"/>
  </w:num>
  <w:num w:numId="14" w16cid:durableId="147984363">
    <w:abstractNumId w:val="24"/>
  </w:num>
  <w:num w:numId="15" w16cid:durableId="1352955433">
    <w:abstractNumId w:val="28"/>
  </w:num>
  <w:num w:numId="16" w16cid:durableId="1048918349">
    <w:abstractNumId w:val="31"/>
  </w:num>
  <w:num w:numId="17" w16cid:durableId="1104350164">
    <w:abstractNumId w:val="42"/>
  </w:num>
  <w:num w:numId="18" w16cid:durableId="556281405">
    <w:abstractNumId w:val="41"/>
  </w:num>
  <w:num w:numId="19" w16cid:durableId="837354637">
    <w:abstractNumId w:val="1"/>
  </w:num>
  <w:num w:numId="20" w16cid:durableId="1563103013">
    <w:abstractNumId w:val="18"/>
  </w:num>
  <w:num w:numId="21" w16cid:durableId="210463676">
    <w:abstractNumId w:val="12"/>
  </w:num>
  <w:num w:numId="22" w16cid:durableId="873620875">
    <w:abstractNumId w:val="37"/>
  </w:num>
  <w:num w:numId="23" w16cid:durableId="1559782144">
    <w:abstractNumId w:val="26"/>
  </w:num>
  <w:num w:numId="24" w16cid:durableId="1537960640">
    <w:abstractNumId w:val="25"/>
  </w:num>
  <w:num w:numId="25" w16cid:durableId="466777336">
    <w:abstractNumId w:val="11"/>
  </w:num>
  <w:num w:numId="26" w16cid:durableId="362633286">
    <w:abstractNumId w:val="14"/>
  </w:num>
  <w:num w:numId="27" w16cid:durableId="770778094">
    <w:abstractNumId w:val="17"/>
  </w:num>
  <w:num w:numId="28" w16cid:durableId="1747147479">
    <w:abstractNumId w:val="8"/>
  </w:num>
  <w:num w:numId="29" w16cid:durableId="938297238">
    <w:abstractNumId w:val="16"/>
  </w:num>
  <w:num w:numId="30" w16cid:durableId="714624282">
    <w:abstractNumId w:val="10"/>
  </w:num>
  <w:num w:numId="31" w16cid:durableId="1222252402">
    <w:abstractNumId w:val="13"/>
  </w:num>
  <w:num w:numId="32" w16cid:durableId="50077668">
    <w:abstractNumId w:val="3"/>
  </w:num>
  <w:num w:numId="33" w16cid:durableId="824079884">
    <w:abstractNumId w:val="7"/>
  </w:num>
  <w:num w:numId="34" w16cid:durableId="1418093321">
    <w:abstractNumId w:val="38"/>
  </w:num>
  <w:num w:numId="35" w16cid:durableId="714551499">
    <w:abstractNumId w:val="39"/>
  </w:num>
  <w:num w:numId="36" w16cid:durableId="200361223">
    <w:abstractNumId w:val="6"/>
  </w:num>
  <w:num w:numId="37" w16cid:durableId="726491376">
    <w:abstractNumId w:val="29"/>
  </w:num>
  <w:num w:numId="38" w16cid:durableId="930359351">
    <w:abstractNumId w:val="9"/>
  </w:num>
  <w:num w:numId="39" w16cid:durableId="102772779">
    <w:abstractNumId w:val="2"/>
  </w:num>
  <w:num w:numId="40" w16cid:durableId="1764107101">
    <w:abstractNumId w:val="20"/>
  </w:num>
  <w:num w:numId="41" w16cid:durableId="461922618">
    <w:abstractNumId w:val="40"/>
  </w:num>
  <w:num w:numId="42" w16cid:durableId="1952080994">
    <w:abstractNumId w:val="5"/>
  </w:num>
  <w:num w:numId="43" w16cid:durableId="947784103">
    <w:abstractNumId w:val="32"/>
  </w:num>
  <w:num w:numId="44" w16cid:durableId="75322942">
    <w:abstractNumId w:val="0"/>
  </w:num>
  <w:num w:numId="45" w16cid:durableId="2029017931">
    <w:abstractNumId w:val="27"/>
  </w:num>
  <w:num w:numId="46" w16cid:durableId="479270485">
    <w:abstractNumId w:val="19"/>
  </w:num>
  <w:num w:numId="47" w16cid:durableId="36170719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F90"/>
    <w:rsid w:val="0005560D"/>
    <w:rsid w:val="00337820"/>
    <w:rsid w:val="0051076D"/>
    <w:rsid w:val="00554048"/>
    <w:rsid w:val="00567B45"/>
    <w:rsid w:val="005A639B"/>
    <w:rsid w:val="005C18D1"/>
    <w:rsid w:val="0065781D"/>
    <w:rsid w:val="00665581"/>
    <w:rsid w:val="0067473E"/>
    <w:rsid w:val="007349C4"/>
    <w:rsid w:val="007B7568"/>
    <w:rsid w:val="009319CF"/>
    <w:rsid w:val="00933C38"/>
    <w:rsid w:val="00AC31BD"/>
    <w:rsid w:val="00B150C8"/>
    <w:rsid w:val="00B34E5A"/>
    <w:rsid w:val="00B40297"/>
    <w:rsid w:val="00B777C1"/>
    <w:rsid w:val="00C033BB"/>
    <w:rsid w:val="00D62B64"/>
    <w:rsid w:val="00E16047"/>
    <w:rsid w:val="00EC68B0"/>
    <w:rsid w:val="00F3762A"/>
    <w:rsid w:val="00F72F47"/>
    <w:rsid w:val="00FA3F9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4:docId w14:val="2BAE4546"/>
  <w15:docId w15:val="{7B25286D-E41A-7946-98F4-90C6AA30E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BO"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Textoennegrita">
    <w:name w:val="Strong"/>
    <w:basedOn w:val="Fuentedeprrafopredeter"/>
    <w:uiPriority w:val="22"/>
    <w:qFormat/>
    <w:rsid w:val="005A639B"/>
    <w:rPr>
      <w:b/>
      <w:bCs/>
    </w:rPr>
  </w:style>
  <w:style w:type="paragraph" w:styleId="NormalWeb">
    <w:name w:val="Normal (Web)"/>
    <w:basedOn w:val="Normal"/>
    <w:uiPriority w:val="99"/>
    <w:unhideWhenUsed/>
    <w:rsid w:val="00D62B64"/>
    <w:pPr>
      <w:spacing w:before="100" w:beforeAutospacing="1" w:after="100" w:afterAutospacing="1"/>
    </w:pPr>
    <w:rPr>
      <w:sz w:val="24"/>
      <w:szCs w:val="24"/>
    </w:rPr>
  </w:style>
  <w:style w:type="character" w:styleId="nfasis">
    <w:name w:val="Emphasis"/>
    <w:basedOn w:val="Fuentedeprrafopredeter"/>
    <w:uiPriority w:val="20"/>
    <w:qFormat/>
    <w:rsid w:val="00F72F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6395">
      <w:bodyDiv w:val="1"/>
      <w:marLeft w:val="0"/>
      <w:marRight w:val="0"/>
      <w:marTop w:val="0"/>
      <w:marBottom w:val="0"/>
      <w:divBdr>
        <w:top w:val="none" w:sz="0" w:space="0" w:color="auto"/>
        <w:left w:val="none" w:sz="0" w:space="0" w:color="auto"/>
        <w:bottom w:val="none" w:sz="0" w:space="0" w:color="auto"/>
        <w:right w:val="none" w:sz="0" w:space="0" w:color="auto"/>
      </w:divBdr>
    </w:div>
    <w:div w:id="253904664">
      <w:bodyDiv w:val="1"/>
      <w:marLeft w:val="0"/>
      <w:marRight w:val="0"/>
      <w:marTop w:val="0"/>
      <w:marBottom w:val="0"/>
      <w:divBdr>
        <w:top w:val="none" w:sz="0" w:space="0" w:color="auto"/>
        <w:left w:val="none" w:sz="0" w:space="0" w:color="auto"/>
        <w:bottom w:val="none" w:sz="0" w:space="0" w:color="auto"/>
        <w:right w:val="none" w:sz="0" w:space="0" w:color="auto"/>
      </w:divBdr>
    </w:div>
    <w:div w:id="387539394">
      <w:bodyDiv w:val="1"/>
      <w:marLeft w:val="0"/>
      <w:marRight w:val="0"/>
      <w:marTop w:val="0"/>
      <w:marBottom w:val="0"/>
      <w:divBdr>
        <w:top w:val="none" w:sz="0" w:space="0" w:color="auto"/>
        <w:left w:val="none" w:sz="0" w:space="0" w:color="auto"/>
        <w:bottom w:val="none" w:sz="0" w:space="0" w:color="auto"/>
        <w:right w:val="none" w:sz="0" w:space="0" w:color="auto"/>
      </w:divBdr>
    </w:div>
    <w:div w:id="459766745">
      <w:bodyDiv w:val="1"/>
      <w:marLeft w:val="0"/>
      <w:marRight w:val="0"/>
      <w:marTop w:val="0"/>
      <w:marBottom w:val="0"/>
      <w:divBdr>
        <w:top w:val="none" w:sz="0" w:space="0" w:color="auto"/>
        <w:left w:val="none" w:sz="0" w:space="0" w:color="auto"/>
        <w:bottom w:val="none" w:sz="0" w:space="0" w:color="auto"/>
        <w:right w:val="none" w:sz="0" w:space="0" w:color="auto"/>
      </w:divBdr>
    </w:div>
    <w:div w:id="724109952">
      <w:bodyDiv w:val="1"/>
      <w:marLeft w:val="0"/>
      <w:marRight w:val="0"/>
      <w:marTop w:val="0"/>
      <w:marBottom w:val="0"/>
      <w:divBdr>
        <w:top w:val="none" w:sz="0" w:space="0" w:color="auto"/>
        <w:left w:val="none" w:sz="0" w:space="0" w:color="auto"/>
        <w:bottom w:val="none" w:sz="0" w:space="0" w:color="auto"/>
        <w:right w:val="none" w:sz="0" w:space="0" w:color="auto"/>
      </w:divBdr>
    </w:div>
    <w:div w:id="755709080">
      <w:bodyDiv w:val="1"/>
      <w:marLeft w:val="0"/>
      <w:marRight w:val="0"/>
      <w:marTop w:val="0"/>
      <w:marBottom w:val="0"/>
      <w:divBdr>
        <w:top w:val="none" w:sz="0" w:space="0" w:color="auto"/>
        <w:left w:val="none" w:sz="0" w:space="0" w:color="auto"/>
        <w:bottom w:val="none" w:sz="0" w:space="0" w:color="auto"/>
        <w:right w:val="none" w:sz="0" w:space="0" w:color="auto"/>
      </w:divBdr>
    </w:div>
    <w:div w:id="880288914">
      <w:bodyDiv w:val="1"/>
      <w:marLeft w:val="0"/>
      <w:marRight w:val="0"/>
      <w:marTop w:val="0"/>
      <w:marBottom w:val="0"/>
      <w:divBdr>
        <w:top w:val="none" w:sz="0" w:space="0" w:color="auto"/>
        <w:left w:val="none" w:sz="0" w:space="0" w:color="auto"/>
        <w:bottom w:val="none" w:sz="0" w:space="0" w:color="auto"/>
        <w:right w:val="none" w:sz="0" w:space="0" w:color="auto"/>
      </w:divBdr>
    </w:div>
    <w:div w:id="952858457">
      <w:bodyDiv w:val="1"/>
      <w:marLeft w:val="0"/>
      <w:marRight w:val="0"/>
      <w:marTop w:val="0"/>
      <w:marBottom w:val="0"/>
      <w:divBdr>
        <w:top w:val="none" w:sz="0" w:space="0" w:color="auto"/>
        <w:left w:val="none" w:sz="0" w:space="0" w:color="auto"/>
        <w:bottom w:val="none" w:sz="0" w:space="0" w:color="auto"/>
        <w:right w:val="none" w:sz="0" w:space="0" w:color="auto"/>
      </w:divBdr>
      <w:divsChild>
        <w:div w:id="46042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107528">
      <w:bodyDiv w:val="1"/>
      <w:marLeft w:val="0"/>
      <w:marRight w:val="0"/>
      <w:marTop w:val="0"/>
      <w:marBottom w:val="0"/>
      <w:divBdr>
        <w:top w:val="none" w:sz="0" w:space="0" w:color="auto"/>
        <w:left w:val="none" w:sz="0" w:space="0" w:color="auto"/>
        <w:bottom w:val="none" w:sz="0" w:space="0" w:color="auto"/>
        <w:right w:val="none" w:sz="0" w:space="0" w:color="auto"/>
      </w:divBdr>
    </w:div>
    <w:div w:id="1053508005">
      <w:bodyDiv w:val="1"/>
      <w:marLeft w:val="0"/>
      <w:marRight w:val="0"/>
      <w:marTop w:val="0"/>
      <w:marBottom w:val="0"/>
      <w:divBdr>
        <w:top w:val="none" w:sz="0" w:space="0" w:color="auto"/>
        <w:left w:val="none" w:sz="0" w:space="0" w:color="auto"/>
        <w:bottom w:val="none" w:sz="0" w:space="0" w:color="auto"/>
        <w:right w:val="none" w:sz="0" w:space="0" w:color="auto"/>
      </w:divBdr>
      <w:divsChild>
        <w:div w:id="1760759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246927">
      <w:bodyDiv w:val="1"/>
      <w:marLeft w:val="0"/>
      <w:marRight w:val="0"/>
      <w:marTop w:val="0"/>
      <w:marBottom w:val="0"/>
      <w:divBdr>
        <w:top w:val="none" w:sz="0" w:space="0" w:color="auto"/>
        <w:left w:val="none" w:sz="0" w:space="0" w:color="auto"/>
        <w:bottom w:val="none" w:sz="0" w:space="0" w:color="auto"/>
        <w:right w:val="none" w:sz="0" w:space="0" w:color="auto"/>
      </w:divBdr>
    </w:div>
    <w:div w:id="1326787570">
      <w:bodyDiv w:val="1"/>
      <w:marLeft w:val="0"/>
      <w:marRight w:val="0"/>
      <w:marTop w:val="0"/>
      <w:marBottom w:val="0"/>
      <w:divBdr>
        <w:top w:val="none" w:sz="0" w:space="0" w:color="auto"/>
        <w:left w:val="none" w:sz="0" w:space="0" w:color="auto"/>
        <w:bottom w:val="none" w:sz="0" w:space="0" w:color="auto"/>
        <w:right w:val="none" w:sz="0" w:space="0" w:color="auto"/>
      </w:divBdr>
      <w:divsChild>
        <w:div w:id="286014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414583">
      <w:bodyDiv w:val="1"/>
      <w:marLeft w:val="0"/>
      <w:marRight w:val="0"/>
      <w:marTop w:val="0"/>
      <w:marBottom w:val="0"/>
      <w:divBdr>
        <w:top w:val="none" w:sz="0" w:space="0" w:color="auto"/>
        <w:left w:val="none" w:sz="0" w:space="0" w:color="auto"/>
        <w:bottom w:val="none" w:sz="0" w:space="0" w:color="auto"/>
        <w:right w:val="none" w:sz="0" w:space="0" w:color="auto"/>
      </w:divBdr>
    </w:div>
    <w:div w:id="1501193706">
      <w:bodyDiv w:val="1"/>
      <w:marLeft w:val="0"/>
      <w:marRight w:val="0"/>
      <w:marTop w:val="0"/>
      <w:marBottom w:val="0"/>
      <w:divBdr>
        <w:top w:val="none" w:sz="0" w:space="0" w:color="auto"/>
        <w:left w:val="none" w:sz="0" w:space="0" w:color="auto"/>
        <w:bottom w:val="none" w:sz="0" w:space="0" w:color="auto"/>
        <w:right w:val="none" w:sz="0" w:space="0" w:color="auto"/>
      </w:divBdr>
    </w:div>
    <w:div w:id="1569539965">
      <w:bodyDiv w:val="1"/>
      <w:marLeft w:val="0"/>
      <w:marRight w:val="0"/>
      <w:marTop w:val="0"/>
      <w:marBottom w:val="0"/>
      <w:divBdr>
        <w:top w:val="none" w:sz="0" w:space="0" w:color="auto"/>
        <w:left w:val="none" w:sz="0" w:space="0" w:color="auto"/>
        <w:bottom w:val="none" w:sz="0" w:space="0" w:color="auto"/>
        <w:right w:val="none" w:sz="0" w:space="0" w:color="auto"/>
      </w:divBdr>
    </w:div>
    <w:div w:id="1622419243">
      <w:bodyDiv w:val="1"/>
      <w:marLeft w:val="0"/>
      <w:marRight w:val="0"/>
      <w:marTop w:val="0"/>
      <w:marBottom w:val="0"/>
      <w:divBdr>
        <w:top w:val="none" w:sz="0" w:space="0" w:color="auto"/>
        <w:left w:val="none" w:sz="0" w:space="0" w:color="auto"/>
        <w:bottom w:val="none" w:sz="0" w:space="0" w:color="auto"/>
        <w:right w:val="none" w:sz="0" w:space="0" w:color="auto"/>
      </w:divBdr>
      <w:divsChild>
        <w:div w:id="2012636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878213">
      <w:bodyDiv w:val="1"/>
      <w:marLeft w:val="0"/>
      <w:marRight w:val="0"/>
      <w:marTop w:val="0"/>
      <w:marBottom w:val="0"/>
      <w:divBdr>
        <w:top w:val="none" w:sz="0" w:space="0" w:color="auto"/>
        <w:left w:val="none" w:sz="0" w:space="0" w:color="auto"/>
        <w:bottom w:val="none" w:sz="0" w:space="0" w:color="auto"/>
        <w:right w:val="none" w:sz="0" w:space="0" w:color="auto"/>
      </w:divBdr>
      <w:divsChild>
        <w:div w:id="11356834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015573">
      <w:bodyDiv w:val="1"/>
      <w:marLeft w:val="0"/>
      <w:marRight w:val="0"/>
      <w:marTop w:val="0"/>
      <w:marBottom w:val="0"/>
      <w:divBdr>
        <w:top w:val="none" w:sz="0" w:space="0" w:color="auto"/>
        <w:left w:val="none" w:sz="0" w:space="0" w:color="auto"/>
        <w:bottom w:val="none" w:sz="0" w:space="0" w:color="auto"/>
        <w:right w:val="none" w:sz="0" w:space="0" w:color="auto"/>
      </w:divBdr>
      <w:divsChild>
        <w:div w:id="1676688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528213">
      <w:bodyDiv w:val="1"/>
      <w:marLeft w:val="0"/>
      <w:marRight w:val="0"/>
      <w:marTop w:val="0"/>
      <w:marBottom w:val="0"/>
      <w:divBdr>
        <w:top w:val="none" w:sz="0" w:space="0" w:color="auto"/>
        <w:left w:val="none" w:sz="0" w:space="0" w:color="auto"/>
        <w:bottom w:val="none" w:sz="0" w:space="0" w:color="auto"/>
        <w:right w:val="none" w:sz="0" w:space="0" w:color="auto"/>
      </w:divBdr>
    </w:div>
    <w:div w:id="2075620827">
      <w:bodyDiv w:val="1"/>
      <w:marLeft w:val="0"/>
      <w:marRight w:val="0"/>
      <w:marTop w:val="0"/>
      <w:marBottom w:val="0"/>
      <w:divBdr>
        <w:top w:val="none" w:sz="0" w:space="0" w:color="auto"/>
        <w:left w:val="none" w:sz="0" w:space="0" w:color="auto"/>
        <w:bottom w:val="none" w:sz="0" w:space="0" w:color="auto"/>
        <w:right w:val="none" w:sz="0" w:space="0" w:color="auto"/>
      </w:divBdr>
    </w:div>
    <w:div w:id="21461154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7981</Words>
  <Characters>43898</Characters>
  <Application>Microsoft Office Word</Application>
  <DocSecurity>0</DocSecurity>
  <Lines>365</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2026-10-09T03:41:00Z</dcterms:created>
  <dcterms:modified xsi:type="dcterms:W3CDTF">2026-10-09T03:41:00Z</dcterms:modified>
</cp:coreProperties>
</file>
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80A7C" w:rsidRPr="007C5293" w:rsidRDefault="00000000">
      <w:pPr>
        <w:spacing w:after="60"/>
        <w:rPr>
          <w:lang w:val="es-ES"/>
        </w:rPr>
      </w:pPr>
      <w:r w:rsidRPr="007C5293">
        <w:rPr>
          <w:i/>
          <w:iCs/>
          <w:lang w:val="es-ES"/>
        </w:rPr>
        <w:t>Nivel: Licenciatura en Contaduría Pública</w:t>
      </w:r>
    </w:p>
    <w:p w:rsidR="00B80A7C" w:rsidRPr="007C5293" w:rsidRDefault="00000000">
      <w:pPr>
        <w:spacing w:after="60"/>
        <w:jc w:val="center"/>
        <w:rPr>
          <w:lang w:val="es-ES"/>
        </w:rPr>
      </w:pPr>
      <w:r w:rsidRPr="007C5293">
        <w:rPr>
          <w:b/>
          <w:bCs/>
          <w:lang w:val="es-ES"/>
        </w:rPr>
        <w:t>CUARTO AÑO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5"/>
        <w:gridCol w:w="415"/>
        <w:gridCol w:w="830"/>
        <w:gridCol w:w="830"/>
        <w:gridCol w:w="415"/>
        <w:gridCol w:w="1245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  <w:proofErr w:type="spellEnd"/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Nivel/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Área</w:t>
            </w:r>
            <w:proofErr w:type="spellEnd"/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  <w:proofErr w:type="spellEnd"/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Auditoría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Financiera</w:t>
            </w:r>
            <w:proofErr w:type="spellEnd"/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CPA-407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Aseguramiento</w:t>
            </w:r>
            <w:proofErr w:type="spellEnd"/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CPA-301 a CPA-304</w:t>
            </w:r>
          </w:p>
        </w:tc>
      </w:tr>
      <w:tr w:rsidR="007C5293" w:rsidRPr="007C5293">
        <w:tc>
          <w:tcPr>
            <w:tcW w:w="74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Carga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Horaria</w:t>
            </w:r>
            <w:proofErr w:type="spellEnd"/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  <w:proofErr w:type="spellEnd"/>
          </w:p>
        </w:tc>
      </w:tr>
      <w:tr w:rsidR="007C5293" w:rsidRPr="007C5293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sz w:val="12"/>
                <w:szCs w:val="12"/>
              </w:rPr>
              <w:t>HORAS PRESENCIALES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>HAA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sz w:val="12"/>
                <w:szCs w:val="12"/>
                <w:lang w:val="es-ES"/>
              </w:rPr>
              <w:t>HORAS DE APRENDIZAJE AUTÓNOMO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>HTG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sz w:val="12"/>
                <w:szCs w:val="12"/>
                <w:lang w:val="es-ES"/>
              </w:rPr>
              <w:t>HORAS DE TRABAJO EN GRUPO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>HIP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sz w:val="12"/>
                <w:szCs w:val="12"/>
                <w:lang w:val="es-ES"/>
              </w:rPr>
              <w:t>HORAS DE INVESTIGACIÓN Y PRÁCTICA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sz w:val="12"/>
                <w:szCs w:val="12"/>
              </w:rPr>
              <w:t>HORAS DE EVALUACIÓN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B80A7C">
            <w:pPr>
              <w:spacing w:before="20" w:after="20"/>
              <w:jc w:val="center"/>
            </w:pPr>
          </w:p>
        </w:tc>
      </w:tr>
      <w:tr w:rsidR="007C5293" w:rsidRPr="007C5293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CE51A4">
            <w:pPr>
              <w:spacing w:before="20" w:after="20"/>
              <w:jc w:val="center"/>
            </w:pPr>
            <w:r w:rsidRPr="007C5293">
              <w:t>160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CE51A4">
            <w:pPr>
              <w:spacing w:before="20" w:after="20"/>
              <w:jc w:val="center"/>
            </w:pPr>
            <w:r w:rsidRPr="007C5293">
              <w:t>40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CE51A4">
            <w:pPr>
              <w:spacing w:before="20" w:after="20"/>
              <w:jc w:val="center"/>
            </w:pPr>
            <w:r w:rsidRPr="007C5293">
              <w:t>10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CE51A4">
            <w:pPr>
              <w:spacing w:before="20" w:after="20"/>
              <w:jc w:val="center"/>
            </w:pPr>
            <w:r w:rsidRPr="007C5293">
              <w:t>40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CE51A4">
            <w:pPr>
              <w:spacing w:before="20" w:after="20"/>
              <w:jc w:val="center"/>
            </w:pPr>
            <w:r w:rsidRPr="007C5293">
              <w:t>10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CE51A4">
            <w:pPr>
              <w:spacing w:before="20" w:after="20"/>
              <w:jc w:val="center"/>
            </w:pPr>
            <w:r w:rsidRPr="007C5293">
              <w:t>260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/>
        </w:tc>
      </w:tr>
      <w:tr w:rsidR="007C5293" w:rsidRPr="007C5293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Unidad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Competencia</w:t>
            </w:r>
            <w:proofErr w:type="spellEnd"/>
          </w:p>
        </w:tc>
      </w:tr>
      <w:tr w:rsidR="007C5293" w:rsidRPr="007C5293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242B49" w:rsidRPr="007C5293" w:rsidRDefault="00242B49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lang w:val="es-ES"/>
              </w:rPr>
              <w:t xml:space="preserve">Planifica, ejecuta </w:t>
            </w:r>
            <w:r w:rsidR="00ED3F66" w:rsidRPr="007C5293">
              <w:rPr>
                <w:lang w:val="es-ES"/>
              </w:rPr>
              <w:t>y concluye</w:t>
            </w:r>
            <w:r w:rsidRPr="007C5293">
              <w:rPr>
                <w:lang w:val="es-ES"/>
              </w:rPr>
              <w:t xml:space="preserve"> auditorías de estados financieros de propósito general conforme a las Normas de Auditoría Generalmente Aceptadas en Bolivia (NCGA) y las Normas Internacionales de Auditoría (NIA del IAASB), evaluando los riesgos de incorrección material</w:t>
            </w:r>
            <w:r w:rsidR="00ED3F66" w:rsidRPr="007C5293">
              <w:rPr>
                <w:lang w:val="es-ES"/>
              </w:rPr>
              <w:t xml:space="preserve"> y diseñando respuestas a dichos </w:t>
            </w:r>
            <w:r w:rsidRPr="007C5293">
              <w:rPr>
                <w:lang w:val="es-ES"/>
              </w:rPr>
              <w:t>riesgos para obtener evidencia suficiente y adecuada, documentar el encargo</w:t>
            </w:r>
            <w:r w:rsidR="00ED3F66" w:rsidRPr="007C5293">
              <w:rPr>
                <w:lang w:val="es-ES"/>
              </w:rPr>
              <w:t>,</w:t>
            </w:r>
            <w:r w:rsidRPr="007C5293">
              <w:rPr>
                <w:lang w:val="es-ES"/>
              </w:rPr>
              <w:t xml:space="preserve"> emitir el informe del auditor independiente y la carta de recomendaciones, actuando con escepticismo profesional, independencia e integridad</w:t>
            </w:r>
            <w:r w:rsidR="00ED3F66" w:rsidRPr="007C5293">
              <w:rPr>
                <w:lang w:val="es-ES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D3F66" w:rsidRPr="007C5293" w:rsidRDefault="00000000" w:rsidP="00ED3F66">
            <w:pPr>
              <w:spacing w:before="20" w:after="20"/>
              <w:jc w:val="both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Elemento de competencia 1: </w:t>
            </w:r>
            <w:r w:rsidR="00ED3F66" w:rsidRPr="007C5293">
              <w:rPr>
                <w:lang w:val="es-ES"/>
              </w:rPr>
              <w:t>Diferencia y</w:t>
            </w:r>
            <w:r w:rsidR="0047413E" w:rsidRPr="007C5293">
              <w:rPr>
                <w:lang w:val="es-ES"/>
              </w:rPr>
              <w:t xml:space="preserve"> clasifica</w:t>
            </w:r>
            <w:r w:rsidR="00ED3F66" w:rsidRPr="007C5293">
              <w:rPr>
                <w:lang w:val="es-ES"/>
              </w:rPr>
              <w:t xml:space="preserve"> los marcos de información financiera de propósito general y de propósito específico —</w:t>
            </w:r>
            <w:r w:rsidR="0027193B" w:rsidRPr="007C5293">
              <w:rPr>
                <w:lang w:val="es-ES"/>
              </w:rPr>
              <w:t xml:space="preserve">de </w:t>
            </w:r>
            <w:r w:rsidR="00ED3F66" w:rsidRPr="007C5293">
              <w:rPr>
                <w:lang w:val="es-ES"/>
              </w:rPr>
              <w:t xml:space="preserve">presentación razonable y de cumplimiento— aplicables en Bolivia y </w:t>
            </w:r>
            <w:r w:rsidR="0027193B" w:rsidRPr="007C5293">
              <w:rPr>
                <w:lang w:val="es-ES"/>
              </w:rPr>
              <w:t>a nivel</w:t>
            </w:r>
            <w:r w:rsidR="00ED3F66" w:rsidRPr="007C5293">
              <w:rPr>
                <w:lang w:val="es-ES"/>
              </w:rPr>
              <w:t xml:space="preserve"> internacional, para determinar la </w:t>
            </w:r>
            <w:r w:rsidR="0047413E" w:rsidRPr="007C5293">
              <w:rPr>
                <w:lang w:val="es-ES"/>
              </w:rPr>
              <w:t xml:space="preserve">base normativa utilizada en la preparación de los </w:t>
            </w:r>
            <w:r w:rsidR="00ED3F66" w:rsidRPr="007C5293">
              <w:rPr>
                <w:lang w:val="es-ES"/>
              </w:rPr>
              <w:t>estados financieros</w:t>
            </w:r>
            <w:r w:rsidR="0027193B" w:rsidRPr="007C5293">
              <w:rPr>
                <w:lang w:val="es-ES"/>
              </w:rPr>
              <w:t>.</w:t>
            </w:r>
          </w:p>
        </w:tc>
      </w:tr>
      <w:tr w:rsidR="007C5293" w:rsidRPr="007C5293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desempeño</w:t>
            </w:r>
            <w:proofErr w:type="spellEnd"/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desempeño</w:t>
            </w:r>
            <w:proofErr w:type="spellEnd"/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producto</w:t>
            </w:r>
            <w:proofErr w:type="spellEnd"/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1. </w:t>
            </w:r>
            <w:r w:rsidR="0027193B" w:rsidRPr="007C5293">
              <w:rPr>
                <w:sz w:val="21"/>
                <w:szCs w:val="21"/>
                <w:lang w:val="es-ES"/>
              </w:rPr>
              <w:t xml:space="preserve">Clasifica y contrasta los marcos de información financiera de propósito general (NCGA en Bolivia, Normas NIIF de Contabilidad y NIIF para las PYMES) y de propósito específico, </w:t>
            </w:r>
            <w:r w:rsidR="0047413E" w:rsidRPr="007C5293">
              <w:rPr>
                <w:sz w:val="21"/>
                <w:szCs w:val="21"/>
                <w:lang w:val="es-ES"/>
              </w:rPr>
              <w:t xml:space="preserve">distinguiendo sus características </w:t>
            </w:r>
            <w:r w:rsidR="0027193B" w:rsidRPr="007C5293">
              <w:rPr>
                <w:sz w:val="21"/>
                <w:szCs w:val="21"/>
                <w:lang w:val="es-ES"/>
              </w:rPr>
              <w:t>entre marcos de presentación razonable y de cumplimiento.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1.1 </w:t>
            </w:r>
            <w:r w:rsidR="00AD309E" w:rsidRPr="007C5293">
              <w:rPr>
                <w:sz w:val="21"/>
                <w:szCs w:val="21"/>
                <w:lang w:val="es-ES"/>
              </w:rPr>
              <w:t>Sustenta técnicamente la clasificación y diferencias entre marcos de propósito general y específico, argumentando el impacto de elegir un marco de presentación razonable o de cumplimiento.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1: </w:t>
            </w:r>
            <w:r w:rsidR="00E32A5B" w:rsidRPr="007C5293">
              <w:rPr>
                <w:sz w:val="21"/>
                <w:szCs w:val="21"/>
                <w:lang w:val="es-ES"/>
              </w:rPr>
              <w:t>Matriz comparativa de clasificación de marcos de información financiera aplicables</w:t>
            </w:r>
            <w:r w:rsidR="00AD309E" w:rsidRPr="007C5293">
              <w:rPr>
                <w:sz w:val="21"/>
                <w:szCs w:val="21"/>
                <w:lang w:val="es-ES"/>
              </w:rPr>
              <w:t>, detallando para cada uno: usuarios principales, objetivo, alcance y naturaleza (presentación razonable o cumplimiento)</w:t>
            </w:r>
            <w:r w:rsidR="00E32A5B" w:rsidRPr="007C5293">
              <w:rPr>
                <w:sz w:val="21"/>
                <w:szCs w:val="21"/>
                <w:lang w:val="es-ES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1.2 </w:t>
            </w:r>
            <w:r w:rsidR="00AD309E" w:rsidRPr="007C5293">
              <w:rPr>
                <w:sz w:val="21"/>
                <w:szCs w:val="21"/>
                <w:lang w:val="es-ES"/>
              </w:rPr>
              <w:t>Argumenta y defiende la postura técnica en un debate de casos donde existen controversias entre marcos regulatorios prudenciales/fiscales y marcos de imagen presentación razonable, demostrando rigor técnico y juicio profesional.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2: </w:t>
            </w:r>
            <w:r w:rsidR="00AD309E" w:rsidRPr="007C5293">
              <w:rPr>
                <w:sz w:val="21"/>
                <w:szCs w:val="21"/>
                <w:lang w:val="es-ES"/>
              </w:rPr>
              <w:t>Informe técnico escrito que analiza y clasifica la base de contabilización aplicable a diferentes tipos de entidades en Bolivia, justificando las características del marco adoptado por cada una.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2. </w:t>
            </w:r>
            <w:r w:rsidR="0047413E" w:rsidRPr="007C5293">
              <w:rPr>
                <w:sz w:val="21"/>
                <w:szCs w:val="21"/>
                <w:lang w:val="es-ES"/>
              </w:rPr>
              <w:t>Distingue el marco de información financiera aplicable a las distintas tipologías de entidades en Bolivia, evaluando las exigencias normativas para la preparación de sus estados financieros.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2.1 </w:t>
            </w:r>
            <w:r w:rsidR="00AD309E" w:rsidRPr="007C5293">
              <w:rPr>
                <w:sz w:val="21"/>
                <w:szCs w:val="21"/>
                <w:lang w:val="es-ES"/>
              </w:rPr>
              <w:t>Sustenta y justifica de manera oral la elección de la base contable correspondiente a distintas tipologías de entidades en Bolivia, demostrando dominio de sus requerimientos normativos.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3: </w:t>
            </w:r>
            <w:r w:rsidR="004B74D5" w:rsidRPr="007C5293">
              <w:rPr>
                <w:b/>
                <w:bCs/>
                <w:sz w:val="21"/>
                <w:szCs w:val="21"/>
                <w:lang w:val="es-ES"/>
              </w:rPr>
              <w:t>I</w:t>
            </w:r>
            <w:r w:rsidR="004B74D5" w:rsidRPr="007C5293">
              <w:rPr>
                <w:sz w:val="21"/>
                <w:szCs w:val="21"/>
                <w:lang w:val="es-ES"/>
              </w:rPr>
              <w:t>nforme escrito que analiza un portafolio de empresas en Bolivia, identificando para cada una el marco de información financiera aplicable y evaluando las exigencias normativas específicas que debe cumplir para la emisión de sus estados financieros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2.2 </w:t>
            </w:r>
            <w:r w:rsidR="00AD309E" w:rsidRPr="007C5293">
              <w:rPr>
                <w:sz w:val="21"/>
                <w:szCs w:val="21"/>
                <w:lang w:val="es-ES"/>
              </w:rPr>
              <w:t>Demuestra en un taller de casos la resolución de situaciones donde una entidad boliviana debe adaptar o cambiar su marco de información financiera debido a exigencias de fiscalización, financiamiento internacional o regulación sectorial.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4: </w:t>
            </w:r>
            <w:r w:rsidR="004B74D5" w:rsidRPr="007C5293">
              <w:rPr>
                <w:sz w:val="21"/>
                <w:szCs w:val="21"/>
                <w:lang w:val="es-ES"/>
              </w:rPr>
              <w:t>Documento estructurado que contiene fichas normativas por sector empresarial boliviano, donde se especifican el marco contable, el órgano regulador competente y la estructura de estados financieros requerida.</w:t>
            </w:r>
          </w:p>
        </w:tc>
      </w:tr>
      <w:tr w:rsidR="007C5293" w:rsidRPr="007C5293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conocimiento</w:t>
            </w:r>
            <w:proofErr w:type="spellEnd"/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Unidad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aprendizaje</w:t>
            </w:r>
            <w:proofErr w:type="spellEnd"/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>Contenidos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i/>
                <w:iCs/>
                <w:sz w:val="16"/>
                <w:szCs w:val="16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Conocimientos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circunstanciales</w:t>
            </w:r>
            <w:proofErr w:type="spellEnd"/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1: Marco de referencia para la información financiera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Marcos de referencia de información financiera de propósito general y de propósito específico.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Características y diferencias de los marcos de referencia.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Marcos de referencia aplicables a la preparación de estados financieros de propósito general en Bolivia y en el mundo. </w:t>
            </w:r>
            <w:r w:rsidRPr="007C5293">
              <w:rPr>
                <w:sz w:val="21"/>
                <w:szCs w:val="21"/>
              </w:rPr>
              <w:t>(C, 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Responsabilidad de la administración en la preparación de los estados financieros conforme al marco de referencia aplicable. </w:t>
            </w:r>
            <w:r w:rsidRPr="007C5293">
              <w:rPr>
                <w:sz w:val="21"/>
                <w:szCs w:val="21"/>
              </w:rPr>
              <w:t>(C, P, A)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 w:rsidP="000D3FA6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Marcos de referencia de información financiera adoptados en Bolivia:</w:t>
            </w:r>
            <w:r w:rsidR="004B74D5" w:rsidRPr="007C5293">
              <w:rPr>
                <w:sz w:val="21"/>
                <w:szCs w:val="21"/>
                <w:lang w:val="es-ES"/>
              </w:rPr>
              <w:t xml:space="preserve"> Normas de Contabilidad Generalmente Aceptadas en Bolivia,</w:t>
            </w:r>
            <w:r w:rsidRPr="007C5293">
              <w:rPr>
                <w:sz w:val="21"/>
                <w:szCs w:val="21"/>
                <w:lang w:val="es-ES"/>
              </w:rPr>
              <w:t xml:space="preserve"> Normas</w:t>
            </w:r>
            <w:r w:rsidR="004B74D5" w:rsidRPr="007C5293">
              <w:rPr>
                <w:sz w:val="21"/>
                <w:szCs w:val="21"/>
                <w:lang w:val="es-ES"/>
              </w:rPr>
              <w:t xml:space="preserve"> NIIF de Contabilidad y NIIF para las PYMES</w:t>
            </w:r>
            <w:r w:rsidRPr="007C5293">
              <w:rPr>
                <w:sz w:val="21"/>
                <w:szCs w:val="21"/>
                <w:lang w:val="es-ES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0D3FA6" w:rsidRPr="007C5293" w:rsidRDefault="00000000" w:rsidP="000D3FA6">
            <w:pPr>
              <w:spacing w:before="20" w:after="20"/>
              <w:jc w:val="both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Elemento de competencia 2: </w:t>
            </w:r>
            <w:r w:rsidR="000D3FA6" w:rsidRPr="007C5293">
              <w:rPr>
                <w:lang w:val="es-ES"/>
              </w:rPr>
              <w:t>Analiza y evalúa la función de los encargos de aseguramiento y la estructura de los pronunciamientos profesionales del IAASB y del CTNAC, relacionando el marco normativo internacional con su proceso de adopción en Bolivia, para delimitar el alcance de los servicios profesionales, gestionar el riesgo profesional y asumir la responsabilidad ética de la profesión.</w:t>
            </w:r>
          </w:p>
        </w:tc>
      </w:tr>
      <w:tr w:rsidR="007C5293" w:rsidRPr="007C5293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desempeño</w:t>
            </w:r>
            <w:proofErr w:type="spellEnd"/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desempeño</w:t>
            </w:r>
            <w:proofErr w:type="spellEnd"/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producto</w:t>
            </w:r>
            <w:proofErr w:type="spellEnd"/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1. </w:t>
            </w:r>
            <w:r w:rsidR="000D3FA6" w:rsidRPr="007C5293">
              <w:rPr>
                <w:sz w:val="21"/>
                <w:szCs w:val="21"/>
                <w:lang w:val="es-ES"/>
              </w:rPr>
              <w:t>Clasifica los encargos de aseguramiento (seguridad razonable y limitada) y los servicios relacionados, analizando la estructura del compendio de pronunciamientos profesionales del IAASB y su adopción por el CTNAC en Bolivia.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1.1 </w:t>
            </w:r>
            <w:r w:rsidR="00B909C4" w:rsidRPr="007C5293">
              <w:rPr>
                <w:sz w:val="21"/>
                <w:szCs w:val="21"/>
                <w:lang w:val="es-ES"/>
              </w:rPr>
              <w:t>Sustenta y argumenta técnicamente, en un taller de análisis de casos, la diferencia entre un encargo de seguridad razonable (auditoría), seguridad limitada (revisión) y servicios relacionados (procedimientos acordados y compilación), defendiendo el tipo de servicio aplicable según los requerimientos de la entidad y de los usuarios de la información</w:t>
            </w:r>
            <w:r w:rsidRPr="007C5293">
              <w:rPr>
                <w:sz w:val="21"/>
                <w:szCs w:val="21"/>
                <w:lang w:val="es-ES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5: </w:t>
            </w:r>
            <w:r w:rsidR="00B909C4" w:rsidRPr="007C5293">
              <w:rPr>
                <w:sz w:val="21"/>
                <w:szCs w:val="21"/>
                <w:lang w:val="es-ES"/>
              </w:rPr>
              <w:t>Matriz escrita estructurada que clasifica el compendio completo de normas profesionales del IAASB adoptadas por el CTNAC en Bolivia, detallando para cada categoría (NIA, NIER, NIEA y NISR): objetivo del encargo, nivel de seguridad proporcionado, tipo de conclusión u opinión emitida, grado de evidencia requerido y formato del informe</w:t>
            </w:r>
            <w:r w:rsidRPr="007C5293">
              <w:rPr>
                <w:sz w:val="21"/>
                <w:szCs w:val="21"/>
                <w:lang w:val="es-ES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1.2 </w:t>
            </w:r>
            <w:r>
              <w:rPr>
                <w:sz w:val="21"/>
                <w:szCs w:val="21"/>
                <w:lang w:val="es-ES"/>
              </w:rPr>
              <w:t xml:space="preserve">Expone de manera práctica en un plenario la estructura del compendio de pronunciamientos del IAASB y su </w:t>
            </w:r>
            <w:del w:id="9001" w:author="Comisión de revisión 4.5" w:date="2026-10-13T00:00:00Z">
              <w:r>
                <w:rPr>
                  <w:sz w:val="21"/>
                  <w:szCs w:val="21"/>
                  <w:lang w:val="es-ES"/>
                </w:rPr>
                <w:delText xml:space="preserve">proceso de </w:delText>
              </w:r>
              <w:r>
                <w:rPr>
                  <w:sz w:val="21"/>
                  <w:szCs w:val="21"/>
                  <w:lang w:val="es-ES"/>
                </w:rPr>
                <w:delText xml:space="preserve">dopción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  <w:lang w:val="es-ES"/>
                </w:rPr>
                <w:t xml:space="preserve">proceso de adopción</w:t>
              </w:r>
            </w:ins>
            <w:proofErr w:type="spellStart"/>
            <w:proofErr w:type="spellEnd"/>
            <w:r w:rsidR="00B909C4" w:rsidRPr="007C5293">
              <w:rPr>
                <w:sz w:val="21"/>
                <w:szCs w:val="21"/>
                <w:lang w:val="es-ES"/>
              </w:rPr>
              <w:t xml:space="preserve"> en Bolivia a través de las resoluciones del CTNAC / CAUB, precisando el alcance de cada marco normativo (Gestión de Calidad - NIGC, Auditoría - NIA, Revisión - NIER, Otros Encargos de aseguramiento – NIEA y Servicios relacionados – NISR)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>Producto 6:</w:t>
            </w:r>
            <w:r w:rsidRPr="007C5293">
              <w:rPr>
                <w:sz w:val="21"/>
                <w:szCs w:val="21"/>
                <w:lang w:val="es-ES"/>
              </w:rPr>
              <w:t xml:space="preserve"> </w:t>
            </w:r>
            <w:r w:rsidR="00B909C4" w:rsidRPr="007C5293">
              <w:rPr>
                <w:sz w:val="21"/>
                <w:szCs w:val="21"/>
                <w:lang w:val="es-ES"/>
              </w:rPr>
              <w:t>Informe técnico escrito que analiza tres situaciones empresariales en el entorno boliviano (ej. solicitud de crédito bancario, requerimiento tributario/prudencial y revisión de rubros específicos), determinando y fundamentando la norma profesional aplicable, el nivel de seguridad a proveer y la estructura básica de la carta de compromiso correspondiente.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2. </w:t>
            </w:r>
            <w:r w:rsidR="000D3FA6" w:rsidRPr="007C5293">
              <w:rPr>
                <w:sz w:val="21"/>
                <w:szCs w:val="21"/>
                <w:lang w:val="es-ES"/>
              </w:rPr>
              <w:t xml:space="preserve">Evalúa los factores que condicionan el riesgo profesional y la independencia del auditor, determinando el marco de responsabilidad ética (Código IESBA), </w:t>
            </w:r>
            <w:r w:rsidR="00B909C4" w:rsidRPr="007C5293">
              <w:rPr>
                <w:sz w:val="21"/>
                <w:szCs w:val="21"/>
                <w:lang w:val="es-ES"/>
              </w:rPr>
              <w:t xml:space="preserve">profesional, </w:t>
            </w:r>
            <w:r w:rsidR="000D3FA6" w:rsidRPr="007C5293">
              <w:rPr>
                <w:sz w:val="21"/>
                <w:szCs w:val="21"/>
                <w:lang w:val="es-ES"/>
              </w:rPr>
              <w:t>civil y penal en el ejercicio de la auditoría en Bolivia</w:t>
            </w:r>
            <w:r w:rsidR="00B909C4" w:rsidRPr="007C5293">
              <w:rPr>
                <w:sz w:val="21"/>
                <w:szCs w:val="21"/>
                <w:lang w:val="es-ES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2.1 </w:t>
            </w:r>
            <w:r w:rsidR="007D3CCD" w:rsidRPr="007C5293">
              <w:rPr>
                <w:sz w:val="21"/>
                <w:szCs w:val="21"/>
                <w:lang w:val="es-ES"/>
              </w:rPr>
              <w:t xml:space="preserve">Debate y resuelve en un taller de casos reales de la práctica boliviana dilemas éticos vinculados con amenazas a la independencia (interés propio, </w:t>
            </w:r>
            <w:proofErr w:type="spellStart"/>
            <w:r w:rsidR="007D3CCD" w:rsidRPr="007C5293">
              <w:rPr>
                <w:sz w:val="21"/>
                <w:szCs w:val="21"/>
                <w:lang w:val="es-ES"/>
              </w:rPr>
              <w:t>autorrevisión</w:t>
            </w:r>
            <w:proofErr w:type="spellEnd"/>
            <w:r w:rsidR="007D3CCD" w:rsidRPr="007C5293">
              <w:rPr>
                <w:sz w:val="21"/>
                <w:szCs w:val="21"/>
                <w:lang w:val="es-ES"/>
              </w:rPr>
              <w:t>, abogacía, familiaridad e intimidación) conforme al Código de Ética del IESBA, proponiendo e interpelando las salvaguardas necesarias para mitigar el riesgo a un nivel aceptablemente bajo.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7: </w:t>
            </w:r>
            <w:r w:rsidR="007D3CCD" w:rsidRPr="007C5293">
              <w:rPr>
                <w:sz w:val="21"/>
                <w:szCs w:val="21"/>
                <w:lang w:val="es-ES"/>
              </w:rPr>
              <w:t>Papel de trabajo sobre la evaluación de la independencia de la firma y del equipo de auditoría para un encargo específico, detallando la identificación de amenazas conforme al Código IESBA y especificando el diseño e implementación de las salvaguardas aplicables.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2.2 </w:t>
            </w:r>
            <w:r>
              <w:rPr>
                <w:sz w:val="21"/>
                <w:szCs w:val="21"/>
                <w:lang w:val="es-ES"/>
              </w:rPr>
              <w:t xml:space="preserve">Sustenta de manera práctica la evaluación de la aceptación o continuidad de un encargo con alto riesgo profesional, identificando la exposición a responsabilidades en los ámbitos </w:t>
            </w:r>
            <w:del w:id="9003" w:author="Comisión de revisión 4.5" w:date="2026-10-13T00:00:00Z">
              <w:r>
                <w:rPr>
                  <w:sz w:val="21"/>
                  <w:szCs w:val="21"/>
                  <w:lang w:val="es-ES"/>
                </w:rPr>
                <w:delText xml:space="preserve">profesional, civil) y penal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  <w:lang w:val="es-ES"/>
                </w:rPr>
                <w:t xml:space="preserve">profesional, civil y penal</w:t>
              </w:r>
            </w:ins>
            <w:r>
              <w:rPr>
                <w:sz w:val="21"/>
                <w:szCs w:val="21"/>
                <w:lang w:val="es-ES"/>
              </w:rPr>
              <w:t xml:space="preserve"> ante la detección de fraudes o incorrecciones materiales.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8: </w:t>
            </w:r>
            <w:r w:rsidR="007D3CCD" w:rsidRPr="007C5293">
              <w:rPr>
                <w:sz w:val="21"/>
                <w:szCs w:val="21"/>
                <w:lang w:val="es-ES"/>
              </w:rPr>
              <w:t>Informe técnico escrito que analiza un caso complejo de fallas de auditoría o fraudes corporativos, mapeando la Matriz de Riesgo Profesional del Auditor y fundamentando la delimitación de las responsabilidades éticas, profesionales, civiles y penales aplicables al auditor independiente.</w:t>
            </w:r>
          </w:p>
        </w:tc>
      </w:tr>
      <w:tr w:rsidR="007C5293" w:rsidRPr="007C5293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conocimiento</w:t>
            </w:r>
            <w:proofErr w:type="spellEnd"/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Unidad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aprendizaje</w:t>
            </w:r>
            <w:proofErr w:type="spellEnd"/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>Contenidos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i/>
                <w:iCs/>
                <w:sz w:val="16"/>
                <w:szCs w:val="16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Conocimientos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circunstanciales</w:t>
            </w:r>
            <w:proofErr w:type="spellEnd"/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2: Aseguramiento e introducción a la auditoría</w:t>
            </w:r>
          </w:p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3: Marco internacional de referencia de encargos de aseguramiento</w:t>
            </w:r>
          </w:p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4: Estructura de los pronunciamientos profesionales de aseguramiento en el mundo y en Bolivia</w:t>
            </w:r>
          </w:p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5: Responsabilidad y riesgo profesional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Etimología y breve reseña histórica de</w:t>
            </w:r>
            <w:r w:rsidR="002D68E0" w:rsidRPr="007C5293">
              <w:rPr>
                <w:sz w:val="21"/>
                <w:szCs w:val="21"/>
                <w:lang w:val="es-ES"/>
              </w:rPr>
              <w:t>l aseguramiento y</w:t>
            </w:r>
            <w:r w:rsidRPr="007C5293">
              <w:rPr>
                <w:sz w:val="21"/>
                <w:szCs w:val="21"/>
                <w:lang w:val="es-ES"/>
              </w:rPr>
              <w:t xml:space="preserve"> la auditoría.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Desarrollo de la profesión de la contaduría pública. </w:t>
            </w:r>
            <w:r w:rsidRPr="007C5293">
              <w:rPr>
                <w:sz w:val="21"/>
                <w:szCs w:val="21"/>
              </w:rPr>
              <w:t>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La función de aseguramiento.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Características de los encargos de aseguramiento.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Clasificación de los encargos de aseguramiento.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proofErr w:type="spellStart"/>
            <w:r w:rsidRPr="007C5293">
              <w:rPr>
                <w:sz w:val="21"/>
                <w:szCs w:val="21"/>
              </w:rPr>
              <w:t>Tipos</w:t>
            </w:r>
            <w:proofErr w:type="spellEnd"/>
            <w:r w:rsidRPr="007C5293">
              <w:rPr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sz w:val="21"/>
                <w:szCs w:val="21"/>
              </w:rPr>
              <w:t>auditorías</w:t>
            </w:r>
            <w:proofErr w:type="spellEnd"/>
            <w:r w:rsidRPr="007C5293">
              <w:rPr>
                <w:sz w:val="21"/>
                <w:szCs w:val="21"/>
              </w:rPr>
              <w:t>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Los informes de los contadores públicos.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El auditor externo y los requisitos éticos. </w:t>
            </w:r>
            <w:r w:rsidRPr="007C5293">
              <w:rPr>
                <w:sz w:val="21"/>
                <w:szCs w:val="21"/>
              </w:rPr>
              <w:t>(C, A)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Demanda de los usuarios de estados financieros con informe de auditoría externa.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lastRenderedPageBreak/>
              <w:t>Responsabilidad del personal profesional. (C, A)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Descripción de los encargos de aseguramiento.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Condiciones previas para un encargo de aseguramiento.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Elementos de un encargo de aseguramiento.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Organismos emisores de normas a nivel local e internacional.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Estructura de los pronunciamientos internacionales de auditoría, aseguramiento y servicios relacionados.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Proyecto </w:t>
            </w:r>
            <w:proofErr w:type="spellStart"/>
            <w:r w:rsidRPr="007C5293">
              <w:rPr>
                <w:sz w:val="21"/>
                <w:szCs w:val="21"/>
                <w:lang w:val="es-ES"/>
              </w:rPr>
              <w:t>Clarity</w:t>
            </w:r>
            <w:proofErr w:type="spellEnd"/>
            <w:r w:rsidRPr="007C5293">
              <w:rPr>
                <w:sz w:val="21"/>
                <w:szCs w:val="21"/>
                <w:lang w:val="es-ES"/>
              </w:rPr>
              <w:t xml:space="preserve"> sobre Normas Internacionales de Auditoría.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Código Internacional de Ética para Profesionales de la Contabilidad. </w:t>
            </w:r>
            <w:r w:rsidRPr="007C5293">
              <w:rPr>
                <w:sz w:val="21"/>
                <w:szCs w:val="21"/>
              </w:rPr>
              <w:t>(C, A)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Normas Internacionales de Gestión de Calidad.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Estructura de las Normas Internacionales de Auditoría.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Norma Internacional de Auditoría para auditorías de estados financieros de entidades menos complejas.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La convergencia a las normas de auditoría en Bolivia.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Estructura de las Normas de Auditoría Generalmente Aceptadas en Bolivia.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Papel del auditor independiente.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Vulnerabilidad de los auditores independientes. </w:t>
            </w:r>
            <w:r w:rsidRPr="007C5293">
              <w:rPr>
                <w:sz w:val="21"/>
                <w:szCs w:val="21"/>
              </w:rPr>
              <w:t>(C)</w:t>
            </w:r>
          </w:p>
          <w:p w:rsidR="002D68E0" w:rsidRPr="007C5293" w:rsidRDefault="002D68E0" w:rsidP="002D68E0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Organigrama de una empresa de auditoría externa.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Criterios para la administración y gestión de las firmas de auditoría.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Responsabilidad ante sus clientes</w:t>
            </w:r>
            <w:r w:rsidR="002D68E0" w:rsidRPr="007C5293">
              <w:rPr>
                <w:sz w:val="21"/>
                <w:szCs w:val="21"/>
                <w:lang w:val="es-ES"/>
              </w:rPr>
              <w:t xml:space="preserve"> y terceros</w:t>
            </w:r>
            <w:r w:rsidRPr="007C5293">
              <w:rPr>
                <w:sz w:val="21"/>
                <w:szCs w:val="21"/>
                <w:lang w:val="es-ES"/>
              </w:rPr>
              <w:t>. (C, A)</w:t>
            </w:r>
          </w:p>
          <w:p w:rsidR="00B80A7C" w:rsidRPr="007C5293" w:rsidRDefault="00000000" w:rsidP="002D68E0">
            <w:pPr>
              <w:pStyle w:val="Prrafodelista"/>
              <w:numPr>
                <w:ilvl w:val="0"/>
                <w:numId w:val="4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El riesgo profesional en la aceptación de clientes.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lastRenderedPageBreak/>
              <w:t>Adopción de l</w:t>
            </w:r>
            <w:r w:rsidR="002D68E0" w:rsidRPr="007C5293">
              <w:rPr>
                <w:sz w:val="21"/>
                <w:szCs w:val="21"/>
                <w:lang w:val="es-ES"/>
              </w:rPr>
              <w:t>o</w:t>
            </w:r>
            <w:r w:rsidRPr="007C5293">
              <w:rPr>
                <w:sz w:val="21"/>
                <w:szCs w:val="21"/>
                <w:lang w:val="es-ES"/>
              </w:rPr>
              <w:t xml:space="preserve">s </w:t>
            </w:r>
            <w:r w:rsidR="002D68E0" w:rsidRPr="007C5293">
              <w:rPr>
                <w:sz w:val="21"/>
                <w:szCs w:val="21"/>
                <w:lang w:val="es-ES"/>
              </w:rPr>
              <w:t>Pronunciamientos Internacionales del IAASB</w:t>
            </w:r>
            <w:r w:rsidRPr="007C5293">
              <w:rPr>
                <w:sz w:val="21"/>
                <w:szCs w:val="21"/>
                <w:lang w:val="es-ES"/>
              </w:rPr>
              <w:t xml:space="preserve"> en Bolivia dispuesta por la Resolución CTNAC </w:t>
            </w:r>
            <w:proofErr w:type="spellStart"/>
            <w:r w:rsidRPr="007C5293">
              <w:rPr>
                <w:sz w:val="21"/>
                <w:szCs w:val="21"/>
                <w:lang w:val="es-ES"/>
              </w:rPr>
              <w:t>N°</w:t>
            </w:r>
            <w:proofErr w:type="spellEnd"/>
            <w:r w:rsidRPr="007C5293">
              <w:rPr>
                <w:sz w:val="21"/>
                <w:szCs w:val="21"/>
                <w:lang w:val="es-ES"/>
              </w:rPr>
              <w:t xml:space="preserve"> 01/2015.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Vigencia de las Normas Internacionales de Gestión de la Calidad 1 y 2 para las firmas de auditoría desde diciembre de 2022.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Responsabilidad del auditor independiente frente a sus clientes y a terceros</w:t>
            </w:r>
          </w:p>
        </w:tc>
      </w:tr>
      <w:tr w:rsidR="007C5293" w:rsidRPr="007C5293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both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lastRenderedPageBreak/>
              <w:t xml:space="preserve">Elemento de competencia 3: </w:t>
            </w:r>
            <w:r w:rsidR="002D68E0" w:rsidRPr="007C5293">
              <w:rPr>
                <w:lang w:val="es-ES"/>
              </w:rPr>
              <w:t>Analiza el proceso de auditoría basado en riesgos, determinando la relación entre la seguridad razonable, los componentes del riesgo, las aseveraciones de los estados financieros, las respuestas del auditor y la conclusión de la auditoría.</w:t>
            </w:r>
          </w:p>
        </w:tc>
      </w:tr>
      <w:tr w:rsidR="007C5293" w:rsidRPr="007C5293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desempeño</w:t>
            </w:r>
            <w:proofErr w:type="spellEnd"/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desempeño</w:t>
            </w:r>
            <w:proofErr w:type="spellEnd"/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producto</w:t>
            </w:r>
            <w:proofErr w:type="spellEnd"/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1. </w:t>
            </w:r>
            <w:r w:rsidR="002D68E0" w:rsidRPr="007C5293">
              <w:rPr>
                <w:sz w:val="21"/>
                <w:szCs w:val="21"/>
                <w:lang w:val="es-ES"/>
              </w:rPr>
              <w:t>Evalúa los componentes del riesgo de auditoría y la seguridad razonable, vinculándolos con las aseveraciones de los estados financieros y el diseño de las respuestas del auditor.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1.1 Resuelve en aula ejercicios de interrelación de los componentes del riesgo de auditoría.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9: </w:t>
            </w:r>
            <w:r w:rsidRPr="007C5293">
              <w:rPr>
                <w:sz w:val="21"/>
                <w:szCs w:val="21"/>
                <w:lang w:val="es-ES"/>
              </w:rPr>
              <w:t>Práctico de los componentes del riesgo de auditoría.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1.2 Expone en equipo el enfoque basado en riesgos y sus beneficios.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10: </w:t>
            </w:r>
            <w:r w:rsidRPr="007C5293">
              <w:rPr>
                <w:sz w:val="21"/>
                <w:szCs w:val="21"/>
                <w:lang w:val="es-ES"/>
              </w:rPr>
              <w:t>Esquema del proceso de auditoría basado en riesgos.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lastRenderedPageBreak/>
              <w:t xml:space="preserve">2. </w:t>
            </w:r>
            <w:r>
              <w:rPr>
                <w:sz w:val="21"/>
                <w:szCs w:val="21"/>
                <w:lang w:val="es-ES"/>
              </w:rPr>
              <w:t xml:space="preserve">Determina </w:t>
            </w:r>
            <w:del w:id="9005" w:author="Comisión de revisión 4.5" w:date="2026-10-13T00:00:00Z">
              <w:r>
                <w:rPr>
                  <w:sz w:val="21"/>
                  <w:szCs w:val="21"/>
                  <w:lang w:val="es-ES"/>
                </w:rPr>
                <w:delText xml:space="preserve">la opinión profesión a partir</w:delText>
              </w:r>
            </w:del>
            <w:ins w:id="9006" w:author="Comisión de revisión 4.5" w:date="2026-10-13T00:00:00Z">
              <w:r>
                <w:rPr>
                  <w:sz w:val="21"/>
                  <w:szCs w:val="21"/>
                  <w:lang w:val="es-ES"/>
                </w:rPr>
                <w:t xml:space="preserve">la opinión profesional a partir</w:t>
              </w:r>
            </w:ins>
            <w:r>
              <w:rPr>
                <w:sz w:val="21"/>
                <w:szCs w:val="21"/>
                <w:lang w:val="es-ES"/>
              </w:rPr>
              <w:t xml:space="preserve"> de la evaluación de la evidencia obtenida y establece el contenido del informe de auditoría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2.1 Asocia en aula las aseveraciones con los riesgos de un rubro de los estados financieros.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11: </w:t>
            </w:r>
            <w:r w:rsidRPr="007C5293">
              <w:rPr>
                <w:sz w:val="21"/>
                <w:szCs w:val="21"/>
                <w:lang w:val="es-ES"/>
              </w:rPr>
              <w:t>Cuadro de aseveraciones y riesgos de un rubro de los estados financieros.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2.2 Compara en equipo el enfoque de auditoría de una entidad menos compleja con el de una entidad compleja.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12: </w:t>
            </w:r>
            <w:r w:rsidRPr="007C5293">
              <w:rPr>
                <w:sz w:val="21"/>
                <w:szCs w:val="21"/>
                <w:lang w:val="es-ES"/>
              </w:rPr>
              <w:t>Cuadro comparativo del enfoque de auditoría para entidades menos complejas.</w:t>
            </w:r>
          </w:p>
        </w:tc>
      </w:tr>
      <w:tr w:rsidR="007C5293" w:rsidRPr="007C5293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conocimiento</w:t>
            </w:r>
            <w:proofErr w:type="spellEnd"/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Unidad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aprendizaje</w:t>
            </w:r>
            <w:proofErr w:type="spellEnd"/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>Contenidos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i/>
                <w:iCs/>
                <w:sz w:val="16"/>
                <w:szCs w:val="16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Conocimientos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circunstanciales</w:t>
            </w:r>
            <w:proofErr w:type="spellEnd"/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6: Proceso de auditoría basado en riesgos</w:t>
            </w:r>
          </w:p>
          <w:p w:rsidR="00E74641" w:rsidRPr="007C5293" w:rsidRDefault="00E74641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7: Actividades de la auditoría de estados financieros basada en el modelo de riesgos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Descripción general del proceso de auditoría basado en riesgos.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proofErr w:type="spellStart"/>
            <w:r w:rsidRPr="007C5293">
              <w:rPr>
                <w:sz w:val="21"/>
                <w:szCs w:val="21"/>
              </w:rPr>
              <w:t>Seguridad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razonable</w:t>
            </w:r>
            <w:proofErr w:type="spellEnd"/>
            <w:r w:rsidRPr="007C5293">
              <w:rPr>
                <w:sz w:val="21"/>
                <w:szCs w:val="21"/>
              </w:rPr>
              <w:t>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7C5293">
              <w:rPr>
                <w:sz w:val="21"/>
                <w:szCs w:val="21"/>
              </w:rPr>
              <w:t xml:space="preserve">Riesgo de </w:t>
            </w:r>
            <w:proofErr w:type="spellStart"/>
            <w:r w:rsidRPr="007C5293">
              <w:rPr>
                <w:sz w:val="21"/>
                <w:szCs w:val="21"/>
              </w:rPr>
              <w:t>auditoría</w:t>
            </w:r>
            <w:proofErr w:type="spellEnd"/>
            <w:r w:rsidRPr="007C5293">
              <w:rPr>
                <w:sz w:val="21"/>
                <w:szCs w:val="21"/>
              </w:rPr>
              <w:t>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Componentes del riesgo de auditoría.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Interrelación entre los componentes del riesgo de auditoría.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proofErr w:type="spellStart"/>
            <w:r w:rsidRPr="007C5293">
              <w:rPr>
                <w:sz w:val="21"/>
                <w:szCs w:val="21"/>
              </w:rPr>
              <w:t>Aseveraciones</w:t>
            </w:r>
            <w:proofErr w:type="spellEnd"/>
            <w:r w:rsidRPr="007C5293">
              <w:rPr>
                <w:sz w:val="21"/>
                <w:szCs w:val="21"/>
              </w:rPr>
              <w:t>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El enfoque basado en riesgos.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proofErr w:type="spellStart"/>
            <w:r w:rsidRPr="007C5293">
              <w:rPr>
                <w:sz w:val="21"/>
                <w:szCs w:val="21"/>
              </w:rPr>
              <w:t>Valoración</w:t>
            </w:r>
            <w:proofErr w:type="spellEnd"/>
            <w:r w:rsidRPr="007C5293">
              <w:rPr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sz w:val="21"/>
                <w:szCs w:val="21"/>
              </w:rPr>
              <w:t>riesgos</w:t>
            </w:r>
            <w:proofErr w:type="spellEnd"/>
            <w:r w:rsidRPr="007C5293">
              <w:rPr>
                <w:sz w:val="21"/>
                <w:szCs w:val="21"/>
              </w:rPr>
              <w:t>. 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7C5293">
              <w:rPr>
                <w:sz w:val="21"/>
                <w:szCs w:val="21"/>
              </w:rPr>
              <w:t xml:space="preserve">Respuesta al </w:t>
            </w:r>
            <w:proofErr w:type="spellStart"/>
            <w:r w:rsidRPr="007C5293">
              <w:rPr>
                <w:sz w:val="21"/>
                <w:szCs w:val="21"/>
              </w:rPr>
              <w:t>riesgo</w:t>
            </w:r>
            <w:proofErr w:type="spellEnd"/>
            <w:r w:rsidRPr="007C5293">
              <w:rPr>
                <w:sz w:val="21"/>
                <w:szCs w:val="21"/>
              </w:rPr>
              <w:t>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7C5293">
              <w:rPr>
                <w:sz w:val="21"/>
                <w:szCs w:val="21"/>
              </w:rPr>
              <w:t xml:space="preserve">Presentación del </w:t>
            </w:r>
            <w:proofErr w:type="spellStart"/>
            <w:r w:rsidRPr="007C5293">
              <w:rPr>
                <w:sz w:val="21"/>
                <w:szCs w:val="21"/>
              </w:rPr>
              <w:t>informe</w:t>
            </w:r>
            <w:proofErr w:type="spellEnd"/>
            <w:r w:rsidRPr="007C5293">
              <w:rPr>
                <w:sz w:val="21"/>
                <w:szCs w:val="21"/>
              </w:rPr>
              <w:t>. 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proofErr w:type="spellStart"/>
            <w:r w:rsidRPr="007C5293">
              <w:rPr>
                <w:sz w:val="21"/>
                <w:szCs w:val="21"/>
              </w:rPr>
              <w:t>Documentación</w:t>
            </w:r>
            <w:proofErr w:type="spellEnd"/>
            <w:r w:rsidRPr="007C5293">
              <w:rPr>
                <w:sz w:val="21"/>
                <w:szCs w:val="21"/>
              </w:rPr>
              <w:t>. 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Beneficios de la auditoría basada en riesgos.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Consideraciones para la auditoría de entidades menos complejas.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Alcance y limitaciones de uso de la norma para auditorías de entidades menos complejas, y criterios para decidir su aplicación. </w:t>
            </w:r>
            <w:r w:rsidRPr="007C5293">
              <w:rPr>
                <w:sz w:val="21"/>
                <w:szCs w:val="21"/>
              </w:rPr>
              <w:t>(C, 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Guía del IAASB para el uso de las Normas Internacionales de Auditoría en auditorías de pequeñas y medianas empresas.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Predominio de entidades menos complejas en el universo de empresas auditadas en Bolivia.</w:t>
            </w:r>
          </w:p>
        </w:tc>
      </w:tr>
      <w:tr w:rsidR="007C5293" w:rsidRPr="007C5293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both"/>
              <w:rPr>
                <w:sz w:val="21"/>
                <w:szCs w:val="21"/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Elemento de competencia 4: </w:t>
            </w:r>
            <w:r w:rsidRPr="007C5293">
              <w:rPr>
                <w:sz w:val="21"/>
                <w:szCs w:val="21"/>
                <w:lang w:val="es-ES"/>
              </w:rPr>
              <w:t>Valora los riesgos de incorrección material de una entidad, aceptando el encargo, desarrollando la estrategia general, evaluando el control interno, determinando la materialidad y definiendo el enfoque de auditoría planificado.</w:t>
            </w:r>
          </w:p>
          <w:p w:rsidR="009F3FDD" w:rsidRPr="007C5293" w:rsidRDefault="009F3FDD">
            <w:pPr>
              <w:spacing w:before="20" w:after="20"/>
              <w:jc w:val="both"/>
              <w:rPr>
                <w:lang w:val="es-ES"/>
              </w:rPr>
            </w:pPr>
            <w:del w:id="9011" w:author="Comisión de revisión 4.5" w:date="2026-10-13T00:00:00Z">
              <w:r>
                <w:rPr>
                  <w:lang w:val="es-ES"/>
                </w:rPr>
                <w:delText xml:space="preserve">Planifica la Auditoría con base</w:delText>
              </w:r>
            </w:del>
            <w:ins w:id="9012" w:author="Comisión de revisión 4.5" w:date="2026-10-13T00:00:00Z">
              <w:r>
                <w:rPr>
                  <w:lang w:val="es-ES"/>
                </w:rPr>
                <w:t xml:space="preserve">Planifica la auditoría con base</w:t>
              </w:r>
            </w:ins>
            <w:r>
              <w:rPr>
                <w:lang w:val="es-ES"/>
              </w:rPr>
              <w:t xml:space="preserve"> en los riesgos de incorrección material de la entidad, considerando la aceptación del encargo, la </w:t>
            </w:r>
            <w:r w:rsidRPr="007C5293">
              <w:rPr>
                <w:lang w:val="es-ES"/>
              </w:rPr>
              <w:t>comprensión</w:t>
            </w:r>
            <w:r w:rsidRPr="007C5293">
              <w:rPr>
                <w:lang w:val="es-ES"/>
              </w:rPr>
              <w:t xml:space="preserve"> del control interno, la materialidad y la definición de la estrategia y enfoque del</w:t>
            </w:r>
            <w:r w:rsidRPr="007C5293">
              <w:rPr>
                <w:lang w:val="es-ES"/>
              </w:rPr>
              <w:t xml:space="preserve"> encargo</w:t>
            </w:r>
            <w:r w:rsidRPr="007C5293">
              <w:rPr>
                <w:lang w:val="es-ES"/>
              </w:rPr>
              <w:t>.</w:t>
            </w:r>
          </w:p>
        </w:tc>
      </w:tr>
      <w:tr w:rsidR="007C5293" w:rsidRPr="007C5293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desempeño</w:t>
            </w:r>
            <w:proofErr w:type="spellEnd"/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desempeño</w:t>
            </w:r>
            <w:proofErr w:type="spellEnd"/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producto</w:t>
            </w:r>
            <w:proofErr w:type="spellEnd"/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1. Evalúa </w:t>
            </w:r>
            <w:r w:rsidR="009F3FDD" w:rsidRPr="007C5293">
              <w:rPr>
                <w:sz w:val="21"/>
                <w:szCs w:val="21"/>
                <w:lang w:val="es-ES"/>
              </w:rPr>
              <w:t>los términos de</w:t>
            </w:r>
            <w:r w:rsidRPr="007C5293">
              <w:rPr>
                <w:sz w:val="21"/>
                <w:szCs w:val="21"/>
                <w:lang w:val="es-ES"/>
              </w:rPr>
              <w:t xml:space="preserve"> aceptación del encargo, el entendimiento de la entidad, los riesgos inherentes y significativos y </w:t>
            </w:r>
            <w:r w:rsidR="009F3FDD" w:rsidRPr="007C5293">
              <w:rPr>
                <w:sz w:val="21"/>
                <w:szCs w:val="21"/>
                <w:lang w:val="es-ES"/>
              </w:rPr>
              <w:t>la comprensión d</w:t>
            </w:r>
            <w:r w:rsidRPr="007C5293">
              <w:rPr>
                <w:sz w:val="21"/>
                <w:szCs w:val="21"/>
                <w:lang w:val="es-ES"/>
              </w:rPr>
              <w:t>el control interno.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1.1 Elabora en equipo los papeles de trabajo de aceptación del encargo y de entendimiento de la entidad.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13: </w:t>
            </w:r>
            <w:r w:rsidRPr="007C5293">
              <w:rPr>
                <w:sz w:val="21"/>
                <w:szCs w:val="21"/>
                <w:lang w:val="es-ES"/>
              </w:rPr>
              <w:t>Papeles de trabajo de aceptación del encargo, carta de compromiso y entendimiento de la entidad.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1.2 Elabora en aula el flujograma de un proceso de la entidad e identifica sus riesgos y controles relevantes.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14: </w:t>
            </w:r>
            <w:r w:rsidRPr="007C5293">
              <w:rPr>
                <w:sz w:val="21"/>
                <w:szCs w:val="21"/>
                <w:lang w:val="es-ES"/>
              </w:rPr>
              <w:t>Flujograma y matriz de riesgos y controles con la evaluación de su diseño e implementación.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lastRenderedPageBreak/>
              <w:t>2. Determina la materialidad y el enfoque de auditoría planificado a partir de la valoración de los riesgos de incorrección material.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2.1 </w:t>
            </w:r>
            <w:r w:rsidR="00E74641" w:rsidRPr="007C5293">
              <w:rPr>
                <w:sz w:val="21"/>
                <w:szCs w:val="21"/>
                <w:lang w:val="es-ES"/>
              </w:rPr>
              <w:t>Calcula la materialidad, r</w:t>
            </w:r>
            <w:r>
              <w:rPr>
                <w:sz w:val="21"/>
                <w:szCs w:val="21"/>
                <w:lang w:val="es-ES"/>
              </w:rPr>
              <w:t xml:space="preserve">elaciona los </w:t>
            </w:r>
            <w:del w:id="9015" w:author="Comisión de revisión 4.5" w:date="2026-10-13T00:00:00Z">
              <w:r>
                <w:rPr>
                  <w:sz w:val="21"/>
                  <w:szCs w:val="21"/>
                  <w:lang w:val="es-ES"/>
                </w:rPr>
                <w:delText xml:space="preserve">riesgos identificados, con las partidas</w:delText>
              </w:r>
            </w:del>
            <w:ins w:id="9016" w:author="Comisión de revisión 4.5" w:date="2026-10-13T00:00:00Z">
              <w:r>
                <w:rPr>
                  <w:sz w:val="21"/>
                  <w:szCs w:val="21"/>
                  <w:lang w:val="es-ES"/>
                </w:rPr>
                <w:t xml:space="preserve">riesgos identificados con las partidas</w:t>
              </w:r>
            </w:ins>
            <w:r>
              <w:rPr>
                <w:sz w:val="21"/>
                <w:szCs w:val="21"/>
                <w:lang w:val="es-ES"/>
              </w:rPr>
              <w:t xml:space="preserve"> significativas, las aseveraciones y los </w:t>
            </w:r>
            <w:r w:rsidR="00E74641" w:rsidRPr="007C5293">
              <w:rPr>
                <w:sz w:val="21"/>
                <w:szCs w:val="21"/>
                <w:lang w:val="es-ES"/>
              </w:rPr>
              <w:t>componentes del</w:t>
            </w:r>
            <w:r w:rsidR="009F3FDD" w:rsidRPr="007C5293">
              <w:rPr>
                <w:sz w:val="21"/>
                <w:szCs w:val="21"/>
                <w:lang w:val="es-ES"/>
              </w:rPr>
              <w:t xml:space="preserve"> riesgo de auditoría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15: </w:t>
            </w:r>
            <w:r w:rsidR="00E74641" w:rsidRPr="007C5293">
              <w:rPr>
                <w:sz w:val="21"/>
                <w:szCs w:val="21"/>
                <w:lang w:val="es-ES"/>
              </w:rPr>
              <w:t xml:space="preserve">Papeles de trabajo del </w:t>
            </w:r>
            <w:r w:rsidR="00D54E36" w:rsidRPr="007C5293">
              <w:rPr>
                <w:sz w:val="21"/>
                <w:szCs w:val="21"/>
                <w:lang w:val="es-ES"/>
              </w:rPr>
              <w:t>cálculo</w:t>
            </w:r>
            <w:r w:rsidR="00E74641" w:rsidRPr="007C5293">
              <w:rPr>
                <w:sz w:val="21"/>
                <w:szCs w:val="21"/>
                <w:lang w:val="es-ES"/>
              </w:rPr>
              <w:t xml:space="preserve"> de materialidad y matriz de valoración del riesgo de auditoría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2.2 </w:t>
            </w:r>
            <w:r>
              <w:rPr>
                <w:sz w:val="21"/>
                <w:szCs w:val="21"/>
                <w:lang w:val="es-ES"/>
              </w:rPr>
              <w:t xml:space="preserve">Diseña la estrategia global y el plan de auditoría, definiendo el </w:t>
            </w:r>
            <w:del w:id="9009" w:author="Comisión de revisión 4.5" w:date="2026-10-13T00:00:00Z">
              <w:r>
                <w:rPr>
                  <w:sz w:val="21"/>
                  <w:szCs w:val="21"/>
                  <w:lang w:val="es-ES"/>
                </w:rPr>
                <w:delText xml:space="preserve">enfoque del Auditoria.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  <w:lang w:val="es-ES"/>
                </w:rPr>
                <w:t xml:space="preserve">enfoque de la auditoría.</w:t>
              </w:r>
            </w:ins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16: </w:t>
            </w:r>
            <w:r w:rsidR="009F3FDD" w:rsidRPr="007C5293">
              <w:rPr>
                <w:sz w:val="21"/>
                <w:szCs w:val="21"/>
                <w:lang w:val="es-ES"/>
              </w:rPr>
              <w:t>Establece los enfoques de auditoría y la estrategia a seguir en la siguiente etapa de auditoría</w:t>
            </w:r>
            <w:r w:rsidRPr="007C5293">
              <w:rPr>
                <w:sz w:val="21"/>
                <w:szCs w:val="21"/>
                <w:lang w:val="es-ES"/>
              </w:rPr>
              <w:t>.</w:t>
            </w:r>
          </w:p>
        </w:tc>
      </w:tr>
      <w:tr w:rsidR="007C5293" w:rsidRPr="007C5293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conocimiento</w:t>
            </w:r>
            <w:proofErr w:type="spellEnd"/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Unidad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aprendizaje</w:t>
            </w:r>
            <w:proofErr w:type="spellEnd"/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>Contenidos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i/>
                <w:iCs/>
                <w:sz w:val="16"/>
                <w:szCs w:val="16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Conocimientos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circunstanciales</w:t>
            </w:r>
            <w:proofErr w:type="spellEnd"/>
          </w:p>
        </w:tc>
      </w:tr>
      <w:tr w:rsidR="007C5293" w:rsidRPr="00D54E36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D54E36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Tema 8: Evaluación del riesgo, descripción general</w:t>
            </w:r>
          </w:p>
          <w:p w:rsidR="00B80A7C" w:rsidRPr="00D54E36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Tema 9: Actividades preliminares de aceptación y continuidad del encargo de auditoría</w:t>
            </w:r>
          </w:p>
          <w:p w:rsidR="00B80A7C" w:rsidRPr="00D54E36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Tema 10: Estrategia general de la auditoría y uso de herramientas tecnológicas emergentes en la auditoría</w:t>
            </w:r>
          </w:p>
          <w:p w:rsidR="00B80A7C" w:rsidRPr="00D54E36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Tema 11: Entendimiento de la entidad</w:t>
            </w:r>
          </w:p>
          <w:p w:rsidR="00B80A7C" w:rsidRPr="00D54E36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Tema 12: Procedimientos de evaluación del riesgo</w:t>
            </w:r>
          </w:p>
          <w:p w:rsidR="00B80A7C" w:rsidRPr="00D54E36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Tema 13: Riesgos inherentes, identificación</w:t>
            </w:r>
          </w:p>
          <w:p w:rsidR="00B80A7C" w:rsidRPr="00D54E36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Tema 14: Riesgo a nivel de la entidad, de negocio</w:t>
            </w:r>
          </w:p>
          <w:p w:rsidR="00B80A7C" w:rsidRPr="00D54E36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Tema 15: Riesgos inherentes, valoración</w:t>
            </w:r>
          </w:p>
          <w:p w:rsidR="00B80A7C" w:rsidRPr="00D54E36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Tema 16: Riesgos significativos</w:t>
            </w:r>
          </w:p>
          <w:p w:rsidR="00B80A7C" w:rsidRPr="00D54E36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Tema 17: Control interno, propósito y componentes</w:t>
            </w:r>
          </w:p>
          <w:p w:rsidR="00B80A7C" w:rsidRPr="00D54E36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Tema 18: Comprensión y valoración del diseño e implementación del control interno</w:t>
            </w:r>
          </w:p>
          <w:p w:rsidR="00B80A7C" w:rsidRPr="00D54E36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Tema 19: Aseveraciones de los estados financieros</w:t>
            </w:r>
          </w:p>
          <w:p w:rsidR="00B80A7C" w:rsidRPr="00D54E36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Tema 20: Procedimientos analíticos de planificación</w:t>
            </w:r>
          </w:p>
          <w:p w:rsidR="00B80A7C" w:rsidRPr="00D54E36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Tema 21: Materialidad y riesgo de auditoría</w:t>
            </w:r>
          </w:p>
          <w:p w:rsidR="00B80A7C" w:rsidRPr="00D54E36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Tema 22: Valoración de los riesgos de incorrección material, discusiones del equipo de auditoría</w:t>
            </w:r>
          </w:p>
          <w:p w:rsidR="00B80A7C" w:rsidRPr="00D54E36" w:rsidRDefault="00000000">
            <w:pPr>
              <w:spacing w:before="20" w:after="2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lastRenderedPageBreak/>
              <w:t>Tema 23: Conclusiones de la fase de evaluación del riesgo, valoración del riesgo de auditoría y enfoque de auditoría planificado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lastRenderedPageBreak/>
              <w:t>Generalidades de la fase de evaluación del riesgo. (C, P)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Actividades que comprende la fase de evaluación de riesgos. (P)</w:t>
            </w:r>
          </w:p>
          <w:p w:rsidR="00B80A7C" w:rsidRPr="00D54E36" w:rsidRDefault="00000000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Actividades preliminares en la auditoría. (C)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Evaluación preliminar del riesgo del cliente. (P)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Evaluación del cumplimiento de los requerimientos éticos y de independencia. (C, P, A)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Valoración de riesgos profesionales. (P)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La propuesta de auditoría. (C)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Aceptación y continuación del cliente y el encargo de auditoría. (C)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Documentación de la aceptación del encargo: evaluación del riesgo del cliente, integridad de la administración y capacidad de la firma. (P, A)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Planificación de la auditoría. (P)</w:t>
            </w:r>
          </w:p>
          <w:p w:rsidR="00E74641" w:rsidRPr="00D54E36" w:rsidRDefault="00E74641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 xml:space="preserve">Comprensión de la entidad y su entorno para la identificación de </w:t>
            </w:r>
            <w:del w:id="9017" w:author="Comisión de revisión 4.5" w:date="2026-10-13T00:00:00Z">
              <w:r>
                <w:rPr>
                  <w:sz w:val="21"/>
                  <w:szCs w:val="21"/>
                  <w:lang w:val="es-ES"/>
                </w:rPr>
                <w:delText xml:space="preserve">riesgos inherentes (P)</w:delText>
              </w:r>
            </w:del>
            <w:ins w:id="9018" w:author="Comisión de revisión 4.5" w:date="2026-10-13T00:00:00Z">
              <w:r>
                <w:rPr>
                  <w:sz w:val="21"/>
                  <w:szCs w:val="21"/>
                  <w:lang w:val="es-ES"/>
                </w:rPr>
                <w:t xml:space="preserve">riesgos inherentes. (P)</w:t>
              </w:r>
            </w:ins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 xml:space="preserve">Procedimientos de </w:t>
            </w:r>
            <w:r w:rsidR="00F860CD" w:rsidRPr="00D54E36">
              <w:rPr>
                <w:sz w:val="21"/>
                <w:szCs w:val="21"/>
                <w:lang w:val="es-ES"/>
              </w:rPr>
              <w:t xml:space="preserve">identificación y </w:t>
            </w:r>
            <w:r w:rsidRPr="00D54E36">
              <w:rPr>
                <w:sz w:val="21"/>
                <w:szCs w:val="21"/>
                <w:lang w:val="es-ES"/>
              </w:rPr>
              <w:t xml:space="preserve">evaluación de riesgos </w:t>
            </w:r>
            <w:r w:rsidR="00F860CD" w:rsidRPr="00D54E36">
              <w:rPr>
                <w:sz w:val="21"/>
                <w:szCs w:val="21"/>
                <w:lang w:val="es-ES"/>
              </w:rPr>
              <w:t>inherentes</w:t>
            </w:r>
            <w:r w:rsidRPr="00D54E36">
              <w:rPr>
                <w:sz w:val="21"/>
                <w:szCs w:val="21"/>
                <w:lang w:val="es-ES"/>
              </w:rPr>
              <w:t>. (P)</w:t>
            </w:r>
          </w:p>
          <w:p w:rsidR="00F860CD" w:rsidRPr="00D54E36" w:rsidRDefault="00F860CD" w:rsidP="00F860CD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Herramientas administrativas para la identificación de los riesgos a nivel de la entidad y el entorno en el cual opera. (C)</w:t>
            </w:r>
          </w:p>
          <w:p w:rsidR="00F860CD" w:rsidRPr="00D54E36" w:rsidRDefault="00F860CD" w:rsidP="00F860CD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Riesgos de negocios</w:t>
            </w:r>
            <w:r w:rsidR="00AD5587" w:rsidRPr="00D54E36">
              <w:rPr>
                <w:sz w:val="21"/>
                <w:szCs w:val="21"/>
                <w:lang w:val="es-ES"/>
              </w:rPr>
              <w:t xml:space="preserve"> y riesgos de fraude</w:t>
            </w:r>
            <w:r w:rsidRPr="00D54E36">
              <w:rPr>
                <w:sz w:val="21"/>
                <w:szCs w:val="21"/>
                <w:lang w:val="es-ES"/>
              </w:rPr>
              <w:t>. (C)</w:t>
            </w:r>
          </w:p>
          <w:p w:rsidR="00F860CD" w:rsidRPr="00D54E36" w:rsidRDefault="00F860CD" w:rsidP="00F860CD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El triángulo del fraude. (C)</w:t>
            </w:r>
          </w:p>
          <w:p w:rsidR="00F860CD" w:rsidRPr="00D54E36" w:rsidRDefault="00F860CD" w:rsidP="00F860CD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Documentación del riesgo a nivel de la entidad. (P)</w:t>
            </w:r>
          </w:p>
          <w:p w:rsidR="00F860CD" w:rsidRPr="00D54E36" w:rsidRDefault="00F860CD" w:rsidP="00F860CD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D54E36">
              <w:rPr>
                <w:sz w:val="21"/>
                <w:szCs w:val="21"/>
                <w:lang w:val="es-ES"/>
              </w:rPr>
              <w:t xml:space="preserve">Generalidades de la valoración de los riesgos inherentes. </w:t>
            </w:r>
            <w:r w:rsidRPr="00D54E36">
              <w:rPr>
                <w:sz w:val="21"/>
                <w:szCs w:val="21"/>
              </w:rPr>
              <w:t>(C, P)</w:t>
            </w:r>
          </w:p>
          <w:p w:rsidR="00F860CD" w:rsidRPr="00D54E36" w:rsidRDefault="00F860CD" w:rsidP="00F860CD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Probabilidad de ocurrencia del riesgo</w:t>
            </w:r>
            <w:r w:rsidRPr="00D54E36">
              <w:rPr>
                <w:sz w:val="21"/>
                <w:szCs w:val="21"/>
                <w:lang w:val="es-ES"/>
              </w:rPr>
              <w:t xml:space="preserve"> e i</w:t>
            </w:r>
            <w:r w:rsidRPr="00D54E36">
              <w:rPr>
                <w:sz w:val="21"/>
                <w:szCs w:val="21"/>
                <w:lang w:val="es-ES"/>
              </w:rPr>
              <w:t>mpacto de la ocurrencia del riesgo. (C)</w:t>
            </w:r>
          </w:p>
          <w:p w:rsidR="00F860CD" w:rsidRPr="00D54E36" w:rsidRDefault="00F860CD" w:rsidP="00F860CD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Determinación de los riesgos significativos a una auditoría de estados financieros. (P)</w:t>
            </w:r>
          </w:p>
          <w:p w:rsidR="00E74641" w:rsidRPr="00D54E36" w:rsidRDefault="00E74641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 xml:space="preserve">Comprensión del control interno y el </w:t>
            </w:r>
            <w:del w:id="9019" w:author="Comisión de revisión 4.5" w:date="2026-10-13T00:00:00Z">
              <w:r>
                <w:rPr>
                  <w:sz w:val="21"/>
                  <w:szCs w:val="21"/>
                  <w:lang w:val="es-ES"/>
                </w:rPr>
                <w:delText xml:space="preserve">riesgo de control interno (P)</w:delText>
              </w:r>
            </w:del>
            <w:ins w:id="9020" w:author="Comisión de revisión 4.5" w:date="2026-10-13T00:00:00Z">
              <w:r>
                <w:rPr>
                  <w:sz w:val="21"/>
                  <w:szCs w:val="21"/>
                  <w:lang w:val="es-ES"/>
                </w:rPr>
                <w:t xml:space="preserve">riesgo de control interno. (P)</w:t>
              </w:r>
            </w:ins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Indagaciones a la administración y a otros. 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Descripción general del control interno. 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lastRenderedPageBreak/>
              <w:t>Objetivos del control interno. 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D54E36">
              <w:rPr>
                <w:sz w:val="21"/>
                <w:szCs w:val="21"/>
                <w:lang w:val="es-ES"/>
              </w:rPr>
              <w:t xml:space="preserve">Los componentes y principios del control interno. </w:t>
            </w:r>
            <w:r w:rsidRPr="00D54E36">
              <w:rPr>
                <w:sz w:val="21"/>
                <w:szCs w:val="21"/>
              </w:rPr>
              <w:t>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Conocimiento de los riesgos y controles generales de tecnología de la información. 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D54E36">
              <w:rPr>
                <w:sz w:val="21"/>
                <w:szCs w:val="21"/>
              </w:rPr>
              <w:t>Riesgo y control. 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Controles internos relevantes para la auditoría. (C)</w:t>
            </w:r>
          </w:p>
          <w:p w:rsidR="00AD5587" w:rsidRPr="00D54E36" w:rsidRDefault="00AD5587" w:rsidP="00AD5587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Pruebas de detección de anomalías sobre asientos contables y transacciones inusuales con herramientas de análisis de datos. (P, T)</w:t>
            </w:r>
          </w:p>
          <w:p w:rsidR="00E74641" w:rsidRPr="00D54E36" w:rsidRDefault="00E74641" w:rsidP="00E74641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Procedimientos analíticos de planificación. (P)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Materialidad y riesgo de auditoría. 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D54E36">
              <w:rPr>
                <w:sz w:val="21"/>
                <w:szCs w:val="21"/>
                <w:lang w:val="es-ES"/>
              </w:rPr>
              <w:t xml:space="preserve">Niveles de materialidad que se requieren. </w:t>
            </w:r>
            <w:r w:rsidRPr="00D54E36">
              <w:rPr>
                <w:sz w:val="21"/>
                <w:szCs w:val="21"/>
              </w:rPr>
              <w:t>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Documentación de la materialidad y procedimiento para determinarla. (P)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D54E36">
              <w:rPr>
                <w:sz w:val="21"/>
                <w:szCs w:val="21"/>
                <w:lang w:val="es-ES"/>
              </w:rPr>
              <w:t xml:space="preserve">Revisión de la materialidad durante el encargo ante cambios en las circunstancias o en los resultados de la entidad. </w:t>
            </w:r>
            <w:r w:rsidRPr="00D54E36">
              <w:rPr>
                <w:sz w:val="21"/>
                <w:szCs w:val="21"/>
              </w:rPr>
              <w:t>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Generalidades y descripción de las aseveraciones. 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D54E36">
              <w:rPr>
                <w:sz w:val="21"/>
                <w:szCs w:val="21"/>
                <w:lang w:val="es-ES"/>
              </w:rPr>
              <w:t xml:space="preserve">Aseveraciones relacionadas con clases de transacciones y revelaciones relacionadas. </w:t>
            </w:r>
            <w:r w:rsidRPr="00D54E36">
              <w:rPr>
                <w:sz w:val="21"/>
                <w:szCs w:val="21"/>
              </w:rPr>
              <w:t>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D54E36">
              <w:rPr>
                <w:sz w:val="21"/>
                <w:szCs w:val="21"/>
                <w:lang w:val="es-ES"/>
              </w:rPr>
              <w:t xml:space="preserve">Aseveraciones relacionadas con saldos de cuenta y revelaciones relacionadas. </w:t>
            </w:r>
            <w:r w:rsidRPr="00D54E36">
              <w:rPr>
                <w:sz w:val="21"/>
                <w:szCs w:val="21"/>
              </w:rPr>
              <w:t>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proofErr w:type="spellStart"/>
            <w:r w:rsidRPr="00D54E36">
              <w:rPr>
                <w:sz w:val="21"/>
                <w:szCs w:val="21"/>
              </w:rPr>
              <w:t>Aseveraciones</w:t>
            </w:r>
            <w:proofErr w:type="spellEnd"/>
            <w:r w:rsidRPr="00D54E36">
              <w:rPr>
                <w:sz w:val="21"/>
                <w:szCs w:val="21"/>
              </w:rPr>
              <w:t xml:space="preserve"> </w:t>
            </w:r>
            <w:proofErr w:type="spellStart"/>
            <w:r w:rsidRPr="00D54E36">
              <w:rPr>
                <w:sz w:val="21"/>
                <w:szCs w:val="21"/>
              </w:rPr>
              <w:t>combinadas</w:t>
            </w:r>
            <w:proofErr w:type="spellEnd"/>
            <w:r w:rsidRPr="00D54E36">
              <w:rPr>
                <w:sz w:val="21"/>
                <w:szCs w:val="21"/>
              </w:rPr>
              <w:t>. (C)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D54E36">
              <w:rPr>
                <w:sz w:val="21"/>
                <w:szCs w:val="21"/>
                <w:lang w:val="es-ES"/>
              </w:rPr>
              <w:t xml:space="preserve">Uso de las aseveraciones en la auditoría. </w:t>
            </w:r>
            <w:r w:rsidRPr="00D54E36">
              <w:rPr>
                <w:sz w:val="21"/>
                <w:szCs w:val="21"/>
              </w:rPr>
              <w:t>(P)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</w:rPr>
            </w:pPr>
            <w:r w:rsidRPr="00D54E36">
              <w:rPr>
                <w:sz w:val="21"/>
                <w:szCs w:val="21"/>
                <w:lang w:val="es-ES"/>
              </w:rPr>
              <w:t xml:space="preserve">Identificación de los tipos de transacciones y saldos de cuentas significativos y su asociación con las aseveraciones relevantes. </w:t>
            </w:r>
            <w:r w:rsidRPr="00D54E36">
              <w:rPr>
                <w:sz w:val="21"/>
                <w:szCs w:val="21"/>
              </w:rPr>
              <w:t>(C, P)</w:t>
            </w:r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Desarrollo de la estrategia general de la auditoría. (P)</w:t>
            </w:r>
          </w:p>
          <w:p w:rsidR="00AD5587" w:rsidRPr="00D54E36" w:rsidRDefault="00AD5587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del w:id="9013" w:author="Comisión de revisión 4.5" w:date="2026-10-13T00:00:00Z">
              <w:r>
                <w:rPr>
                  <w:sz w:val="21"/>
                  <w:szCs w:val="21"/>
                  <w:lang w:val="es-ES"/>
                </w:rPr>
                <w:delText xml:space="preserve">Valoración del Riesgo de Auditoría;</w:delText>
              </w:r>
            </w:del>
            <w:ins w:id="9014" w:author="Comisión de revisión 4.5" w:date="2026-10-13T00:00:00Z">
              <w:r>
                <w:rPr>
                  <w:sz w:val="21"/>
                  <w:szCs w:val="21"/>
                  <w:lang w:val="es-ES"/>
                </w:rPr>
                <w:t xml:space="preserve">Valoración del riesgo de auditoría.</w:t>
              </w:r>
            </w:ins>
          </w:p>
          <w:p w:rsidR="00E07B24" w:rsidRPr="00D54E36" w:rsidRDefault="00E07B24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Diseño de una respuesta de auditoría a los riesgos significativos identificados. (P)</w:t>
            </w:r>
          </w:p>
          <w:p w:rsidR="00E07B24" w:rsidRPr="00D54E36" w:rsidRDefault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>
              <w:rPr>
                <w:sz w:val="21"/>
                <w:szCs w:val="21"/>
                <w:lang w:val="es-ES"/>
              </w:rPr>
              <w:t xml:space="preserve">Determinación del enfoque de </w:t>
            </w:r>
            <w:del w:id="9021" w:author="Comisión de revisión 4.5" w:date="2026-10-13T00:00:00Z">
              <w:r>
                <w:rPr>
                  <w:sz w:val="21"/>
                  <w:szCs w:val="21"/>
                  <w:lang w:val="es-ES"/>
                </w:rPr>
                <w:delText xml:space="preserve">auditoría a aplicar (P)</w:delText>
              </w:r>
            </w:del>
            <w:ins w:id="9022" w:author="Comisión de revisión 4.5" w:date="2026-10-13T00:00:00Z">
              <w:r>
                <w:rPr>
                  <w:sz w:val="21"/>
                  <w:szCs w:val="21"/>
                  <w:lang w:val="es-ES"/>
                </w:rPr>
                <w:t xml:space="preserve">auditoría a aplicar. (P)</w:t>
              </w:r>
            </w:ins>
          </w:p>
          <w:p w:rsidR="00B80A7C" w:rsidRPr="00D54E36" w:rsidRDefault="00000000" w:rsidP="00E07B24">
            <w:pPr>
              <w:pStyle w:val="Prrafodelista"/>
              <w:numPr>
                <w:ilvl w:val="0"/>
                <w:numId w:val="6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Selección de procedimientos de auditoría. 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D54E36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lastRenderedPageBreak/>
              <w:t xml:space="preserve">Obligación del </w:t>
            </w:r>
            <w:r w:rsidR="00E74641" w:rsidRPr="00D54E36">
              <w:rPr>
                <w:sz w:val="21"/>
                <w:szCs w:val="21"/>
                <w:lang w:val="es-ES"/>
              </w:rPr>
              <w:t>informe</w:t>
            </w:r>
            <w:r w:rsidRPr="00D54E36">
              <w:rPr>
                <w:sz w:val="21"/>
                <w:szCs w:val="21"/>
                <w:lang w:val="es-ES"/>
              </w:rPr>
              <w:t xml:space="preserve"> de auditoría externa para los contribuyentes con ingresos anuales desde Bs 1.700.000 para los cierres de gestión a partir de 2027.</w:t>
            </w:r>
          </w:p>
          <w:p w:rsidR="00B80A7C" w:rsidRPr="00D54E36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Uso de herramientas digitales y de inteligencia artificial en las firmas de auditoría que operan en Bolivia.</w:t>
            </w:r>
          </w:p>
          <w:p w:rsidR="00B80A7C" w:rsidRPr="00D54E36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Responsabilidad del auditor respecto al fraude en la auditoría de estados financieros conforme a la NIA 240 y su revisión aplicable desde el 15 de diciembre de 2026.</w:t>
            </w:r>
          </w:p>
          <w:p w:rsidR="00B80A7C" w:rsidRPr="00D54E36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Segregación de funciones limitada en las entidades menos complejas del medio y sus controles compensatorios.</w:t>
            </w:r>
          </w:p>
          <w:p w:rsidR="00B80A7C" w:rsidRPr="00D54E36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sz w:val="21"/>
                <w:szCs w:val="21"/>
                <w:lang w:val="es-ES"/>
              </w:rPr>
            </w:pPr>
            <w:r w:rsidRPr="00D54E36">
              <w:rPr>
                <w:sz w:val="21"/>
                <w:szCs w:val="21"/>
                <w:lang w:val="es-ES"/>
              </w:rPr>
              <w:t>Bases de cálculo de la materialidad aplicadas por las firmas de auditoría en entidades privadas bolivianas.</w:t>
            </w:r>
          </w:p>
        </w:tc>
      </w:tr>
      <w:tr w:rsidR="007C5293" w:rsidRPr="007C5293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both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lastRenderedPageBreak/>
              <w:t xml:space="preserve">Elemento de competencia 5: </w:t>
            </w:r>
            <w:r w:rsidRPr="007C5293">
              <w:rPr>
                <w:sz w:val="21"/>
                <w:szCs w:val="21"/>
                <w:lang w:val="es-ES"/>
              </w:rPr>
              <w:t>Ejecuta la respuesta a los riesgos valorados</w:t>
            </w:r>
            <w:r w:rsidR="00AD5587" w:rsidRPr="007C5293">
              <w:rPr>
                <w:sz w:val="21"/>
                <w:szCs w:val="21"/>
                <w:lang w:val="es-ES"/>
              </w:rPr>
              <w:t xml:space="preserve"> de incorrección </w:t>
            </w:r>
            <w:r w:rsidR="00D54E36" w:rsidRPr="007C5293">
              <w:rPr>
                <w:sz w:val="21"/>
                <w:szCs w:val="21"/>
                <w:lang w:val="es-ES"/>
              </w:rPr>
              <w:t>material</w:t>
            </w:r>
            <w:r w:rsidRPr="007C5293">
              <w:rPr>
                <w:sz w:val="21"/>
                <w:szCs w:val="21"/>
                <w:lang w:val="es-ES"/>
              </w:rPr>
              <w:t>, diseñando el plan detallado, aplicando las pruebas de controles y los procedimientos sustantivos, determinando la extensión de las pruebas y documentando el trabajo realizado.</w:t>
            </w:r>
          </w:p>
        </w:tc>
      </w:tr>
      <w:tr w:rsidR="007C5293" w:rsidRPr="007C5293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desempeño</w:t>
            </w:r>
            <w:proofErr w:type="spellEnd"/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desempeño</w:t>
            </w:r>
            <w:proofErr w:type="spellEnd"/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producto</w:t>
            </w:r>
            <w:proofErr w:type="spellEnd"/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1. Diseña el plan detallado de auditoría y ejecuta las pruebas de controles y los procedimientos sustantivos analíticos.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1.1 Elabora en equipo el programa de auditoría de un rubro, vinculando riesgos, aseveraciones y procedimientos.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17: </w:t>
            </w:r>
            <w:r w:rsidRPr="007C5293">
              <w:rPr>
                <w:sz w:val="21"/>
                <w:szCs w:val="21"/>
                <w:lang w:val="es-ES"/>
              </w:rPr>
              <w:t>Programa de auditoría de un rubro de los estados financieros.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1.2 Ejecuta en aula pruebas de controles y procedimientos analíticos sustantivos de un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18: </w:t>
            </w:r>
            <w:r w:rsidRPr="007C5293">
              <w:rPr>
                <w:sz w:val="21"/>
                <w:szCs w:val="21"/>
                <w:lang w:val="es-ES"/>
              </w:rPr>
              <w:t>Papeles de trabajo de pruebas de controles y de procedimientos analíticos sustantivos.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lastRenderedPageBreak/>
              <w:t xml:space="preserve">2. </w:t>
            </w:r>
            <w:r w:rsidR="00AD5587" w:rsidRPr="007C5293">
              <w:rPr>
                <w:sz w:val="21"/>
                <w:szCs w:val="21"/>
                <w:lang w:val="es-ES"/>
              </w:rPr>
              <w:t xml:space="preserve">Aplica </w:t>
            </w:r>
            <w:r w:rsidRPr="007C5293">
              <w:rPr>
                <w:sz w:val="21"/>
                <w:szCs w:val="21"/>
                <w:lang w:val="es-ES"/>
              </w:rPr>
              <w:t>los procedimientos sustantivos de detalle, determina la extensión de las pruebas y documenta el trabajo realizado.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2.1 Determina en aula el tamaño de la muestra y proyecta las incorrecciones detectadas.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19: </w:t>
            </w:r>
            <w:r w:rsidRPr="007C5293">
              <w:rPr>
                <w:sz w:val="21"/>
                <w:szCs w:val="21"/>
                <w:lang w:val="es-ES"/>
              </w:rPr>
              <w:t>Cédula de muestreo con la proyección de las incorrecciones.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2.2 Organiza en equipo el archivo de auditoría del caso y obtiene la carta de representaciones.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20: </w:t>
            </w:r>
            <w:r w:rsidRPr="007C5293">
              <w:rPr>
                <w:sz w:val="21"/>
                <w:szCs w:val="21"/>
                <w:lang w:val="es-ES"/>
              </w:rPr>
              <w:t>Archivo de papeles de trabajo referenciado con la carta de representaciones.</w:t>
            </w:r>
          </w:p>
        </w:tc>
      </w:tr>
      <w:tr w:rsidR="007C5293" w:rsidRPr="007C5293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conocimiento</w:t>
            </w:r>
            <w:proofErr w:type="spellEnd"/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Unidad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aprendizaje</w:t>
            </w:r>
            <w:proofErr w:type="spellEnd"/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>Contenidos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i/>
                <w:iCs/>
                <w:sz w:val="16"/>
                <w:szCs w:val="16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Conocimientos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circunstanciales</w:t>
            </w:r>
            <w:proofErr w:type="spellEnd"/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24: Respuesta a los riesgos valorados, descripción general</w:t>
            </w:r>
          </w:p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25: Plan detallado de auditoría</w:t>
            </w:r>
          </w:p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26: Procedimientos adicionales de auditoría</w:t>
            </w:r>
          </w:p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27: Pruebas sobre la eficacia del control interno</w:t>
            </w:r>
          </w:p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28: Procedimientos sustantivos analíticos</w:t>
            </w:r>
          </w:p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29: Procedimientos sustantivos de detalle</w:t>
            </w:r>
          </w:p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30: Determinación de la extensión de las pruebas</w:t>
            </w:r>
          </w:p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31: Documentación del trabajo realizado en auditoría</w:t>
            </w:r>
          </w:p>
          <w:p w:rsidR="00B80A7C" w:rsidRPr="007C5293" w:rsidRDefault="00000000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Tema 32: </w:t>
            </w:r>
            <w:proofErr w:type="spellStart"/>
            <w:r w:rsidRPr="007C5293">
              <w:rPr>
                <w:sz w:val="21"/>
                <w:szCs w:val="21"/>
              </w:rPr>
              <w:t>Representaciones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escritas</w:t>
            </w:r>
            <w:proofErr w:type="spellEnd"/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Respuestas globales a riesgos en los estados financieros.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Respuesta a los riesgos valorados a nivel de las aseveraciones.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Enfoque de auditoría adecuado. (C)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Descripción general del plan detallado de auditoría.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Diseño y desarrollo de procedimientos de auditoría posteriores. 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La caja de herramientas del auditor. (C)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Tipos de procedimientos. (C, 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Procedimientos sobre la eficacia del control interno. </w:t>
            </w:r>
            <w:r w:rsidRPr="007C5293">
              <w:rPr>
                <w:sz w:val="21"/>
                <w:szCs w:val="21"/>
              </w:rPr>
              <w:t>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proofErr w:type="spellStart"/>
            <w:r w:rsidRPr="007C5293">
              <w:rPr>
                <w:sz w:val="21"/>
                <w:szCs w:val="21"/>
              </w:rPr>
              <w:t>Muestreo</w:t>
            </w:r>
            <w:proofErr w:type="spellEnd"/>
            <w:r w:rsidRPr="007C5293">
              <w:rPr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sz w:val="21"/>
                <w:szCs w:val="21"/>
              </w:rPr>
              <w:t>atributos</w:t>
            </w:r>
            <w:proofErr w:type="spellEnd"/>
            <w:r w:rsidRPr="007C5293">
              <w:rPr>
                <w:sz w:val="21"/>
                <w:szCs w:val="21"/>
              </w:rPr>
              <w:t>. (C)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Pruebas del diseño y pruebas de la implementación. </w:t>
            </w:r>
            <w:r w:rsidRPr="007C5293">
              <w:rPr>
                <w:sz w:val="21"/>
                <w:szCs w:val="21"/>
              </w:rPr>
              <w:t>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Prueba rotativa del control. (C)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Documentación de las pruebas de controles. </w:t>
            </w:r>
            <w:r w:rsidRPr="007C5293">
              <w:rPr>
                <w:sz w:val="21"/>
                <w:szCs w:val="21"/>
              </w:rPr>
              <w:t>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proofErr w:type="spellStart"/>
            <w:r w:rsidRPr="007C5293">
              <w:rPr>
                <w:sz w:val="21"/>
                <w:szCs w:val="21"/>
              </w:rPr>
              <w:t>Pruebas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analíticas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sustantivas</w:t>
            </w:r>
            <w:proofErr w:type="spellEnd"/>
            <w:r w:rsidRPr="007C5293">
              <w:rPr>
                <w:sz w:val="21"/>
                <w:szCs w:val="21"/>
              </w:rPr>
              <w:t>. 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Propósito y diseño de los procedimientos sustantivos analíticos. 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Documentación de los procedimientos sustantivos analíticos. 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Pruebas sustantivas de detalle. 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Pruebas de integridad y exactitud de los datos. (P, A)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Propósito y diseño de los procedimientos sustantivos de detalle. (P)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proofErr w:type="spellStart"/>
            <w:r w:rsidRPr="007C5293">
              <w:rPr>
                <w:sz w:val="21"/>
                <w:szCs w:val="21"/>
              </w:rPr>
              <w:t>Confirmaciones</w:t>
            </w:r>
            <w:proofErr w:type="spellEnd"/>
            <w:r w:rsidRPr="007C5293">
              <w:rPr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sz w:val="21"/>
                <w:szCs w:val="21"/>
              </w:rPr>
              <w:t>saldos</w:t>
            </w:r>
            <w:proofErr w:type="spellEnd"/>
            <w:r w:rsidRPr="007C5293">
              <w:rPr>
                <w:sz w:val="21"/>
                <w:szCs w:val="21"/>
              </w:rPr>
              <w:t>. (C)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Inspección detallada de documentos. (C)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proofErr w:type="spellStart"/>
            <w:r w:rsidRPr="007C5293">
              <w:rPr>
                <w:sz w:val="21"/>
                <w:szCs w:val="21"/>
              </w:rPr>
              <w:t>Inspección</w:t>
            </w:r>
            <w:proofErr w:type="spellEnd"/>
            <w:r w:rsidRPr="007C5293">
              <w:rPr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sz w:val="21"/>
                <w:szCs w:val="21"/>
              </w:rPr>
              <w:t>activos</w:t>
            </w:r>
            <w:proofErr w:type="spellEnd"/>
            <w:r w:rsidRPr="007C5293">
              <w:rPr>
                <w:sz w:val="21"/>
                <w:szCs w:val="21"/>
              </w:rPr>
              <w:t>. (C)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Verificación y comprobación de información detallada. </w:t>
            </w:r>
            <w:r w:rsidRPr="007C5293">
              <w:rPr>
                <w:sz w:val="21"/>
                <w:szCs w:val="21"/>
              </w:rPr>
              <w:t>(P)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Otros procedimientos de detalle. (P)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Documentación de los procedimientos sustantivos de detalle. </w:t>
            </w:r>
            <w:r w:rsidRPr="007C5293">
              <w:rPr>
                <w:sz w:val="21"/>
                <w:szCs w:val="21"/>
              </w:rPr>
              <w:t>(P)</w:t>
            </w:r>
          </w:p>
          <w:p w:rsidR="00AD5587" w:rsidRPr="007C5293" w:rsidRDefault="00AD5587" w:rsidP="00AD5587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Oportunidad de los procedimientos. 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Extensión de los procedimientos. (P)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Técnicas de muestreo: muestreo de atributos y muestreo por unidades monetarias, MUM. (P)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lastRenderedPageBreak/>
              <w:t xml:space="preserve">Herramientas tecnológicas y uso del muestreo. </w:t>
            </w:r>
            <w:r w:rsidRPr="007C5293">
              <w:rPr>
                <w:sz w:val="21"/>
                <w:szCs w:val="21"/>
              </w:rPr>
              <w:t>(C, T)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Respuesta al riesgo de fraude.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Elemento de imprevisibilidad en los procedimientos de auditoría como respuesta al riesgo de fraude. </w:t>
            </w:r>
            <w:r w:rsidRPr="007C5293">
              <w:rPr>
                <w:sz w:val="21"/>
                <w:szCs w:val="21"/>
              </w:rPr>
              <w:t>(P)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Procedimientos de auditoría ejecutados con herramientas de análisis de datos sobre poblaciones completas y su documentación. (P, T)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Documentación y comunicación del plan de auditoría. 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Generalidades de la documentación de auditoría. (C, 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Organización del archivo de auditoría.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Requerimientos específicos de documentación. (C, 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Forma, contenido y extensión de la documentación de la auditoría. </w:t>
            </w:r>
            <w:r w:rsidRPr="007C5293">
              <w:rPr>
                <w:sz w:val="21"/>
                <w:szCs w:val="21"/>
              </w:rPr>
              <w:t>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proofErr w:type="spellStart"/>
            <w:r w:rsidRPr="007C5293">
              <w:rPr>
                <w:sz w:val="21"/>
                <w:szCs w:val="21"/>
              </w:rPr>
              <w:t>Documentos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electrónicos</w:t>
            </w:r>
            <w:proofErr w:type="spellEnd"/>
            <w:r w:rsidRPr="007C5293">
              <w:rPr>
                <w:sz w:val="21"/>
                <w:szCs w:val="21"/>
              </w:rPr>
              <w:t>. (C, T)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Uso de herramientas digitales en los papeles de trabajo. </w:t>
            </w:r>
            <w:r w:rsidRPr="007C5293">
              <w:rPr>
                <w:sz w:val="21"/>
                <w:szCs w:val="21"/>
              </w:rPr>
              <w:t>(P, T)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Seguridad y confidencialidad del archivo electrónico de auditoría: control de accesos, respaldo y trazabilidad de los cambios. </w:t>
            </w:r>
            <w:r w:rsidRPr="007C5293">
              <w:rPr>
                <w:sz w:val="21"/>
                <w:szCs w:val="21"/>
              </w:rPr>
              <w:t>(C, A, T)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Ventajas de la automatización. (C, T)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proofErr w:type="spellStart"/>
            <w:r w:rsidRPr="007C5293">
              <w:rPr>
                <w:sz w:val="21"/>
                <w:szCs w:val="21"/>
              </w:rPr>
              <w:t>Propiedad</w:t>
            </w:r>
            <w:proofErr w:type="spellEnd"/>
            <w:r w:rsidRPr="007C5293">
              <w:rPr>
                <w:sz w:val="21"/>
                <w:szCs w:val="21"/>
              </w:rPr>
              <w:t xml:space="preserve"> del </w:t>
            </w:r>
            <w:proofErr w:type="spellStart"/>
            <w:r w:rsidRPr="007C5293">
              <w:rPr>
                <w:sz w:val="21"/>
                <w:szCs w:val="21"/>
              </w:rPr>
              <w:t>archivo</w:t>
            </w:r>
            <w:proofErr w:type="spellEnd"/>
            <w:r w:rsidRPr="007C5293">
              <w:rPr>
                <w:sz w:val="21"/>
                <w:szCs w:val="21"/>
              </w:rPr>
              <w:t>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7C5293">
              <w:rPr>
                <w:sz w:val="21"/>
                <w:szCs w:val="21"/>
              </w:rPr>
              <w:t xml:space="preserve">Terminación del </w:t>
            </w:r>
            <w:proofErr w:type="spellStart"/>
            <w:r w:rsidRPr="007C5293">
              <w:rPr>
                <w:sz w:val="21"/>
                <w:szCs w:val="21"/>
              </w:rPr>
              <w:t>archivo</w:t>
            </w:r>
            <w:proofErr w:type="spellEnd"/>
            <w:r w:rsidRPr="007C5293">
              <w:rPr>
                <w:sz w:val="21"/>
                <w:szCs w:val="21"/>
              </w:rPr>
              <w:t>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Realización de cambios al archivo.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7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Almacenamiento y mantenimiento de la documentación. </w:t>
            </w:r>
            <w:r w:rsidRPr="007C5293">
              <w:rPr>
                <w:sz w:val="21"/>
                <w:szCs w:val="21"/>
              </w:rPr>
              <w:t>(P)</w:t>
            </w:r>
          </w:p>
          <w:p w:rsidR="00B80A7C" w:rsidRPr="007C5293" w:rsidRDefault="00000000" w:rsidP="00FC7D3F">
            <w:pPr>
              <w:pStyle w:val="Prrafodelista"/>
              <w:numPr>
                <w:ilvl w:val="0"/>
                <w:numId w:val="7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Generalidades de las representaciones escritas.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lastRenderedPageBreak/>
              <w:t xml:space="preserve">Respuestas de auditoría a los riesgos </w:t>
            </w:r>
            <w:r w:rsidR="00AD5587" w:rsidRPr="007C5293">
              <w:rPr>
                <w:sz w:val="21"/>
                <w:szCs w:val="21"/>
                <w:lang w:val="es-ES"/>
              </w:rPr>
              <w:t>identificados en</w:t>
            </w:r>
            <w:r w:rsidRPr="007C5293">
              <w:rPr>
                <w:sz w:val="21"/>
                <w:szCs w:val="21"/>
                <w:lang w:val="es-ES"/>
              </w:rPr>
              <w:t xml:space="preserve"> las entidades bolivianas.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Confirmaciones externas a entidades financieras, proveedores y clientes.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Norma Internacional de Auditoría 530, Muestreo de auditoría, adoptada en Bolivia por la Resolución CTNAC </w:t>
            </w:r>
            <w:proofErr w:type="spellStart"/>
            <w:r w:rsidRPr="007C5293">
              <w:rPr>
                <w:sz w:val="21"/>
                <w:szCs w:val="21"/>
                <w:lang w:val="es-ES"/>
              </w:rPr>
              <w:t>N°</w:t>
            </w:r>
            <w:proofErr w:type="spellEnd"/>
            <w:r w:rsidRPr="007C5293">
              <w:rPr>
                <w:sz w:val="21"/>
                <w:szCs w:val="21"/>
                <w:lang w:val="es-ES"/>
              </w:rPr>
              <w:t xml:space="preserve"> 01/2015.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Plazos de conservación de la documentación y de respaldo establecidos en el Código de Comercio y en el Código Tributario Boliviano.</w:t>
            </w:r>
          </w:p>
        </w:tc>
      </w:tr>
      <w:tr w:rsidR="007C5293" w:rsidRPr="007C5293">
        <w:trPr>
          <w:cantSplit/>
        </w:trPr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both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lastRenderedPageBreak/>
              <w:t xml:space="preserve">Elemento de competencia 6: </w:t>
            </w:r>
            <w:r w:rsidRPr="007C5293">
              <w:rPr>
                <w:sz w:val="21"/>
                <w:szCs w:val="21"/>
                <w:lang w:val="es-ES"/>
              </w:rPr>
              <w:t xml:space="preserve">Emite el informe del auditor </w:t>
            </w:r>
            <w:r w:rsidR="00FC7D3F" w:rsidRPr="007C5293">
              <w:rPr>
                <w:sz w:val="21"/>
                <w:szCs w:val="21"/>
                <w:lang w:val="es-ES"/>
              </w:rPr>
              <w:t xml:space="preserve">independiente </w:t>
            </w:r>
            <w:r w:rsidRPr="007C5293">
              <w:rPr>
                <w:sz w:val="21"/>
                <w:szCs w:val="21"/>
                <w:lang w:val="es-ES"/>
              </w:rPr>
              <w:t>y la carta de recomendaciones</w:t>
            </w:r>
            <w:r w:rsidR="00FC7D3F" w:rsidRPr="007C5293">
              <w:rPr>
                <w:sz w:val="21"/>
                <w:szCs w:val="21"/>
                <w:lang w:val="es-ES"/>
              </w:rPr>
              <w:t xml:space="preserve"> de control interno</w:t>
            </w:r>
            <w:r w:rsidRPr="007C5293">
              <w:rPr>
                <w:sz w:val="21"/>
                <w:szCs w:val="21"/>
                <w:lang w:val="es-ES"/>
              </w:rPr>
              <w:t>, evaluando la evidencia de auditoría obtenida y comunicando los hallazgos a los responsables del gobierno de la entidad.</w:t>
            </w:r>
          </w:p>
        </w:tc>
      </w:tr>
      <w:tr w:rsidR="007C5293" w:rsidRPr="007C5293">
        <w:tc>
          <w:tcPr>
            <w:tcW w:w="33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desempeño</w:t>
            </w:r>
            <w:proofErr w:type="spellEnd"/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desempeño</w:t>
            </w:r>
            <w:proofErr w:type="spellEnd"/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producto</w:t>
            </w:r>
            <w:proofErr w:type="spellEnd"/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1. Evalúa la evidencia de auditoría obtenida</w:t>
            </w:r>
            <w:r w:rsidR="00FC7D3F" w:rsidRPr="007C5293">
              <w:rPr>
                <w:sz w:val="21"/>
                <w:szCs w:val="21"/>
                <w:lang w:val="es-ES"/>
              </w:rPr>
              <w:t xml:space="preserve"> y</w:t>
            </w:r>
            <w:r w:rsidRPr="007C5293">
              <w:rPr>
                <w:sz w:val="21"/>
                <w:szCs w:val="21"/>
                <w:lang w:val="es-ES"/>
              </w:rPr>
              <w:t xml:space="preserve"> comunica los hallazgos a los responsables del gobierno de la entidad.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>
              <w:rPr>
                <w:sz w:val="21"/>
                <w:szCs w:val="21"/>
                <w:lang w:val="es-ES"/>
              </w:rPr>
              <w:t xml:space="preserve">1.1 Evalúa en aula la suficiencia de la evidencia y el efecto de las incorrecciones </w:t>
            </w:r>
            <w:del w:id="9007" w:author="Comisión de revisión 4.5" w:date="2026-10-13T00:00:00Z">
              <w:r>
                <w:rPr>
                  <w:sz w:val="21"/>
                  <w:szCs w:val="21"/>
                  <w:lang w:val="es-ES"/>
                </w:rPr>
                <w:delText xml:space="preserve">no corregidas</w:delText>
              </w:r>
              <w:r>
                <w:rPr>
                  <w:sz w:val="21"/>
                  <w:szCs w:val="21"/>
                  <w:lang w:val="es-ES"/>
                </w:rPr>
                <w:delText xml:space="preserve"> </w:delText>
              </w:r>
              <w:r>
                <w:rPr>
                  <w:sz w:val="21"/>
                  <w:szCs w:val="21"/>
                  <w:lang w:val="es-ES"/>
                </w:rPr>
                <w:delText xml:space="preserve">un caso práctico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  <w:lang w:val="es-ES"/>
                </w:rPr>
                <w:t xml:space="preserve">no corregidas de un caso práctico</w:t>
              </w:r>
            </w:ins>
            <w:r>
              <w:rPr>
                <w:sz w:val="21"/>
                <w:szCs w:val="21"/>
                <w:lang w:val="es-ES"/>
              </w:rPr>
              <w:t xml:space="preserve"> para determinar el tipo de opinión.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21: </w:t>
            </w:r>
            <w:r w:rsidRPr="007C5293">
              <w:rPr>
                <w:sz w:val="21"/>
                <w:szCs w:val="21"/>
                <w:lang w:val="es-ES"/>
              </w:rPr>
              <w:t>Resumen de incorrecciones y evaluación de la evidencia de auditoría.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1.2 Comunica en equipo los hallazgos significativos a los responsables del gobierno en un simulacro.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22: </w:t>
            </w:r>
            <w:r w:rsidRPr="007C5293">
              <w:rPr>
                <w:sz w:val="21"/>
                <w:szCs w:val="21"/>
                <w:lang w:val="es-ES"/>
              </w:rPr>
              <w:t>Comunicación escrita a los responsables del gobierno de la entidad.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2. </w:t>
            </w:r>
            <w:r w:rsidR="00FC7D3F" w:rsidRPr="007C5293">
              <w:rPr>
                <w:sz w:val="21"/>
                <w:szCs w:val="21"/>
                <w:lang w:val="es-ES"/>
              </w:rPr>
              <w:t>Formula una opinión, e</w:t>
            </w:r>
            <w:r w:rsidRPr="007C5293">
              <w:rPr>
                <w:sz w:val="21"/>
                <w:szCs w:val="21"/>
                <w:lang w:val="es-ES"/>
              </w:rPr>
              <w:t xml:space="preserve">mite el informe del auditor y la carta de recomendaciones conforme a la </w:t>
            </w:r>
            <w:r w:rsidRPr="007C5293">
              <w:rPr>
                <w:sz w:val="21"/>
                <w:szCs w:val="21"/>
                <w:lang w:val="es-ES"/>
              </w:rPr>
              <w:lastRenderedPageBreak/>
              <w:t>estructura y a las modificaciones que correspondan.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lastRenderedPageBreak/>
              <w:t xml:space="preserve">2.1 </w:t>
            </w:r>
            <w:r w:rsidR="00FC7D3F" w:rsidRPr="007C5293">
              <w:rPr>
                <w:sz w:val="21"/>
                <w:szCs w:val="21"/>
                <w:lang w:val="es-ES"/>
              </w:rPr>
              <w:t>Formula la opinión y r</w:t>
            </w:r>
            <w:r w:rsidRPr="007C5293">
              <w:rPr>
                <w:sz w:val="21"/>
                <w:szCs w:val="21"/>
                <w:lang w:val="es-ES"/>
              </w:rPr>
              <w:t>edacta en aula el informe del auditor con la opinión que corresponde al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23: </w:t>
            </w:r>
            <w:r>
              <w:rPr>
                <w:sz w:val="21"/>
                <w:szCs w:val="21"/>
                <w:lang w:val="es-ES"/>
              </w:rPr>
              <w:t xml:space="preserve">Papeles de trabajo de formación de la opinión y </w:t>
            </w:r>
            <w:del w:id="9023" w:author="Comisión de revisión 4.5" w:date="2026-10-13T00:00:00Z">
              <w:r>
                <w:rPr>
                  <w:sz w:val="21"/>
                  <w:szCs w:val="21"/>
                  <w:lang w:val="es-ES"/>
                </w:rPr>
                <w:delText xml:space="preserve">redacción del </w:delText>
              </w:r>
              <w:r>
                <w:rPr>
                  <w:sz w:val="21"/>
                  <w:szCs w:val="21"/>
                  <w:lang w:val="es-ES"/>
                </w:rPr>
                <w:delText xml:space="preserve">Informe del auditor</w:delText>
              </w:r>
            </w:del>
            <w:ins w:id="9024" w:author="Comisión de revisión 4.5" w:date="2026-10-13T00:00:00Z">
              <w:r>
                <w:rPr>
                  <w:sz w:val="21"/>
                  <w:szCs w:val="21"/>
                  <w:lang w:val="es-ES"/>
                </w:rPr>
                <w:t xml:space="preserve">redacción del informe del auditor</w:t>
              </w:r>
            </w:ins>
            <w:r>
              <w:rPr>
                <w:sz w:val="21"/>
                <w:szCs w:val="21"/>
                <w:lang w:val="es-ES"/>
              </w:rPr>
              <w:t xml:space="preserve"> independiente del caso práctico.</w:t>
            </w:r>
          </w:p>
        </w:tc>
      </w:tr>
      <w:tr w:rsidR="007C5293" w:rsidRPr="007C5293">
        <w:trPr>
          <w:cantSplit/>
        </w:trPr>
        <w:tc>
          <w:tcPr>
            <w:tcW w:w="3320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2.2 Redacta en equipo las observaciones y recomendaciones de control interno del caso.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sz w:val="21"/>
                <w:szCs w:val="21"/>
                <w:lang w:val="es-ES"/>
              </w:rPr>
              <w:t xml:space="preserve">Producto 24: </w:t>
            </w:r>
            <w:r w:rsidRPr="007C5293">
              <w:rPr>
                <w:sz w:val="21"/>
                <w:szCs w:val="21"/>
                <w:lang w:val="es-ES"/>
              </w:rPr>
              <w:t xml:space="preserve">Carta de recomendaciones </w:t>
            </w:r>
            <w:r w:rsidR="00FC7D3F" w:rsidRPr="007C5293">
              <w:rPr>
                <w:sz w:val="21"/>
                <w:szCs w:val="21"/>
                <w:lang w:val="es-ES"/>
              </w:rPr>
              <w:t xml:space="preserve">de control interno </w:t>
            </w:r>
            <w:r w:rsidRPr="007C5293">
              <w:rPr>
                <w:sz w:val="21"/>
                <w:szCs w:val="21"/>
                <w:lang w:val="es-ES"/>
              </w:rPr>
              <w:t>del caso práctico.</w:t>
            </w:r>
          </w:p>
        </w:tc>
      </w:tr>
      <w:tr w:rsidR="007C5293" w:rsidRPr="007C5293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Evidencias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conocimiento</w:t>
            </w:r>
            <w:proofErr w:type="spellEnd"/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Unidad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aprendizaje</w:t>
            </w:r>
            <w:proofErr w:type="spellEnd"/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>Contenidos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i/>
                <w:iCs/>
                <w:sz w:val="16"/>
                <w:szCs w:val="16"/>
                <w:lang w:val="es-ES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Conocimientos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circunstanciales</w:t>
            </w:r>
            <w:proofErr w:type="spellEnd"/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33: Evaluación de la evidencia de auditoría</w:t>
            </w:r>
          </w:p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34: Comunicación con los responsables de la entidad</w:t>
            </w:r>
          </w:p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35: Formación de la opinión y el informe del auditor</w:t>
            </w:r>
          </w:p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Tema 36: La carta de recomendaciones</w:t>
            </w:r>
          </w:p>
        </w:tc>
        <w:tc>
          <w:tcPr>
            <w:tcW w:w="456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Metas en la evaluación de la evidencia de auditoría. </w:t>
            </w:r>
            <w:r w:rsidRPr="007C5293">
              <w:rPr>
                <w:sz w:val="21"/>
                <w:szCs w:val="21"/>
              </w:rPr>
              <w:t>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Reevaluación de la materialidad. 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Cambios en valoraciones de riesgo. </w:t>
            </w:r>
            <w:r w:rsidRPr="007C5293">
              <w:rPr>
                <w:sz w:val="21"/>
                <w:szCs w:val="21"/>
              </w:rPr>
              <w:t>(C)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8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Evidencia de auditoría suficiente y adecuada. (C)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>Procedimientos</w:t>
            </w:r>
            <w:r w:rsidRPr="007C5293">
              <w:rPr>
                <w:sz w:val="21"/>
                <w:szCs w:val="21"/>
                <w:lang w:val="es-ES"/>
              </w:rPr>
              <w:t xml:space="preserve"> </w:t>
            </w:r>
            <w:r w:rsidRPr="007C5293">
              <w:rPr>
                <w:sz w:val="21"/>
                <w:szCs w:val="21"/>
                <w:lang w:val="es-ES"/>
              </w:rPr>
              <w:t>analíticos</w:t>
            </w:r>
            <w:r w:rsidRPr="007C5293">
              <w:rPr>
                <w:sz w:val="21"/>
                <w:szCs w:val="21"/>
              </w:rPr>
              <w:t xml:space="preserve"> finales. (P)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8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Evaluación de la hipótesis de empresa en funcionamiento. (C, P)</w:t>
            </w:r>
          </w:p>
          <w:p w:rsidR="00FC7D3F" w:rsidRPr="007C5293" w:rsidRDefault="00FC7D3F" w:rsidP="00FC7D3F">
            <w:pPr>
              <w:pStyle w:val="Prrafodelista"/>
              <w:numPr>
                <w:ilvl w:val="0"/>
                <w:numId w:val="8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Hechos posteriores al cierre y su efecto en la evidencia obtenida y en la opinión del auditor.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Valoración del efecto de las incorrecciones materiales. 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Hallazgos y problemas significativos.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Estudio de caso: evaluación de la evidencia de auditoría. </w:t>
            </w:r>
            <w:r w:rsidRPr="007C5293">
              <w:rPr>
                <w:sz w:val="21"/>
                <w:szCs w:val="21"/>
              </w:rPr>
              <w:t>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Generalidades de la comunicación con los responsables de la entidad.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Evaluación de las conclusiones y formación de la opinión. (P)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Forma y redacción del informe de auditoría.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Estructura del informe del auditor.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Opinión de auditoría no modificada.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Otros requerimientos de información.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Información adicional presentada junto con los estados financieros.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Informes del auditor modificados. 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Estados financieros con incorrecciones materiales.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Imposibilidad de obtener evidencia de auditoría suficiente y adecuada.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Párrafos de énfasis y párrafos de otras cuestiones.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Párrafo de incertidumbre material relacionada con la empresa en funcionamiento y su ubicación en el informe.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Informes de auditoría sobre estados financieros comparativos: cifras correspondientes y estados financieros comparativos.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Introducción a la carta de recomendaciones.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Identificación de aspectos reportables. (P)</w:t>
            </w:r>
          </w:p>
          <w:p w:rsidR="00B80A7C" w:rsidRPr="00D54E36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lastRenderedPageBreak/>
              <w:t xml:space="preserve">Responsabilidad de la implementación de los sistemas de control. </w:t>
            </w:r>
            <w:r w:rsidRPr="00D54E36">
              <w:rPr>
                <w:sz w:val="21"/>
                <w:szCs w:val="21"/>
                <w:lang w:val="es-ES"/>
              </w:rPr>
              <w:t>(C, A)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Formas y contenido de los informes.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Estructura en la redacción de observaciones y recomendaciones. </w:t>
            </w:r>
            <w:r w:rsidRPr="007C5293">
              <w:rPr>
                <w:sz w:val="21"/>
                <w:szCs w:val="21"/>
              </w:rPr>
              <w:t>(C)</w:t>
            </w:r>
          </w:p>
          <w:p w:rsidR="00B80A7C" w:rsidRPr="007C5293" w:rsidRDefault="00000000" w:rsidP="00FC7D3F">
            <w:pPr>
              <w:pStyle w:val="Prrafodelista"/>
              <w:numPr>
                <w:ilvl w:val="0"/>
                <w:numId w:val="8"/>
              </w:numPr>
              <w:spacing w:before="10" w:after="10"/>
            </w:pPr>
            <w:r w:rsidRPr="007C5293">
              <w:rPr>
                <w:sz w:val="21"/>
                <w:szCs w:val="21"/>
                <w:lang w:val="es-ES"/>
              </w:rPr>
              <w:t xml:space="preserve">Comunicación con los responsables del gobierno. </w:t>
            </w:r>
            <w:r w:rsidRPr="007C5293">
              <w:rPr>
                <w:sz w:val="21"/>
                <w:szCs w:val="21"/>
              </w:rPr>
              <w:t>(P)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lastRenderedPageBreak/>
              <w:t>Comunicación con el directorio y los síndicos de las sociedades comerciales bolivianas conforme al Código de Comercio.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Revisión de la NIA 570 sobre empresa en funcionamiento aplicable a los periodos que comienzan a partir del 15 de diciembre de 2026.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Dictamen de auditoría externa sobre estados financieros exigido a determinados contribuyentes por el Servicio de Impuestos Nacionales, con presentación digital en el sistema SIAT.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Carta de recomendaciones de control interno como producto esperado por los clientes de auditoría en Bolivia.</w:t>
            </w:r>
          </w:p>
        </w:tc>
      </w:tr>
      <w:tr w:rsidR="007C5293" w:rsidRPr="007C5293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  <w:proofErr w:type="spellEnd"/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  <w:proofErr w:type="spellEnd"/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B-Learning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Investigación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>/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Práctica</w:t>
            </w:r>
            <w:proofErr w:type="spellEnd"/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Lectura de</w:t>
            </w:r>
            <w:r w:rsidR="00FC7D3F" w:rsidRPr="007C5293">
              <w:rPr>
                <w:sz w:val="21"/>
                <w:szCs w:val="21"/>
                <w:lang w:val="es-ES"/>
              </w:rPr>
              <w:t xml:space="preserve">l Código Internacional de Ética, las Normas Internacionales de Gestión de Calidad, </w:t>
            </w:r>
            <w:r w:rsidRPr="007C5293">
              <w:rPr>
                <w:sz w:val="21"/>
                <w:szCs w:val="21"/>
                <w:lang w:val="es-ES"/>
              </w:rPr>
              <w:t>las Normas Internacionales de Auditoría aplicables a cada fase del encargo.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Desarrollo progresivo del caso práctico integral de auditoría de una entidad privada.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Resolución de ejercicios de materialidad y de muestreo al cierre de cada tema.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Cuestionarios de comprensión en la plataforma </w:t>
            </w:r>
            <w:r w:rsidR="00FC7D3F" w:rsidRPr="007C5293">
              <w:rPr>
                <w:sz w:val="21"/>
                <w:szCs w:val="21"/>
                <w:lang w:val="es-ES"/>
              </w:rPr>
              <w:t>virtual</w:t>
            </w:r>
            <w:r w:rsidRPr="007C5293">
              <w:rPr>
                <w:sz w:val="21"/>
                <w:szCs w:val="21"/>
                <w:lang w:val="es-ES"/>
              </w:rPr>
              <w:t>.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Foros de consulta sobre casos de valoración de riesgos y de control interno.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Videotutoriales del uso de herramientas de análisis de datos en la auditoría.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Ejercicios de determinación de materialidad, muestreo y proyección de incorrecciones en hoja de cálculo.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Elaboración colaborativa de papeles de trabajo de la fase de evaluación de riesgos.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proofErr w:type="spellStart"/>
            <w:r w:rsidRPr="007C5293">
              <w:rPr>
                <w:sz w:val="21"/>
                <w:szCs w:val="21"/>
                <w:lang w:val="es-ES"/>
              </w:rPr>
              <w:t>Flujogramación</w:t>
            </w:r>
            <w:proofErr w:type="spellEnd"/>
            <w:r w:rsidRPr="007C5293">
              <w:rPr>
                <w:sz w:val="21"/>
                <w:szCs w:val="21"/>
                <w:lang w:val="es-ES"/>
              </w:rPr>
              <w:t xml:space="preserve"> guiada de procesos con identificación de riesgos y controles.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Elaboración de la matriz de riesgos y respuestas de un encargo, con vinculación al procedimiento diseñado.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Análisis de informes de auditoría de estados financieros de entidades bolivianas.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Comparación de herramientas tecnológicas emergentes aplicadas a la auditoría financiera.</w:t>
            </w:r>
          </w:p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Revisión de las normas internacionales de auditoría emitidas o revisadas recientemente y de sus fechas de vigencia.</w:t>
            </w:r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>Estrategias de aprendizaje y enseñanza</w:t>
            </w:r>
          </w:p>
        </w:tc>
        <w:tc>
          <w:tcPr>
            <w:tcW w:w="74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Aprendizaje basado en problemas con casos de auditoría de entidades privadas bolivianas.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Caso</w:t>
            </w:r>
            <w:r w:rsidR="00580CDB" w:rsidRPr="007C5293">
              <w:rPr>
                <w:sz w:val="21"/>
                <w:szCs w:val="21"/>
                <w:lang w:val="es-ES"/>
              </w:rPr>
              <w:t>s</w:t>
            </w:r>
            <w:r w:rsidRPr="007C5293">
              <w:rPr>
                <w:sz w:val="21"/>
                <w:szCs w:val="21"/>
                <w:lang w:val="es-ES"/>
              </w:rPr>
              <w:t xml:space="preserve"> práctico</w:t>
            </w:r>
            <w:r w:rsidR="00580CDB" w:rsidRPr="007C5293">
              <w:rPr>
                <w:sz w:val="21"/>
                <w:szCs w:val="21"/>
                <w:lang w:val="es-ES"/>
              </w:rPr>
              <w:t>s en las etapas de</w:t>
            </w:r>
            <w:r w:rsidRPr="007C5293">
              <w:rPr>
                <w:sz w:val="21"/>
                <w:szCs w:val="21"/>
                <w:lang w:val="es-ES"/>
              </w:rPr>
              <w:t xml:space="preserve"> evaluación de riesgos, la respuesta al riesgo y la emisión del informe.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Elaboración de los papeles de trabajo del encargo de auditoría.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Estudio de casos de informes del auditor con opiniones modificadas.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Trabajo colaborativo en equipos de auditoría con roles diferenciados.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Análisis crítico de la evidencia obtenida antes de concluir sobre una aseveración.</w:t>
            </w:r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Recursos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para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el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aprendizaje</w:t>
            </w:r>
            <w:proofErr w:type="spellEnd"/>
          </w:p>
        </w:tc>
        <w:tc>
          <w:tcPr>
            <w:tcW w:w="74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proofErr w:type="spellStart"/>
            <w:r w:rsidRPr="007C5293">
              <w:rPr>
                <w:sz w:val="21"/>
                <w:szCs w:val="21"/>
              </w:rPr>
              <w:t>Plataforma</w:t>
            </w:r>
            <w:r w:rsidR="00580CDB" w:rsidRPr="007C5293">
              <w:rPr>
                <w:sz w:val="21"/>
                <w:szCs w:val="21"/>
              </w:rPr>
              <w:t>s</w:t>
            </w:r>
            <w:proofErr w:type="spellEnd"/>
            <w:r w:rsidR="00580CDB" w:rsidRPr="007C5293">
              <w:rPr>
                <w:sz w:val="21"/>
                <w:szCs w:val="21"/>
              </w:rPr>
              <w:t xml:space="preserve"> </w:t>
            </w:r>
            <w:proofErr w:type="spellStart"/>
            <w:r w:rsidR="00580CDB" w:rsidRPr="007C5293">
              <w:rPr>
                <w:sz w:val="21"/>
                <w:szCs w:val="21"/>
              </w:rPr>
              <w:t>digitales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  <w:p w:rsidR="00580CDB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Compendio de Normas de Contabilidad y Auditoría del CAUB</w:t>
            </w:r>
          </w:p>
          <w:p w:rsidR="00B80A7C" w:rsidRPr="007C5293" w:rsidRDefault="00580CDB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Manual de Pronunciamientos Internacionales de </w:t>
            </w:r>
            <w:r w:rsidR="00000000" w:rsidRPr="007C5293">
              <w:rPr>
                <w:sz w:val="21"/>
                <w:szCs w:val="21"/>
                <w:lang w:val="es-ES"/>
              </w:rPr>
              <w:t>Auditoría</w:t>
            </w:r>
            <w:r w:rsidRPr="007C5293">
              <w:rPr>
                <w:sz w:val="21"/>
                <w:szCs w:val="21"/>
                <w:lang w:val="es-ES"/>
              </w:rPr>
              <w:t>, Revisión, Aseguramiento y Servicios Relacionados del IAASB</w:t>
            </w:r>
            <w:r w:rsidR="00000000" w:rsidRPr="007C5293">
              <w:rPr>
                <w:sz w:val="21"/>
                <w:szCs w:val="21"/>
                <w:lang w:val="es-ES"/>
              </w:rPr>
              <w:t>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Guía del IAASB para el uso de las Normas Internacionales de Auditoría en auditorías de pequeñas y medianas empresas.</w:t>
            </w:r>
          </w:p>
          <w:p w:rsidR="00B80A7C" w:rsidRPr="007C5293" w:rsidRDefault="00580CDB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Hoja de cálculo y herramientas de análisis de datos para los procedimientos de auditoría.</w:t>
            </w:r>
          </w:p>
          <w:p w:rsidR="00B80A7C" w:rsidRPr="007C5293" w:rsidRDefault="00000000" w:rsidP="00580CDB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Formatos de papeles de trabajo, programas de auditoría y modelos de informe elaborados por la cátedra.</w:t>
            </w:r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Estrategias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evaluación</w:t>
            </w:r>
            <w:proofErr w:type="spellEnd"/>
          </w:p>
        </w:tc>
        <w:tc>
          <w:tcPr>
            <w:tcW w:w="74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Evaluación diagnóstica: prueba inicial sobre los conocimientos previos de contabilidad.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Evaluación formativa: preguntas de comprensión y desarrollo de ejercicios prácticos en el aula, con retroalimentación continua, autoevaluación y coevaluación.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lastRenderedPageBreak/>
              <w:t>Evaluación sumativa: controles de lectura y asistencia, evaluación de casos prácticos, trabajos de investigación y desarrollo, exámenes parciales y examen final.</w:t>
            </w:r>
          </w:p>
        </w:tc>
      </w:tr>
      <w:tr w:rsidR="007C5293" w:rsidRPr="007C5293"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lastRenderedPageBreak/>
              <w:t>Criterios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calificación</w:t>
            </w:r>
            <w:proofErr w:type="spellEnd"/>
          </w:p>
        </w:tc>
        <w:tc>
          <w:tcPr>
            <w:tcW w:w="747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7C5293">
              <w:rPr>
                <w:sz w:val="21"/>
                <w:szCs w:val="21"/>
              </w:rPr>
              <w:t xml:space="preserve">Nota </w:t>
            </w:r>
            <w:proofErr w:type="spellStart"/>
            <w:r w:rsidRPr="007C5293">
              <w:rPr>
                <w:sz w:val="21"/>
                <w:szCs w:val="21"/>
              </w:rPr>
              <w:t>mínima</w:t>
            </w:r>
            <w:proofErr w:type="spellEnd"/>
            <w:r w:rsidRPr="007C5293">
              <w:rPr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sz w:val="21"/>
                <w:szCs w:val="21"/>
              </w:rPr>
              <w:t>aprobación</w:t>
            </w:r>
            <w:proofErr w:type="spellEnd"/>
            <w:r w:rsidRPr="007C5293">
              <w:rPr>
                <w:sz w:val="21"/>
                <w:szCs w:val="21"/>
              </w:rPr>
              <w:t>: 51/100.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Evaluación periódica al finalizar cada tema, basada en evidencias de conocimiento, desempeño y producto.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Cada evidencia de producto se evalúa con su propia rúbrica de tres niveles: Insuficiente, Suficiente y Destacado.</w:t>
            </w:r>
          </w:p>
          <w:p w:rsidR="00B80A7C" w:rsidRPr="007C5293" w:rsidRDefault="00000000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La calificación de cada elemento de competencia suma las calificaciones de sus evidencias de producto.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>Niveles de logro y distribución de la calificación</w:t>
            </w: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1: </w:t>
            </w:r>
            <w:r w:rsidRPr="007C5293">
              <w:rPr>
                <w:sz w:val="21"/>
                <w:szCs w:val="21"/>
                <w:lang w:val="es-ES"/>
              </w:rPr>
              <w:t>Cuadro comparativo de los marcos de referencia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1%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Características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Confunde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los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marcos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Distingue las características de cada marco.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Explica la finalidad de cada marco para sus usuarios.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Diferencias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Presenta </w:t>
            </w:r>
            <w:proofErr w:type="spellStart"/>
            <w:r w:rsidRPr="007C5293">
              <w:rPr>
                <w:sz w:val="21"/>
                <w:szCs w:val="21"/>
              </w:rPr>
              <w:t>diferencias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imprecisas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Presenta las </w:t>
            </w:r>
            <w:proofErr w:type="spellStart"/>
            <w:r w:rsidRPr="007C5293">
              <w:rPr>
                <w:sz w:val="21"/>
                <w:szCs w:val="21"/>
              </w:rPr>
              <w:t>diferencias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principales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Ejemplifica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cada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diferencia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r w:rsidRPr="007C5293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El </w:t>
            </w:r>
            <w:proofErr w:type="spellStart"/>
            <w:r w:rsidRPr="007C5293">
              <w:rPr>
                <w:sz w:val="21"/>
                <w:szCs w:val="21"/>
              </w:rPr>
              <w:t>cuadro</w:t>
            </w:r>
            <w:proofErr w:type="spellEnd"/>
            <w:r w:rsidRPr="007C5293">
              <w:rPr>
                <w:sz w:val="21"/>
                <w:szCs w:val="21"/>
              </w:rPr>
              <w:t xml:space="preserve"> es </w:t>
            </w:r>
            <w:proofErr w:type="spellStart"/>
            <w:r w:rsidRPr="007C5293">
              <w:rPr>
                <w:sz w:val="21"/>
                <w:szCs w:val="21"/>
              </w:rPr>
              <w:t>confuso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El </w:t>
            </w:r>
            <w:proofErr w:type="spellStart"/>
            <w:r w:rsidRPr="007C5293">
              <w:rPr>
                <w:sz w:val="21"/>
                <w:szCs w:val="21"/>
              </w:rPr>
              <w:t>cuadro</w:t>
            </w:r>
            <w:proofErr w:type="spellEnd"/>
            <w:r w:rsidRPr="007C5293">
              <w:rPr>
                <w:sz w:val="21"/>
                <w:szCs w:val="21"/>
              </w:rPr>
              <w:t xml:space="preserve"> es claro.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El cuadro es completo y ordenado.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2: </w:t>
            </w:r>
            <w:r w:rsidRPr="007C5293">
              <w:rPr>
                <w:sz w:val="21"/>
                <w:szCs w:val="21"/>
                <w:lang w:val="es-ES"/>
              </w:rPr>
              <w:t>Informe del marco aplicado por entidades bolivianas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1%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Identificación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identifica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el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marco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Identifica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el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marco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aplicado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Fundamenta la identificación en las notas de los estados financieros.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Análisis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analiza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el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caso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Analiza el marco en relación con la entidad.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Evalúa si el marco es adecuado para los usuarios.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Redacción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El </w:t>
            </w:r>
            <w:proofErr w:type="spellStart"/>
            <w:r w:rsidRPr="007C5293">
              <w:rPr>
                <w:sz w:val="21"/>
                <w:szCs w:val="21"/>
              </w:rPr>
              <w:t>informe</w:t>
            </w:r>
            <w:proofErr w:type="spellEnd"/>
            <w:r w:rsidRPr="007C5293">
              <w:rPr>
                <w:sz w:val="21"/>
                <w:szCs w:val="21"/>
              </w:rPr>
              <w:t xml:space="preserve"> es </w:t>
            </w:r>
            <w:proofErr w:type="spellStart"/>
            <w:r w:rsidRPr="007C5293">
              <w:rPr>
                <w:sz w:val="21"/>
                <w:szCs w:val="21"/>
              </w:rPr>
              <w:t>confuso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El </w:t>
            </w:r>
            <w:proofErr w:type="spellStart"/>
            <w:r w:rsidRPr="007C5293">
              <w:rPr>
                <w:sz w:val="21"/>
                <w:szCs w:val="21"/>
              </w:rPr>
              <w:t>informe</w:t>
            </w:r>
            <w:proofErr w:type="spellEnd"/>
            <w:r w:rsidRPr="007C5293">
              <w:rPr>
                <w:sz w:val="21"/>
                <w:szCs w:val="21"/>
              </w:rPr>
              <w:t xml:space="preserve"> es claro.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El informe es técnico y fundamentado.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3: </w:t>
            </w:r>
            <w:r w:rsidRPr="007C5293">
              <w:rPr>
                <w:sz w:val="21"/>
                <w:szCs w:val="21"/>
                <w:lang w:val="es-ES"/>
              </w:rPr>
              <w:t>Esquema de los marcos de referencia vigentes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1%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Marcos </w:t>
            </w:r>
            <w:proofErr w:type="spellStart"/>
            <w:r w:rsidRPr="007C5293">
              <w:rPr>
                <w:sz w:val="21"/>
                <w:szCs w:val="21"/>
              </w:rPr>
              <w:t>vigentes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Omite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marcos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Presenta los marcos vigentes en Bolivia y en el mundo.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Indica la norma que dispone cada marco.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Relaciones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relaciona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los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marcos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Relaciona los marcos entre sí.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Explica la convergencia entre los marcos.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Exposición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expone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el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esquema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Expone el esquema en equipo.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Responde con fundamento las preguntas.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4: </w:t>
            </w:r>
            <w:r w:rsidRPr="007C5293">
              <w:rPr>
                <w:sz w:val="21"/>
                <w:szCs w:val="21"/>
                <w:lang w:val="es-ES"/>
              </w:rPr>
              <w:t>Resumen de responsabilidades sobre el marco aplicable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1%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Responsabilidad</w:t>
            </w:r>
            <w:proofErr w:type="spellEnd"/>
            <w:r w:rsidRPr="007C5293">
              <w:rPr>
                <w:sz w:val="21"/>
                <w:szCs w:val="21"/>
              </w:rPr>
              <w:t xml:space="preserve"> de la </w:t>
            </w:r>
            <w:proofErr w:type="spellStart"/>
            <w:r w:rsidRPr="007C5293">
              <w:rPr>
                <w:sz w:val="21"/>
                <w:szCs w:val="21"/>
              </w:rPr>
              <w:t>administración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proofErr w:type="gramStart"/>
            <w:r w:rsidRPr="007C5293">
              <w:rPr>
                <w:sz w:val="21"/>
                <w:szCs w:val="21"/>
              </w:rPr>
              <w:t>No</w:t>
            </w:r>
            <w:proofErr w:type="gramEnd"/>
            <w:r w:rsidRPr="007C5293">
              <w:rPr>
                <w:sz w:val="21"/>
                <w:szCs w:val="21"/>
              </w:rPr>
              <w:t xml:space="preserve"> la </w:t>
            </w:r>
            <w:proofErr w:type="spellStart"/>
            <w:r w:rsidRPr="007C5293">
              <w:rPr>
                <w:sz w:val="21"/>
                <w:szCs w:val="21"/>
              </w:rPr>
              <w:t>identifica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Describe la responsabilidad de la administración.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La relaciona con las condiciones previas del encargo.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Responsabilidad</w:t>
            </w:r>
            <w:proofErr w:type="spellEnd"/>
            <w:r w:rsidRPr="007C5293">
              <w:rPr>
                <w:sz w:val="21"/>
                <w:szCs w:val="21"/>
              </w:rPr>
              <w:t xml:space="preserve"> del auditor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La confunde con la de la administración.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Describe la responsabilidad del auditor.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Delimita con precisión ambas responsabilidades.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Redacción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El </w:t>
            </w:r>
            <w:proofErr w:type="spellStart"/>
            <w:r w:rsidRPr="007C5293">
              <w:rPr>
                <w:sz w:val="21"/>
                <w:szCs w:val="21"/>
              </w:rPr>
              <w:t>resumen</w:t>
            </w:r>
            <w:proofErr w:type="spellEnd"/>
            <w:r w:rsidRPr="007C5293">
              <w:rPr>
                <w:sz w:val="21"/>
                <w:szCs w:val="21"/>
              </w:rPr>
              <w:t xml:space="preserve"> es </w:t>
            </w:r>
            <w:proofErr w:type="spellStart"/>
            <w:r w:rsidRPr="007C5293">
              <w:rPr>
                <w:sz w:val="21"/>
                <w:szCs w:val="21"/>
              </w:rPr>
              <w:t>confuso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El </w:t>
            </w:r>
            <w:proofErr w:type="spellStart"/>
            <w:r w:rsidRPr="007C5293">
              <w:rPr>
                <w:sz w:val="21"/>
                <w:szCs w:val="21"/>
              </w:rPr>
              <w:t>resumen</w:t>
            </w:r>
            <w:proofErr w:type="spellEnd"/>
            <w:r w:rsidRPr="007C5293">
              <w:rPr>
                <w:sz w:val="21"/>
                <w:szCs w:val="21"/>
              </w:rPr>
              <w:t xml:space="preserve"> es claro.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El resumen es preciso y técnico.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5: </w:t>
            </w:r>
            <w:r w:rsidR="007C5293" w:rsidRPr="007C5293">
              <w:rPr>
                <w:sz w:val="21"/>
                <w:szCs w:val="21"/>
                <w:lang w:val="es-ES"/>
              </w:rPr>
              <w:t>Mapa de los pronunciamientos profesionales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B80A7C" w:rsidRPr="007C5293" w:rsidRDefault="00B80A7C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80A7C" w:rsidRPr="007C5293" w:rsidRDefault="00000000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Estructura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Omite</w:t>
            </w:r>
            <w:proofErr w:type="spellEnd"/>
            <w:r w:rsidRPr="007C5293">
              <w:rPr>
                <w:sz w:val="21"/>
                <w:szCs w:val="21"/>
              </w:rPr>
              <w:t xml:space="preserve"> pronunciamientos.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Clasifica los pronunciamientos del IAASB y del IESBA.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Incluye las normas de gestión de la calidad y su vigencia.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Convergencia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en</w:t>
            </w:r>
            <w:proofErr w:type="spellEnd"/>
            <w:r w:rsidRPr="007C5293">
              <w:rPr>
                <w:sz w:val="21"/>
                <w:szCs w:val="21"/>
              </w:rPr>
              <w:t xml:space="preserve"> Bolivia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gramStart"/>
            <w:r w:rsidRPr="007C5293">
              <w:rPr>
                <w:sz w:val="21"/>
                <w:szCs w:val="21"/>
              </w:rPr>
              <w:t>No</w:t>
            </w:r>
            <w:proofErr w:type="gramEnd"/>
            <w:r w:rsidRPr="007C5293">
              <w:rPr>
                <w:sz w:val="21"/>
                <w:szCs w:val="21"/>
              </w:rPr>
              <w:t xml:space="preserve"> la </w:t>
            </w:r>
            <w:proofErr w:type="spellStart"/>
            <w:r w:rsidRPr="007C5293">
              <w:rPr>
                <w:sz w:val="21"/>
                <w:szCs w:val="21"/>
              </w:rPr>
              <w:t>menciona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Describe la convergencia en Bolivia.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Identifica la resolución que la dispone.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El </w:t>
            </w:r>
            <w:proofErr w:type="spellStart"/>
            <w:r w:rsidRPr="007C5293">
              <w:rPr>
                <w:sz w:val="21"/>
                <w:szCs w:val="21"/>
              </w:rPr>
              <w:t>mapa</w:t>
            </w:r>
            <w:proofErr w:type="spellEnd"/>
            <w:r w:rsidRPr="007C5293">
              <w:rPr>
                <w:sz w:val="21"/>
                <w:szCs w:val="21"/>
              </w:rPr>
              <w:t xml:space="preserve"> es </w:t>
            </w:r>
            <w:proofErr w:type="spellStart"/>
            <w:r w:rsidRPr="007C5293">
              <w:rPr>
                <w:sz w:val="21"/>
                <w:szCs w:val="21"/>
              </w:rPr>
              <w:t>desordenado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El </w:t>
            </w:r>
            <w:proofErr w:type="spellStart"/>
            <w:r w:rsidRPr="007C5293">
              <w:rPr>
                <w:sz w:val="21"/>
                <w:szCs w:val="21"/>
              </w:rPr>
              <w:t>mapa</w:t>
            </w:r>
            <w:proofErr w:type="spellEnd"/>
            <w:r w:rsidRPr="007C5293">
              <w:rPr>
                <w:sz w:val="21"/>
                <w:szCs w:val="21"/>
              </w:rPr>
              <w:t xml:space="preserve"> es claro.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El mapa muestra las relaciones entre normas.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6: </w:t>
            </w:r>
            <w:r w:rsidRPr="007C5293">
              <w:rPr>
                <w:sz w:val="21"/>
                <w:szCs w:val="21"/>
                <w:lang w:val="es-ES"/>
              </w:rPr>
              <w:t>Determinación del encargo y las normas aplicables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Naturaleza</w:t>
            </w:r>
            <w:proofErr w:type="spellEnd"/>
            <w:r w:rsidRPr="007C5293">
              <w:rPr>
                <w:sz w:val="21"/>
                <w:szCs w:val="21"/>
              </w:rPr>
              <w:t xml:space="preserve"> del </w:t>
            </w:r>
            <w:proofErr w:type="spellStart"/>
            <w:r w:rsidRPr="007C5293">
              <w:rPr>
                <w:sz w:val="21"/>
                <w:szCs w:val="21"/>
              </w:rPr>
              <w:t>encargo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No identifica la naturaleza del encargo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Describe la naturaleza del encargo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Identifica el tipo de encargo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Identificación de las normas aplicables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gramStart"/>
            <w:r w:rsidRPr="007C5293">
              <w:rPr>
                <w:sz w:val="21"/>
                <w:szCs w:val="21"/>
              </w:rPr>
              <w:t>No</w:t>
            </w:r>
            <w:proofErr w:type="gramEnd"/>
            <w:r w:rsidRPr="007C5293">
              <w:rPr>
                <w:sz w:val="21"/>
                <w:szCs w:val="21"/>
              </w:rPr>
              <w:t xml:space="preserve"> la </w:t>
            </w:r>
            <w:proofErr w:type="spellStart"/>
            <w:r w:rsidRPr="007C5293">
              <w:rPr>
                <w:sz w:val="21"/>
                <w:szCs w:val="21"/>
              </w:rPr>
              <w:t>menciona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Describe las normas aplicables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Identifica específicamente la norma aplicable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Grado de </w:t>
            </w:r>
            <w:proofErr w:type="spellStart"/>
            <w:r w:rsidRPr="007C5293">
              <w:rPr>
                <w:sz w:val="21"/>
                <w:szCs w:val="21"/>
              </w:rPr>
              <w:t>Seguridad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los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menciona</w:t>
            </w:r>
            <w:proofErr w:type="spellEnd"/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Describe los grados de seguridad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Identifica el grado de seguridad y tipo de opinión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7: </w:t>
            </w:r>
            <w:r w:rsidRPr="007C5293">
              <w:rPr>
                <w:sz w:val="21"/>
                <w:szCs w:val="21"/>
                <w:lang w:val="es-ES"/>
              </w:rPr>
              <w:t>Evaluación de la independencia de la firma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Hechos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No identifica los hechos relevantes.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Identifica los hechos del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Relaciona los hechos con las normas incumplidas.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Responsabilidad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determina</w:t>
            </w:r>
            <w:proofErr w:type="spellEnd"/>
            <w:r w:rsidRPr="007C5293">
              <w:rPr>
                <w:sz w:val="21"/>
                <w:szCs w:val="21"/>
              </w:rPr>
              <w:t xml:space="preserve"> la </w:t>
            </w:r>
            <w:proofErr w:type="spellStart"/>
            <w:r w:rsidRPr="007C5293">
              <w:rPr>
                <w:sz w:val="21"/>
                <w:szCs w:val="21"/>
              </w:rPr>
              <w:t>responsabilidad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Determina la responsabilidad ante clientes y terceros.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Distingue la responsabilidad profesional, civil y penal.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Salvaguardas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identifica</w:t>
            </w:r>
            <w:proofErr w:type="spellEnd"/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  <w:lang w:val="es-ES"/>
              </w:rPr>
              <w:t>Identifica</w:t>
            </w:r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salvaguardas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Propone medidas para mitigar el riesgo profesional.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8: </w:t>
            </w:r>
            <w:r w:rsidRPr="007C5293">
              <w:rPr>
                <w:sz w:val="21"/>
                <w:szCs w:val="21"/>
                <w:lang w:val="es-ES"/>
              </w:rPr>
              <w:t>Matriz de riesgo profesional para la aceptación de clientes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4%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Factores</w:t>
            </w:r>
            <w:proofErr w:type="spellEnd"/>
            <w:r w:rsidRPr="007C5293">
              <w:rPr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sz w:val="21"/>
                <w:szCs w:val="21"/>
              </w:rPr>
              <w:t>riesgo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Omite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factores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Identifica los factores de riesgo del cliente.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Pondera los factores según su efecto.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Evaluación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evalúa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el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riesgo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Evalúa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el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riesgo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profesional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Fundamenta la decisión de aceptar o rechazar.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Ética</w:t>
            </w:r>
            <w:proofErr w:type="spellEnd"/>
            <w:r w:rsidRPr="007C5293">
              <w:rPr>
                <w:sz w:val="21"/>
                <w:szCs w:val="21"/>
              </w:rPr>
              <w:t xml:space="preserve"> e </w:t>
            </w:r>
            <w:proofErr w:type="spellStart"/>
            <w:r w:rsidRPr="007C5293">
              <w:rPr>
                <w:sz w:val="21"/>
                <w:szCs w:val="21"/>
              </w:rPr>
              <w:t>independencia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gramStart"/>
            <w:r w:rsidRPr="007C5293">
              <w:rPr>
                <w:sz w:val="21"/>
                <w:szCs w:val="21"/>
              </w:rPr>
              <w:t>No</w:t>
            </w:r>
            <w:proofErr w:type="gramEnd"/>
            <w:r w:rsidRPr="007C5293">
              <w:rPr>
                <w:sz w:val="21"/>
                <w:szCs w:val="21"/>
              </w:rPr>
              <w:t xml:space="preserve"> las </w:t>
            </w:r>
            <w:proofErr w:type="spellStart"/>
            <w:r w:rsidRPr="007C5293">
              <w:rPr>
                <w:sz w:val="21"/>
                <w:szCs w:val="21"/>
              </w:rPr>
              <w:t>considera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Considera los requerimientos de ética e independencia.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Identifica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amenazas</w:t>
            </w:r>
            <w:proofErr w:type="spellEnd"/>
            <w:r w:rsidRPr="007C5293">
              <w:rPr>
                <w:sz w:val="21"/>
                <w:szCs w:val="21"/>
              </w:rPr>
              <w:t xml:space="preserve"> y </w:t>
            </w:r>
            <w:proofErr w:type="spellStart"/>
            <w:r w:rsidRPr="007C5293">
              <w:rPr>
                <w:sz w:val="21"/>
                <w:szCs w:val="21"/>
              </w:rPr>
              <w:t>salvaguardas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9: </w:t>
            </w:r>
            <w:r w:rsidRPr="007C5293">
              <w:rPr>
                <w:sz w:val="21"/>
                <w:szCs w:val="21"/>
                <w:lang w:val="es-ES"/>
              </w:rPr>
              <w:t>Práctico de los componentes del riesgo de auditoría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Componentes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Confunde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los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componentes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Distingue el riesgo inherente, de control y de detección.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Explica su naturaleza en cada caso.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Interrelación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relaciona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los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componentes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Determina el riesgo de detección aceptable.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Explica el efecto en la extensión de las pruebas.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>Desarrollo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El </w:t>
            </w:r>
            <w:proofErr w:type="spellStart"/>
            <w:r w:rsidRPr="007C5293">
              <w:rPr>
                <w:sz w:val="21"/>
                <w:szCs w:val="21"/>
              </w:rPr>
              <w:t>práctico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está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incompleto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Resuelve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todo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el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práctico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El desarrollo es ordenado y fundamentado.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10: </w:t>
            </w:r>
            <w:r w:rsidRPr="007C5293">
              <w:rPr>
                <w:sz w:val="21"/>
                <w:szCs w:val="21"/>
                <w:lang w:val="es-ES"/>
              </w:rPr>
              <w:t>Esquema del proceso de auditoría basado en riesgos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Fases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Omite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fases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Presenta las fases del proceso.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Relaciona cada fase con su norma.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Beneficios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los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identifica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Identifica los beneficios del enfoque.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Los contrasta con el enfoque tradicional.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Exposición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expone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el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esquema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Expone el esquema en equipo.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Responde con fundamento las preguntas.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11: </w:t>
            </w:r>
            <w:r w:rsidRPr="007C5293">
              <w:rPr>
                <w:sz w:val="21"/>
                <w:szCs w:val="21"/>
                <w:lang w:val="es-ES"/>
              </w:rPr>
              <w:t>Cuadro de aseveraciones y riesgos de un rubro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Aseveraciones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Confunde</w:t>
            </w:r>
            <w:proofErr w:type="spellEnd"/>
            <w:r w:rsidRPr="007C5293">
              <w:rPr>
                <w:sz w:val="21"/>
                <w:szCs w:val="21"/>
              </w:rPr>
              <w:t xml:space="preserve"> las </w:t>
            </w:r>
            <w:proofErr w:type="spellStart"/>
            <w:r w:rsidRPr="007C5293">
              <w:rPr>
                <w:sz w:val="21"/>
                <w:szCs w:val="21"/>
              </w:rPr>
              <w:t>aseveraciones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Identifica las aseveraciones del rubro.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Distingue las de transacciones y las de saldos.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Riesgos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asocia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riesgos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Asocia los riesgos a cada aseveración.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Prioriza los riesgos según su magnitud.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>Respuesta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propone </w:t>
            </w:r>
            <w:proofErr w:type="spellStart"/>
            <w:r w:rsidRPr="007C5293">
              <w:rPr>
                <w:sz w:val="21"/>
                <w:szCs w:val="21"/>
              </w:rPr>
              <w:t>respuesta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Propone la respuesta del auditor.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La respuesta es específica para cada riesgo.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12: </w:t>
            </w:r>
            <w:r w:rsidRPr="007C5293">
              <w:rPr>
                <w:sz w:val="21"/>
                <w:szCs w:val="21"/>
                <w:lang w:val="es-ES"/>
              </w:rPr>
              <w:t>Cuadro del enfoque para entidades menos complejas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2%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Características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gramStart"/>
            <w:r w:rsidRPr="007C5293">
              <w:rPr>
                <w:sz w:val="21"/>
                <w:szCs w:val="21"/>
              </w:rPr>
              <w:t>No</w:t>
            </w:r>
            <w:proofErr w:type="gramEnd"/>
            <w:r w:rsidRPr="007C5293">
              <w:rPr>
                <w:sz w:val="21"/>
                <w:szCs w:val="21"/>
              </w:rPr>
              <w:t xml:space="preserve"> las distingue.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Distingue las características de una entidad menos compleja.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Fundamenta la aplicabilidad de la norma específica.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Diferencias</w:t>
            </w:r>
            <w:proofErr w:type="spellEnd"/>
            <w:r w:rsidRPr="007C5293">
              <w:rPr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sz w:val="21"/>
                <w:szCs w:val="21"/>
              </w:rPr>
              <w:t>enfoque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Presenta </w:t>
            </w:r>
            <w:proofErr w:type="spellStart"/>
            <w:r w:rsidRPr="007C5293">
              <w:rPr>
                <w:sz w:val="21"/>
                <w:szCs w:val="21"/>
              </w:rPr>
              <w:t>diferencias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imprecisas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Presenta las diferencias de enfoque.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Explica su efecto en la documentación.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Trabajo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en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equipo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La </w:t>
            </w:r>
            <w:proofErr w:type="spellStart"/>
            <w:r w:rsidRPr="007C5293">
              <w:rPr>
                <w:sz w:val="21"/>
                <w:szCs w:val="21"/>
              </w:rPr>
              <w:t>participación</w:t>
            </w:r>
            <w:proofErr w:type="spellEnd"/>
            <w:r w:rsidRPr="007C5293">
              <w:rPr>
                <w:sz w:val="21"/>
                <w:szCs w:val="21"/>
              </w:rPr>
              <w:t xml:space="preserve"> es </w:t>
            </w:r>
            <w:proofErr w:type="spellStart"/>
            <w:r w:rsidRPr="007C5293">
              <w:rPr>
                <w:sz w:val="21"/>
                <w:szCs w:val="21"/>
              </w:rPr>
              <w:t>desigual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Todos </w:t>
            </w:r>
            <w:proofErr w:type="spellStart"/>
            <w:r w:rsidRPr="007C5293">
              <w:rPr>
                <w:sz w:val="21"/>
                <w:szCs w:val="21"/>
              </w:rPr>
              <w:t>los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integrantes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participan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El equipo resuelve los casos dudosos con argumentos técnicos.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13: </w:t>
            </w:r>
            <w:r w:rsidRPr="007C5293">
              <w:rPr>
                <w:sz w:val="21"/>
                <w:szCs w:val="21"/>
                <w:lang w:val="es-ES"/>
              </w:rPr>
              <w:t>Papeles de trabajo de aceptación y entendimiento de la entidad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9%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Aceptación</w:t>
            </w:r>
            <w:proofErr w:type="spellEnd"/>
            <w:r w:rsidRPr="007C5293">
              <w:rPr>
                <w:sz w:val="21"/>
                <w:szCs w:val="21"/>
              </w:rPr>
              <w:t xml:space="preserve"> del </w:t>
            </w:r>
            <w:proofErr w:type="spellStart"/>
            <w:r w:rsidRPr="007C5293">
              <w:rPr>
                <w:sz w:val="21"/>
                <w:szCs w:val="21"/>
              </w:rPr>
              <w:t>encargo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Omite la evaluación del cliente.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Evalúa el cliente, la independencia y la carta de compromiso.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Documenta la decisión con su fundamento.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Entendimiento</w:t>
            </w:r>
            <w:proofErr w:type="spellEnd"/>
            <w:r w:rsidRPr="007C5293">
              <w:rPr>
                <w:sz w:val="21"/>
                <w:szCs w:val="21"/>
              </w:rPr>
              <w:t xml:space="preserve"> de la </w:t>
            </w:r>
            <w:proofErr w:type="spellStart"/>
            <w:r w:rsidRPr="007C5293">
              <w:rPr>
                <w:sz w:val="21"/>
                <w:szCs w:val="21"/>
              </w:rPr>
              <w:t>entidad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El </w:t>
            </w:r>
            <w:proofErr w:type="spellStart"/>
            <w:r w:rsidRPr="007C5293">
              <w:rPr>
                <w:sz w:val="21"/>
                <w:szCs w:val="21"/>
              </w:rPr>
              <w:t>entendimiento</w:t>
            </w:r>
            <w:proofErr w:type="spellEnd"/>
            <w:r w:rsidRPr="007C5293">
              <w:rPr>
                <w:sz w:val="21"/>
                <w:szCs w:val="21"/>
              </w:rPr>
              <w:t xml:space="preserve"> es superficial.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Aplica el anexo 1 de la NIA 315.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Relaciona el entendimiento con los riesgos identificados.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Documentación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Los papeles no están referenciados.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Los </w:t>
            </w:r>
            <w:proofErr w:type="spellStart"/>
            <w:r w:rsidRPr="007C5293">
              <w:rPr>
                <w:sz w:val="21"/>
                <w:szCs w:val="21"/>
              </w:rPr>
              <w:t>papeles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están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referenciados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Los papeles cumplen la forma y el contenido exigidos.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14: </w:t>
            </w:r>
            <w:r w:rsidRPr="007C5293">
              <w:rPr>
                <w:sz w:val="21"/>
                <w:szCs w:val="21"/>
                <w:lang w:val="es-ES"/>
              </w:rPr>
              <w:t>Flujograma y matriz de riesgos y controles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9%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Flujograma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El </w:t>
            </w:r>
            <w:proofErr w:type="spellStart"/>
            <w:r w:rsidRPr="007C5293">
              <w:rPr>
                <w:sz w:val="21"/>
                <w:szCs w:val="21"/>
              </w:rPr>
              <w:t>flujograma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omite</w:t>
            </w:r>
            <w:proofErr w:type="spellEnd"/>
            <w:r w:rsidRPr="007C5293">
              <w:rPr>
                <w:sz w:val="21"/>
                <w:szCs w:val="21"/>
              </w:rPr>
              <w:t xml:space="preserve"> pasos.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Representa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el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proceso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completo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Identifica la información preparada por la entidad.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Riesgos</w:t>
            </w:r>
            <w:proofErr w:type="spellEnd"/>
            <w:r w:rsidRPr="007C5293">
              <w:rPr>
                <w:sz w:val="21"/>
                <w:szCs w:val="21"/>
              </w:rPr>
              <w:t xml:space="preserve"> y </w:t>
            </w:r>
            <w:proofErr w:type="spellStart"/>
            <w:r w:rsidRPr="007C5293">
              <w:rPr>
                <w:sz w:val="21"/>
                <w:szCs w:val="21"/>
              </w:rPr>
              <w:t>controles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No asocia controles a los riesgos.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Asocia los controles a cada riesgo.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Distingue controles manuales, automatizados y generales de TI.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Diseño</w:t>
            </w:r>
            <w:proofErr w:type="spellEnd"/>
            <w:r w:rsidRPr="007C5293">
              <w:rPr>
                <w:sz w:val="21"/>
                <w:szCs w:val="21"/>
              </w:rPr>
              <w:t xml:space="preserve"> e </w:t>
            </w:r>
            <w:proofErr w:type="spellStart"/>
            <w:r w:rsidRPr="007C5293">
              <w:rPr>
                <w:sz w:val="21"/>
                <w:szCs w:val="21"/>
              </w:rPr>
              <w:t>implementación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evalúa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el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diseño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Evalúa el diseño y la implementación con la prueba de recorrido.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Clasifica</w:t>
            </w:r>
            <w:proofErr w:type="spellEnd"/>
            <w:r w:rsidRPr="007C5293">
              <w:rPr>
                <w:sz w:val="21"/>
                <w:szCs w:val="21"/>
              </w:rPr>
              <w:t xml:space="preserve"> las </w:t>
            </w:r>
            <w:proofErr w:type="spellStart"/>
            <w:r w:rsidRPr="007C5293">
              <w:rPr>
                <w:sz w:val="21"/>
                <w:szCs w:val="21"/>
              </w:rPr>
              <w:t>deficiencias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detectadas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15: </w:t>
            </w:r>
            <w:r w:rsidRPr="007C5293">
              <w:rPr>
                <w:sz w:val="21"/>
                <w:szCs w:val="21"/>
                <w:lang w:val="es-ES"/>
              </w:rPr>
              <w:t>Cálculo de materialidad y procedimientos analíticos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9%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Base y </w:t>
            </w:r>
            <w:proofErr w:type="spellStart"/>
            <w:r w:rsidRPr="007C5293">
              <w:rPr>
                <w:sz w:val="21"/>
                <w:szCs w:val="21"/>
              </w:rPr>
              <w:t>porcentaje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La base es </w:t>
            </w:r>
            <w:proofErr w:type="spellStart"/>
            <w:r w:rsidRPr="007C5293">
              <w:rPr>
                <w:sz w:val="21"/>
                <w:szCs w:val="21"/>
              </w:rPr>
              <w:t>inadecuada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Selecciona una base y un porcentaje adecuados.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Justifica la base según los usuarios.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Niveles</w:t>
            </w:r>
            <w:proofErr w:type="spellEnd"/>
            <w:r w:rsidRPr="007C5293">
              <w:rPr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sz w:val="21"/>
                <w:szCs w:val="21"/>
              </w:rPr>
              <w:t>materialidad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Omite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niveles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Calcula la materialidad, la de desempeño y el límite de acumulación.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Determina materialidades específicas cuando corresponde.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Procedimientos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analíticos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identifica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variaciones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Aplica el análisis vertical, horizontal y de ratios.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Relaciona las variaciones con los riesgos.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Producto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16: </w:t>
            </w:r>
            <w:proofErr w:type="spellStart"/>
            <w:r w:rsidRPr="007C5293">
              <w:rPr>
                <w:sz w:val="21"/>
                <w:szCs w:val="21"/>
              </w:rPr>
              <w:t>Memorando</w:t>
            </w:r>
            <w:proofErr w:type="spellEnd"/>
            <w:r w:rsidRPr="007C5293">
              <w:rPr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sz w:val="21"/>
                <w:szCs w:val="21"/>
              </w:rPr>
              <w:t>planificación</w:t>
            </w:r>
            <w:proofErr w:type="spellEnd"/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9%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Valoración</w:t>
            </w:r>
            <w:proofErr w:type="spellEnd"/>
            <w:r w:rsidRPr="007C5293">
              <w:rPr>
                <w:sz w:val="21"/>
                <w:szCs w:val="21"/>
              </w:rPr>
              <w:t xml:space="preserve"> del </w:t>
            </w:r>
            <w:proofErr w:type="spellStart"/>
            <w:r w:rsidRPr="007C5293">
              <w:rPr>
                <w:sz w:val="21"/>
                <w:szCs w:val="21"/>
              </w:rPr>
              <w:t>riesgo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resume las </w:t>
            </w:r>
            <w:proofErr w:type="spellStart"/>
            <w:r w:rsidRPr="007C5293">
              <w:rPr>
                <w:sz w:val="21"/>
                <w:szCs w:val="21"/>
              </w:rPr>
              <w:t>valoraciones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Resume la valoración del riesgo por aseveración.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Identifica los riesgos significativos y su respuesta.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Enfoque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planificado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define </w:t>
            </w:r>
            <w:proofErr w:type="spellStart"/>
            <w:r w:rsidRPr="007C5293">
              <w:rPr>
                <w:sz w:val="21"/>
                <w:szCs w:val="21"/>
              </w:rPr>
              <w:t>el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enfoque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Define el enfoque de auditoría planificado.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Justifica el enfoque por cada rubro.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Sustentación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sustenta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el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memorando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Sustenta el memorando ante el curso.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Responde</w:t>
            </w:r>
            <w:proofErr w:type="spellEnd"/>
            <w:r w:rsidRPr="007C5293">
              <w:rPr>
                <w:sz w:val="21"/>
                <w:szCs w:val="21"/>
              </w:rPr>
              <w:t xml:space="preserve"> con </w:t>
            </w:r>
            <w:proofErr w:type="spellStart"/>
            <w:r w:rsidRPr="007C5293">
              <w:rPr>
                <w:sz w:val="21"/>
                <w:szCs w:val="21"/>
              </w:rPr>
              <w:t>fundamento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normativo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17: </w:t>
            </w:r>
            <w:r w:rsidRPr="007C5293">
              <w:rPr>
                <w:sz w:val="21"/>
                <w:szCs w:val="21"/>
                <w:lang w:val="es-ES"/>
              </w:rPr>
              <w:t>Programa de auditoría de un rubro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Vinculación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Los procedimientos no responden a los riesgos.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Vincula riesgos, aseveraciones y procedimientos.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Incluye un elemento de imprevisibilidad.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Procedimientos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Omite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procedimientos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Diseña pruebas de controles y sustantivas.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Define la naturaleza, oportunidad y extensión.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El </w:t>
            </w:r>
            <w:proofErr w:type="spellStart"/>
            <w:r w:rsidRPr="007C5293">
              <w:rPr>
                <w:sz w:val="21"/>
                <w:szCs w:val="21"/>
              </w:rPr>
              <w:t>programa</w:t>
            </w:r>
            <w:proofErr w:type="spellEnd"/>
            <w:r w:rsidRPr="007C5293">
              <w:rPr>
                <w:sz w:val="21"/>
                <w:szCs w:val="21"/>
              </w:rPr>
              <w:t xml:space="preserve"> es </w:t>
            </w:r>
            <w:proofErr w:type="spellStart"/>
            <w:r w:rsidRPr="007C5293">
              <w:rPr>
                <w:sz w:val="21"/>
                <w:szCs w:val="21"/>
              </w:rPr>
              <w:t>desordenado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El </w:t>
            </w:r>
            <w:proofErr w:type="spellStart"/>
            <w:r w:rsidRPr="007C5293">
              <w:rPr>
                <w:sz w:val="21"/>
                <w:szCs w:val="21"/>
              </w:rPr>
              <w:t>programa</w:t>
            </w:r>
            <w:proofErr w:type="spellEnd"/>
            <w:r w:rsidRPr="007C5293">
              <w:rPr>
                <w:sz w:val="21"/>
                <w:szCs w:val="21"/>
              </w:rPr>
              <w:t xml:space="preserve"> es claro.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El programa está referenciado a los papeles de trabajo.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18: </w:t>
            </w:r>
            <w:r w:rsidRPr="007C5293">
              <w:rPr>
                <w:sz w:val="21"/>
                <w:szCs w:val="21"/>
                <w:lang w:val="es-ES"/>
              </w:rPr>
              <w:t>Papeles de pruebas de controles y pruebas analíticas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Pruebas</w:t>
            </w:r>
            <w:proofErr w:type="spellEnd"/>
            <w:r w:rsidRPr="007C5293">
              <w:rPr>
                <w:sz w:val="21"/>
                <w:szCs w:val="21"/>
              </w:rPr>
              <w:t xml:space="preserve"> de </w:t>
            </w:r>
            <w:proofErr w:type="spellStart"/>
            <w:r w:rsidRPr="007C5293">
              <w:rPr>
                <w:sz w:val="21"/>
                <w:szCs w:val="21"/>
              </w:rPr>
              <w:t>controles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documenta</w:t>
            </w:r>
            <w:proofErr w:type="spellEnd"/>
            <w:r w:rsidRPr="007C5293">
              <w:rPr>
                <w:sz w:val="21"/>
                <w:szCs w:val="21"/>
              </w:rPr>
              <w:t xml:space="preserve"> las </w:t>
            </w:r>
            <w:proofErr w:type="spellStart"/>
            <w:r w:rsidRPr="007C5293">
              <w:rPr>
                <w:sz w:val="21"/>
                <w:szCs w:val="21"/>
              </w:rPr>
              <w:t>pruebas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Ejecuta y documenta las pruebas de controles.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Concluye sobre la eficacia operativa.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Procedimientos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analíticos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define la </w:t>
            </w:r>
            <w:proofErr w:type="spellStart"/>
            <w:r w:rsidRPr="007C5293">
              <w:rPr>
                <w:sz w:val="21"/>
                <w:szCs w:val="21"/>
              </w:rPr>
              <w:t>expectativa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Define la expectativa y compara con los registros.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Investiga</w:t>
            </w:r>
            <w:proofErr w:type="spellEnd"/>
            <w:r w:rsidRPr="007C5293">
              <w:rPr>
                <w:sz w:val="21"/>
                <w:szCs w:val="21"/>
              </w:rPr>
              <w:t xml:space="preserve"> las </w:t>
            </w:r>
            <w:proofErr w:type="spellStart"/>
            <w:r w:rsidRPr="007C5293">
              <w:rPr>
                <w:sz w:val="21"/>
                <w:szCs w:val="21"/>
              </w:rPr>
              <w:t>diferencias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significativas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Datos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verifica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los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datos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Verifica la integridad y exactitud de los datos.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Documenta el origen de los datos utilizados.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19: </w:t>
            </w:r>
            <w:r w:rsidRPr="007C5293">
              <w:rPr>
                <w:sz w:val="21"/>
                <w:szCs w:val="21"/>
                <w:lang w:val="es-ES"/>
              </w:rPr>
              <w:t>Cédula de muestreo y proyección de incorrecciones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Tamaño</w:t>
            </w:r>
            <w:proofErr w:type="spellEnd"/>
            <w:r w:rsidRPr="007C5293">
              <w:rPr>
                <w:sz w:val="21"/>
                <w:szCs w:val="21"/>
              </w:rPr>
              <w:t xml:space="preserve"> de la </w:t>
            </w:r>
            <w:proofErr w:type="spellStart"/>
            <w:r w:rsidRPr="007C5293">
              <w:rPr>
                <w:sz w:val="21"/>
                <w:szCs w:val="21"/>
              </w:rPr>
              <w:t>muestra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El </w:t>
            </w:r>
            <w:proofErr w:type="spellStart"/>
            <w:r w:rsidRPr="007C5293">
              <w:rPr>
                <w:sz w:val="21"/>
                <w:szCs w:val="21"/>
              </w:rPr>
              <w:t>tamaño</w:t>
            </w:r>
            <w:proofErr w:type="spellEnd"/>
            <w:r w:rsidRPr="007C5293">
              <w:rPr>
                <w:sz w:val="21"/>
                <w:szCs w:val="21"/>
              </w:rPr>
              <w:t xml:space="preserve"> es </w:t>
            </w:r>
            <w:proofErr w:type="spellStart"/>
            <w:r w:rsidRPr="007C5293">
              <w:rPr>
                <w:sz w:val="21"/>
                <w:szCs w:val="21"/>
              </w:rPr>
              <w:t>arbitrario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Determina el tamaño con un método estadístico.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Justifica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los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parámetros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utilizados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Selección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La selección no es aleatoria.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Selecciona la muestra con herramientas informáticas.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Documenta el criterio de selección.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Proyección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proyecta</w:t>
            </w:r>
            <w:proofErr w:type="spellEnd"/>
            <w:r w:rsidRPr="007C5293">
              <w:rPr>
                <w:sz w:val="21"/>
                <w:szCs w:val="21"/>
              </w:rPr>
              <w:t xml:space="preserve"> las </w:t>
            </w:r>
            <w:proofErr w:type="spellStart"/>
            <w:r w:rsidRPr="007C5293">
              <w:rPr>
                <w:sz w:val="21"/>
                <w:szCs w:val="21"/>
              </w:rPr>
              <w:t>incorrecciones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Proyecta las incorrecciones a la población.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Evalúa el resultado frente a la materialidad.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20: </w:t>
            </w:r>
            <w:r w:rsidRPr="007C5293">
              <w:rPr>
                <w:sz w:val="21"/>
                <w:szCs w:val="21"/>
                <w:lang w:val="es-ES"/>
              </w:rPr>
              <w:t>Archivo de papeles de trabajo y carta de representaciones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Organización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El </w:t>
            </w:r>
            <w:proofErr w:type="spellStart"/>
            <w:r w:rsidRPr="007C5293">
              <w:rPr>
                <w:sz w:val="21"/>
                <w:szCs w:val="21"/>
              </w:rPr>
              <w:t>archivo</w:t>
            </w:r>
            <w:proofErr w:type="spellEnd"/>
            <w:r w:rsidRPr="007C5293">
              <w:rPr>
                <w:sz w:val="21"/>
                <w:szCs w:val="21"/>
              </w:rPr>
              <w:t xml:space="preserve"> es </w:t>
            </w:r>
            <w:proofErr w:type="spellStart"/>
            <w:r w:rsidRPr="007C5293">
              <w:rPr>
                <w:sz w:val="21"/>
                <w:szCs w:val="21"/>
              </w:rPr>
              <w:t>desordenado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El archivo está organizado y referenciado.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El archivo permite a un auditor experimentado entender el trabajo.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Carta de </w:t>
            </w:r>
            <w:proofErr w:type="spellStart"/>
            <w:r w:rsidRPr="007C5293">
              <w:rPr>
                <w:sz w:val="21"/>
                <w:szCs w:val="21"/>
              </w:rPr>
              <w:t>representaciones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Omite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representaciones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Incluye</w:t>
            </w:r>
            <w:proofErr w:type="spellEnd"/>
            <w:r w:rsidRPr="007C5293">
              <w:rPr>
                <w:sz w:val="21"/>
                <w:szCs w:val="21"/>
              </w:rPr>
              <w:t xml:space="preserve"> las </w:t>
            </w:r>
            <w:proofErr w:type="spellStart"/>
            <w:r w:rsidRPr="007C5293">
              <w:rPr>
                <w:sz w:val="21"/>
                <w:szCs w:val="21"/>
              </w:rPr>
              <w:t>representaciones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requeridas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Adapta las representaciones al caso.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Conservación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considera</w:t>
            </w:r>
            <w:proofErr w:type="spellEnd"/>
            <w:r w:rsidRPr="007C5293">
              <w:rPr>
                <w:sz w:val="21"/>
                <w:szCs w:val="21"/>
              </w:rPr>
              <w:t xml:space="preserve"> la </w:t>
            </w:r>
            <w:proofErr w:type="spellStart"/>
            <w:r w:rsidRPr="007C5293">
              <w:rPr>
                <w:sz w:val="21"/>
                <w:szCs w:val="21"/>
              </w:rPr>
              <w:t>conservación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Aplica las reglas de terminación del archivo.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Aplica controles de acceso y trazabilidad.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21: </w:t>
            </w:r>
            <w:r w:rsidRPr="007C5293">
              <w:rPr>
                <w:sz w:val="21"/>
                <w:szCs w:val="21"/>
                <w:lang w:val="es-ES"/>
              </w:rPr>
              <w:t>Resumen de incorrecciones y evaluación de la evidencia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Incorrecciones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Omite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incorrecciones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Resume las </w:t>
            </w:r>
            <w:proofErr w:type="spellStart"/>
            <w:r w:rsidRPr="007C5293">
              <w:rPr>
                <w:sz w:val="21"/>
                <w:szCs w:val="21"/>
              </w:rPr>
              <w:t>incorrecciones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detectadas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Distingue las corregidas de las no corregidas.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Efecto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evalúa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el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efecto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Evalúa el efecto frente a la materialidad.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Considera el efecto en la opinión.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Suficiencia</w:t>
            </w:r>
            <w:proofErr w:type="spellEnd"/>
            <w:r w:rsidRPr="007C5293">
              <w:rPr>
                <w:sz w:val="21"/>
                <w:szCs w:val="21"/>
              </w:rPr>
              <w:t xml:space="preserve"> de la </w:t>
            </w:r>
            <w:proofErr w:type="spellStart"/>
            <w:r w:rsidRPr="007C5293">
              <w:rPr>
                <w:sz w:val="21"/>
                <w:szCs w:val="21"/>
              </w:rPr>
              <w:t>evidencia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concluye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Concluye sobre la suficiencia de la evidencia.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Reevalúa la materialidad y los riesgos.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 xml:space="preserve">Producto 22: </w:t>
            </w:r>
            <w:r w:rsidRPr="007C5293">
              <w:rPr>
                <w:sz w:val="21"/>
                <w:szCs w:val="21"/>
                <w:lang w:val="es-ES"/>
              </w:rPr>
              <w:t>Comunicación a los responsables del gobierno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Contenido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Omite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cuestiones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exigidas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Incluye las cuestiones que se deben comunicar.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Incluye la independencia y las deficiencias significativas.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Claridad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La </w:t>
            </w:r>
            <w:proofErr w:type="spellStart"/>
            <w:r w:rsidRPr="007C5293">
              <w:rPr>
                <w:sz w:val="21"/>
                <w:szCs w:val="21"/>
              </w:rPr>
              <w:t>comunicación</w:t>
            </w:r>
            <w:proofErr w:type="spellEnd"/>
            <w:r w:rsidRPr="007C5293">
              <w:rPr>
                <w:sz w:val="21"/>
                <w:szCs w:val="21"/>
              </w:rPr>
              <w:t xml:space="preserve"> es </w:t>
            </w:r>
            <w:proofErr w:type="spellStart"/>
            <w:r w:rsidRPr="007C5293">
              <w:rPr>
                <w:sz w:val="21"/>
                <w:szCs w:val="21"/>
              </w:rPr>
              <w:t>confusa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La </w:t>
            </w:r>
            <w:proofErr w:type="spellStart"/>
            <w:r w:rsidRPr="007C5293">
              <w:rPr>
                <w:sz w:val="21"/>
                <w:szCs w:val="21"/>
              </w:rPr>
              <w:t>comunicación</w:t>
            </w:r>
            <w:proofErr w:type="spellEnd"/>
            <w:r w:rsidRPr="007C5293">
              <w:rPr>
                <w:sz w:val="21"/>
                <w:szCs w:val="21"/>
              </w:rPr>
              <w:t xml:space="preserve"> es </w:t>
            </w:r>
            <w:proofErr w:type="spellStart"/>
            <w:r w:rsidRPr="007C5293">
              <w:rPr>
                <w:sz w:val="21"/>
                <w:szCs w:val="21"/>
              </w:rPr>
              <w:t>clara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La comunicación es precisa y oportuna.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Simulacro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participa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Participa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en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el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simulacro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Responde con fundamento las preguntas del gobierno.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>Producto 23:</w:t>
            </w:r>
            <w:r w:rsidRPr="007C5293">
              <w:rPr>
                <w:i/>
                <w:iCs/>
                <w:sz w:val="21"/>
                <w:szCs w:val="21"/>
                <w:lang w:val="es-ES"/>
              </w:rPr>
              <w:t xml:space="preserve"> Formación de opinión y el </w:t>
            </w:r>
            <w:r w:rsidRPr="007C5293">
              <w:rPr>
                <w:sz w:val="21"/>
                <w:szCs w:val="21"/>
                <w:lang w:val="es-ES"/>
              </w:rPr>
              <w:t>Informe del auditor independiente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Tipo de </w:t>
            </w:r>
            <w:proofErr w:type="spellStart"/>
            <w:r w:rsidRPr="007C5293">
              <w:rPr>
                <w:sz w:val="21"/>
                <w:szCs w:val="21"/>
              </w:rPr>
              <w:t>opinión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La opinión no corresponde al caso.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Emite la opinión que corresponde.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Fundamenta la opinión en la evidencia.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Estructura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El </w:t>
            </w:r>
            <w:proofErr w:type="spellStart"/>
            <w:r w:rsidRPr="007C5293">
              <w:rPr>
                <w:sz w:val="21"/>
                <w:szCs w:val="21"/>
              </w:rPr>
              <w:t>informe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omite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secciones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El informe tiene la estructura requerida.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Incluye párrafos de énfasis u otras cuestiones cuando corresponde.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Redacción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La </w:t>
            </w:r>
            <w:proofErr w:type="spellStart"/>
            <w:r w:rsidRPr="007C5293">
              <w:rPr>
                <w:sz w:val="21"/>
                <w:szCs w:val="21"/>
              </w:rPr>
              <w:t>redacción</w:t>
            </w:r>
            <w:proofErr w:type="spellEnd"/>
            <w:r w:rsidRPr="007C5293">
              <w:rPr>
                <w:sz w:val="21"/>
                <w:szCs w:val="21"/>
              </w:rPr>
              <w:t xml:space="preserve"> es </w:t>
            </w:r>
            <w:proofErr w:type="spellStart"/>
            <w:r w:rsidRPr="007C5293">
              <w:rPr>
                <w:sz w:val="21"/>
                <w:szCs w:val="21"/>
              </w:rPr>
              <w:t>imprecisa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La </w:t>
            </w:r>
            <w:proofErr w:type="spellStart"/>
            <w:r w:rsidRPr="007C5293">
              <w:rPr>
                <w:sz w:val="21"/>
                <w:szCs w:val="21"/>
              </w:rPr>
              <w:t>redacción</w:t>
            </w:r>
            <w:proofErr w:type="spellEnd"/>
            <w:r w:rsidRPr="007C5293">
              <w:rPr>
                <w:sz w:val="21"/>
                <w:szCs w:val="21"/>
              </w:rPr>
              <w:t xml:space="preserve"> es </w:t>
            </w:r>
            <w:proofErr w:type="spellStart"/>
            <w:r w:rsidRPr="007C5293">
              <w:rPr>
                <w:sz w:val="21"/>
                <w:szCs w:val="21"/>
              </w:rPr>
              <w:t>clara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La redacción es técnica y precisa.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Producto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24: </w:t>
            </w:r>
            <w:r w:rsidRPr="007C5293">
              <w:rPr>
                <w:sz w:val="21"/>
                <w:szCs w:val="21"/>
              </w:rPr>
              <w:t xml:space="preserve">Carta de </w:t>
            </w:r>
            <w:proofErr w:type="spellStart"/>
            <w:r w:rsidRPr="007C5293">
              <w:rPr>
                <w:sz w:val="21"/>
                <w:szCs w:val="21"/>
              </w:rPr>
              <w:t>recomendaciones</w:t>
            </w:r>
            <w:proofErr w:type="spellEnd"/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3%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Insuficiente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Suficiente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proofErr w:type="spellStart"/>
            <w:r w:rsidRPr="007C5293">
              <w:rPr>
                <w:b/>
                <w:bCs/>
                <w:i/>
                <w:iCs/>
                <w:sz w:val="21"/>
                <w:szCs w:val="21"/>
              </w:rPr>
              <w:t>Destacado</w:t>
            </w:r>
            <w:proofErr w:type="spellEnd"/>
            <w:r w:rsidRPr="007C5293">
              <w:rPr>
                <w:b/>
                <w:bCs/>
                <w:i/>
                <w:iCs/>
                <w:sz w:val="21"/>
                <w:szCs w:val="21"/>
              </w:rPr>
              <w:t xml:space="preserve"> (81–100)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/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Observaciones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Las </w:t>
            </w:r>
            <w:proofErr w:type="spellStart"/>
            <w:r w:rsidRPr="007C5293">
              <w:rPr>
                <w:sz w:val="21"/>
                <w:szCs w:val="21"/>
              </w:rPr>
              <w:t>observaciones</w:t>
            </w:r>
            <w:proofErr w:type="spellEnd"/>
            <w:r w:rsidRPr="007C5293">
              <w:rPr>
                <w:sz w:val="21"/>
                <w:szCs w:val="21"/>
              </w:rPr>
              <w:t xml:space="preserve"> son </w:t>
            </w:r>
            <w:proofErr w:type="spellStart"/>
            <w:r w:rsidRPr="007C5293">
              <w:rPr>
                <w:sz w:val="21"/>
                <w:szCs w:val="21"/>
              </w:rPr>
              <w:t>vagas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Redacta observaciones con condición, criterio, causa y efecto.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Prioriza las observaciones según su importancia.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proofErr w:type="spellStart"/>
            <w:r w:rsidRPr="007C5293">
              <w:rPr>
                <w:sz w:val="21"/>
                <w:szCs w:val="21"/>
              </w:rPr>
              <w:t>Recomendaciones</w:t>
            </w:r>
            <w:proofErr w:type="spellEnd"/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No </w:t>
            </w:r>
            <w:proofErr w:type="spellStart"/>
            <w:r w:rsidRPr="007C5293">
              <w:rPr>
                <w:sz w:val="21"/>
                <w:szCs w:val="21"/>
              </w:rPr>
              <w:t>recomienda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Recomienda acciones para cada observación.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Las recomendaciones son viables y medibles.</w:t>
            </w:r>
          </w:p>
        </w:tc>
      </w:tr>
      <w:tr w:rsidR="007C5293" w:rsidRPr="007C529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>Presentación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La carta es </w:t>
            </w:r>
            <w:proofErr w:type="spellStart"/>
            <w:r w:rsidRPr="007C5293">
              <w:rPr>
                <w:sz w:val="21"/>
                <w:szCs w:val="21"/>
              </w:rPr>
              <w:t>desordenada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</w:pPr>
            <w:r w:rsidRPr="007C5293">
              <w:rPr>
                <w:sz w:val="21"/>
                <w:szCs w:val="21"/>
              </w:rPr>
              <w:t xml:space="preserve">La carta es </w:t>
            </w:r>
            <w:proofErr w:type="spellStart"/>
            <w:r w:rsidRPr="007C5293">
              <w:rPr>
                <w:sz w:val="21"/>
                <w:szCs w:val="21"/>
              </w:rPr>
              <w:t>clara</w:t>
            </w:r>
            <w:proofErr w:type="spellEnd"/>
            <w:r w:rsidRPr="007C5293">
              <w:rPr>
                <w:sz w:val="21"/>
                <w:szCs w:val="21"/>
              </w:rPr>
              <w:t>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La carta tiene un formato profesional.</w:t>
            </w:r>
          </w:p>
        </w:tc>
      </w:tr>
      <w:tr w:rsidR="007C5293" w:rsidRPr="007C5293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C5293" w:rsidRPr="007C5293" w:rsidRDefault="007C5293" w:rsidP="007C5293">
            <w:pPr>
              <w:rPr>
                <w:lang w:val="es-ES"/>
              </w:rPr>
            </w:pPr>
          </w:p>
        </w:tc>
        <w:tc>
          <w:tcPr>
            <w:tcW w:w="664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7C5293" w:rsidRPr="007C5293" w:rsidRDefault="007C5293" w:rsidP="007C5293">
            <w:pPr>
              <w:spacing w:before="20" w:after="20"/>
              <w:jc w:val="center"/>
            </w:pPr>
            <w:r w:rsidRPr="007C5293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7C5293" w:rsidRPr="007C5293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t>Bibliografía básica: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Código de Comercio, Decreto Ley </w:t>
            </w:r>
            <w:proofErr w:type="spellStart"/>
            <w:r w:rsidRPr="007C5293">
              <w:rPr>
                <w:sz w:val="21"/>
                <w:szCs w:val="21"/>
                <w:lang w:val="es-ES"/>
              </w:rPr>
              <w:t>N°</w:t>
            </w:r>
            <w:proofErr w:type="spellEnd"/>
            <w:r w:rsidRPr="007C5293">
              <w:rPr>
                <w:sz w:val="21"/>
                <w:szCs w:val="21"/>
                <w:lang w:val="es-ES"/>
              </w:rPr>
              <w:t xml:space="preserve"> 14379, de 25 de febrero de 1977.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Código Tributario Boliviano, Ley </w:t>
            </w:r>
            <w:proofErr w:type="spellStart"/>
            <w:r w:rsidRPr="007C5293">
              <w:rPr>
                <w:sz w:val="21"/>
                <w:szCs w:val="21"/>
                <w:lang w:val="es-ES"/>
              </w:rPr>
              <w:t>N°</w:t>
            </w:r>
            <w:proofErr w:type="spellEnd"/>
            <w:r w:rsidRPr="007C5293">
              <w:rPr>
                <w:sz w:val="21"/>
                <w:szCs w:val="21"/>
                <w:lang w:val="es-ES"/>
              </w:rPr>
              <w:t xml:space="preserve"> 2492, de 2 de agosto de 2003.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</w:pPr>
            <w:r w:rsidRPr="007C5293">
              <w:rPr>
                <w:sz w:val="21"/>
                <w:szCs w:val="21"/>
                <w:lang w:val="es-ES"/>
              </w:rPr>
              <w:t xml:space="preserve">Colegio de Auditores o Contadores Públicos de Bolivia, CAUB – Consejo Técnico Nacional de Auditoría y Contabilidad, CTNAC (2025). </w:t>
            </w:r>
            <w:proofErr w:type="spellStart"/>
            <w:r w:rsidRPr="007C5293">
              <w:rPr>
                <w:i/>
                <w:iCs/>
                <w:sz w:val="21"/>
                <w:szCs w:val="21"/>
              </w:rPr>
              <w:t>Compendio</w:t>
            </w:r>
            <w:proofErr w:type="spellEnd"/>
            <w:r w:rsidRPr="007C5293">
              <w:rPr>
                <w:i/>
                <w:iCs/>
                <w:sz w:val="21"/>
                <w:szCs w:val="21"/>
              </w:rPr>
              <w:t xml:space="preserve"> de Normas de </w:t>
            </w:r>
            <w:proofErr w:type="spellStart"/>
            <w:r w:rsidRPr="007C5293">
              <w:rPr>
                <w:i/>
                <w:iCs/>
                <w:sz w:val="21"/>
                <w:szCs w:val="21"/>
              </w:rPr>
              <w:t>Contabilidad</w:t>
            </w:r>
            <w:proofErr w:type="spellEnd"/>
            <w:r w:rsidRPr="007C5293">
              <w:rPr>
                <w:i/>
                <w:iCs/>
                <w:sz w:val="21"/>
                <w:szCs w:val="21"/>
              </w:rPr>
              <w:t xml:space="preserve"> y </w:t>
            </w:r>
            <w:proofErr w:type="spellStart"/>
            <w:r w:rsidRPr="007C5293">
              <w:rPr>
                <w:i/>
                <w:iCs/>
                <w:sz w:val="21"/>
                <w:szCs w:val="21"/>
              </w:rPr>
              <w:t>Auditoría</w:t>
            </w:r>
            <w:proofErr w:type="spellEnd"/>
            <w:r w:rsidRPr="007C5293">
              <w:rPr>
                <w:sz w:val="21"/>
                <w:szCs w:val="21"/>
              </w:rPr>
              <w:t>. Santa Cruz.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  <w:rPr>
                <w:lang w:val="es-ES"/>
              </w:rPr>
            </w:pPr>
            <w:r w:rsidRPr="007C5293">
              <w:rPr>
                <w:sz w:val="21"/>
                <w:szCs w:val="21"/>
              </w:rPr>
              <w:t xml:space="preserve">Committee of Sponsoring Organizations of the Treadway Commission – </w:t>
            </w:r>
            <w:proofErr w:type="spellStart"/>
            <w:r w:rsidRPr="007C5293">
              <w:rPr>
                <w:sz w:val="21"/>
                <w:szCs w:val="21"/>
              </w:rPr>
              <w:t>PriceWaterhouseCoopers</w:t>
            </w:r>
            <w:proofErr w:type="spellEnd"/>
            <w:r w:rsidRPr="007C5293">
              <w:rPr>
                <w:sz w:val="21"/>
                <w:szCs w:val="21"/>
              </w:rPr>
              <w:t xml:space="preserve">; Instituto de </w:t>
            </w:r>
            <w:proofErr w:type="spellStart"/>
            <w:r w:rsidRPr="007C5293">
              <w:rPr>
                <w:sz w:val="21"/>
                <w:szCs w:val="21"/>
              </w:rPr>
              <w:t>Auditores</w:t>
            </w:r>
            <w:proofErr w:type="spellEnd"/>
            <w:r w:rsidRPr="007C5293">
              <w:rPr>
                <w:sz w:val="21"/>
                <w:szCs w:val="21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</w:rPr>
              <w:t>Internos</w:t>
            </w:r>
            <w:proofErr w:type="spellEnd"/>
            <w:r w:rsidRPr="007C5293">
              <w:rPr>
                <w:sz w:val="21"/>
                <w:szCs w:val="21"/>
              </w:rPr>
              <w:t xml:space="preserve"> (2013). </w:t>
            </w:r>
            <w:r w:rsidRPr="007C5293">
              <w:rPr>
                <w:i/>
                <w:iCs/>
                <w:sz w:val="21"/>
                <w:szCs w:val="21"/>
                <w:lang w:val="es-ES"/>
              </w:rPr>
              <w:t>Control Interno: Marco Integrado</w:t>
            </w:r>
            <w:r w:rsidRPr="007C5293">
              <w:rPr>
                <w:sz w:val="21"/>
                <w:szCs w:val="21"/>
                <w:lang w:val="es-ES"/>
              </w:rPr>
              <w:t>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Consejo Técnico Nacional de Auditoría y Contabilidad. Resolución CTNAC </w:t>
            </w:r>
            <w:proofErr w:type="spellStart"/>
            <w:r w:rsidRPr="007C5293">
              <w:rPr>
                <w:sz w:val="21"/>
                <w:szCs w:val="21"/>
                <w:lang w:val="es-ES"/>
              </w:rPr>
              <w:t>N°</w:t>
            </w:r>
            <w:proofErr w:type="spellEnd"/>
            <w:r w:rsidRPr="007C5293">
              <w:rPr>
                <w:sz w:val="21"/>
                <w:szCs w:val="21"/>
                <w:lang w:val="es-ES"/>
              </w:rPr>
              <w:t xml:space="preserve"> 01/2015, de adopción de las Normas Internacionales de Auditoría en Bolivia.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</w:pPr>
            <w:r w:rsidRPr="007C5293">
              <w:rPr>
                <w:sz w:val="21"/>
                <w:szCs w:val="21"/>
              </w:rPr>
              <w:t xml:space="preserve">International Auditing and Assurance Standards Board, IAASB (2011). </w:t>
            </w:r>
            <w:r w:rsidRPr="007C5293">
              <w:rPr>
                <w:i/>
                <w:iCs/>
                <w:sz w:val="21"/>
                <w:szCs w:val="21"/>
                <w:lang w:val="es-ES"/>
              </w:rPr>
              <w:t>Guía para el uso de las Normas Internacionales de Auditoría en auditorías de Pequeñas y Medianas Empresas</w:t>
            </w:r>
            <w:r w:rsidRPr="007C5293">
              <w:rPr>
                <w:sz w:val="21"/>
                <w:szCs w:val="21"/>
                <w:lang w:val="es-ES"/>
              </w:rPr>
              <w:t xml:space="preserve">. </w:t>
            </w:r>
            <w:r w:rsidRPr="007C5293">
              <w:rPr>
                <w:sz w:val="21"/>
                <w:szCs w:val="21"/>
              </w:rPr>
              <w:t xml:space="preserve">Tercera </w:t>
            </w:r>
            <w:proofErr w:type="spellStart"/>
            <w:r w:rsidRPr="007C5293">
              <w:rPr>
                <w:sz w:val="21"/>
                <w:szCs w:val="21"/>
              </w:rPr>
              <w:t>Edición</w:t>
            </w:r>
            <w:proofErr w:type="spellEnd"/>
            <w:r w:rsidRPr="007C5293">
              <w:rPr>
                <w:sz w:val="21"/>
                <w:szCs w:val="21"/>
              </w:rPr>
              <w:t xml:space="preserve">, </w:t>
            </w:r>
            <w:proofErr w:type="spellStart"/>
            <w:r w:rsidRPr="007C5293">
              <w:rPr>
                <w:sz w:val="21"/>
                <w:szCs w:val="21"/>
              </w:rPr>
              <w:t>Volumen</w:t>
            </w:r>
            <w:proofErr w:type="spellEnd"/>
            <w:r w:rsidRPr="007C5293">
              <w:rPr>
                <w:sz w:val="21"/>
                <w:szCs w:val="21"/>
              </w:rPr>
              <w:t xml:space="preserve"> I y II.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</w:pPr>
            <w:r w:rsidRPr="007C5293">
              <w:rPr>
                <w:sz w:val="21"/>
                <w:szCs w:val="21"/>
              </w:rPr>
              <w:t xml:space="preserve">International Auditing and Assurance Standards Board, IAASB (2018). </w:t>
            </w:r>
            <w:r w:rsidRPr="007C5293">
              <w:rPr>
                <w:i/>
                <w:iCs/>
                <w:sz w:val="21"/>
                <w:szCs w:val="21"/>
              </w:rPr>
              <w:t>Guide to Using ISAs in the Audits of Small and Medium Sized Entities</w:t>
            </w:r>
            <w:r w:rsidRPr="007C5293">
              <w:rPr>
                <w:sz w:val="21"/>
                <w:szCs w:val="21"/>
              </w:rPr>
              <w:t xml:space="preserve">. Fourth Edition, </w:t>
            </w:r>
            <w:proofErr w:type="spellStart"/>
            <w:r w:rsidRPr="007C5293">
              <w:rPr>
                <w:sz w:val="21"/>
                <w:szCs w:val="21"/>
              </w:rPr>
              <w:t>Volumen</w:t>
            </w:r>
            <w:proofErr w:type="spellEnd"/>
            <w:r w:rsidRPr="007C5293">
              <w:rPr>
                <w:sz w:val="21"/>
                <w:szCs w:val="21"/>
              </w:rPr>
              <w:t xml:space="preserve"> I y II.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</w:pPr>
            <w:r w:rsidRPr="007C5293">
              <w:rPr>
                <w:sz w:val="21"/>
                <w:szCs w:val="21"/>
              </w:rPr>
              <w:t xml:space="preserve">International Auditing and Assurance Standards Board, IAASB (2025). </w:t>
            </w:r>
            <w:r w:rsidRPr="007C5293">
              <w:rPr>
                <w:i/>
                <w:iCs/>
                <w:sz w:val="21"/>
                <w:szCs w:val="21"/>
                <w:lang w:val="es-ES"/>
              </w:rPr>
              <w:t>Manual de Pronunciamientos Internacionales de Control de Calidad, Auditoría, Revisión, Otros Encargos de Aseguramiento y Servicios Relacionados</w:t>
            </w:r>
            <w:r w:rsidRPr="007C5293">
              <w:rPr>
                <w:sz w:val="21"/>
                <w:szCs w:val="21"/>
                <w:lang w:val="es-ES"/>
              </w:rPr>
              <w:t xml:space="preserve">. </w:t>
            </w:r>
            <w:proofErr w:type="spellStart"/>
            <w:r w:rsidRPr="007C5293">
              <w:rPr>
                <w:sz w:val="21"/>
                <w:szCs w:val="21"/>
              </w:rPr>
              <w:t>Edición</w:t>
            </w:r>
            <w:proofErr w:type="spellEnd"/>
            <w:r w:rsidRPr="007C5293">
              <w:rPr>
                <w:sz w:val="21"/>
                <w:szCs w:val="21"/>
              </w:rPr>
              <w:t xml:space="preserve"> 2024, </w:t>
            </w:r>
            <w:proofErr w:type="spellStart"/>
            <w:r w:rsidRPr="007C5293">
              <w:rPr>
                <w:sz w:val="21"/>
                <w:szCs w:val="21"/>
              </w:rPr>
              <w:t>Volumen</w:t>
            </w:r>
            <w:proofErr w:type="spellEnd"/>
            <w:r w:rsidRPr="007C5293">
              <w:rPr>
                <w:sz w:val="21"/>
                <w:szCs w:val="21"/>
              </w:rPr>
              <w:t xml:space="preserve"> I, II, III y IV.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</w:pPr>
            <w:r w:rsidRPr="007C5293">
              <w:rPr>
                <w:sz w:val="21"/>
                <w:szCs w:val="21"/>
              </w:rPr>
              <w:t xml:space="preserve">International Auditing and Assurance Standards Board, IAASB (2026). </w:t>
            </w:r>
            <w:r w:rsidRPr="007C5293">
              <w:rPr>
                <w:i/>
                <w:iCs/>
                <w:sz w:val="21"/>
                <w:szCs w:val="21"/>
              </w:rPr>
              <w:t>Handbook of International Quality Control, Auditing, Review, Other Assurance, and Related Services Pronouncements</w:t>
            </w:r>
            <w:r w:rsidRPr="007C5293">
              <w:rPr>
                <w:sz w:val="21"/>
                <w:szCs w:val="21"/>
              </w:rPr>
              <w:t>. 2025 Edition, Volume I, II, III, IV and V.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  <w:rPr>
                <w:lang w:val="es-ES"/>
              </w:rPr>
            </w:pPr>
            <w:r w:rsidRPr="007C5293">
              <w:rPr>
                <w:sz w:val="21"/>
                <w:szCs w:val="21"/>
              </w:rPr>
              <w:t xml:space="preserve">International Auditing and Assurance Standards Board, IAASB (2023). </w:t>
            </w:r>
            <w:r w:rsidRPr="007C5293">
              <w:rPr>
                <w:sz w:val="21"/>
                <w:szCs w:val="21"/>
                <w:lang w:val="es-ES"/>
              </w:rPr>
              <w:t>Norma Internacional de Auditoría para auditorías de estados financieros de entidades menos complejas. Nueva York.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International </w:t>
            </w:r>
            <w:proofErr w:type="spellStart"/>
            <w:r w:rsidRPr="007C5293">
              <w:rPr>
                <w:sz w:val="21"/>
                <w:szCs w:val="21"/>
                <w:lang w:val="es-ES"/>
              </w:rPr>
              <w:t>Auditing</w:t>
            </w:r>
            <w:proofErr w:type="spellEnd"/>
            <w:r w:rsidRPr="007C5293">
              <w:rPr>
                <w:sz w:val="21"/>
                <w:szCs w:val="21"/>
                <w:lang w:val="es-ES"/>
              </w:rPr>
              <w:t xml:space="preserve"> and </w:t>
            </w:r>
            <w:proofErr w:type="spellStart"/>
            <w:r w:rsidRPr="007C5293">
              <w:rPr>
                <w:sz w:val="21"/>
                <w:szCs w:val="21"/>
                <w:lang w:val="es-ES"/>
              </w:rPr>
              <w:t>Assurance</w:t>
            </w:r>
            <w:proofErr w:type="spellEnd"/>
            <w:r w:rsidRPr="007C5293">
              <w:rPr>
                <w:sz w:val="21"/>
                <w:szCs w:val="21"/>
                <w:lang w:val="es-ES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  <w:lang w:val="es-ES"/>
              </w:rPr>
              <w:t>Standards</w:t>
            </w:r>
            <w:proofErr w:type="spellEnd"/>
            <w:r w:rsidRPr="007C5293">
              <w:rPr>
                <w:sz w:val="21"/>
                <w:szCs w:val="21"/>
                <w:lang w:val="es-ES"/>
              </w:rPr>
              <w:t xml:space="preserve"> </w:t>
            </w:r>
            <w:proofErr w:type="spellStart"/>
            <w:r w:rsidRPr="007C5293">
              <w:rPr>
                <w:sz w:val="21"/>
                <w:szCs w:val="21"/>
                <w:lang w:val="es-ES"/>
              </w:rPr>
              <w:t>Board</w:t>
            </w:r>
            <w:proofErr w:type="spellEnd"/>
            <w:r w:rsidRPr="007C5293">
              <w:rPr>
                <w:sz w:val="21"/>
                <w:szCs w:val="21"/>
                <w:lang w:val="es-ES"/>
              </w:rPr>
              <w:t>, IAASB (2024). Norma Internacional sobre Encargos de Aseguramiento de Sostenibilidad 5000. Nueva York.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  <w:rPr>
                <w:lang w:val="es-ES"/>
              </w:rPr>
            </w:pPr>
            <w:r w:rsidRPr="007C5293">
              <w:rPr>
                <w:sz w:val="21"/>
                <w:szCs w:val="21"/>
              </w:rPr>
              <w:t xml:space="preserve">International Ethics Standards Board for Accountants, IESBA (2025). </w:t>
            </w:r>
            <w:r w:rsidRPr="007C5293">
              <w:rPr>
                <w:i/>
                <w:iCs/>
                <w:sz w:val="21"/>
                <w:szCs w:val="21"/>
                <w:lang w:val="es-ES"/>
              </w:rPr>
              <w:t>Manual del Código de Ética para Contadores Profesionales</w:t>
            </w:r>
            <w:r w:rsidRPr="007C5293">
              <w:rPr>
                <w:sz w:val="21"/>
                <w:szCs w:val="21"/>
                <w:lang w:val="es-ES"/>
              </w:rPr>
              <w:t>. Edición 2025.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</w:pPr>
            <w:r w:rsidRPr="007C5293">
              <w:rPr>
                <w:sz w:val="21"/>
                <w:szCs w:val="21"/>
              </w:rPr>
              <w:t xml:space="preserve">International Ethics Standards Board for Accountants, IESBA (2026). </w:t>
            </w:r>
            <w:r w:rsidRPr="007C5293">
              <w:rPr>
                <w:i/>
                <w:iCs/>
                <w:sz w:val="21"/>
                <w:szCs w:val="21"/>
              </w:rPr>
              <w:t>Handbook of the International Code of Ethics for Professional Accountants</w:t>
            </w:r>
            <w:r w:rsidRPr="007C5293">
              <w:rPr>
                <w:sz w:val="21"/>
                <w:szCs w:val="21"/>
              </w:rPr>
              <w:t>. 2026 Edition, Volume I and II.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  <w:rPr>
                <w:lang w:val="es-ES"/>
              </w:rPr>
            </w:pPr>
            <w:r w:rsidRPr="007C5293">
              <w:rPr>
                <w:sz w:val="21"/>
                <w:szCs w:val="21"/>
              </w:rPr>
              <w:t xml:space="preserve">Peláez, V. y Gonzales, C. (2017). </w:t>
            </w:r>
            <w:r w:rsidRPr="007C5293">
              <w:rPr>
                <w:i/>
                <w:iCs/>
                <w:sz w:val="21"/>
                <w:szCs w:val="21"/>
                <w:lang w:val="es-ES"/>
              </w:rPr>
              <w:t>Informes de Auditoría de Estados Financieros</w:t>
            </w:r>
            <w:r w:rsidRPr="007C5293">
              <w:rPr>
                <w:sz w:val="21"/>
                <w:szCs w:val="21"/>
                <w:lang w:val="es-ES"/>
              </w:rPr>
              <w:t>. Segunda Edición. La Paz – Bolivia.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Peláez, V. y Gonzales, C. (2021). </w:t>
            </w:r>
            <w:r w:rsidRPr="007C5293">
              <w:rPr>
                <w:i/>
                <w:iCs/>
                <w:sz w:val="21"/>
                <w:szCs w:val="21"/>
                <w:lang w:val="es-ES"/>
              </w:rPr>
              <w:t>Informes de Auditoría de Estados Financieros</w:t>
            </w:r>
            <w:r w:rsidRPr="007C5293">
              <w:rPr>
                <w:sz w:val="21"/>
                <w:szCs w:val="21"/>
                <w:lang w:val="es-ES"/>
              </w:rPr>
              <w:t>. La Paz – Bolivia.</w:t>
            </w:r>
          </w:p>
        </w:tc>
      </w:tr>
      <w:tr w:rsidR="007C5293" w:rsidRPr="007C5293">
        <w:tc>
          <w:tcPr>
            <w:tcW w:w="9960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:rsidR="007C5293" w:rsidRPr="007C5293" w:rsidRDefault="007C5293" w:rsidP="007C5293">
            <w:pPr>
              <w:spacing w:before="20" w:after="20"/>
              <w:rPr>
                <w:lang w:val="es-ES"/>
              </w:rPr>
            </w:pPr>
            <w:r w:rsidRPr="007C5293">
              <w:rPr>
                <w:b/>
                <w:bCs/>
                <w:i/>
                <w:iCs/>
                <w:sz w:val="21"/>
                <w:szCs w:val="21"/>
                <w:lang w:val="es-ES"/>
              </w:rPr>
              <w:lastRenderedPageBreak/>
              <w:t>Bibliografía complementaria: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  <w:rPr>
                <w:lang w:val="es-ES"/>
              </w:rPr>
            </w:pPr>
            <w:proofErr w:type="spellStart"/>
            <w:r w:rsidRPr="007C5293">
              <w:rPr>
                <w:sz w:val="21"/>
                <w:szCs w:val="21"/>
                <w:lang w:val="es-ES"/>
              </w:rPr>
              <w:t>Arens</w:t>
            </w:r>
            <w:proofErr w:type="spellEnd"/>
            <w:r w:rsidRPr="007C5293">
              <w:rPr>
                <w:sz w:val="21"/>
                <w:szCs w:val="21"/>
                <w:lang w:val="es-ES"/>
              </w:rPr>
              <w:t xml:space="preserve">, A. y </w:t>
            </w:r>
            <w:proofErr w:type="spellStart"/>
            <w:r w:rsidRPr="007C5293">
              <w:rPr>
                <w:sz w:val="21"/>
                <w:szCs w:val="21"/>
                <w:lang w:val="es-ES"/>
              </w:rPr>
              <w:t>Loebbecke</w:t>
            </w:r>
            <w:proofErr w:type="spellEnd"/>
            <w:r w:rsidRPr="007C5293">
              <w:rPr>
                <w:sz w:val="21"/>
                <w:szCs w:val="21"/>
                <w:lang w:val="es-ES"/>
              </w:rPr>
              <w:t xml:space="preserve">, J. (1996). </w:t>
            </w:r>
            <w:r w:rsidRPr="007C5293">
              <w:rPr>
                <w:i/>
                <w:iCs/>
                <w:sz w:val="21"/>
                <w:szCs w:val="21"/>
                <w:lang w:val="es-ES"/>
              </w:rPr>
              <w:t>Auditoría: un enfoque integral</w:t>
            </w:r>
            <w:r w:rsidRPr="007C5293">
              <w:rPr>
                <w:sz w:val="21"/>
                <w:szCs w:val="21"/>
                <w:lang w:val="es-ES"/>
              </w:rPr>
              <w:t>. Sexta Edición. México: Prentice Hall Hispanoamericana S.A.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>Colegio de Auditores o Contadores Públicos de Bolivia: https://www.auditores.org.bo</w:t>
            </w:r>
            <w:r w:rsidRPr="007C5293">
              <w:rPr>
                <w:sz w:val="21"/>
                <w:szCs w:val="21"/>
                <w:lang w:val="es-ES"/>
              </w:rPr>
              <w:t xml:space="preserve"> Deloitte (2019). </w:t>
            </w:r>
            <w:r w:rsidRPr="007C5293">
              <w:rPr>
                <w:i/>
                <w:iCs/>
                <w:sz w:val="21"/>
                <w:szCs w:val="21"/>
                <w:lang w:val="es-ES"/>
              </w:rPr>
              <w:t>Estándares Internacionales de Auditoría, Aseguramiento, Revisión, Otros Encargos de Aseguramiento, Servicios Relacionados y Control de Calidad</w:t>
            </w:r>
            <w:r w:rsidRPr="007C5293">
              <w:rPr>
                <w:sz w:val="21"/>
                <w:szCs w:val="21"/>
                <w:lang w:val="es-ES"/>
              </w:rPr>
              <w:t>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  <w:rPr>
                <w:lang w:val="es-ES"/>
              </w:rPr>
            </w:pPr>
            <w:r w:rsidRPr="007C5293">
              <w:rPr>
                <w:sz w:val="21"/>
                <w:szCs w:val="21"/>
              </w:rPr>
              <w:t>Fowler Newton, E. (</w:t>
            </w:r>
            <w:proofErr w:type="spellStart"/>
            <w:r w:rsidRPr="007C5293">
              <w:rPr>
                <w:sz w:val="21"/>
                <w:szCs w:val="21"/>
              </w:rPr>
              <w:t>s.f.</w:t>
            </w:r>
            <w:proofErr w:type="spellEnd"/>
            <w:r w:rsidRPr="007C5293">
              <w:rPr>
                <w:sz w:val="21"/>
                <w:szCs w:val="21"/>
              </w:rPr>
              <w:t xml:space="preserve">). </w:t>
            </w:r>
            <w:r w:rsidRPr="007C5293">
              <w:rPr>
                <w:i/>
                <w:iCs/>
                <w:sz w:val="21"/>
                <w:szCs w:val="21"/>
                <w:lang w:val="es-ES"/>
              </w:rPr>
              <w:t>Auditoría aplicada</w:t>
            </w:r>
            <w:r w:rsidRPr="007C5293">
              <w:rPr>
                <w:sz w:val="21"/>
                <w:szCs w:val="21"/>
                <w:lang w:val="es-ES"/>
              </w:rPr>
              <w:t>. Ediciones Macchi.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r w:rsidRPr="007C5293">
              <w:rPr>
                <w:sz w:val="21"/>
                <w:szCs w:val="21"/>
              </w:rPr>
              <w:t xml:space="preserve">International Auditing and Assurance Standards Board: </w:t>
            </w:r>
            <w:hyperlink r:id="rId7" w:history="1">
              <w:r w:rsidRPr="007C5293">
                <w:rPr>
                  <w:rStyle w:val="Hipervnculo"/>
                  <w:color w:val="auto"/>
                  <w:sz w:val="21"/>
                  <w:szCs w:val="21"/>
                </w:rPr>
                <w:t>https://www.iaasb.org</w:t>
              </w:r>
            </w:hyperlink>
          </w:p>
          <w:p w:rsidR="007C5293" w:rsidRPr="007C5293" w:rsidRDefault="007C5293" w:rsidP="007C5293">
            <w:pPr>
              <w:spacing w:before="10" w:after="10"/>
              <w:ind w:left="360" w:hanging="360"/>
              <w:rPr>
                <w:lang w:val="es-ES"/>
              </w:rPr>
            </w:pPr>
            <w:r w:rsidRPr="007C5293">
              <w:rPr>
                <w:sz w:val="21"/>
                <w:szCs w:val="21"/>
                <w:lang w:val="es-ES"/>
              </w:rPr>
              <w:t xml:space="preserve">Mantilla, S. A. (2004). </w:t>
            </w:r>
            <w:r w:rsidRPr="007C5293">
              <w:rPr>
                <w:i/>
                <w:iCs/>
                <w:sz w:val="21"/>
                <w:szCs w:val="21"/>
                <w:lang w:val="es-ES"/>
              </w:rPr>
              <w:t>Auditoría 2005</w:t>
            </w:r>
            <w:r w:rsidRPr="007C5293">
              <w:rPr>
                <w:sz w:val="21"/>
                <w:szCs w:val="21"/>
                <w:lang w:val="es-ES"/>
              </w:rPr>
              <w:t>. Bogotá – Colombia: ECOE Ediciones.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  <w:rPr>
                <w:lang w:val="es-ES"/>
              </w:rPr>
            </w:pPr>
            <w:proofErr w:type="spellStart"/>
            <w:r w:rsidRPr="007C5293">
              <w:rPr>
                <w:sz w:val="21"/>
                <w:szCs w:val="21"/>
                <w:lang w:val="es-ES"/>
              </w:rPr>
              <w:t>Slosse</w:t>
            </w:r>
            <w:proofErr w:type="spellEnd"/>
            <w:r w:rsidRPr="007C5293">
              <w:rPr>
                <w:sz w:val="21"/>
                <w:szCs w:val="21"/>
                <w:lang w:val="es-ES"/>
              </w:rPr>
              <w:t xml:space="preserve">, C. (1995). </w:t>
            </w:r>
            <w:r w:rsidRPr="007C5293">
              <w:rPr>
                <w:i/>
                <w:iCs/>
                <w:sz w:val="21"/>
                <w:szCs w:val="21"/>
                <w:lang w:val="es-ES"/>
              </w:rPr>
              <w:t>Auditoría: un nuevo enfoque empresarial</w:t>
            </w:r>
            <w:r w:rsidRPr="007C5293">
              <w:rPr>
                <w:sz w:val="21"/>
                <w:szCs w:val="21"/>
                <w:lang w:val="es-ES"/>
              </w:rPr>
              <w:t>. Segunda Edición. Buenos Aires – Argentina: Ediciones Macchi.</w:t>
            </w:r>
          </w:p>
          <w:p w:rsidR="007C5293" w:rsidRPr="007C5293" w:rsidRDefault="007C5293" w:rsidP="007C5293">
            <w:pPr>
              <w:spacing w:before="10" w:after="10"/>
              <w:ind w:left="360" w:hanging="360"/>
            </w:pPr>
            <w:r w:rsidRPr="007C5293">
              <w:rPr>
                <w:sz w:val="21"/>
                <w:szCs w:val="21"/>
              </w:rPr>
              <w:t xml:space="preserve">Whittington, R. y Pany, K. (2005). </w:t>
            </w:r>
            <w:r w:rsidRPr="007C5293">
              <w:rPr>
                <w:i/>
                <w:iCs/>
                <w:sz w:val="21"/>
                <w:szCs w:val="21"/>
                <w:lang w:val="es-ES"/>
              </w:rPr>
              <w:t>Principios de Auditoría</w:t>
            </w:r>
            <w:r w:rsidRPr="007C5293">
              <w:rPr>
                <w:sz w:val="21"/>
                <w:szCs w:val="21"/>
                <w:lang w:val="es-ES"/>
              </w:rPr>
              <w:t xml:space="preserve">. Decimocuarta Edición. </w:t>
            </w:r>
            <w:r w:rsidRPr="007C5293">
              <w:rPr>
                <w:sz w:val="21"/>
                <w:szCs w:val="21"/>
              </w:rPr>
              <w:t>México: McGraw Hill.</w:t>
            </w:r>
          </w:p>
        </w:tc>
      </w:tr>
    </w:tbl>
    <w:p w:rsidR="009C3221" w:rsidRPr="007C5293" w:rsidRDefault="009C3221"/>
    <w:sectPr w:rsidR="009C3221" w:rsidRPr="007C5293">
      <w:footerReference w:type="default" r:id="rId8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B5C5A" w:rsidRDefault="005B5C5A">
      <w:r>
        <w:separator/>
      </w:r>
    </w:p>
  </w:endnote>
  <w:endnote w:type="continuationSeparator" w:id="0">
    <w:p w:rsidR="005B5C5A" w:rsidRDefault="005B5C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80A7C" w:rsidRDefault="00000000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242B49">
      <w:rPr>
        <w:b/>
        <w:bCs/>
        <w:i/>
        <w:iCs/>
        <w:noProof/>
        <w:sz w:val="20"/>
        <w:szCs w:val="20"/>
      </w:rPr>
      <w:t>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B5C5A" w:rsidRDefault="005B5C5A">
      <w:r>
        <w:separator/>
      </w:r>
    </w:p>
  </w:footnote>
  <w:footnote w:type="continuationSeparator" w:id="0">
    <w:p w:rsidR="005B5C5A" w:rsidRDefault="005B5C5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537E8"/>
    <w:multiLevelType w:val="hybridMultilevel"/>
    <w:tmpl w:val="1A50C5B4"/>
    <w:lvl w:ilvl="0" w:tplc="435A1ECA">
      <w:start w:val="1"/>
      <w:numFmt w:val="bullet"/>
      <w:lvlText w:val="•"/>
      <w:lvlJc w:val="left"/>
      <w:pPr>
        <w:ind w:left="260" w:hanging="220"/>
      </w:pPr>
    </w:lvl>
    <w:lvl w:ilvl="1" w:tplc="724AE5CE">
      <w:numFmt w:val="decimal"/>
      <w:lvlText w:val=""/>
      <w:lvlJc w:val="left"/>
    </w:lvl>
    <w:lvl w:ilvl="2" w:tplc="A1805798">
      <w:numFmt w:val="decimal"/>
      <w:lvlText w:val=""/>
      <w:lvlJc w:val="left"/>
    </w:lvl>
    <w:lvl w:ilvl="3" w:tplc="FB905368">
      <w:numFmt w:val="decimal"/>
      <w:lvlText w:val=""/>
      <w:lvlJc w:val="left"/>
    </w:lvl>
    <w:lvl w:ilvl="4" w:tplc="112E69AE">
      <w:numFmt w:val="decimal"/>
      <w:lvlText w:val=""/>
      <w:lvlJc w:val="left"/>
    </w:lvl>
    <w:lvl w:ilvl="5" w:tplc="C9AED400">
      <w:numFmt w:val="decimal"/>
      <w:lvlText w:val=""/>
      <w:lvlJc w:val="left"/>
    </w:lvl>
    <w:lvl w:ilvl="6" w:tplc="B4186D40">
      <w:numFmt w:val="decimal"/>
      <w:lvlText w:val=""/>
      <w:lvlJc w:val="left"/>
    </w:lvl>
    <w:lvl w:ilvl="7" w:tplc="BD281C3E">
      <w:numFmt w:val="decimal"/>
      <w:lvlText w:val=""/>
      <w:lvlJc w:val="left"/>
    </w:lvl>
    <w:lvl w:ilvl="8" w:tplc="E00EF866">
      <w:numFmt w:val="decimal"/>
      <w:lvlText w:val=""/>
      <w:lvlJc w:val="left"/>
    </w:lvl>
  </w:abstractNum>
  <w:abstractNum w:abstractNumId="1" w15:restartNumberingAfterBreak="0">
    <w:nsid w:val="43444B7D"/>
    <w:multiLevelType w:val="hybridMultilevel"/>
    <w:tmpl w:val="962CAD96"/>
    <w:lvl w:ilvl="0" w:tplc="EFAE8750">
      <w:start w:val="1"/>
      <w:numFmt w:val="decimal"/>
      <w:lvlText w:val="%1."/>
      <w:lvlJc w:val="left"/>
      <w:pPr>
        <w:ind w:left="400" w:hanging="380"/>
      </w:pPr>
    </w:lvl>
    <w:lvl w:ilvl="1" w:tplc="77B28456">
      <w:numFmt w:val="decimal"/>
      <w:lvlText w:val=""/>
      <w:lvlJc w:val="left"/>
    </w:lvl>
    <w:lvl w:ilvl="2" w:tplc="4CB415E8">
      <w:numFmt w:val="decimal"/>
      <w:lvlText w:val=""/>
      <w:lvlJc w:val="left"/>
    </w:lvl>
    <w:lvl w:ilvl="3" w:tplc="CAB2BD0E">
      <w:numFmt w:val="decimal"/>
      <w:lvlText w:val=""/>
      <w:lvlJc w:val="left"/>
    </w:lvl>
    <w:lvl w:ilvl="4" w:tplc="6D803338">
      <w:numFmt w:val="decimal"/>
      <w:lvlText w:val=""/>
      <w:lvlJc w:val="left"/>
    </w:lvl>
    <w:lvl w:ilvl="5" w:tplc="637E6E7A">
      <w:numFmt w:val="decimal"/>
      <w:lvlText w:val=""/>
      <w:lvlJc w:val="left"/>
    </w:lvl>
    <w:lvl w:ilvl="6" w:tplc="A61E4560">
      <w:numFmt w:val="decimal"/>
      <w:lvlText w:val=""/>
      <w:lvlJc w:val="left"/>
    </w:lvl>
    <w:lvl w:ilvl="7" w:tplc="D5329866">
      <w:numFmt w:val="decimal"/>
      <w:lvlText w:val=""/>
      <w:lvlJc w:val="left"/>
    </w:lvl>
    <w:lvl w:ilvl="8" w:tplc="ED602032">
      <w:numFmt w:val="decimal"/>
      <w:lvlText w:val=""/>
      <w:lvlJc w:val="left"/>
    </w:lvl>
  </w:abstractNum>
  <w:abstractNum w:abstractNumId="2" w15:restartNumberingAfterBreak="0">
    <w:nsid w:val="588521CC"/>
    <w:multiLevelType w:val="hybridMultilevel"/>
    <w:tmpl w:val="7FB01CB4"/>
    <w:lvl w:ilvl="0" w:tplc="77F0BACE">
      <w:start w:val="1"/>
      <w:numFmt w:val="bullet"/>
      <w:lvlText w:val="●"/>
      <w:lvlJc w:val="left"/>
      <w:pPr>
        <w:ind w:left="720" w:hanging="360"/>
      </w:pPr>
    </w:lvl>
    <w:lvl w:ilvl="1" w:tplc="FFBEA0F4">
      <w:start w:val="1"/>
      <w:numFmt w:val="bullet"/>
      <w:lvlText w:val="○"/>
      <w:lvlJc w:val="left"/>
      <w:pPr>
        <w:ind w:left="1440" w:hanging="360"/>
      </w:pPr>
    </w:lvl>
    <w:lvl w:ilvl="2" w:tplc="2FAE9A0E">
      <w:start w:val="1"/>
      <w:numFmt w:val="bullet"/>
      <w:lvlText w:val="■"/>
      <w:lvlJc w:val="left"/>
      <w:pPr>
        <w:ind w:left="2160" w:hanging="360"/>
      </w:pPr>
    </w:lvl>
    <w:lvl w:ilvl="3" w:tplc="A7562FAA">
      <w:start w:val="1"/>
      <w:numFmt w:val="bullet"/>
      <w:lvlText w:val="●"/>
      <w:lvlJc w:val="left"/>
      <w:pPr>
        <w:ind w:left="2880" w:hanging="360"/>
      </w:pPr>
    </w:lvl>
    <w:lvl w:ilvl="4" w:tplc="EDCE7C80">
      <w:start w:val="1"/>
      <w:numFmt w:val="bullet"/>
      <w:lvlText w:val="○"/>
      <w:lvlJc w:val="left"/>
      <w:pPr>
        <w:ind w:left="3600" w:hanging="360"/>
      </w:pPr>
    </w:lvl>
    <w:lvl w:ilvl="5" w:tplc="9ABCAF0C">
      <w:start w:val="1"/>
      <w:numFmt w:val="bullet"/>
      <w:lvlText w:val="■"/>
      <w:lvlJc w:val="left"/>
      <w:pPr>
        <w:ind w:left="4320" w:hanging="360"/>
      </w:pPr>
    </w:lvl>
    <w:lvl w:ilvl="6" w:tplc="F7B8E7F6">
      <w:start w:val="1"/>
      <w:numFmt w:val="bullet"/>
      <w:lvlText w:val="●"/>
      <w:lvlJc w:val="left"/>
      <w:pPr>
        <w:ind w:left="5040" w:hanging="360"/>
      </w:pPr>
    </w:lvl>
    <w:lvl w:ilvl="7" w:tplc="5FE2C590">
      <w:start w:val="1"/>
      <w:numFmt w:val="bullet"/>
      <w:lvlText w:val="●"/>
      <w:lvlJc w:val="left"/>
      <w:pPr>
        <w:ind w:left="5760" w:hanging="360"/>
      </w:pPr>
    </w:lvl>
    <w:lvl w:ilvl="8" w:tplc="D8CE121A">
      <w:start w:val="1"/>
      <w:numFmt w:val="bullet"/>
      <w:lvlText w:val="●"/>
      <w:lvlJc w:val="left"/>
      <w:pPr>
        <w:ind w:left="6480" w:hanging="360"/>
      </w:pPr>
    </w:lvl>
  </w:abstractNum>
  <w:num w:numId="1" w16cid:durableId="1222013921">
    <w:abstractNumId w:val="2"/>
    <w:lvlOverride w:ilvl="0">
      <w:startOverride w:val="1"/>
    </w:lvlOverride>
  </w:num>
  <w:num w:numId="2" w16cid:durableId="1934969653">
    <w:abstractNumId w:val="1"/>
    <w:lvlOverride w:ilvl="0">
      <w:startOverride w:val="1"/>
    </w:lvlOverride>
  </w:num>
  <w:num w:numId="3" w16cid:durableId="190532692">
    <w:abstractNumId w:val="0"/>
    <w:lvlOverride w:ilvl="0">
      <w:startOverride w:val="1"/>
    </w:lvlOverride>
  </w:num>
  <w:num w:numId="4" w16cid:durableId="1577594066">
    <w:abstractNumId w:val="1"/>
    <w:lvlOverride w:ilvl="0">
      <w:startOverride w:val="1"/>
    </w:lvlOverride>
  </w:num>
  <w:num w:numId="5" w16cid:durableId="100876401">
    <w:abstractNumId w:val="1"/>
    <w:lvlOverride w:ilvl="0">
      <w:startOverride w:val="1"/>
    </w:lvlOverride>
  </w:num>
  <w:num w:numId="6" w16cid:durableId="1030834816">
    <w:abstractNumId w:val="1"/>
    <w:lvlOverride w:ilvl="0">
      <w:startOverride w:val="1"/>
    </w:lvlOverride>
  </w:num>
  <w:num w:numId="7" w16cid:durableId="1319111512">
    <w:abstractNumId w:val="1"/>
    <w:lvlOverride w:ilvl="0">
      <w:startOverride w:val="1"/>
    </w:lvlOverride>
  </w:num>
  <w:num w:numId="8" w16cid:durableId="17721637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A7C"/>
    <w:rsid w:val="000D3FA6"/>
    <w:rsid w:val="00242B49"/>
    <w:rsid w:val="0027193B"/>
    <w:rsid w:val="002D68E0"/>
    <w:rsid w:val="0047413E"/>
    <w:rsid w:val="004B74D5"/>
    <w:rsid w:val="00580CDB"/>
    <w:rsid w:val="005B5C5A"/>
    <w:rsid w:val="007C5293"/>
    <w:rsid w:val="007D3CCD"/>
    <w:rsid w:val="009C3221"/>
    <w:rsid w:val="009F3FDD"/>
    <w:rsid w:val="00AD309E"/>
    <w:rsid w:val="00AD5587"/>
    <w:rsid w:val="00B80A7C"/>
    <w:rsid w:val="00B909C4"/>
    <w:rsid w:val="00CE51A4"/>
    <w:rsid w:val="00D54E36"/>
    <w:rsid w:val="00E07B24"/>
    <w:rsid w:val="00E32A5B"/>
    <w:rsid w:val="00E74641"/>
    <w:rsid w:val="00ED3F66"/>
    <w:rsid w:val="00F860CD"/>
    <w:rsid w:val="00FC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4A75F"/>
  <w15:docId w15:val="{1B136BC4-7C32-457A-929B-66B5813D0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580C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iaasb.or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19</Pages>
  <Words>7013</Words>
  <Characters>39977</Characters>
  <Application>Microsoft Office Word</Application>
  <DocSecurity>0</DocSecurity>
  <Lines>333</Lines>
  <Paragraphs>93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Gonzales Alanes</cp:lastModifiedBy>
  <cp:revision>7</cp:revision>
  <dcterms:created xsi:type="dcterms:W3CDTF">2026-10-08T00:13:00Z</dcterms:created>
  <dcterms:modified xsi:type="dcterms:W3CDTF">2026-10-09T01:35:00Z</dcterms:modified>
</cp:coreProperties>
</file>
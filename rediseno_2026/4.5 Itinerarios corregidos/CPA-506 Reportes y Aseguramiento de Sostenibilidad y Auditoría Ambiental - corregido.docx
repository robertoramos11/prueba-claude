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50B" w:rsidRDefault="00367124">
      <w:pPr>
        <w:spacing w:after="60"/>
      </w:pPr>
      <w:r>
        <w:rPr>
          <w:i/>
          <w:iCs/>
        </w:rPr>
        <w:t>Nivel: Licenciatura en Contaduría Pública</w:t>
      </w:r>
    </w:p>
    <w:p w:rsidR="00A6650B" w:rsidRDefault="00367124">
      <w:pPr>
        <w:spacing w:after="60"/>
        <w:jc w:val="center"/>
      </w:pPr>
      <w:r>
        <w:rPr>
          <w:b/>
          <w:bCs/>
        </w:rPr>
        <w:t>QUINTO AÑO</w:t>
      </w:r>
    </w:p>
    <w:tbl>
      <w:tblPr>
        <w:tblW w:w="9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45"/>
        <w:gridCol w:w="415"/>
        <w:gridCol w:w="415"/>
        <w:gridCol w:w="415"/>
        <w:gridCol w:w="830"/>
        <w:gridCol w:w="415"/>
        <w:gridCol w:w="415"/>
        <w:gridCol w:w="830"/>
        <w:gridCol w:w="830"/>
        <w:gridCol w:w="415"/>
        <w:gridCol w:w="415"/>
        <w:gridCol w:w="415"/>
        <w:gridCol w:w="415"/>
        <w:gridCol w:w="415"/>
        <w:gridCol w:w="415"/>
        <w:gridCol w:w="1660"/>
      </w:tblGrid>
      <w:tr w:rsidR="00A6650B">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A6650B" w:rsidRDefault="00367124">
            <w:pPr>
              <w:spacing w:before="20" w:after="20"/>
              <w:jc w:val="center"/>
            </w:pPr>
            <w:r>
              <w:rPr>
                <w:b/>
                <w:bCs/>
                <w:i/>
                <w:iCs/>
                <w:sz w:val="21"/>
                <w:szCs w:val="21"/>
              </w:rPr>
              <w:t>Asignatura</w:t>
            </w:r>
          </w:p>
        </w:tc>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A6650B" w:rsidRDefault="00367124">
            <w:pPr>
              <w:spacing w:before="20" w:after="20"/>
              <w:jc w:val="center"/>
            </w:pPr>
            <w:r>
              <w:rPr>
                <w:b/>
                <w:bCs/>
                <w:i/>
                <w:iCs/>
                <w:sz w:val="21"/>
                <w:szCs w:val="21"/>
              </w:rPr>
              <w:t>Sigla</w:t>
            </w:r>
          </w:p>
        </w:tc>
        <w:tc>
          <w:tcPr>
            <w:tcW w:w="2490" w:type="dxa"/>
            <w:gridSpan w:val="5"/>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A6650B" w:rsidRDefault="00367124">
            <w:pPr>
              <w:spacing w:before="20" w:after="20"/>
              <w:jc w:val="center"/>
            </w:pPr>
            <w:r>
              <w:rPr>
                <w:b/>
                <w:bCs/>
                <w:i/>
                <w:iCs/>
                <w:sz w:val="21"/>
                <w:szCs w:val="21"/>
              </w:rPr>
              <w:t>Nivel/Área</w:t>
            </w:r>
          </w:p>
        </w:tc>
        <w:tc>
          <w:tcPr>
            <w:tcW w:w="2490" w:type="dxa"/>
            <w:gridSpan w:val="3"/>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A6650B" w:rsidRDefault="00367124">
            <w:pPr>
              <w:spacing w:before="20" w:after="20"/>
              <w:jc w:val="center"/>
            </w:pPr>
            <w:r>
              <w:rPr>
                <w:b/>
                <w:bCs/>
                <w:i/>
                <w:iCs/>
                <w:sz w:val="21"/>
                <w:szCs w:val="21"/>
              </w:rPr>
              <w:t>Prerrequisito</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BD4059">
            <w:pPr>
              <w:spacing w:before="20" w:after="20"/>
              <w:jc w:val="center"/>
            </w:pPr>
            <w:r>
              <w:rPr>
                <w:b/>
                <w:bCs/>
                <w:i/>
                <w:iCs/>
                <w:sz w:val="21"/>
                <w:szCs w:val="21"/>
              </w:rPr>
              <w:t xml:space="preserve">Reporte y </w:t>
            </w:r>
            <w:r w:rsidR="00367124" w:rsidRPr="008F2813">
              <w:rPr>
                <w:b/>
                <w:bCs/>
                <w:i/>
                <w:iCs/>
                <w:sz w:val="21"/>
                <w:szCs w:val="21"/>
              </w:rPr>
              <w:t>Aseguramiento de Sostenibilidad y Auditoría Ambiental</w:t>
            </w:r>
          </w:p>
        </w:tc>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CPA-506</w:t>
            </w:r>
          </w:p>
        </w:tc>
        <w:tc>
          <w:tcPr>
            <w:tcW w:w="249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Aseguramiento</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CPA-401 a CPA-408</w:t>
            </w:r>
          </w:p>
        </w:tc>
      </w:tr>
      <w:tr w:rsidR="00A6650B">
        <w:tc>
          <w:tcPr>
            <w:tcW w:w="747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Carga Horaria</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Créditos</w:t>
            </w:r>
          </w:p>
        </w:tc>
      </w:tr>
      <w:tr w:rsidR="00A6650B">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HP</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HAA</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HTG</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HIP</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HE</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highlight w:val="yellow"/>
              </w:rPr>
              <w:t>TOTAL</w:t>
            </w:r>
          </w:p>
        </w:tc>
        <w:tc>
          <w:tcPr>
            <w:tcW w:w="2490" w:type="dxa"/>
            <w:gridSpan w:val="3"/>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A6650B">
            <w:pPr>
              <w:spacing w:before="20" w:after="20"/>
              <w:jc w:val="center"/>
            </w:pPr>
          </w:p>
        </w:tc>
      </w:tr>
      <w:tr w:rsidR="00A6650B">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sz w:val="21"/>
                <w:szCs w:val="21"/>
                <w:highlight w:val="yellow"/>
              </w:rPr>
              <w:t>80</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A6650B">
            <w:pPr>
              <w:spacing w:before="20" w:after="20"/>
              <w:jc w:val="center"/>
            </w:pP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A6650B">
            <w:pPr>
              <w:spacing w:before="20" w:after="20"/>
              <w:jc w:val="center"/>
            </w:pP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A6650B">
            <w:pPr>
              <w:spacing w:before="20" w:after="20"/>
              <w:jc w:val="center"/>
            </w:pP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A6650B">
            <w:pPr>
              <w:spacing w:before="20" w:after="20"/>
              <w:jc w:val="center"/>
            </w:pP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sz w:val="21"/>
                <w:szCs w:val="21"/>
                <w:highlight w:val="yellow"/>
              </w:rPr>
              <w:t>120</w:t>
            </w:r>
          </w:p>
        </w:tc>
        <w:tc>
          <w:tcPr>
            <w:tcW w:w="2490" w:type="dxa"/>
            <w:gridSpan w:val="3"/>
            <w:vMerge/>
            <w:tcBorders>
              <w:top w:val="single" w:sz="4" w:space="0" w:color="000000"/>
              <w:left w:val="single" w:sz="4" w:space="0" w:color="000000"/>
              <w:bottom w:val="single" w:sz="4" w:space="0" w:color="000000"/>
              <w:right w:val="single" w:sz="4" w:space="0" w:color="000000"/>
            </w:tcBorders>
          </w:tcPr>
          <w:p w:rsidR="00A6650B" w:rsidRDefault="00A6650B"/>
        </w:tc>
      </w:tr>
      <w:tr w:rsidR="00A6650B">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8F2813">
              <w:rPr>
                <w:b/>
                <w:bCs/>
                <w:i/>
                <w:iCs/>
                <w:sz w:val="21"/>
                <w:szCs w:val="21"/>
              </w:rPr>
              <w:t>Unidad de Competencia</w:t>
            </w:r>
          </w:p>
        </w:tc>
      </w:tr>
      <w:tr w:rsidR="00A6650B">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rsidP="00367124">
            <w:pPr>
              <w:spacing w:before="20" w:after="20"/>
              <w:jc w:val="center"/>
            </w:pPr>
            <w:r w:rsidRPr="00367124">
              <w:rPr>
                <w:sz w:val="21"/>
                <w:szCs w:val="21"/>
              </w:rPr>
              <w:t xml:space="preserve">Elabora el reporte de sostenibilidad conforme a las NIIF de Sostenibilidad, el informe de aseguramiento de la sostenibilidad y de auditoría ambiental de entidades públicas y privadas bolivianas conforme a los pronunciamientos profesionales locales e internacionales vigentes, analizando la información financiera de sostenibilidad y el marco normativo ambiental del Estado boliviano, ejecutando las etapas de la auditoría ambiental gubernamental conforme a normas emitidas por el sector gubernamental y contraloría en temas ambientales, normas de las Entidades Fiscalizadoras Superiores y </w:t>
            </w:r>
            <w:r w:rsidRPr="008F2813">
              <w:rPr>
                <w:sz w:val="21"/>
                <w:szCs w:val="21"/>
              </w:rPr>
              <w:t>valorando los riesgos y oportunidades relacionados con el medio ambiente, social, gobernanza; con independencia, objetividad, juicio crítico y compromiso con el desarrollo sostenible.</w:t>
            </w:r>
          </w:p>
        </w:tc>
      </w:tr>
      <w:tr w:rsidR="00A6650B">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both"/>
            </w:pPr>
            <w:r w:rsidRPr="008F2813">
              <w:rPr>
                <w:b/>
                <w:bCs/>
                <w:i/>
                <w:iCs/>
                <w:sz w:val="21"/>
                <w:szCs w:val="21"/>
              </w:rPr>
              <w:t xml:space="preserve">Elemento de competencia 1: </w:t>
            </w:r>
            <w:r w:rsidR="003F72B8" w:rsidRPr="008F2813">
              <w:rPr>
                <w:sz w:val="21"/>
                <w:szCs w:val="21"/>
              </w:rPr>
              <w:t>Prepara el reporte de sostenibilidad de una entidad conforme a las NIIF de Sostenibilidad, analizando el marco normativo de la gestión ambiental en Bolivia y relacionando los requisitos de revelación con los indicadores ESG (ambiental, social, gobernanza) de la entidad.</w:t>
            </w:r>
          </w:p>
        </w:tc>
      </w:tr>
      <w:tr w:rsidR="00A6650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Evidencias de producto</w:t>
            </w:r>
          </w:p>
        </w:tc>
      </w:tr>
      <w:tr w:rsidR="00A6650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sz w:val="21"/>
                <w:szCs w:val="21"/>
              </w:rPr>
              <w:t>1. Analiza el marco normativo boliviano de gestión y control ambiental y los marcos internacionales de sostenibilidad, identificando las obligaciones de revelación que imponen a la entidad.</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rsidP="00BF4E81">
            <w:pPr>
              <w:spacing w:before="20" w:after="20"/>
            </w:pPr>
            <w:r w:rsidRPr="008F2813">
              <w:rPr>
                <w:sz w:val="21"/>
                <w:szCs w:val="21"/>
              </w:rPr>
              <w:t>1.1 Sintetiza en equipo las obligaciones del marco normativo boliviano</w:t>
            </w:r>
            <w:r w:rsidR="00BF4E81" w:rsidRPr="008F2813">
              <w:rPr>
                <w:sz w:val="21"/>
                <w:szCs w:val="21"/>
              </w:rPr>
              <w:t xml:space="preserve"> e internacional </w:t>
            </w:r>
            <w:r w:rsidRPr="008F2813">
              <w:rPr>
                <w:sz w:val="21"/>
                <w:szCs w:val="21"/>
              </w:rPr>
              <w:t>aplicables a un sector económico</w:t>
            </w:r>
            <w:r w:rsidR="007C3D18" w:rsidRPr="008F2813">
              <w:rPr>
                <w:sz w:val="21"/>
                <w:szCs w:val="21"/>
              </w:rPr>
              <w:t xml:space="preserve"> en temas ambientales, sociales y de gobernanza.</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b/>
                <w:bCs/>
                <w:sz w:val="21"/>
                <w:szCs w:val="21"/>
              </w:rPr>
              <w:t xml:space="preserve">Producto 1: </w:t>
            </w:r>
            <w:r w:rsidRPr="008F2813">
              <w:rPr>
                <w:sz w:val="21"/>
                <w:szCs w:val="21"/>
              </w:rPr>
              <w:t xml:space="preserve">Cuadro del marco normativo ambiental boliviano con las obligaciones que impone a las </w:t>
            </w:r>
            <w:r w:rsidR="00BF4E81" w:rsidRPr="008F2813">
              <w:rPr>
                <w:sz w:val="21"/>
                <w:szCs w:val="21"/>
              </w:rPr>
              <w:t>organizaciones públicas y privadas</w:t>
            </w:r>
            <w:r w:rsidRPr="008F2813">
              <w:rPr>
                <w:sz w:val="21"/>
                <w:szCs w:val="21"/>
              </w:rPr>
              <w:t>.</w:t>
            </w:r>
          </w:p>
        </w:tc>
      </w:tr>
      <w:tr w:rsidR="00A6650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A6650B" w:rsidRPr="008F2813" w:rsidRDefault="00A6650B"/>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rsidP="007C3D18">
            <w:pPr>
              <w:spacing w:before="20" w:after="20"/>
            </w:pPr>
            <w:r w:rsidRPr="008F2813">
              <w:rPr>
                <w:sz w:val="21"/>
                <w:szCs w:val="21"/>
              </w:rPr>
              <w:t xml:space="preserve">1.2 </w:t>
            </w:r>
            <w:r w:rsidR="007C3D18" w:rsidRPr="008F2813">
              <w:rPr>
                <w:sz w:val="21"/>
                <w:szCs w:val="21"/>
              </w:rPr>
              <w:t xml:space="preserve">Elabora con los hallazgos de cumplimiento legal vigente los atributos de la auditoría ambiental. </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b/>
                <w:bCs/>
                <w:sz w:val="21"/>
                <w:szCs w:val="21"/>
              </w:rPr>
              <w:t xml:space="preserve">Producto 2: </w:t>
            </w:r>
            <w:r w:rsidRPr="008F2813">
              <w:rPr>
                <w:sz w:val="21"/>
                <w:szCs w:val="21"/>
              </w:rPr>
              <w:t>Cuadro comparativo de los marcos internacionales de información de sostenibilidad.</w:t>
            </w:r>
          </w:p>
        </w:tc>
      </w:tr>
      <w:tr w:rsidR="00A6650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sz w:val="21"/>
                <w:szCs w:val="21"/>
              </w:rPr>
              <w:t>2. Prepara el reporte de sostenibilidad de una entidad con los cuatro pilares d</w:t>
            </w:r>
            <w:r w:rsidR="007C3D18" w:rsidRPr="008F2813">
              <w:rPr>
                <w:sz w:val="21"/>
                <w:szCs w:val="21"/>
              </w:rPr>
              <w:t>e revelación de las NIIF de Sostenibilidad</w:t>
            </w:r>
            <w:r w:rsidRPr="008F2813">
              <w:rPr>
                <w:sz w:val="21"/>
                <w:szCs w:val="21"/>
              </w:rPr>
              <w:t>, evaluando la materialidad de los asuntos y los riesgos y oportunidades relacionados con el clima</w:t>
            </w:r>
            <w:r w:rsidR="007C3D18" w:rsidRPr="008F2813">
              <w:rPr>
                <w:sz w:val="21"/>
                <w:szCs w:val="21"/>
              </w:rPr>
              <w:t xml:space="preserve"> y ESG</w:t>
            </w:r>
            <w:r w:rsidRPr="008F2813">
              <w:rPr>
                <w:sz w:val="21"/>
                <w:szCs w:val="21"/>
              </w:rPr>
              <w:t>.</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sz w:val="21"/>
                <w:szCs w:val="21"/>
              </w:rPr>
              <w:t xml:space="preserve">2.1 </w:t>
            </w:r>
            <w:r w:rsidR="007C3D18" w:rsidRPr="008F2813">
              <w:rPr>
                <w:sz w:val="21"/>
                <w:szCs w:val="21"/>
              </w:rPr>
              <w:t xml:space="preserve">Compara en aula los marcos de la Fundación NIIF en Sostenibilidad, las normas europeas ESRS - ESG </w:t>
            </w:r>
            <w:r w:rsidR="000C667D" w:rsidRPr="008F2813">
              <w:rPr>
                <w:sz w:val="21"/>
                <w:szCs w:val="21"/>
              </w:rPr>
              <w:t xml:space="preserve">– GRI </w:t>
            </w:r>
            <w:r w:rsidR="007C3D18" w:rsidRPr="008F2813">
              <w:rPr>
                <w:sz w:val="21"/>
                <w:szCs w:val="21"/>
              </w:rPr>
              <w:t>y los estándare</w:t>
            </w:r>
            <w:r w:rsidR="00D9554B" w:rsidRPr="008F2813">
              <w:rPr>
                <w:sz w:val="21"/>
                <w:szCs w:val="21"/>
              </w:rPr>
              <w:t>s SASB del sector de la organización.</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b/>
                <w:bCs/>
                <w:sz w:val="21"/>
                <w:szCs w:val="21"/>
              </w:rPr>
              <w:t xml:space="preserve">Producto 3: </w:t>
            </w:r>
            <w:r w:rsidRPr="008F2813">
              <w:rPr>
                <w:sz w:val="21"/>
                <w:szCs w:val="21"/>
              </w:rPr>
              <w:t>Matriz de materialidad y de riesgos y oportunidades relacionados con el clima</w:t>
            </w:r>
            <w:r w:rsidR="00BF4E81" w:rsidRPr="008F2813">
              <w:rPr>
                <w:sz w:val="21"/>
                <w:szCs w:val="21"/>
              </w:rPr>
              <w:t xml:space="preserve"> por horizonte temporal</w:t>
            </w:r>
            <w:r w:rsidRPr="008F2813">
              <w:rPr>
                <w:sz w:val="21"/>
                <w:szCs w:val="21"/>
              </w:rPr>
              <w:t>.</w:t>
            </w:r>
          </w:p>
        </w:tc>
      </w:tr>
      <w:tr w:rsidR="00A6650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A6650B" w:rsidRPr="008F2813" w:rsidRDefault="00A6650B"/>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sz w:val="21"/>
                <w:szCs w:val="21"/>
              </w:rPr>
              <w:t xml:space="preserve">2.2 Elabora en equipo el reporte de sostenibilidad con sus indicadores ESG </w:t>
            </w:r>
            <w:r>
              <w:rPr>
                <w:sz w:val="21"/>
                <w:szCs w:val="21"/>
              </w:rPr>
              <w:t xml:space="preserve">de acuerdo a los </w:t>
            </w:r>
            <w:del w:id="9021" w:author="Comisión de revisión 4.5" w:date="2026-10-13T00:00:00Z">
              <w:r>
                <w:rPr>
                  <w:sz w:val="21"/>
                  <w:szCs w:val="21"/>
                </w:rPr>
                <w:delText xml:space="preserve">Objetivos del Desarrollo Sostenible</w:delText>
              </w:r>
            </w:del>
            <w:ins w:id="9022" w:author="Comisión de revisión 4.5" w:date="2026-10-13T00:00:00Z">
              <w:r>
                <w:rPr>
                  <w:sz w:val="21"/>
                  <w:szCs w:val="21"/>
                </w:rPr>
                <w:t xml:space="preserve">Objetivos de Desarrollo Sostenible</w:t>
              </w:r>
            </w:ins>
            <w:r>
              <w:rPr>
                <w:sz w:val="21"/>
                <w:szCs w:val="21"/>
              </w:rPr>
              <w:t xml:space="preserve">.</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b/>
                <w:bCs/>
                <w:sz w:val="21"/>
                <w:szCs w:val="21"/>
              </w:rPr>
              <w:t xml:space="preserve">Producto 4: </w:t>
            </w:r>
            <w:r w:rsidRPr="008F2813">
              <w:rPr>
                <w:sz w:val="21"/>
                <w:szCs w:val="21"/>
              </w:rPr>
              <w:t>Reporte de sostenibilidad de una entidad boliviana con sus indicadores ESG.</w:t>
            </w:r>
          </w:p>
        </w:tc>
      </w:tr>
      <w:tr w:rsidR="00A6650B">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Evidencias de conocimiento</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8511D" w:rsidRDefault="00367124">
            <w:pPr>
              <w:spacing w:before="20" w:after="20"/>
              <w:jc w:val="center"/>
            </w:pPr>
            <w:r w:rsidRPr="0088511D">
              <w:rPr>
                <w:b/>
                <w:bCs/>
                <w:i/>
                <w:iCs/>
                <w:sz w:val="21"/>
                <w:szCs w:val="21"/>
              </w:rPr>
              <w:t>Contenidos</w:t>
            </w:r>
          </w:p>
          <w:p w:rsidR="00A6650B" w:rsidRPr="0088511D" w:rsidRDefault="00367124">
            <w:pPr>
              <w:spacing w:before="20" w:after="20"/>
              <w:jc w:val="center"/>
            </w:pPr>
            <w:r w:rsidRPr="0088511D">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8511D" w:rsidRDefault="00367124">
            <w:pPr>
              <w:spacing w:before="20" w:after="20"/>
              <w:jc w:val="center"/>
            </w:pPr>
            <w:r w:rsidRPr="0088511D">
              <w:rPr>
                <w:b/>
                <w:bCs/>
                <w:i/>
                <w:iCs/>
                <w:sz w:val="21"/>
                <w:szCs w:val="21"/>
              </w:rPr>
              <w:t>Conocimientos circunstanciales</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pPr>
            <w:r>
              <w:rPr>
                <w:sz w:val="21"/>
                <w:szCs w:val="21"/>
              </w:rPr>
              <w:lastRenderedPageBreak/>
              <w:t>Tema 1: Introducción al medio ambiente y el desarrollo sostenible</w:t>
            </w:r>
          </w:p>
          <w:p w:rsidR="00A6650B" w:rsidRDefault="00367124">
            <w:pPr>
              <w:spacing w:before="20" w:after="20"/>
            </w:pPr>
            <w:r>
              <w:rPr>
                <w:sz w:val="21"/>
                <w:szCs w:val="21"/>
              </w:rPr>
              <w:t>Tema 2: Marco normativo en Bolivia sobre gestión y control ambiental</w:t>
            </w:r>
          </w:p>
          <w:p w:rsidR="00A6650B" w:rsidRDefault="00367124">
            <w:pPr>
              <w:spacing w:before="20" w:after="20"/>
            </w:pPr>
            <w:r>
              <w:rPr>
                <w:sz w:val="21"/>
                <w:szCs w:val="21"/>
              </w:rPr>
              <w:t>Tema 3: Informes ESG de sostenibilidad</w:t>
            </w:r>
          </w:p>
          <w:p w:rsidR="00A6650B" w:rsidRDefault="00367124">
            <w:pPr>
              <w:spacing w:before="20" w:after="20"/>
            </w:pPr>
            <w:r>
              <w:rPr>
                <w:sz w:val="21"/>
                <w:szCs w:val="21"/>
              </w:rPr>
              <w:t>Tema 4: Organismos emisores de pronunciamientos sobre sostenibilidad</w:t>
            </w:r>
          </w:p>
          <w:p w:rsidR="00A6650B" w:rsidRDefault="00367124">
            <w:pPr>
              <w:spacing w:before="20" w:after="20"/>
            </w:pPr>
            <w:r>
              <w:rPr>
                <w:sz w:val="21"/>
                <w:szCs w:val="21"/>
              </w:rPr>
              <w:t>Tema 5: Normas Internacionales de Información Financiera de Sostenibilidad</w:t>
            </w:r>
          </w:p>
          <w:p w:rsidR="00A6650B" w:rsidRDefault="00367124">
            <w:pPr>
              <w:spacing w:before="20" w:after="20"/>
            </w:pPr>
            <w:r>
              <w:rPr>
                <w:sz w:val="21"/>
                <w:szCs w:val="21"/>
              </w:rPr>
              <w:t>Tema 6: Normas emitidas por la SASB</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094E71" w:rsidRDefault="00367124">
            <w:pPr>
              <w:pStyle w:val="Prrafodelista"/>
              <w:numPr>
                <w:ilvl w:val="0"/>
                <w:numId w:val="2"/>
              </w:numPr>
              <w:spacing w:before="10" w:after="10"/>
            </w:pPr>
            <w:r w:rsidRPr="00094E71">
              <w:rPr>
                <w:sz w:val="21"/>
                <w:szCs w:val="21"/>
              </w:rPr>
              <w:t>Problemas ambientales e impactos ambientales internacionales y nacionales. (C)</w:t>
            </w:r>
          </w:p>
          <w:p w:rsidR="00A6650B" w:rsidRPr="00094E71" w:rsidRDefault="00367124">
            <w:pPr>
              <w:pStyle w:val="Prrafodelista"/>
              <w:numPr>
                <w:ilvl w:val="0"/>
                <w:numId w:val="2"/>
              </w:numPr>
              <w:spacing w:before="10" w:after="10"/>
            </w:pPr>
            <w:r w:rsidRPr="00094E71">
              <w:rPr>
                <w:sz w:val="21"/>
                <w:szCs w:val="21"/>
              </w:rPr>
              <w:t>La Organización de la</w:t>
            </w:r>
            <w:r w:rsidR="0088511D" w:rsidRPr="00094E71">
              <w:rPr>
                <w:sz w:val="21"/>
                <w:szCs w:val="21"/>
              </w:rPr>
              <w:t>s Naciones Unidas y los</w:t>
            </w:r>
            <w:r w:rsidRPr="00094E71">
              <w:rPr>
                <w:sz w:val="21"/>
                <w:szCs w:val="21"/>
              </w:rPr>
              <w:t xml:space="preserve"> objetivos de desarrollo sostenible; el Programa de las Naciones Unidas para el Medio Ambiente. (C)</w:t>
            </w:r>
          </w:p>
          <w:p w:rsidR="00A6650B" w:rsidRPr="00094E71" w:rsidRDefault="00367124">
            <w:pPr>
              <w:pStyle w:val="Prrafodelista"/>
              <w:numPr>
                <w:ilvl w:val="0"/>
                <w:numId w:val="2"/>
              </w:numPr>
              <w:spacing w:before="10" w:after="10"/>
            </w:pPr>
            <w:r w:rsidRPr="00094E71">
              <w:rPr>
                <w:sz w:val="21"/>
                <w:szCs w:val="21"/>
              </w:rPr>
              <w:t>La Agencia de Protección Ambiental de los Estados Unidos y la Unión Internacional para la Conservación de la Naturaleza. (C)</w:t>
            </w:r>
          </w:p>
          <w:p w:rsidR="00A6650B" w:rsidRPr="00094E71" w:rsidRDefault="00367124">
            <w:pPr>
              <w:pStyle w:val="Prrafodelista"/>
              <w:numPr>
                <w:ilvl w:val="0"/>
                <w:numId w:val="2"/>
              </w:numPr>
              <w:spacing w:before="10" w:after="10"/>
            </w:pPr>
            <w:r w:rsidRPr="00094E71">
              <w:rPr>
                <w:sz w:val="21"/>
                <w:szCs w:val="21"/>
              </w:rPr>
              <w:t>La ISO como emisora de normas de estandarización y el IBNORCA como emisor de Normas Bolivianas de calidad. (C)</w:t>
            </w:r>
          </w:p>
          <w:p w:rsidR="00A6650B" w:rsidRPr="00094E71" w:rsidRDefault="00367124">
            <w:pPr>
              <w:pStyle w:val="Prrafodelista"/>
              <w:numPr>
                <w:ilvl w:val="0"/>
                <w:numId w:val="2"/>
              </w:numPr>
              <w:spacing w:before="10" w:after="10"/>
            </w:pPr>
            <w:r w:rsidRPr="00094E71">
              <w:rPr>
                <w:sz w:val="21"/>
                <w:szCs w:val="21"/>
              </w:rPr>
              <w:t>La Contraloría General del Estado como emisora de normas de auditoría ambiental; la INTOSAI y las entidades fiscalizadoras superiores como emisoras de las ISSAI. (C)</w:t>
            </w:r>
          </w:p>
          <w:p w:rsidR="00A6650B" w:rsidRPr="00094E71" w:rsidRDefault="00367124">
            <w:pPr>
              <w:pStyle w:val="Prrafodelista"/>
              <w:numPr>
                <w:ilvl w:val="0"/>
                <w:numId w:val="2"/>
              </w:numPr>
              <w:spacing w:before="10" w:after="10"/>
            </w:pPr>
            <w:r w:rsidRPr="00094E71">
              <w:rPr>
                <w:sz w:val="21"/>
                <w:szCs w:val="21"/>
              </w:rPr>
              <w:t>La Federación Internacional de Contadores y sus comités, consejos y fundaciones emisores de normas de información financiera, auditoría y aseguramiento. (C)</w:t>
            </w:r>
          </w:p>
          <w:p w:rsidR="00A6650B" w:rsidRPr="00094E71" w:rsidRDefault="00367124">
            <w:pPr>
              <w:pStyle w:val="Prrafodelista"/>
              <w:numPr>
                <w:ilvl w:val="0"/>
                <w:numId w:val="2"/>
              </w:numPr>
              <w:spacing w:before="10" w:after="10"/>
            </w:pPr>
            <w:r w:rsidRPr="00094E71">
              <w:rPr>
                <w:sz w:val="21"/>
                <w:szCs w:val="21"/>
              </w:rPr>
              <w:t>La Bolsa Boliviana de Valores y las finanzas sostenibles, verdes y sociales. (C, A)</w:t>
            </w:r>
          </w:p>
          <w:p w:rsidR="00A6650B" w:rsidRPr="00094E71" w:rsidRDefault="00367124">
            <w:pPr>
              <w:pStyle w:val="Prrafodelista"/>
              <w:numPr>
                <w:ilvl w:val="0"/>
                <w:numId w:val="2"/>
              </w:numPr>
              <w:spacing w:before="10" w:after="10"/>
            </w:pPr>
            <w:r w:rsidRPr="00094E71">
              <w:rPr>
                <w:sz w:val="21"/>
                <w:szCs w:val="21"/>
              </w:rPr>
              <w:t>Bonos verdes, sociales y sostenibles y sus guías de emisión en el mercado de valores boliviano. (C, A)</w:t>
            </w:r>
          </w:p>
          <w:p w:rsidR="00A6650B" w:rsidRPr="00094E71" w:rsidRDefault="00367124">
            <w:pPr>
              <w:pStyle w:val="Prrafodelista"/>
              <w:numPr>
                <w:ilvl w:val="0"/>
                <w:numId w:val="2"/>
              </w:numPr>
              <w:spacing w:before="10" w:after="10"/>
            </w:pPr>
            <w:r w:rsidRPr="00094E71">
              <w:rPr>
                <w:sz w:val="21"/>
                <w:szCs w:val="21"/>
              </w:rPr>
              <w:t>La Constitución Política del Estado y la Ley Marco de Autonomías y Descentralización Andrés Ibáñez. (C)</w:t>
            </w:r>
          </w:p>
          <w:p w:rsidR="00A6650B" w:rsidRPr="00094E71" w:rsidRDefault="00367124">
            <w:pPr>
              <w:pStyle w:val="Prrafodelista"/>
              <w:numPr>
                <w:ilvl w:val="0"/>
                <w:numId w:val="2"/>
              </w:numPr>
              <w:spacing w:before="10" w:after="10"/>
            </w:pPr>
            <w:r w:rsidRPr="00094E71">
              <w:rPr>
                <w:sz w:val="21"/>
                <w:szCs w:val="21"/>
              </w:rPr>
              <w:t>Ley de Derechos de la Madre Tierra y Ley Marco de la Madre Tierra y Desarrollo Integral para Vivir Bien. (C)</w:t>
            </w:r>
          </w:p>
          <w:p w:rsidR="00A6650B" w:rsidRPr="00094E71" w:rsidRDefault="00367124">
            <w:pPr>
              <w:pStyle w:val="Prrafodelista"/>
              <w:numPr>
                <w:ilvl w:val="0"/>
                <w:numId w:val="2"/>
              </w:numPr>
              <w:spacing w:before="10" w:after="10"/>
            </w:pPr>
            <w:r w:rsidRPr="00094E71">
              <w:rPr>
                <w:sz w:val="21"/>
                <w:szCs w:val="21"/>
              </w:rPr>
              <w:t>Ley N° 071 de Derechos de la Madre Tierra y Ley N° 300 Marco de la Madre Tierra y Desarrollo Integral para Vivir Bien; la Autoridad Plurinacional de la Madre Tierra. (C)</w:t>
            </w:r>
          </w:p>
          <w:p w:rsidR="00A6650B" w:rsidRPr="00094E71" w:rsidRDefault="00367124">
            <w:pPr>
              <w:pStyle w:val="Prrafodelista"/>
              <w:numPr>
                <w:ilvl w:val="0"/>
                <w:numId w:val="2"/>
              </w:numPr>
              <w:spacing w:before="10" w:after="10"/>
            </w:pPr>
            <w:r w:rsidRPr="00094E71">
              <w:rPr>
                <w:sz w:val="21"/>
                <w:szCs w:val="21"/>
              </w:rPr>
              <w:t>Ley del Medio Ambiente N° 1333, sus reglamentos y normas conexas vigentes. (C)</w:t>
            </w:r>
          </w:p>
          <w:p w:rsidR="00A6650B" w:rsidRPr="00094E71" w:rsidRDefault="00367124">
            <w:pPr>
              <w:pStyle w:val="Prrafodelista"/>
              <w:numPr>
                <w:ilvl w:val="0"/>
                <w:numId w:val="2"/>
              </w:numPr>
              <w:spacing w:before="10" w:after="10"/>
            </w:pPr>
            <w:r w:rsidRPr="00094E71">
              <w:rPr>
                <w:sz w:val="21"/>
                <w:szCs w:val="21"/>
              </w:rPr>
              <w:t>Ley N° 755 de Gestión Integral de Residuos y otras leyes, decretos y resoluciones sectoriales. (C)</w:t>
            </w:r>
          </w:p>
          <w:p w:rsidR="00A6650B" w:rsidRPr="00094E71" w:rsidRDefault="00367124">
            <w:pPr>
              <w:pStyle w:val="Prrafodelista"/>
              <w:numPr>
                <w:ilvl w:val="0"/>
                <w:numId w:val="2"/>
              </w:numPr>
              <w:spacing w:before="10" w:after="10"/>
            </w:pPr>
            <w:r w:rsidRPr="00094E71">
              <w:rPr>
                <w:sz w:val="21"/>
                <w:szCs w:val="21"/>
              </w:rPr>
              <w:t>Normas Bolivianas emitidas por el IBNORCA. (C)</w:t>
            </w:r>
          </w:p>
          <w:p w:rsidR="00A6650B" w:rsidRPr="00094E71" w:rsidRDefault="00367124">
            <w:pPr>
              <w:pStyle w:val="Prrafodelista"/>
              <w:numPr>
                <w:ilvl w:val="0"/>
                <w:numId w:val="2"/>
              </w:numPr>
              <w:spacing w:before="10" w:after="10"/>
            </w:pPr>
            <w:r w:rsidRPr="00094E71">
              <w:rPr>
                <w:sz w:val="21"/>
                <w:szCs w:val="21"/>
              </w:rPr>
              <w:t>La obligación de las empresas de informar sus acciones e impactos ambientales, sociales y de gobierno. (C)</w:t>
            </w:r>
          </w:p>
          <w:p w:rsidR="00A6650B" w:rsidRPr="00094E71" w:rsidRDefault="00367124">
            <w:pPr>
              <w:pStyle w:val="Prrafodelista"/>
              <w:numPr>
                <w:ilvl w:val="0"/>
                <w:numId w:val="2"/>
              </w:numPr>
              <w:spacing w:before="10" w:after="10"/>
            </w:pPr>
            <w:r w:rsidRPr="00094E71">
              <w:rPr>
                <w:sz w:val="21"/>
                <w:szCs w:val="21"/>
              </w:rPr>
              <w:t>Requisitos de la Directiva de Informes de Sostenibilidad Corporativa de la Unión Europea y el enfoque de cinco fases de los informes ESG. (C)</w:t>
            </w:r>
          </w:p>
          <w:p w:rsidR="00A6650B" w:rsidRPr="00094E71" w:rsidRDefault="00367124">
            <w:pPr>
              <w:pStyle w:val="Prrafodelista"/>
              <w:numPr>
                <w:ilvl w:val="0"/>
                <w:numId w:val="2"/>
              </w:numPr>
              <w:spacing w:before="10" w:after="10"/>
            </w:pPr>
            <w:r w:rsidRPr="00094E71">
              <w:rPr>
                <w:sz w:val="21"/>
                <w:szCs w:val="21"/>
              </w:rPr>
              <w:t>Métricas y objetivos de las Normas Europeas de Información de Sostenibilidad; comprensión, gestión y cuantificación de los asuntos ESG. (C)</w:t>
            </w:r>
          </w:p>
          <w:p w:rsidR="00A6650B" w:rsidRPr="00094E71" w:rsidRDefault="00367124">
            <w:pPr>
              <w:pStyle w:val="Prrafodelista"/>
              <w:numPr>
                <w:ilvl w:val="0"/>
                <w:numId w:val="2"/>
              </w:numPr>
              <w:spacing w:before="10" w:after="10"/>
            </w:pPr>
            <w:r w:rsidRPr="00094E71">
              <w:rPr>
                <w:sz w:val="21"/>
                <w:szCs w:val="21"/>
              </w:rPr>
              <w:t>Los grupos de interés y la transparencia en los informes ESG; establecimiento de una estructura de gobierno dirigida por la junta directiva. (C, A)</w:t>
            </w:r>
          </w:p>
          <w:p w:rsidR="00A6650B" w:rsidRPr="00094E71" w:rsidRDefault="00367124">
            <w:pPr>
              <w:pStyle w:val="Prrafodelista"/>
              <w:numPr>
                <w:ilvl w:val="0"/>
                <w:numId w:val="2"/>
              </w:numPr>
              <w:spacing w:before="10" w:after="10"/>
            </w:pPr>
            <w:r w:rsidRPr="00094E71">
              <w:rPr>
                <w:sz w:val="21"/>
                <w:szCs w:val="21"/>
              </w:rPr>
              <w:t>Proceso de diligencia debida en las cadenas de valor completas e integración de los asuntos ESG en los sistemas de gestión de riesgos corporativos. (C)</w:t>
            </w:r>
          </w:p>
          <w:p w:rsidR="00A6650B" w:rsidRPr="00094E71" w:rsidRDefault="00367124">
            <w:pPr>
              <w:pStyle w:val="Prrafodelista"/>
              <w:numPr>
                <w:ilvl w:val="0"/>
                <w:numId w:val="2"/>
              </w:numPr>
              <w:spacing w:before="10" w:after="10"/>
            </w:pPr>
            <w:r w:rsidRPr="00094E71">
              <w:rPr>
                <w:sz w:val="21"/>
                <w:szCs w:val="21"/>
              </w:rPr>
              <w:t>Preparación para el aseguramiento y consideración de los horizontes de corto, mediano y largo plazo. (P)</w:t>
            </w:r>
          </w:p>
          <w:p w:rsidR="00A6650B" w:rsidRPr="00094E71" w:rsidRDefault="00367124">
            <w:pPr>
              <w:pStyle w:val="Prrafodelista"/>
              <w:numPr>
                <w:ilvl w:val="0"/>
                <w:numId w:val="2"/>
              </w:numPr>
              <w:spacing w:before="10" w:after="10"/>
            </w:pPr>
            <w:r w:rsidRPr="00094E71">
              <w:rPr>
                <w:sz w:val="21"/>
                <w:szCs w:val="21"/>
              </w:rPr>
              <w:t>Evaluación de la materialidad de los asuntos de sostenibilidad y alcance de la cadena de valor de la entidad. (C, P)</w:t>
            </w:r>
          </w:p>
          <w:p w:rsidR="00A6650B" w:rsidRPr="00094E71" w:rsidRDefault="00367124">
            <w:pPr>
              <w:pStyle w:val="Prrafodelista"/>
              <w:numPr>
                <w:ilvl w:val="0"/>
                <w:numId w:val="2"/>
              </w:numPr>
              <w:spacing w:before="10" w:after="10"/>
            </w:pPr>
            <w:r w:rsidRPr="00094E71">
              <w:rPr>
                <w:sz w:val="21"/>
                <w:szCs w:val="21"/>
              </w:rPr>
              <w:t>El Foro Económico Mundial y sus métricas; la Fundación IFRS y el Consejo de Normas Internacionales de Sostenibilidad. (C)</w:t>
            </w:r>
          </w:p>
          <w:p w:rsidR="00A6650B" w:rsidRPr="00094E71" w:rsidRDefault="00367124">
            <w:pPr>
              <w:pStyle w:val="Prrafodelista"/>
              <w:numPr>
                <w:ilvl w:val="0"/>
                <w:numId w:val="2"/>
              </w:numPr>
              <w:spacing w:before="10" w:after="10"/>
            </w:pPr>
            <w:r w:rsidRPr="00094E71">
              <w:rPr>
                <w:sz w:val="21"/>
                <w:szCs w:val="21"/>
              </w:rPr>
              <w:t>La Junta de Normas de Divulgación Climática y el Grupo de Trabajo para Divulgaciones Financieras Relacionadas con el Clima. (C)</w:t>
            </w:r>
          </w:p>
          <w:p w:rsidR="00A6650B" w:rsidRPr="00094E71" w:rsidRDefault="00367124">
            <w:pPr>
              <w:pStyle w:val="Prrafodelista"/>
              <w:numPr>
                <w:ilvl w:val="0"/>
                <w:numId w:val="2"/>
              </w:numPr>
              <w:spacing w:before="10" w:after="10"/>
            </w:pPr>
            <w:r w:rsidRPr="00094E71">
              <w:rPr>
                <w:sz w:val="21"/>
                <w:szCs w:val="21"/>
              </w:rPr>
              <w:t>Consolidación de la Junta de Normas de Divulgación Climática, de la Fundación de Informes de Valor y del seguimiento de las divulgaciones climáticas en la Fundación IFRS. (C)</w:t>
            </w:r>
          </w:p>
          <w:p w:rsidR="00A6650B" w:rsidRPr="00094E71" w:rsidRDefault="00367124">
            <w:pPr>
              <w:pStyle w:val="Prrafodelista"/>
              <w:numPr>
                <w:ilvl w:val="0"/>
                <w:numId w:val="2"/>
              </w:numPr>
              <w:spacing w:before="10" w:after="10"/>
            </w:pPr>
            <w:r w:rsidRPr="00094E71">
              <w:rPr>
                <w:sz w:val="21"/>
                <w:szCs w:val="21"/>
              </w:rPr>
              <w:t>El Marco de Información Integrada de la Fundación de Informes de Valor, los estándares SASB basados en la industria y el Consejo Internacional de Reporte Integrado. (C)</w:t>
            </w:r>
          </w:p>
          <w:p w:rsidR="00A6650B" w:rsidRPr="00094E71" w:rsidRDefault="00367124">
            <w:pPr>
              <w:pStyle w:val="Prrafodelista"/>
              <w:numPr>
                <w:ilvl w:val="0"/>
                <w:numId w:val="2"/>
              </w:numPr>
              <w:spacing w:before="10" w:after="10"/>
            </w:pPr>
            <w:r w:rsidRPr="00094E71">
              <w:rPr>
                <w:sz w:val="21"/>
                <w:szCs w:val="21"/>
              </w:rPr>
              <w:t>Otros marcos de referencia sobre sostenibilidad. (C)</w:t>
            </w:r>
          </w:p>
          <w:p w:rsidR="00A6650B" w:rsidRPr="00094E71" w:rsidRDefault="00367124">
            <w:pPr>
              <w:pStyle w:val="Prrafodelista"/>
              <w:numPr>
                <w:ilvl w:val="0"/>
                <w:numId w:val="2"/>
              </w:numPr>
              <w:spacing w:before="10" w:after="10"/>
            </w:pPr>
            <w:r w:rsidRPr="00094E71">
              <w:rPr>
                <w:sz w:val="21"/>
                <w:szCs w:val="21"/>
              </w:rPr>
              <w:t>NIIF S1: requisitos generales para la revelación de información financiera relacionada con la sostenibilidad. (C)</w:t>
            </w:r>
          </w:p>
          <w:p w:rsidR="00A6650B" w:rsidRPr="00094E71" w:rsidRDefault="00367124">
            <w:pPr>
              <w:pStyle w:val="Prrafodelista"/>
              <w:numPr>
                <w:ilvl w:val="0"/>
                <w:numId w:val="2"/>
              </w:numPr>
              <w:spacing w:before="10" w:after="10"/>
            </w:pPr>
            <w:r w:rsidRPr="00094E71">
              <w:rPr>
                <w:sz w:val="21"/>
                <w:szCs w:val="21"/>
              </w:rPr>
              <w:t>Vigencia de las NIIF S1 y S2 y disposiciones transitorias para su primera aplicación. (C, P)</w:t>
            </w:r>
          </w:p>
          <w:p w:rsidR="00A6650B" w:rsidRPr="00094E71" w:rsidRDefault="00367124">
            <w:pPr>
              <w:pStyle w:val="Prrafodelista"/>
              <w:numPr>
                <w:ilvl w:val="0"/>
                <w:numId w:val="2"/>
              </w:numPr>
              <w:spacing w:before="10" w:after="10"/>
            </w:pPr>
            <w:r w:rsidRPr="00094E71">
              <w:rPr>
                <w:sz w:val="21"/>
                <w:szCs w:val="21"/>
              </w:rPr>
              <w:t>NIIF S2: información a revelar relacionada con el clima; otras normas de sostenibilidad. (C, P)</w:t>
            </w:r>
          </w:p>
          <w:p w:rsidR="00A6650B" w:rsidRPr="00094E71" w:rsidRDefault="00367124">
            <w:pPr>
              <w:pStyle w:val="Prrafodelista"/>
              <w:numPr>
                <w:ilvl w:val="0"/>
                <w:numId w:val="2"/>
              </w:numPr>
              <w:spacing w:before="10" w:after="10"/>
            </w:pPr>
            <w:r w:rsidRPr="00094E71">
              <w:rPr>
                <w:sz w:val="21"/>
                <w:szCs w:val="21"/>
              </w:rPr>
              <w:t>Medición y revelación de las emisiones de gases de efecto invernadero de alcance 1, 2 y 3. (C, P)</w:t>
            </w:r>
          </w:p>
          <w:p w:rsidR="00A6650B" w:rsidRPr="00094E71" w:rsidRDefault="00367124" w:rsidP="00905349">
            <w:pPr>
              <w:pStyle w:val="Prrafodelista"/>
              <w:numPr>
                <w:ilvl w:val="0"/>
                <w:numId w:val="2"/>
              </w:numPr>
              <w:spacing w:before="10" w:after="10"/>
            </w:pPr>
            <w:r w:rsidRPr="00094E71">
              <w:rPr>
                <w:sz w:val="21"/>
                <w:szCs w:val="21"/>
              </w:rPr>
              <w:t xml:space="preserve">Preparación del reporte de sostenibilidad conforme a las NIIF S1 y S2: gobernanza, estrategia, gestión de riesgos, métricas y objetivos. </w:t>
            </w:r>
            <w:r w:rsidR="00905349" w:rsidRPr="00905349">
              <w:rPr>
                <w:sz w:val="21"/>
                <w:szCs w:val="21"/>
              </w:rPr>
              <w:t>(C, P, A)</w:t>
            </w:r>
          </w:p>
          <w:p w:rsidR="00A6650B" w:rsidRPr="00094E71" w:rsidRDefault="00367124" w:rsidP="00905349">
            <w:pPr>
              <w:pStyle w:val="Prrafodelista"/>
              <w:numPr>
                <w:ilvl w:val="0"/>
                <w:numId w:val="2"/>
              </w:numPr>
              <w:spacing w:before="10" w:after="10"/>
            </w:pPr>
            <w:r w:rsidRPr="00094E71">
              <w:rPr>
                <w:sz w:val="21"/>
                <w:szCs w:val="21"/>
              </w:rPr>
              <w:t xml:space="preserve">Indicadores ESG de una entidad boliviana: selección, medición, fuentes de datos y controles sobre la información reportada. </w:t>
            </w:r>
            <w:r w:rsidR="00905349" w:rsidRPr="00905349">
              <w:rPr>
                <w:sz w:val="21"/>
                <w:szCs w:val="21"/>
              </w:rPr>
              <w:t>(C, P, A)</w:t>
            </w:r>
          </w:p>
          <w:p w:rsidR="00A6650B" w:rsidRPr="00094E71" w:rsidRDefault="00367124">
            <w:pPr>
              <w:pStyle w:val="Prrafodelista"/>
              <w:numPr>
                <w:ilvl w:val="0"/>
                <w:numId w:val="2"/>
              </w:numPr>
              <w:spacing w:before="10" w:after="10"/>
            </w:pPr>
            <w:r w:rsidRPr="00094E71">
              <w:rPr>
                <w:sz w:val="21"/>
                <w:szCs w:val="21"/>
              </w:rPr>
              <w:t>El Consejo de Normas de Contabilidad de la Sostenibilidad y la guía de aplicación de las normas SASB. (C, P)</w:t>
            </w:r>
          </w:p>
          <w:p w:rsidR="00A6650B" w:rsidRPr="00094E71" w:rsidRDefault="00367124">
            <w:pPr>
              <w:pStyle w:val="Prrafodelista"/>
              <w:numPr>
                <w:ilvl w:val="0"/>
                <w:numId w:val="2"/>
              </w:numPr>
              <w:spacing w:before="10" w:after="10"/>
            </w:pPr>
            <w:r w:rsidRPr="00094E71">
              <w:rPr>
                <w:sz w:val="21"/>
                <w:szCs w:val="21"/>
              </w:rPr>
              <w:t>Normas SASB de los sectores de ropa, accesorios y calzado; fabricación de electrodomésticos; productos y mobiliario de construcción; comercio electrónico y productos personales y para el hogar. (C, T)</w:t>
            </w:r>
          </w:p>
          <w:p w:rsidR="00A6650B" w:rsidRPr="00094E71" w:rsidRDefault="00367124">
            <w:pPr>
              <w:pStyle w:val="Prrafodelista"/>
              <w:numPr>
                <w:ilvl w:val="0"/>
                <w:numId w:val="2"/>
              </w:numPr>
              <w:spacing w:before="10" w:after="10"/>
            </w:pPr>
            <w:r w:rsidRPr="00094E71">
              <w:rPr>
                <w:sz w:val="21"/>
                <w:szCs w:val="21"/>
              </w:rPr>
              <w:t>Normas SASB de los sectores de minoristas y distribuidores multilínea y especializados; juguetes y artículos deportivos; extractivos y procesamiento de minerales; finanzas y bebida alimenticia. (C)</w:t>
            </w:r>
          </w:p>
          <w:p w:rsidR="00A6650B" w:rsidRPr="00094E71" w:rsidRDefault="00367124">
            <w:pPr>
              <w:pStyle w:val="Prrafodelista"/>
              <w:numPr>
                <w:ilvl w:val="0"/>
                <w:numId w:val="2"/>
              </w:numPr>
              <w:spacing w:before="10" w:after="10"/>
            </w:pPr>
            <w:r w:rsidRPr="00094E71">
              <w:rPr>
                <w:sz w:val="21"/>
                <w:szCs w:val="21"/>
              </w:rPr>
              <w:t>Normas SASB de los sectores de cuidado de la salud; infraestructura; recursos renovables y energía alternativa; transformación de recursos; servicios; tecnología y comunicaciones y transporte. (C)</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11822" w:rsidRPr="00711822" w:rsidRDefault="00711822" w:rsidP="00711822">
            <w:pPr>
              <w:spacing w:before="10" w:after="10"/>
            </w:pPr>
          </w:p>
          <w:p w:rsidR="00A6650B" w:rsidRPr="00F104E0" w:rsidRDefault="00367124">
            <w:pPr>
              <w:pStyle w:val="Prrafodelista"/>
              <w:numPr>
                <w:ilvl w:val="0"/>
                <w:numId w:val="3"/>
              </w:numPr>
              <w:spacing w:before="10" w:after="10"/>
            </w:pPr>
            <w:r w:rsidRPr="00094E71">
              <w:rPr>
                <w:sz w:val="21"/>
                <w:szCs w:val="21"/>
              </w:rPr>
              <w:t>Nociones de ecología y de contaminación del agua, del aire y del suelo.</w:t>
            </w:r>
          </w:p>
          <w:p w:rsidR="00F104E0" w:rsidRPr="00094E71" w:rsidRDefault="00F104E0">
            <w:pPr>
              <w:pStyle w:val="Prrafodelista"/>
              <w:numPr>
                <w:ilvl w:val="0"/>
                <w:numId w:val="3"/>
              </w:numPr>
              <w:spacing w:before="10" w:after="10"/>
            </w:pPr>
            <w:r>
              <w:rPr>
                <w:sz w:val="21"/>
                <w:szCs w:val="21"/>
              </w:rPr>
              <w:t>Generación de residuos y la gestión integral de los residuos</w:t>
            </w:r>
          </w:p>
          <w:p w:rsidR="00A6650B" w:rsidRPr="00711822" w:rsidRDefault="00367124">
            <w:pPr>
              <w:pStyle w:val="Prrafodelista"/>
              <w:numPr>
                <w:ilvl w:val="0"/>
                <w:numId w:val="3"/>
              </w:numPr>
              <w:spacing w:before="10" w:after="10"/>
            </w:pPr>
            <w:r w:rsidRPr="00094E71">
              <w:rPr>
                <w:sz w:val="21"/>
                <w:szCs w:val="21"/>
              </w:rPr>
              <w:t>Factores de emisión y unidades de conversión utilizados en la cuantificación de gases de efecto invernadero.</w:t>
            </w:r>
          </w:p>
          <w:p w:rsidR="00711822" w:rsidRPr="00094E71" w:rsidRDefault="00711822">
            <w:pPr>
              <w:pStyle w:val="Prrafodelista"/>
              <w:numPr>
                <w:ilvl w:val="0"/>
                <w:numId w:val="3"/>
              </w:numPr>
              <w:spacing w:before="10" w:after="10"/>
            </w:pPr>
            <w:r>
              <w:rPr>
                <w:sz w:val="21"/>
                <w:szCs w:val="21"/>
              </w:rPr>
              <w:t>Conocimiento de las páginas de las organizaciones que son emisores y reguladores de normas ambientales, sociales y gobernanza en desarrollo sostenible.</w:t>
            </w:r>
          </w:p>
        </w:tc>
      </w:tr>
      <w:tr w:rsidR="00A6650B">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C74027" w:rsidP="000C667D">
            <w:pPr>
              <w:spacing w:before="20" w:after="20"/>
              <w:jc w:val="both"/>
            </w:pPr>
            <w:r w:rsidRPr="008F2813">
              <w:rPr>
                <w:b/>
                <w:bCs/>
                <w:i/>
                <w:iCs/>
                <w:sz w:val="21"/>
                <w:szCs w:val="21"/>
              </w:rPr>
              <w:t>Elemento de competencia 2</w:t>
            </w:r>
            <w:r w:rsidR="00367124" w:rsidRPr="008F2813">
              <w:rPr>
                <w:b/>
                <w:bCs/>
                <w:i/>
                <w:iCs/>
                <w:sz w:val="21"/>
                <w:szCs w:val="21"/>
              </w:rPr>
              <w:t xml:space="preserve">: </w:t>
            </w:r>
            <w:r w:rsidRPr="008F2813">
              <w:rPr>
                <w:sz w:val="21"/>
                <w:szCs w:val="21"/>
              </w:rPr>
              <w:t>Elabora</w:t>
            </w:r>
            <w:r w:rsidR="00367124" w:rsidRPr="008F2813">
              <w:rPr>
                <w:sz w:val="21"/>
                <w:szCs w:val="21"/>
              </w:rPr>
              <w:t xml:space="preserve"> informe</w:t>
            </w:r>
            <w:r w:rsidRPr="008F2813">
              <w:rPr>
                <w:sz w:val="21"/>
                <w:szCs w:val="21"/>
              </w:rPr>
              <w:t>s</w:t>
            </w:r>
            <w:r w:rsidR="00367124" w:rsidRPr="008F2813">
              <w:rPr>
                <w:sz w:val="21"/>
                <w:szCs w:val="21"/>
              </w:rPr>
              <w:t xml:space="preserve"> de aseguramiento de la sostenibilidad</w:t>
            </w:r>
            <w:r w:rsidRPr="008F2813">
              <w:rPr>
                <w:sz w:val="21"/>
                <w:szCs w:val="21"/>
              </w:rPr>
              <w:t>, social y GEI,</w:t>
            </w:r>
            <w:r w:rsidR="00367124" w:rsidRPr="008F2813">
              <w:rPr>
                <w:sz w:val="21"/>
                <w:szCs w:val="21"/>
              </w:rPr>
              <w:t xml:space="preserve"> conforme a la Norma Internacional de Ase</w:t>
            </w:r>
            <w:r w:rsidR="00D9554B" w:rsidRPr="008F2813">
              <w:rPr>
                <w:sz w:val="21"/>
                <w:szCs w:val="21"/>
              </w:rPr>
              <w:t xml:space="preserve">guramiento de la Sostenibilidad y </w:t>
            </w:r>
            <w:del w:id="9005" w:author="Comisión de revisión 4.5" w:date="2026-10-13T00:00:00Z">
              <w:r>
                <w:rPr>
                  <w:sz w:val="21"/>
                  <w:szCs w:val="21"/>
                </w:rPr>
                <w:delText xml:space="preserve">Auditorias Sociales Externas</w:delText>
              </w:r>
            </w:del>
            <w:ins w:id="9006" w:author="Comisión de revisión 4.5" w:date="2026-10-13T00:00:00Z">
              <w:r>
                <w:rPr>
                  <w:sz w:val="21"/>
                  <w:szCs w:val="21"/>
                </w:rPr>
                <w:t xml:space="preserve">Auditorías Sociales Externas</w:t>
              </w:r>
            </w:ins>
            <w:r>
              <w:rPr>
                <w:sz w:val="21"/>
                <w:szCs w:val="21"/>
              </w:rPr>
              <w:t xml:space="preserve">.</w:t>
            </w:r>
          </w:p>
        </w:tc>
      </w:tr>
      <w:tr w:rsidR="00A6650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Evidencias de producto</w:t>
            </w:r>
          </w:p>
        </w:tc>
      </w:tr>
      <w:tr w:rsidR="00A6650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rsidP="00D9554B">
            <w:pPr>
              <w:spacing w:before="20" w:after="20"/>
            </w:pPr>
            <w:r w:rsidRPr="008F2813">
              <w:rPr>
                <w:sz w:val="21"/>
                <w:szCs w:val="21"/>
              </w:rPr>
              <w:t>1. Planifica</w:t>
            </w:r>
            <w:r w:rsidR="00D9554B" w:rsidRPr="008F2813">
              <w:rPr>
                <w:sz w:val="21"/>
                <w:szCs w:val="21"/>
              </w:rPr>
              <w:t>, ejecuta y reporta</w:t>
            </w:r>
            <w:r w:rsidRPr="008F2813">
              <w:rPr>
                <w:sz w:val="21"/>
                <w:szCs w:val="21"/>
              </w:rPr>
              <w:t xml:space="preserve"> el encargo de aseguramiento de la soste</w:t>
            </w:r>
            <w:r>
              <w:rPr>
                <w:sz w:val="21"/>
                <w:szCs w:val="21"/>
              </w:rPr>
              <w:t xml:space="preserve">nibilidad </w:t>
            </w:r>
            <w:del w:id="9007" w:author="Comisión de revisión 4.5" w:date="2026-10-13T00:00:00Z">
              <w:r>
                <w:rPr>
                  <w:sz w:val="21"/>
                  <w:szCs w:val="21"/>
                </w:rPr>
                <w:delText xml:space="preserve">conforme a la Normas Internacionales</w:delText>
              </w:r>
            </w:del>
            <w:ins w:id="9008" w:author="Comisión de revisión 4.5" w:date="2026-10-13T00:00:00Z">
              <w:r>
                <w:rPr>
                  <w:sz w:val="21"/>
                  <w:szCs w:val="21"/>
                </w:rPr>
                <w:t xml:space="preserve">conforme a las Normas Internacionales</w:t>
              </w:r>
            </w:ins>
            <w:r>
              <w:rPr>
                <w:sz w:val="21"/>
                <w:szCs w:val="21"/>
              </w:rPr>
              <w:t xml:space="preserve"> de Aseguramiento de la Sostenibilidad (NIAS) 5000</w:t>
            </w:r>
            <w:r w:rsidRPr="008F2813">
              <w:rPr>
                <w:sz w:val="21"/>
                <w:szCs w:val="21"/>
              </w:rPr>
              <w:t>, evaluando las condiciones previas, los requisitos de ética e independen</w:t>
            </w:r>
            <w:r w:rsidR="00D9554B" w:rsidRPr="008F2813">
              <w:rPr>
                <w:sz w:val="21"/>
                <w:szCs w:val="21"/>
              </w:rPr>
              <w:t xml:space="preserve">cia y el nivel de aseguramiento; así como los Gases de Efecto Invernadero. </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sz w:val="21"/>
                <w:szCs w:val="21"/>
              </w:rPr>
              <w:t>1.1 Elabora en aula los términos del contrato y la carta de aceptación de un encargo de aseguramiento de sostenibilidad.</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2F751A">
            <w:pPr>
              <w:spacing w:before="20" w:after="20"/>
            </w:pPr>
            <w:r w:rsidRPr="008F2813">
              <w:rPr>
                <w:b/>
                <w:bCs/>
                <w:sz w:val="21"/>
                <w:szCs w:val="21"/>
              </w:rPr>
              <w:t>Producto 5</w:t>
            </w:r>
            <w:r w:rsidR="00367124" w:rsidRPr="008F2813">
              <w:rPr>
                <w:b/>
                <w:bCs/>
                <w:sz w:val="21"/>
                <w:szCs w:val="21"/>
              </w:rPr>
              <w:t xml:space="preserve">: </w:t>
            </w:r>
            <w:r w:rsidR="00367124" w:rsidRPr="008F2813">
              <w:rPr>
                <w:sz w:val="21"/>
                <w:szCs w:val="21"/>
              </w:rPr>
              <w:t>Carta de aceptación y términos del encargo de aseguramiento de la sostenibilidad.</w:t>
            </w:r>
          </w:p>
        </w:tc>
      </w:tr>
      <w:tr w:rsidR="00A6650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A6650B" w:rsidRPr="008F2813" w:rsidRDefault="00A6650B"/>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pPr>
            <w:r w:rsidRPr="008F2813">
              <w:rPr>
                <w:sz w:val="21"/>
                <w:szCs w:val="21"/>
              </w:rPr>
              <w:t>1.2 Contrasta en equipo el aseguramiento limitado y el razonable con los procedimientos que exige cada uno.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2F751A">
            <w:pPr>
              <w:spacing w:before="20" w:after="20"/>
            </w:pPr>
            <w:r w:rsidRPr="008F2813">
              <w:rPr>
                <w:b/>
                <w:bCs/>
                <w:sz w:val="21"/>
                <w:szCs w:val="21"/>
              </w:rPr>
              <w:t>Producto 6</w:t>
            </w:r>
            <w:r w:rsidR="00367124" w:rsidRPr="008F2813">
              <w:rPr>
                <w:b/>
                <w:bCs/>
                <w:sz w:val="21"/>
                <w:szCs w:val="21"/>
              </w:rPr>
              <w:t xml:space="preserve">: </w:t>
            </w:r>
            <w:r w:rsidR="00367124" w:rsidRPr="008F2813">
              <w:rPr>
                <w:sz w:val="21"/>
                <w:szCs w:val="21"/>
              </w:rPr>
              <w:t>Cuadro comparativo del aseguramiento limitado y del aseguramiento razonable.</w:t>
            </w:r>
            <w:r w:rsidR="000C667D" w:rsidRPr="008F2813">
              <w:t xml:space="preserve"> </w:t>
            </w:r>
            <w:r w:rsidR="000C667D" w:rsidRPr="008F2813">
              <w:rPr>
                <w:sz w:val="21"/>
                <w:szCs w:val="21"/>
              </w:rPr>
              <w:t>Forma la conclusión de aseguramiento y elabora el informe sobre la información de sostenibilidad y sobre las declaraciones de gases de efecto invernadero, respondiendo a los riesgos de inexactitud material.</w:t>
            </w:r>
          </w:p>
        </w:tc>
      </w:tr>
      <w:tr w:rsidR="00A6650B" w:rsidTr="008F2813">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0C667D" w:rsidP="000C667D">
            <w:pPr>
              <w:spacing w:before="20" w:after="20"/>
            </w:pPr>
            <w:r w:rsidRPr="008F2813">
              <w:rPr>
                <w:sz w:val="21"/>
                <w:szCs w:val="21"/>
              </w:rPr>
              <w:t>2. Planifica, ejecuta e informa las auditorías sociales externas con procesos de evaluación independientes que verifican de manera objetiva las prácticas laborales, éticas, comunitarias y de sostenibilidad de una organización.</w:t>
            </w:r>
          </w:p>
        </w:tc>
        <w:tc>
          <w:tcPr>
            <w:tcW w:w="3320" w:type="dxa"/>
            <w:gridSpan w:val="6"/>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8F2813" w:rsidRDefault="00367124" w:rsidP="00F645E0">
            <w:pPr>
              <w:spacing w:before="20" w:after="20"/>
            </w:pPr>
            <w:r w:rsidRPr="008F2813">
              <w:rPr>
                <w:sz w:val="21"/>
                <w:szCs w:val="21"/>
              </w:rPr>
              <w:t xml:space="preserve">2.1 </w:t>
            </w:r>
            <w:r w:rsidR="005676D0" w:rsidRPr="008F2813">
              <w:rPr>
                <w:sz w:val="21"/>
                <w:szCs w:val="21"/>
              </w:rPr>
              <w:t>Toma conocimiento en aula de: Norma SA8000 (Social Accountability International), Metodología SMETA (Sedex Members Ethical Trade Audit) y Norma ISO 26000.</w:t>
            </w:r>
          </w:p>
        </w:tc>
        <w:tc>
          <w:tcPr>
            <w:tcW w:w="3320"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8F2813" w:rsidRDefault="002F751A" w:rsidP="005676D0">
            <w:pPr>
              <w:spacing w:before="20" w:after="20"/>
            </w:pPr>
            <w:r w:rsidRPr="008F2813">
              <w:rPr>
                <w:b/>
                <w:bCs/>
                <w:sz w:val="21"/>
                <w:szCs w:val="21"/>
              </w:rPr>
              <w:t>Producto 7</w:t>
            </w:r>
            <w:r w:rsidR="00367124" w:rsidRPr="008F2813">
              <w:rPr>
                <w:b/>
                <w:bCs/>
                <w:sz w:val="21"/>
                <w:szCs w:val="21"/>
              </w:rPr>
              <w:t xml:space="preserve">: </w:t>
            </w:r>
            <w:r w:rsidR="005676D0" w:rsidRPr="008F2813">
              <w:rPr>
                <w:bCs/>
                <w:sz w:val="21"/>
                <w:szCs w:val="21"/>
              </w:rPr>
              <w:t>Cuadro comparativo de las normas</w:t>
            </w:r>
            <w:r w:rsidR="006D2276">
              <w:rPr>
                <w:bCs/>
                <w:sz w:val="21"/>
                <w:szCs w:val="21"/>
              </w:rPr>
              <w:t xml:space="preserve"> sociales:</w:t>
            </w:r>
            <w:r w:rsidR="005676D0" w:rsidRPr="008F2813">
              <w:rPr>
                <w:bCs/>
                <w:sz w:val="21"/>
                <w:szCs w:val="21"/>
              </w:rPr>
              <w:t xml:space="preserve"> Norma SA8000 (Social Accountability International), Metodología SMETA (Sedex Members Ethical Trade Audit) y Norma ISO 26000; como parte de su conocimiento adquirido</w:t>
            </w:r>
          </w:p>
        </w:tc>
      </w:tr>
      <w:tr w:rsidR="00A6650B" w:rsidTr="008F2813">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A6650B" w:rsidRDefault="00A6650B"/>
        </w:tc>
        <w:tc>
          <w:tcPr>
            <w:tcW w:w="3320" w:type="dxa"/>
            <w:gridSpan w:val="6"/>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8F2813" w:rsidRDefault="00367124" w:rsidP="00F645E0">
            <w:pPr>
              <w:spacing w:before="20" w:after="20"/>
            </w:pPr>
            <w:r w:rsidRPr="008F2813">
              <w:rPr>
                <w:sz w:val="21"/>
                <w:szCs w:val="21"/>
              </w:rPr>
              <w:t xml:space="preserve">2.2 </w:t>
            </w:r>
            <w:r>
              <w:rPr>
                <w:sz w:val="21"/>
                <w:szCs w:val="21"/>
              </w:rPr>
              <w:t xml:space="preserve"> Hace levantamiento de evidencias documentales y </w:t>
            </w:r>
            <w:del w:id="9009" w:author="Comisión de revisión 4.5" w:date="2026-10-13T00:00:00Z">
              <w:r>
                <w:rPr>
                  <w:sz w:val="21"/>
                  <w:szCs w:val="21"/>
                </w:rPr>
                <w:delText xml:space="preserve">evidencia físicas</w:delText>
              </w:r>
            </w:del>
            <w:ins w:id="9010" w:author="Comisión de revisión 4.5" w:date="2026-10-13T00:00:00Z">
              <w:r>
                <w:rPr>
                  <w:sz w:val="21"/>
                  <w:szCs w:val="21"/>
                </w:rPr>
                <w:t xml:space="preserve">evidencias físicas</w:t>
              </w:r>
            </w:ins>
            <w:r>
              <w:rPr>
                <w:sz w:val="21"/>
                <w:szCs w:val="21"/>
              </w:rPr>
              <w:t xml:space="preserve"> en sitio de organización.</w:t>
            </w:r>
            <w:r w:rsidR="005676D0" w:rsidRPr="008F2813">
              <w:rPr>
                <w:sz w:val="21"/>
                <w:szCs w:val="21"/>
              </w:rPr>
              <w:t xml:space="preserve"> </w:t>
            </w:r>
            <w:r w:rsidR="00F645E0" w:rsidRPr="008F2813">
              <w:rPr>
                <w:sz w:val="21"/>
                <w:szCs w:val="21"/>
              </w:rPr>
              <w:t>Realiza evidencia testimoniales, analíticas y de cálculo.</w:t>
            </w:r>
          </w:p>
        </w:tc>
        <w:tc>
          <w:tcPr>
            <w:tcW w:w="3320"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8F2813" w:rsidRDefault="002F751A" w:rsidP="005676D0">
            <w:pPr>
              <w:spacing w:before="20" w:after="20"/>
            </w:pPr>
            <w:r w:rsidRPr="008F2813">
              <w:rPr>
                <w:b/>
                <w:bCs/>
                <w:sz w:val="21"/>
                <w:szCs w:val="21"/>
              </w:rPr>
              <w:t>Producto 8</w:t>
            </w:r>
            <w:r w:rsidR="00367124" w:rsidRPr="008F2813">
              <w:rPr>
                <w:b/>
                <w:bCs/>
                <w:sz w:val="21"/>
                <w:szCs w:val="21"/>
              </w:rPr>
              <w:t xml:space="preserve">: </w:t>
            </w:r>
            <w:r w:rsidR="00367124" w:rsidRPr="008F2813">
              <w:rPr>
                <w:sz w:val="21"/>
                <w:szCs w:val="21"/>
              </w:rPr>
              <w:t xml:space="preserve">Informe de </w:t>
            </w:r>
            <w:r w:rsidR="005676D0" w:rsidRPr="008F2813">
              <w:rPr>
                <w:sz w:val="21"/>
                <w:szCs w:val="21"/>
              </w:rPr>
              <w:t xml:space="preserve">auditoría social externa </w:t>
            </w:r>
          </w:p>
        </w:tc>
      </w:tr>
      <w:tr w:rsidR="00A6650B">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Evidencias de conocimiento</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27097E" w:rsidRDefault="00367124">
            <w:pPr>
              <w:spacing w:before="20" w:after="20"/>
              <w:jc w:val="center"/>
            </w:pPr>
            <w:r w:rsidRPr="0027097E">
              <w:rPr>
                <w:b/>
                <w:bCs/>
                <w:i/>
                <w:iCs/>
                <w:sz w:val="21"/>
                <w:szCs w:val="21"/>
              </w:rPr>
              <w:t>Contenidos</w:t>
            </w:r>
          </w:p>
          <w:p w:rsidR="00A6650B" w:rsidRPr="0027097E" w:rsidRDefault="00367124">
            <w:pPr>
              <w:spacing w:before="20" w:after="20"/>
              <w:jc w:val="center"/>
            </w:pPr>
            <w:r w:rsidRPr="0027097E">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27097E" w:rsidRDefault="00367124">
            <w:pPr>
              <w:spacing w:before="20" w:after="20"/>
              <w:jc w:val="center"/>
            </w:pPr>
            <w:r w:rsidRPr="0027097E">
              <w:rPr>
                <w:b/>
                <w:bCs/>
                <w:i/>
                <w:iCs/>
                <w:sz w:val="21"/>
                <w:szCs w:val="21"/>
              </w:rPr>
              <w:t>Conocimientos circunstanciales</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27097E" w:rsidRDefault="0027097E">
            <w:pPr>
              <w:spacing w:before="20" w:after="20"/>
              <w:rPr>
                <w:sz w:val="21"/>
                <w:szCs w:val="21"/>
              </w:rPr>
            </w:pPr>
            <w:r>
              <w:rPr>
                <w:sz w:val="21"/>
                <w:szCs w:val="21"/>
              </w:rPr>
              <w:t xml:space="preserve">Tema 7: </w:t>
            </w:r>
            <w:r w:rsidR="006B31FD" w:rsidRPr="006B31FD">
              <w:rPr>
                <w:sz w:val="21"/>
                <w:szCs w:val="21"/>
              </w:rPr>
              <w:t>La Ética para el Aseguramiento de la Sostenibilidad</w:t>
            </w:r>
          </w:p>
          <w:p w:rsidR="00A6650B" w:rsidRDefault="0027097E">
            <w:pPr>
              <w:spacing w:before="20" w:after="20"/>
            </w:pPr>
            <w:r>
              <w:rPr>
                <w:sz w:val="21"/>
                <w:szCs w:val="21"/>
              </w:rPr>
              <w:t>Tema 8</w:t>
            </w:r>
            <w:r w:rsidR="00367124">
              <w:rPr>
                <w:sz w:val="21"/>
                <w:szCs w:val="21"/>
              </w:rPr>
              <w:t>: Aseguramiento de la sostenibilidad</w:t>
            </w:r>
          </w:p>
          <w:p w:rsidR="00A6650B" w:rsidRDefault="0027097E">
            <w:pPr>
              <w:spacing w:before="20" w:after="20"/>
            </w:pPr>
            <w:r>
              <w:rPr>
                <w:sz w:val="21"/>
                <w:szCs w:val="21"/>
              </w:rPr>
              <w:t>Tema 9</w:t>
            </w:r>
            <w:r w:rsidR="00367124">
              <w:rPr>
                <w:sz w:val="21"/>
                <w:szCs w:val="21"/>
              </w:rPr>
              <w:t>: Proceso de auditoría ambiental de aseguramiento de la sostenibilidad</w:t>
            </w:r>
          </w:p>
          <w:p w:rsidR="00A6650B" w:rsidRDefault="005676D0">
            <w:pPr>
              <w:spacing w:before="20" w:after="20"/>
            </w:pPr>
            <w:r>
              <w:rPr>
                <w:sz w:val="21"/>
                <w:szCs w:val="21"/>
              </w:rPr>
              <w:t>T</w:t>
            </w:r>
            <w:r w:rsidR="0027097E">
              <w:rPr>
                <w:sz w:val="21"/>
                <w:szCs w:val="21"/>
              </w:rPr>
              <w:t>ema 10</w:t>
            </w:r>
            <w:r w:rsidR="00367124">
              <w:rPr>
                <w:sz w:val="21"/>
                <w:szCs w:val="21"/>
              </w:rPr>
              <w:t>: Auditorías sociales externas y la responsabilidad social empresarial</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B31FD" w:rsidRPr="009E0E30" w:rsidRDefault="006B31FD" w:rsidP="006B31FD">
            <w:pPr>
              <w:pStyle w:val="Prrafodelista"/>
              <w:numPr>
                <w:ilvl w:val="0"/>
                <w:numId w:val="5"/>
              </w:numPr>
            </w:pPr>
            <w:r>
              <w:t xml:space="preserve">Normas Internacionales de Ética para el Aseguramiento de la Sostenibilidad </w:t>
            </w:r>
            <w:del w:id="9017" w:author="Comisión de revisión 4.5" w:date="2026-10-13T00:00:00Z">
              <w:r>
                <w:delText xml:space="preserve">emitido por la IESBA</w:delText>
              </w:r>
            </w:del>
            <w:ins w:id="9018" w:author="Comisión de revisión 4.5" w:date="2026-10-13T00:00:00Z">
              <w:r>
                <w:t xml:space="preserve">emitido por el IESBA</w:t>
              </w:r>
            </w:ins>
            <w:r>
              <w:t xml:space="preserve">.</w:t>
            </w:r>
            <w:r w:rsidR="009E0E30" w:rsidRPr="009E0E30">
              <w:t xml:space="preserve"> (C) </w:t>
            </w:r>
          </w:p>
          <w:p w:rsidR="00A6650B" w:rsidRPr="009E0E30" w:rsidRDefault="00367124">
            <w:pPr>
              <w:pStyle w:val="Prrafodelista"/>
              <w:numPr>
                <w:ilvl w:val="0"/>
                <w:numId w:val="5"/>
              </w:numPr>
              <w:spacing w:before="10" w:after="10"/>
            </w:pPr>
            <w:r w:rsidRPr="009E0E30">
              <w:rPr>
                <w:sz w:val="21"/>
                <w:szCs w:val="21"/>
              </w:rPr>
              <w:t>Norma Internacional de Aseguramiento de la Sostenibilidad NIAS 5000: requisitos generales para los encargos de aseguramiento de sostenibilidad y modificaciones consecuentes a otras normas del IAASB. (C)</w:t>
            </w:r>
          </w:p>
          <w:p w:rsidR="00A6650B" w:rsidRPr="009E0E30" w:rsidRDefault="00367124">
            <w:pPr>
              <w:pStyle w:val="Prrafodelista"/>
              <w:numPr>
                <w:ilvl w:val="0"/>
                <w:numId w:val="5"/>
              </w:numPr>
              <w:spacing w:before="10" w:after="10"/>
            </w:pPr>
            <w:r w:rsidRPr="009E0E30">
              <w:rPr>
                <w:sz w:val="21"/>
                <w:szCs w:val="21"/>
              </w:rPr>
              <w:t>Emisión de la norma en noviembre de 2024 y su vigencia para los periodos iniciados desde el 15 de diciembre de 2026. (C)</w:t>
            </w:r>
          </w:p>
          <w:p w:rsidR="00A6650B" w:rsidRPr="009E0E30" w:rsidRDefault="00367124">
            <w:pPr>
              <w:pStyle w:val="Prrafodelista"/>
              <w:numPr>
                <w:ilvl w:val="0"/>
                <w:numId w:val="5"/>
              </w:numPr>
              <w:spacing w:before="10" w:after="10"/>
            </w:pPr>
            <w:r w:rsidRPr="009E0E30">
              <w:rPr>
                <w:sz w:val="21"/>
                <w:szCs w:val="21"/>
              </w:rPr>
              <w:t>Carácter neutral de la norma respecto del marco de información aplicado y su uso por profesionales de la contabilidad y por otros profesionales ejercientes. (C)</w:t>
            </w:r>
          </w:p>
          <w:p w:rsidR="00A6650B" w:rsidRPr="009E0E30" w:rsidRDefault="00367124">
            <w:pPr>
              <w:pStyle w:val="Prrafodelista"/>
              <w:numPr>
                <w:ilvl w:val="0"/>
                <w:numId w:val="5"/>
              </w:numPr>
              <w:spacing w:before="10" w:after="10"/>
            </w:pPr>
            <w:r w:rsidRPr="009E0E30">
              <w:rPr>
                <w:sz w:val="21"/>
                <w:szCs w:val="21"/>
              </w:rPr>
              <w:t>Ámbito de aplicación, objetivos, definiciones y requisitos de la norma. (C, P)</w:t>
            </w:r>
          </w:p>
          <w:p w:rsidR="00A6650B" w:rsidRPr="009E0E30" w:rsidRDefault="00367124" w:rsidP="00905349">
            <w:pPr>
              <w:pStyle w:val="Prrafodelista"/>
              <w:numPr>
                <w:ilvl w:val="0"/>
                <w:numId w:val="5"/>
              </w:numPr>
              <w:spacing w:before="10" w:after="10"/>
            </w:pPr>
            <w:r w:rsidRPr="009E0E30">
              <w:rPr>
                <w:sz w:val="21"/>
                <w:szCs w:val="21"/>
              </w:rPr>
              <w:t xml:space="preserve">Aseguramiento limitado y aseguramiento razonable: diferencias en el alcance de los procedimientos y en la redacción de la conclusión. </w:t>
            </w:r>
            <w:r w:rsidR="00905349" w:rsidRPr="00905349">
              <w:rPr>
                <w:sz w:val="21"/>
                <w:szCs w:val="21"/>
              </w:rPr>
              <w:t>(C, P, A)</w:t>
            </w:r>
          </w:p>
          <w:p w:rsidR="00A6650B" w:rsidRPr="009E0E30" w:rsidRDefault="00367124" w:rsidP="00905349">
            <w:pPr>
              <w:pStyle w:val="Prrafodelista"/>
              <w:numPr>
                <w:ilvl w:val="0"/>
                <w:numId w:val="5"/>
              </w:numPr>
              <w:spacing w:before="10" w:after="10"/>
            </w:pPr>
            <w:r w:rsidRPr="009E0E30">
              <w:rPr>
                <w:sz w:val="21"/>
                <w:szCs w:val="21"/>
              </w:rPr>
              <w:t xml:space="preserve">Realización de un contrato de aseguramiento de conformidad con la norma. </w:t>
            </w:r>
            <w:r w:rsidR="00905349" w:rsidRPr="00905349">
              <w:rPr>
                <w:sz w:val="21"/>
                <w:szCs w:val="21"/>
              </w:rPr>
              <w:t>(C, P, A)</w:t>
            </w:r>
          </w:p>
          <w:p w:rsidR="00A6650B" w:rsidRPr="009E0E30" w:rsidRDefault="00367124" w:rsidP="00905349">
            <w:pPr>
              <w:pStyle w:val="Prrafodelista"/>
              <w:numPr>
                <w:ilvl w:val="0"/>
                <w:numId w:val="5"/>
              </w:numPr>
              <w:spacing w:before="10" w:after="10"/>
            </w:pPr>
            <w:r w:rsidRPr="009E0E30">
              <w:rPr>
                <w:sz w:val="21"/>
                <w:szCs w:val="21"/>
              </w:rPr>
              <w:t xml:space="preserve">Aceptación y continuidad del trabajo de aseguramiento; gestión de la calidad a nivel de firma y a nivel de encargo. </w:t>
            </w:r>
            <w:r w:rsidR="00905349" w:rsidRPr="00905349">
              <w:rPr>
                <w:sz w:val="21"/>
                <w:szCs w:val="21"/>
              </w:rPr>
              <w:t>(C, P, A)</w:t>
            </w:r>
          </w:p>
          <w:p w:rsidR="00A6650B" w:rsidRPr="009E0E30" w:rsidRDefault="00367124">
            <w:pPr>
              <w:pStyle w:val="Prrafodelista"/>
              <w:numPr>
                <w:ilvl w:val="0"/>
                <w:numId w:val="5"/>
              </w:numPr>
              <w:spacing w:before="10" w:after="10"/>
            </w:pPr>
            <w:r w:rsidRPr="009E0E30">
              <w:rPr>
                <w:sz w:val="21"/>
                <w:szCs w:val="21"/>
              </w:rPr>
              <w:t>Normas internacionales de ética para el aseguramiento de la sostenibilidad y requerimientos de independencia aplicables al encargo. (C, A)</w:t>
            </w:r>
          </w:p>
          <w:p w:rsidR="00A6650B" w:rsidRPr="009E0E30" w:rsidRDefault="00367124">
            <w:pPr>
              <w:pStyle w:val="Prrafodelista"/>
              <w:numPr>
                <w:ilvl w:val="0"/>
                <w:numId w:val="5"/>
              </w:numPr>
              <w:spacing w:before="10" w:after="10"/>
            </w:pPr>
            <w:r w:rsidRPr="009E0E30">
              <w:rPr>
                <w:sz w:val="21"/>
                <w:szCs w:val="21"/>
              </w:rPr>
              <w:t>Fraude e incumplimiento de las leyes o regulaciones; comunicación con la gerencia, los encargados de la gobernanza y otros; documentación. (P)</w:t>
            </w:r>
          </w:p>
          <w:p w:rsidR="00A6650B" w:rsidRPr="009E0E30" w:rsidRDefault="00367124">
            <w:pPr>
              <w:pStyle w:val="Prrafodelista"/>
              <w:numPr>
                <w:ilvl w:val="0"/>
                <w:numId w:val="5"/>
              </w:numPr>
              <w:spacing w:before="10" w:after="10"/>
            </w:pPr>
            <w:r w:rsidRPr="009E0E30">
              <w:rPr>
                <w:sz w:val="21"/>
                <w:szCs w:val="21"/>
              </w:rPr>
              <w:t>Condiciones previas para un encargo de aseguramiento y términos del contrato de aseguramiento. (C)</w:t>
            </w:r>
          </w:p>
          <w:p w:rsidR="00A6650B" w:rsidRPr="009E0E30" w:rsidRDefault="00367124" w:rsidP="00905349">
            <w:pPr>
              <w:pStyle w:val="Prrafodelista"/>
              <w:numPr>
                <w:ilvl w:val="0"/>
                <w:numId w:val="5"/>
              </w:numPr>
              <w:spacing w:before="10" w:after="10"/>
            </w:pPr>
            <w:r w:rsidRPr="009E0E30">
              <w:rPr>
                <w:sz w:val="21"/>
                <w:szCs w:val="21"/>
              </w:rPr>
              <w:t xml:space="preserve">Evidencia, planificación, procedimientos de riesgo y respuesta a los riesgos de inexactitudes materiales. </w:t>
            </w:r>
            <w:r w:rsidR="00905349" w:rsidRPr="00905349">
              <w:rPr>
                <w:sz w:val="21"/>
                <w:szCs w:val="21"/>
              </w:rPr>
              <w:t>(C, P, A)</w:t>
            </w:r>
          </w:p>
          <w:p w:rsidR="00A6650B" w:rsidRPr="009E0E30" w:rsidRDefault="00367124" w:rsidP="00905349">
            <w:pPr>
              <w:pStyle w:val="Prrafodelista"/>
              <w:numPr>
                <w:ilvl w:val="0"/>
                <w:numId w:val="5"/>
              </w:numPr>
              <w:spacing w:before="10" w:after="10"/>
            </w:pPr>
            <w:r w:rsidRPr="009E0E30">
              <w:rPr>
                <w:sz w:val="21"/>
                <w:szCs w:val="21"/>
              </w:rPr>
              <w:t xml:space="preserve">Acumulación y consideración de los errores identificados y evaluación de la descripción de los criterios aplicables. </w:t>
            </w:r>
            <w:r w:rsidR="00905349" w:rsidRPr="00905349">
              <w:rPr>
                <w:sz w:val="21"/>
                <w:szCs w:val="21"/>
              </w:rPr>
              <w:t>(C, P, A)</w:t>
            </w:r>
          </w:p>
          <w:p w:rsidR="00A6650B" w:rsidRPr="009E0E30" w:rsidRDefault="00367124">
            <w:pPr>
              <w:pStyle w:val="Prrafodelista"/>
              <w:numPr>
                <w:ilvl w:val="0"/>
                <w:numId w:val="5"/>
              </w:numPr>
              <w:spacing w:before="10" w:after="10"/>
            </w:pPr>
            <w:r w:rsidRPr="009E0E30">
              <w:rPr>
                <w:sz w:val="21"/>
                <w:szCs w:val="21"/>
              </w:rPr>
              <w:t>Eventos posteriores, representaciones escritas de la administración y de los encargados de la gobernanza y otra información. (C)</w:t>
            </w:r>
          </w:p>
          <w:p w:rsidR="00A6650B" w:rsidRPr="009E0E30" w:rsidRDefault="00367124" w:rsidP="00905349">
            <w:pPr>
              <w:pStyle w:val="Prrafodelista"/>
              <w:numPr>
                <w:ilvl w:val="0"/>
                <w:numId w:val="5"/>
              </w:numPr>
              <w:spacing w:before="10" w:after="10"/>
            </w:pPr>
            <w:r w:rsidRPr="009E0E30">
              <w:rPr>
                <w:sz w:val="21"/>
                <w:szCs w:val="21"/>
              </w:rPr>
              <w:t xml:space="preserve">Formación de la conclusión de aseguramiento y preparación del informe de aseguramiento. </w:t>
            </w:r>
            <w:r w:rsidR="00905349" w:rsidRPr="00905349">
              <w:rPr>
                <w:sz w:val="21"/>
                <w:szCs w:val="21"/>
              </w:rPr>
              <w:t>(C, P, A)</w:t>
            </w:r>
          </w:p>
          <w:p w:rsidR="00A6650B" w:rsidRPr="009E0E30" w:rsidRDefault="00367124">
            <w:pPr>
              <w:pStyle w:val="Prrafodelista"/>
              <w:numPr>
                <w:ilvl w:val="0"/>
                <w:numId w:val="5"/>
              </w:numPr>
              <w:spacing w:before="10" w:after="10"/>
            </w:pPr>
            <w:r w:rsidRPr="009E0E30">
              <w:rPr>
                <w:sz w:val="21"/>
                <w:szCs w:val="21"/>
              </w:rPr>
              <w:t>Introducción, alcance y objetivo del encargo; utilización del trabajo de otros profesionales ejercientes. (C)</w:t>
            </w:r>
          </w:p>
          <w:p w:rsidR="00A6650B" w:rsidRPr="009E0E30" w:rsidRDefault="00367124">
            <w:pPr>
              <w:pStyle w:val="Prrafodelista"/>
              <w:numPr>
                <w:ilvl w:val="0"/>
                <w:numId w:val="5"/>
              </w:numPr>
              <w:spacing w:before="10" w:after="10"/>
            </w:pPr>
            <w:r w:rsidRPr="009E0E30">
              <w:rPr>
                <w:sz w:val="21"/>
                <w:szCs w:val="21"/>
              </w:rPr>
              <w:t>Hechos posteriores, información comparativa, otra información y documentación. (P)</w:t>
            </w:r>
          </w:p>
          <w:p w:rsidR="00A6650B" w:rsidRPr="009E0E30" w:rsidRDefault="00367124">
            <w:pPr>
              <w:pStyle w:val="Prrafodelista"/>
              <w:numPr>
                <w:ilvl w:val="0"/>
                <w:numId w:val="5"/>
              </w:numPr>
              <w:spacing w:before="10" w:after="10"/>
            </w:pPr>
            <w:r w:rsidRPr="009E0E30">
              <w:rPr>
                <w:sz w:val="21"/>
                <w:szCs w:val="21"/>
              </w:rPr>
              <w:t>Control de calidad, compilación del archivo final del encargo y revisión del control de calidad del encargo. (C)</w:t>
            </w:r>
          </w:p>
          <w:p w:rsidR="00A6650B" w:rsidRPr="009E0E30" w:rsidRDefault="00367124">
            <w:pPr>
              <w:pStyle w:val="Prrafodelista"/>
              <w:numPr>
                <w:ilvl w:val="0"/>
                <w:numId w:val="5"/>
              </w:numPr>
              <w:spacing w:before="10" w:after="10"/>
            </w:pPr>
            <w:r w:rsidRPr="009E0E30">
              <w:rPr>
                <w:sz w:val="21"/>
                <w:szCs w:val="21"/>
              </w:rPr>
              <w:t>Formación de la conclusión de aseguramiento y contenido del informe de aseguramiento. (C)</w:t>
            </w:r>
          </w:p>
          <w:p w:rsidR="00A6650B" w:rsidRPr="009E0E30" w:rsidRDefault="00367124">
            <w:pPr>
              <w:pStyle w:val="Prrafodelista"/>
              <w:numPr>
                <w:ilvl w:val="0"/>
                <w:numId w:val="5"/>
              </w:numPr>
              <w:spacing w:before="10" w:after="10"/>
            </w:pPr>
            <w:r w:rsidRPr="009E0E30">
              <w:rPr>
                <w:sz w:val="21"/>
                <w:szCs w:val="21"/>
              </w:rPr>
              <w:t>Introducción a la responsabilidad social empresarial y evolución del concepto de responsabilidad social y sostenibilidad. (C, A)</w:t>
            </w:r>
          </w:p>
          <w:p w:rsidR="00A6650B" w:rsidRPr="009E0E30" w:rsidRDefault="00367124">
            <w:pPr>
              <w:pStyle w:val="Prrafodelista"/>
              <w:numPr>
                <w:ilvl w:val="0"/>
                <w:numId w:val="5"/>
              </w:numPr>
              <w:spacing w:before="10" w:after="10"/>
            </w:pPr>
            <w:r w:rsidRPr="009E0E30">
              <w:rPr>
                <w:sz w:val="21"/>
                <w:szCs w:val="21"/>
              </w:rPr>
              <w:t>Los límites del crecimiento y el Informe Brundtland; instrumentos globales. (C)</w:t>
            </w:r>
          </w:p>
          <w:p w:rsidR="00A6650B" w:rsidRPr="009E0E30" w:rsidRDefault="00367124">
            <w:pPr>
              <w:pStyle w:val="Prrafodelista"/>
              <w:numPr>
                <w:ilvl w:val="0"/>
                <w:numId w:val="5"/>
              </w:numPr>
              <w:spacing w:before="10" w:after="10"/>
            </w:pPr>
            <w:r w:rsidRPr="009E0E30">
              <w:rPr>
                <w:sz w:val="21"/>
                <w:szCs w:val="21"/>
              </w:rPr>
              <w:t>Sociedad-rentabilidad y ambiente-rentabilidad; la triple cuenta de resultados. (C)</w:t>
            </w:r>
          </w:p>
          <w:p w:rsidR="00A6650B" w:rsidRPr="009E0E30" w:rsidRDefault="00367124">
            <w:pPr>
              <w:pStyle w:val="Prrafodelista"/>
              <w:numPr>
                <w:ilvl w:val="0"/>
                <w:numId w:val="5"/>
              </w:numPr>
              <w:spacing w:before="10" w:after="10"/>
            </w:pPr>
            <w:r w:rsidRPr="009E0E30">
              <w:rPr>
                <w:sz w:val="21"/>
                <w:szCs w:val="21"/>
              </w:rPr>
              <w:t>Trasfondo conceptual e historia de la auditoría social; la auditoría social ambiental. (C)</w:t>
            </w:r>
          </w:p>
          <w:p w:rsidR="00A6650B" w:rsidRPr="009E0E30" w:rsidRDefault="00367124">
            <w:pPr>
              <w:pStyle w:val="Prrafodelista"/>
              <w:numPr>
                <w:ilvl w:val="0"/>
                <w:numId w:val="5"/>
              </w:numPr>
              <w:spacing w:before="10" w:after="10"/>
            </w:pPr>
            <w:r w:rsidRPr="009E0E30">
              <w:rPr>
                <w:sz w:val="21"/>
                <w:szCs w:val="21"/>
              </w:rPr>
              <w:t>Gobierno local y auditorías sociales; la campaña del consumidor verde y el estado del arte de los constructos de responsabilidad social y sustentabilidad. (C, A)</w:t>
            </w:r>
          </w:p>
          <w:p w:rsidR="00A6650B" w:rsidRDefault="00367124">
            <w:pPr>
              <w:pStyle w:val="Prrafodelista"/>
              <w:numPr>
                <w:ilvl w:val="0"/>
                <w:numId w:val="5"/>
              </w:numPr>
              <w:spacing w:before="10" w:after="10"/>
            </w:pPr>
            <w:r w:rsidRPr="009E0E30">
              <w:rPr>
                <w:sz w:val="21"/>
                <w:szCs w:val="21"/>
              </w:rPr>
              <w:t>Declaraciones ambientales engañosas y su efecto en la confianza de los grupos de interés. (C)</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B31FD" w:rsidRDefault="006B31FD" w:rsidP="006B31FD">
            <w:pPr>
              <w:pStyle w:val="Prrafodelista"/>
              <w:numPr>
                <w:ilvl w:val="0"/>
                <w:numId w:val="3"/>
              </w:numPr>
              <w:spacing w:before="10" w:after="10"/>
            </w:pPr>
            <w:r>
              <w:t>Normas Internacionales de Ética para el Aseguramiento de la Sostenibilidad</w:t>
            </w:r>
          </w:p>
          <w:p w:rsidR="006B31FD" w:rsidRDefault="006B31FD" w:rsidP="006B31FD">
            <w:pPr>
              <w:pStyle w:val="Prrafodelista"/>
              <w:numPr>
                <w:ilvl w:val="0"/>
                <w:numId w:val="3"/>
              </w:numPr>
              <w:spacing w:before="10" w:after="10"/>
            </w:pPr>
            <w:r>
              <w:t>Norma Internacional de Aseguramiento de la Sostenibilidad 5000 emitida por el IAASB y su adopción en el ejercicio profesional boliviano.</w:t>
            </w:r>
          </w:p>
          <w:p w:rsidR="006B31FD" w:rsidRDefault="006B31FD" w:rsidP="006B31FD">
            <w:pPr>
              <w:pStyle w:val="Prrafodelista"/>
              <w:numPr>
                <w:ilvl w:val="0"/>
                <w:numId w:val="3"/>
              </w:numPr>
              <w:spacing w:before="10" w:after="10"/>
            </w:pPr>
            <w:r>
              <w:t>Reportes de sostenibilidad y de responsabilidad social empresarial publicados por empresas bolivianas.</w:t>
            </w:r>
          </w:p>
          <w:p w:rsidR="006B31FD" w:rsidRDefault="006B31FD" w:rsidP="006B31FD">
            <w:pPr>
              <w:pStyle w:val="Prrafodelista"/>
              <w:numPr>
                <w:ilvl w:val="0"/>
                <w:numId w:val="3"/>
              </w:numPr>
              <w:spacing w:before="10" w:after="10"/>
            </w:pPr>
            <w:r>
              <w:t>Aplicación de la Norma Internacional de Encargos de Aseguramiento 3410 a las declaraciones de gases de efecto invernadero de entidades del sector extractivo.</w:t>
            </w:r>
          </w:p>
          <w:p w:rsidR="00A6650B" w:rsidRDefault="006B31FD" w:rsidP="006B31FD">
            <w:pPr>
              <w:pStyle w:val="Prrafodelista"/>
              <w:numPr>
                <w:ilvl w:val="0"/>
                <w:numId w:val="3"/>
              </w:numPr>
              <w:spacing w:before="10" w:after="10"/>
            </w:pPr>
            <w:r>
              <w:t>Normas legales vigentes en Bolivia sobre ambiental, sociales, gobernanza y gases de efecto invernadero (GEI).</w:t>
            </w:r>
          </w:p>
        </w:tc>
      </w:tr>
      <w:tr w:rsidR="00C74027" w:rsidTr="00F104E0">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5676D0" w:rsidP="00F104E0">
            <w:pPr>
              <w:spacing w:before="20" w:after="20"/>
              <w:jc w:val="both"/>
            </w:pPr>
            <w:r w:rsidRPr="008F2813">
              <w:rPr>
                <w:b/>
                <w:bCs/>
                <w:i/>
                <w:iCs/>
                <w:sz w:val="21"/>
                <w:szCs w:val="21"/>
              </w:rPr>
              <w:t>Elemento de competencia 3</w:t>
            </w:r>
            <w:r w:rsidR="00C74027" w:rsidRPr="008F2813">
              <w:rPr>
                <w:b/>
                <w:bCs/>
                <w:i/>
                <w:iCs/>
                <w:sz w:val="21"/>
                <w:szCs w:val="21"/>
              </w:rPr>
              <w:t xml:space="preserve">: </w:t>
            </w:r>
            <w:r>
              <w:rPr>
                <w:sz w:val="21"/>
                <w:szCs w:val="21"/>
              </w:rPr>
              <w:t xml:space="preserve">Ejecuta las etapas de la auditoría ambiental gubernamental </w:t>
            </w:r>
            <w:del w:id="9027" w:author="Comisión de revisión 4.5" w:date="2026-10-13T00:00:00Z">
              <w:r>
                <w:rPr>
                  <w:sz w:val="21"/>
                  <w:szCs w:val="21"/>
                </w:rPr>
                <w:delText xml:space="preserve">conforme normas emitidas</w:delText>
              </w:r>
            </w:del>
            <w:ins w:id="9028" w:author="Comisión de revisión 4.5" w:date="2026-10-13T00:00:00Z">
              <w:r>
                <w:rPr>
                  <w:sz w:val="21"/>
                  <w:szCs w:val="21"/>
                </w:rPr>
                <w:t xml:space="preserve">conforme a normas emitidas</w:t>
              </w:r>
            </w:ins>
            <w:r>
              <w:rPr>
                <w:sz w:val="21"/>
                <w:szCs w:val="21"/>
              </w:rPr>
              <w:t xml:space="preserve">  por la Contraloría General del Estado (CGE) y normas internacionales emitidas por la Organización Internacional de  Entidades Fiscalizadoras Superiores (INTOSAI), obteniendo las evidencias del cumplimiento de la normativa ambiental y comunicando los resultados del examen.</w:t>
            </w:r>
          </w:p>
        </w:tc>
      </w:tr>
      <w:tr w:rsidR="00C74027" w:rsidTr="00F104E0">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F104E0">
            <w:pPr>
              <w:spacing w:before="20" w:after="20"/>
              <w:jc w:val="center"/>
            </w:pPr>
            <w:r w:rsidRPr="008F2813">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F104E0">
            <w:pPr>
              <w:spacing w:before="20" w:after="20"/>
              <w:jc w:val="center"/>
            </w:pPr>
            <w:r w:rsidRPr="008F2813">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F104E0">
            <w:pPr>
              <w:spacing w:before="20" w:after="20"/>
              <w:jc w:val="center"/>
            </w:pPr>
            <w:r w:rsidRPr="008F2813">
              <w:rPr>
                <w:b/>
                <w:bCs/>
                <w:i/>
                <w:iCs/>
                <w:sz w:val="21"/>
                <w:szCs w:val="21"/>
              </w:rPr>
              <w:t>Evidencias de producto</w:t>
            </w:r>
          </w:p>
        </w:tc>
      </w:tr>
      <w:tr w:rsidR="00C74027" w:rsidTr="00F104E0">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E43DC3">
            <w:pPr>
              <w:spacing w:before="20" w:after="20"/>
            </w:pPr>
            <w:r w:rsidRPr="008F2813">
              <w:rPr>
                <w:sz w:val="21"/>
                <w:szCs w:val="21"/>
              </w:rPr>
              <w:t>1. Planifica</w:t>
            </w:r>
            <w:r w:rsidR="00E43DC3" w:rsidRPr="008F2813">
              <w:rPr>
                <w:sz w:val="21"/>
                <w:szCs w:val="21"/>
              </w:rPr>
              <w:t xml:space="preserve">, ejecuta e informa </w:t>
            </w:r>
            <w:r w:rsidRPr="008F2813">
              <w:rPr>
                <w:sz w:val="21"/>
                <w:szCs w:val="21"/>
              </w:rPr>
              <w:t xml:space="preserve">la auditoría ambiental </w:t>
            </w:r>
            <w:r w:rsidR="00E43DC3" w:rsidRPr="008F2813">
              <w:rPr>
                <w:sz w:val="21"/>
                <w:szCs w:val="21"/>
              </w:rPr>
              <w:t>gubernamental conforme a normas legales ambientales y normas ambientales gubernamentales</w:t>
            </w:r>
            <w:r w:rsidRPr="008F2813">
              <w:rPr>
                <w:sz w:val="21"/>
                <w:szCs w:val="21"/>
              </w:rPr>
              <w:t xml:space="preserve"> </w:t>
            </w:r>
            <w:r w:rsidR="00E43DC3" w:rsidRPr="008F2813">
              <w:rPr>
                <w:sz w:val="21"/>
                <w:szCs w:val="21"/>
              </w:rPr>
              <w:t xml:space="preserve">de la </w:t>
            </w:r>
            <w:r w:rsidRPr="008F2813">
              <w:rPr>
                <w:sz w:val="21"/>
                <w:szCs w:val="21"/>
              </w:rPr>
              <w:t>C</w:t>
            </w:r>
            <w:r w:rsidR="00E43DC3" w:rsidRPr="008F2813">
              <w:rPr>
                <w:sz w:val="21"/>
                <w:szCs w:val="21"/>
              </w:rPr>
              <w:t>ontraloría General del Estado.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2F751A">
            <w:pPr>
              <w:spacing w:before="20" w:after="20"/>
            </w:pPr>
            <w:r w:rsidRPr="008F2813">
              <w:rPr>
                <w:sz w:val="21"/>
                <w:szCs w:val="21"/>
              </w:rPr>
              <w:t xml:space="preserve">1.1 Clasifica en aula los tipos de auditoría ambiental </w:t>
            </w:r>
            <w:r w:rsidR="002F751A" w:rsidRPr="008F2813">
              <w:rPr>
                <w:sz w:val="21"/>
                <w:szCs w:val="21"/>
              </w:rPr>
              <w:t>en Bolivia y la Auditoría Ambiental Gubernamental y sus</w:t>
            </w:r>
            <w:r w:rsidRPr="008F2813">
              <w:rPr>
                <w:sz w:val="21"/>
                <w:szCs w:val="21"/>
              </w:rPr>
              <w:t xml:space="preserve"> sistemas de gestión</w:t>
            </w:r>
            <w:r w:rsidR="002F751A" w:rsidRPr="008F2813">
              <w:rPr>
                <w:sz w:val="21"/>
                <w:szCs w:val="21"/>
              </w:rPr>
              <w:t xml:space="preserve"> y control</w:t>
            </w:r>
            <w:r w:rsidRPr="008F2813">
              <w:rPr>
                <w:sz w:val="21"/>
                <w:szCs w:val="21"/>
              </w:rPr>
              <w:t xml:space="preserve"> ambiental con sus normas</w:t>
            </w:r>
            <w:r w:rsidR="002F751A" w:rsidRPr="008F2813">
              <w:rPr>
                <w:sz w:val="21"/>
                <w:szCs w:val="21"/>
              </w:rPr>
              <w:t xml:space="preserve"> vigentes</w:t>
            </w:r>
            <w:r w:rsidRPr="008F2813">
              <w:rPr>
                <w:sz w:val="21"/>
                <w:szCs w:val="21"/>
              </w:rPr>
              <w:t>.</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F104E0">
            <w:pPr>
              <w:spacing w:before="20" w:after="20"/>
            </w:pPr>
            <w:r w:rsidRPr="008F2813">
              <w:rPr>
                <w:b/>
                <w:bCs/>
                <w:sz w:val="21"/>
                <w:szCs w:val="21"/>
              </w:rPr>
              <w:t>P</w:t>
            </w:r>
            <w:r w:rsidR="002F751A" w:rsidRPr="008F2813">
              <w:rPr>
                <w:b/>
                <w:bCs/>
                <w:sz w:val="21"/>
                <w:szCs w:val="21"/>
              </w:rPr>
              <w:t>roducto 9</w:t>
            </w:r>
            <w:r w:rsidRPr="008F2813">
              <w:rPr>
                <w:b/>
                <w:bCs/>
                <w:sz w:val="21"/>
                <w:szCs w:val="21"/>
              </w:rPr>
              <w:t xml:space="preserve">: </w:t>
            </w:r>
            <w:r w:rsidRPr="008F2813">
              <w:rPr>
                <w:sz w:val="21"/>
                <w:szCs w:val="21"/>
              </w:rPr>
              <w:t>Esquema de los tipos de auditoría ambiental con su base normativa.</w:t>
            </w:r>
          </w:p>
        </w:tc>
      </w:tr>
      <w:tr w:rsidR="00C74027" w:rsidTr="00F104E0">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C74027" w:rsidRPr="008F2813" w:rsidRDefault="00C74027" w:rsidP="00F104E0"/>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C74027" w:rsidP="00F104E0">
            <w:pPr>
              <w:spacing w:before="20" w:after="20"/>
            </w:pPr>
            <w:r w:rsidRPr="008F2813">
              <w:rPr>
                <w:sz w:val="21"/>
                <w:szCs w:val="21"/>
              </w:rPr>
              <w:t>1.2 Ela</w:t>
            </w:r>
            <w:r w:rsidR="002F751A" w:rsidRPr="008F2813">
              <w:rPr>
                <w:sz w:val="21"/>
                <w:szCs w:val="21"/>
              </w:rPr>
              <w:t xml:space="preserve">bora en equipo la planificación, ejecución e informe </w:t>
            </w:r>
            <w:r w:rsidRPr="008F2813">
              <w:rPr>
                <w:sz w:val="21"/>
                <w:szCs w:val="21"/>
              </w:rPr>
              <w:t>de una auditoría ambiental gubernamental.</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8F2813" w:rsidRDefault="002F751A" w:rsidP="00F104E0">
            <w:pPr>
              <w:spacing w:before="20" w:after="20"/>
            </w:pPr>
            <w:r w:rsidRPr="008F2813">
              <w:rPr>
                <w:b/>
                <w:bCs/>
                <w:sz w:val="21"/>
                <w:szCs w:val="21"/>
              </w:rPr>
              <w:t>Producto 10</w:t>
            </w:r>
            <w:r w:rsidR="00C74027" w:rsidRPr="008F2813">
              <w:rPr>
                <w:b/>
                <w:bCs/>
                <w:sz w:val="21"/>
                <w:szCs w:val="21"/>
              </w:rPr>
              <w:t xml:space="preserve">: </w:t>
            </w:r>
            <w:r w:rsidR="00C74027" w:rsidRPr="008F2813">
              <w:rPr>
                <w:sz w:val="21"/>
                <w:szCs w:val="21"/>
              </w:rPr>
              <w:t>Planificación</w:t>
            </w:r>
            <w:r w:rsidRPr="008F2813">
              <w:rPr>
                <w:sz w:val="21"/>
                <w:szCs w:val="21"/>
              </w:rPr>
              <w:t>, ejecución e informe</w:t>
            </w:r>
            <w:r w:rsidR="00C74027" w:rsidRPr="008F2813">
              <w:rPr>
                <w:sz w:val="21"/>
                <w:szCs w:val="21"/>
              </w:rPr>
              <w:t xml:space="preserve"> de la auditoría ambiental gubernamental con su objeto, alcance y programas de trabajo.</w:t>
            </w:r>
          </w:p>
        </w:tc>
      </w:tr>
      <w:tr w:rsidR="002F751A" w:rsidTr="00F104E0">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2F751A" w:rsidRPr="008F2813" w:rsidRDefault="002F751A" w:rsidP="002F751A">
            <w:pPr>
              <w:spacing w:before="20" w:after="20"/>
            </w:pPr>
            <w:r w:rsidRPr="008F2813">
              <w:rPr>
                <w:sz w:val="21"/>
                <w:szCs w:val="21"/>
              </w:rPr>
              <w:t>2.</w:t>
            </w:r>
            <w:r w:rsidRPr="008F2813">
              <w:t xml:space="preserve"> </w:t>
            </w:r>
            <w:r w:rsidRPr="008F2813">
              <w:rPr>
                <w:sz w:val="21"/>
                <w:szCs w:val="21"/>
              </w:rPr>
              <w:t>Planifica, ejecuta e informa las auditorías ambientales según metodologías de las EFS y sus normas  de la INTOSAI - ISSAI</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2F751A" w:rsidRPr="008F2813" w:rsidRDefault="002F751A" w:rsidP="00577E12">
            <w:pPr>
              <w:spacing w:before="20" w:after="20"/>
            </w:pPr>
            <w:r w:rsidRPr="008F2813">
              <w:rPr>
                <w:sz w:val="21"/>
                <w:szCs w:val="21"/>
              </w:rPr>
              <w:t>2.1 Clasifica en aula la Auditoría Ambiental Gubernamental y sus sistemas de gestión y control ambiental con sus normas vigentes</w:t>
            </w:r>
            <w:r>
              <w:rPr>
                <w:sz w:val="21"/>
                <w:szCs w:val="21"/>
              </w:rPr>
              <w:t xml:space="preserve"> con metodología de las EFS y </w:t>
            </w:r>
            <w:del w:id="9011" w:author="Comisión de revisión 4.5" w:date="2026-10-13T00:00:00Z">
              <w:r>
                <w:rPr>
                  <w:sz w:val="21"/>
                  <w:szCs w:val="21"/>
                </w:rPr>
                <w:delText xml:space="preserve">normas INTOSA</w:delText>
              </w:r>
              <w:r>
                <w:rPr>
                  <w:sz w:val="21"/>
                  <w:szCs w:val="21"/>
                </w:rPr>
                <w:delText xml:space="preserve">.</w:delText>
              </w:r>
            </w:del>
            <w:ins w:id="9012" w:author="Comisión de revisión 4.5" w:date="2026-10-13T00:00:00Z">
              <w:r>
                <w:rPr>
                  <w:sz w:val="21"/>
                  <w:szCs w:val="21"/>
                </w:rPr>
                <w:t xml:space="preserve">normas INTOSAI.</w:t>
              </w:r>
            </w:ins>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F751A" w:rsidRPr="008F2813" w:rsidRDefault="002F751A" w:rsidP="002F751A">
            <w:pPr>
              <w:rPr>
                <w:sz w:val="21"/>
                <w:szCs w:val="21"/>
              </w:rPr>
            </w:pPr>
            <w:r w:rsidRPr="008F2813">
              <w:rPr>
                <w:b/>
                <w:sz w:val="21"/>
                <w:szCs w:val="21"/>
              </w:rPr>
              <w:t>Producto 11:</w:t>
            </w:r>
            <w:r w:rsidRPr="008F2813">
              <w:rPr>
                <w:sz w:val="21"/>
                <w:szCs w:val="21"/>
              </w:rPr>
              <w:t xml:space="preserve"> Esquema de los tipos de auditoría ambiental </w:t>
            </w:r>
            <w:r w:rsidR="00577E12">
              <w:rPr>
                <w:sz w:val="21"/>
                <w:szCs w:val="21"/>
              </w:rPr>
              <w:t xml:space="preserve">de acuerdo a la INTOSAI – ISSAI </w:t>
            </w:r>
            <w:r w:rsidRPr="008F2813">
              <w:rPr>
                <w:sz w:val="21"/>
                <w:szCs w:val="21"/>
              </w:rPr>
              <w:t>con su base normativa.</w:t>
            </w:r>
          </w:p>
        </w:tc>
      </w:tr>
      <w:tr w:rsidR="002F751A" w:rsidTr="00F104E0">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2F751A" w:rsidRPr="008F2813" w:rsidRDefault="002F751A" w:rsidP="002F751A"/>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2F751A" w:rsidRPr="008F2813" w:rsidRDefault="002F751A" w:rsidP="002F751A">
            <w:pPr>
              <w:spacing w:before="20" w:after="20"/>
            </w:pPr>
            <w:r w:rsidRPr="008F2813">
              <w:rPr>
                <w:sz w:val="21"/>
                <w:szCs w:val="21"/>
              </w:rPr>
              <w:t>2.2 Elabora en equipo la planificación, ejecución e informe de una au</w:t>
            </w:r>
            <w:r w:rsidR="00577E12">
              <w:rPr>
                <w:sz w:val="21"/>
                <w:szCs w:val="21"/>
              </w:rPr>
              <w:t xml:space="preserve">ditoría ambiental gubernamental </w:t>
            </w:r>
            <w:r>
              <w:rPr>
                <w:sz w:val="21"/>
                <w:szCs w:val="21"/>
              </w:rPr>
              <w:t xml:space="preserve">con metodología de las EFS y </w:t>
            </w:r>
            <w:del w:id="9013" w:author="Comisión de revisión 4.5" w:date="2026-10-13T00:00:00Z">
              <w:r>
                <w:rPr>
                  <w:sz w:val="21"/>
                  <w:szCs w:val="21"/>
                </w:rPr>
                <w:delText xml:space="preserve">normas INTOSA.</w:delText>
              </w:r>
            </w:del>
            <w:ins w:id="9014" w:author="Comisión de revisión 4.5" w:date="2026-10-13T00:00:00Z">
              <w:r>
                <w:rPr>
                  <w:sz w:val="21"/>
                  <w:szCs w:val="21"/>
                </w:rPr>
                <w:t xml:space="preserve">normas INTOSAI.</w:t>
              </w:r>
            </w:ins>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F751A" w:rsidRPr="008F2813" w:rsidRDefault="002F751A" w:rsidP="008D792A">
            <w:pPr>
              <w:rPr>
                <w:sz w:val="21"/>
                <w:szCs w:val="21"/>
              </w:rPr>
            </w:pPr>
            <w:r w:rsidRPr="008F2813">
              <w:rPr>
                <w:b/>
                <w:sz w:val="21"/>
                <w:szCs w:val="21"/>
              </w:rPr>
              <w:t>Producto 12:</w:t>
            </w:r>
            <w:r w:rsidRPr="008F2813">
              <w:rPr>
                <w:sz w:val="21"/>
                <w:szCs w:val="21"/>
              </w:rPr>
              <w:t xml:space="preserve"> Planificación, ejecución e informe de la auditoría ambiental </w:t>
            </w:r>
            <w:r w:rsidR="008D792A">
              <w:rPr>
                <w:sz w:val="21"/>
                <w:szCs w:val="21"/>
              </w:rPr>
              <w:t>según metodología de las EFS e INTOSAI-ISSAI</w:t>
            </w:r>
            <w:r w:rsidRPr="008F2813">
              <w:rPr>
                <w:sz w:val="21"/>
                <w:szCs w:val="21"/>
              </w:rPr>
              <w:t xml:space="preserve"> con su objeto, alcance y programas de trabajo</w:t>
            </w:r>
            <w:r w:rsidR="00590A7D">
              <w:rPr>
                <w:sz w:val="21"/>
                <w:szCs w:val="21"/>
              </w:rPr>
              <w:t xml:space="preserve"> (BURÓ)</w:t>
            </w:r>
            <w:r w:rsidRPr="008F2813">
              <w:rPr>
                <w:sz w:val="21"/>
                <w:szCs w:val="21"/>
              </w:rPr>
              <w:t>.</w:t>
            </w:r>
          </w:p>
        </w:tc>
      </w:tr>
      <w:tr w:rsidR="00C74027" w:rsidTr="00F104E0">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Default="00C74027" w:rsidP="00F104E0">
            <w:pPr>
              <w:spacing w:before="20" w:after="20"/>
              <w:jc w:val="center"/>
            </w:pPr>
            <w:r>
              <w:rPr>
                <w:b/>
                <w:bCs/>
                <w:i/>
                <w:iCs/>
                <w:sz w:val="21"/>
                <w:szCs w:val="21"/>
              </w:rPr>
              <w:t>Evidencias de conocimiento</w:t>
            </w:r>
          </w:p>
        </w:tc>
      </w:tr>
      <w:tr w:rsidR="00C74027" w:rsidTr="00F104E0">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Default="00C74027" w:rsidP="00F104E0">
            <w:pPr>
              <w:spacing w:before="20" w:after="20"/>
              <w:jc w:val="center"/>
            </w:pPr>
            <w:r>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9E0E30" w:rsidRDefault="00C74027" w:rsidP="00F104E0">
            <w:pPr>
              <w:spacing w:before="20" w:after="20"/>
              <w:jc w:val="center"/>
            </w:pPr>
            <w:r w:rsidRPr="009E0E30">
              <w:rPr>
                <w:b/>
                <w:bCs/>
                <w:i/>
                <w:iCs/>
                <w:sz w:val="21"/>
                <w:szCs w:val="21"/>
              </w:rPr>
              <w:t>Contenidos</w:t>
            </w:r>
          </w:p>
          <w:p w:rsidR="00C74027" w:rsidRPr="009E0E30" w:rsidRDefault="00C74027" w:rsidP="00F104E0">
            <w:pPr>
              <w:spacing w:before="20" w:after="20"/>
              <w:jc w:val="center"/>
            </w:pPr>
            <w:r w:rsidRPr="009E0E30">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Pr="009E0E30" w:rsidRDefault="00C74027" w:rsidP="00F104E0">
            <w:pPr>
              <w:spacing w:before="20" w:after="20"/>
              <w:jc w:val="center"/>
            </w:pPr>
            <w:r w:rsidRPr="009E0E30">
              <w:rPr>
                <w:b/>
                <w:bCs/>
                <w:i/>
                <w:iCs/>
                <w:sz w:val="21"/>
                <w:szCs w:val="21"/>
              </w:rPr>
              <w:t>Conocimientos circunstanciales</w:t>
            </w:r>
          </w:p>
        </w:tc>
      </w:tr>
      <w:tr w:rsidR="00C74027" w:rsidTr="00F104E0">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74027" w:rsidRDefault="0027097E" w:rsidP="00F104E0">
            <w:pPr>
              <w:spacing w:before="20" w:after="20"/>
            </w:pPr>
            <w:r>
              <w:rPr>
                <w:sz w:val="21"/>
                <w:szCs w:val="21"/>
              </w:rPr>
              <w:t>Tema 11</w:t>
            </w:r>
            <w:r w:rsidR="00C74027">
              <w:rPr>
                <w:sz w:val="21"/>
                <w:szCs w:val="21"/>
              </w:rPr>
              <w:t>: Auditorías ambientales en Bolivia</w:t>
            </w:r>
          </w:p>
          <w:p w:rsidR="00C74027" w:rsidRDefault="0027097E" w:rsidP="00F104E0">
            <w:pPr>
              <w:spacing w:before="20" w:after="20"/>
            </w:pPr>
            <w:r>
              <w:rPr>
                <w:sz w:val="21"/>
                <w:szCs w:val="21"/>
              </w:rPr>
              <w:t>Tema 12</w:t>
            </w:r>
            <w:r w:rsidR="00C74027">
              <w:rPr>
                <w:sz w:val="21"/>
                <w:szCs w:val="21"/>
              </w:rPr>
              <w:t>: Auditoría ambiental gubernamental</w:t>
            </w:r>
          </w:p>
          <w:p w:rsidR="00C74027" w:rsidRDefault="0027097E" w:rsidP="00F104E0">
            <w:pPr>
              <w:spacing w:before="20" w:after="20"/>
            </w:pPr>
            <w:r>
              <w:rPr>
                <w:sz w:val="21"/>
                <w:szCs w:val="21"/>
              </w:rPr>
              <w:t>Tema 13</w:t>
            </w:r>
            <w:r w:rsidR="00C74027">
              <w:rPr>
                <w:sz w:val="21"/>
                <w:szCs w:val="21"/>
              </w:rPr>
              <w:t>: Auditorías ambientales realizadas por las entidades fiscalizadoras superiores</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E0E30" w:rsidRPr="009E0E30" w:rsidRDefault="009E0E30" w:rsidP="009E0E30">
            <w:pPr>
              <w:pStyle w:val="Prrafodelista"/>
              <w:numPr>
                <w:ilvl w:val="0"/>
                <w:numId w:val="4"/>
              </w:numPr>
              <w:spacing w:before="10" w:after="10"/>
              <w:rPr>
                <w:sz w:val="21"/>
                <w:szCs w:val="21"/>
              </w:rPr>
            </w:pPr>
            <w:r w:rsidRPr="009E0E30">
              <w:rPr>
                <w:sz w:val="21"/>
                <w:szCs w:val="21"/>
              </w:rPr>
              <w:t>La auditoría ambiental: antecedentes sobre el medio ambiente y la auditoría y evolución de las auditorías ambientales.</w:t>
            </w:r>
            <w:r w:rsidR="00905349">
              <w:rPr>
                <w:sz w:val="21"/>
                <w:szCs w:val="21"/>
              </w:rPr>
              <w:t xml:space="preserve"> (C)</w:t>
            </w:r>
          </w:p>
          <w:p w:rsidR="009E0E30" w:rsidRPr="009E0E30" w:rsidRDefault="00905349" w:rsidP="00905349">
            <w:pPr>
              <w:pStyle w:val="Prrafodelista"/>
              <w:numPr>
                <w:ilvl w:val="0"/>
                <w:numId w:val="4"/>
              </w:numPr>
              <w:spacing w:before="10" w:after="10"/>
              <w:rPr>
                <w:sz w:val="21"/>
                <w:szCs w:val="21"/>
              </w:rPr>
            </w:pPr>
            <w:r w:rsidRPr="009E0E30">
              <w:rPr>
                <w:sz w:val="21"/>
                <w:szCs w:val="21"/>
              </w:rPr>
              <w:t>Auditorías ambientales internas y externas a los sistemas de gestión ambiental conforme a las normas ISO</w:t>
            </w:r>
            <w:r w:rsidR="009E0E30" w:rsidRPr="009E0E30">
              <w:rPr>
                <w:sz w:val="21"/>
                <w:szCs w:val="21"/>
              </w:rPr>
              <w:t xml:space="preserve"> e IBNORCA para la certificación del Sistema de Gestión Ambiental</w:t>
            </w:r>
            <w:r>
              <w:rPr>
                <w:sz w:val="21"/>
                <w:szCs w:val="21"/>
              </w:rPr>
              <w:t xml:space="preserve">. </w:t>
            </w:r>
            <w:del w:id="9001" w:author="Comisión de revisión 4.5" w:date="2026-10-13T00:00:00Z">
              <w:r>
                <w:rPr>
                  <w:sz w:val="21"/>
                  <w:szCs w:val="21"/>
                </w:rPr>
                <w:delText xml:space="preserve">(C</w:delText>
              </w:r>
              <w:r>
                <w:rPr>
                  <w:sz w:val="21"/>
                  <w:szCs w:val="21"/>
                </w:rPr>
                <w:delText xml:space="preserve">,P</w:delText>
              </w:r>
              <w:r>
                <w:rPr>
                  <w:sz w:val="21"/>
                  <w:szCs w:val="21"/>
                </w:rPr>
                <w:delText xml:space="preserve">)</w:delText>
              </w:r>
            </w:del>
            <w:ins w:id="9002" w:author="Comisión de revisión 4.5" w:date="2026-10-13T00:00:00Z">
              <w:r>
                <w:rPr>
                  <w:sz w:val="21"/>
                  <w:szCs w:val="21"/>
                </w:rPr>
                <w:t xml:space="preserve">(C, P)</w:t>
              </w:r>
            </w:ins>
          </w:p>
          <w:p w:rsidR="009E0E30" w:rsidRPr="009E0E30" w:rsidRDefault="009E0E30" w:rsidP="00905349">
            <w:pPr>
              <w:pStyle w:val="Prrafodelista"/>
              <w:numPr>
                <w:ilvl w:val="0"/>
                <w:numId w:val="4"/>
              </w:numPr>
              <w:spacing w:before="10" w:after="10"/>
              <w:rPr>
                <w:sz w:val="21"/>
                <w:szCs w:val="21"/>
              </w:rPr>
            </w:pPr>
            <w:r w:rsidRPr="009E0E30">
              <w:rPr>
                <w:sz w:val="21"/>
                <w:szCs w:val="21"/>
              </w:rPr>
              <w:t>Auditoría ambiental según la Ley N° 1333</w:t>
            </w:r>
            <w:r w:rsidR="00905349">
              <w:rPr>
                <w:sz w:val="21"/>
                <w:szCs w:val="21"/>
              </w:rPr>
              <w:t xml:space="preserve">. </w:t>
            </w:r>
            <w:r w:rsidR="00905349" w:rsidRPr="00905349">
              <w:rPr>
                <w:sz w:val="21"/>
                <w:szCs w:val="21"/>
              </w:rPr>
              <w:t>(C)</w:t>
            </w:r>
            <w:r w:rsidR="00905349">
              <w:rPr>
                <w:sz w:val="21"/>
                <w:szCs w:val="21"/>
              </w:rPr>
              <w:t xml:space="preserve"> </w:t>
            </w:r>
            <w:r w:rsidRPr="009E0E30">
              <w:rPr>
                <w:sz w:val="21"/>
                <w:szCs w:val="21"/>
              </w:rPr>
              <w:t xml:space="preserve"> </w:t>
            </w:r>
          </w:p>
          <w:p w:rsidR="009E0E30" w:rsidRPr="009E0E30" w:rsidRDefault="009E0E30" w:rsidP="00905349">
            <w:pPr>
              <w:pStyle w:val="Prrafodelista"/>
              <w:numPr>
                <w:ilvl w:val="0"/>
                <w:numId w:val="4"/>
              </w:numPr>
              <w:spacing w:before="10" w:after="10"/>
              <w:rPr>
                <w:sz w:val="21"/>
                <w:szCs w:val="21"/>
              </w:rPr>
            </w:pPr>
            <w:r w:rsidRPr="009E0E30">
              <w:rPr>
                <w:sz w:val="21"/>
                <w:szCs w:val="21"/>
              </w:rPr>
              <w:t>Auditoría ambiental gubernamental como seguimiento al cumplimiento, gestión y desempeño ambiental.</w:t>
            </w:r>
            <w:r w:rsidR="00905349">
              <w:t xml:space="preserve"> </w:t>
            </w:r>
            <w:r w:rsidR="00905349" w:rsidRPr="00905349">
              <w:rPr>
                <w:sz w:val="21"/>
                <w:szCs w:val="21"/>
              </w:rPr>
              <w:t>(C</w:t>
            </w:r>
            <w:r w:rsidR="00905349">
              <w:rPr>
                <w:sz w:val="21"/>
                <w:szCs w:val="21"/>
              </w:rPr>
              <w:t>, P, A</w:t>
            </w:r>
            <w:r w:rsidR="00905349" w:rsidRPr="00905349">
              <w:rPr>
                <w:sz w:val="21"/>
                <w:szCs w:val="21"/>
              </w:rPr>
              <w:t>)</w:t>
            </w:r>
          </w:p>
          <w:p w:rsidR="009E0E30" w:rsidRPr="009E0E30" w:rsidRDefault="009E0E30" w:rsidP="00905349">
            <w:pPr>
              <w:pStyle w:val="Prrafodelista"/>
              <w:numPr>
                <w:ilvl w:val="0"/>
                <w:numId w:val="4"/>
              </w:numPr>
              <w:spacing w:before="10" w:after="10"/>
              <w:rPr>
                <w:sz w:val="21"/>
                <w:szCs w:val="21"/>
              </w:rPr>
            </w:pPr>
            <w:r>
              <w:rPr>
                <w:sz w:val="21"/>
                <w:szCs w:val="21"/>
              </w:rPr>
              <w:t xml:space="preserve">Auditoría ambiental de las entidades fiscalizadoras </w:t>
            </w:r>
            <w:del w:id="9023" w:author="Comisión de revisión 4.5" w:date="2026-10-13T00:00:00Z">
              <w:r>
                <w:rPr>
                  <w:sz w:val="21"/>
                  <w:szCs w:val="21"/>
                </w:rPr>
                <w:delText xml:space="preserve">superiores</w:delText>
              </w:r>
              <w:r>
                <w:rPr>
                  <w:sz w:val="21"/>
                  <w:szCs w:val="21"/>
                </w:rPr>
                <w:delText xml:space="preserve"> </w:delText>
              </w:r>
              <w:r>
                <w:rPr>
                  <w:sz w:val="21"/>
                  <w:szCs w:val="21"/>
                </w:rPr>
                <w:delText xml:space="preserve">(C, P, A)</w:delText>
              </w:r>
            </w:del>
            <w:ins w:id="9024" w:author="Comisión de revisión 4.5" w:date="2026-10-13T00:00:00Z">
              <w:r>
                <w:rPr>
                  <w:sz w:val="21"/>
                  <w:szCs w:val="21"/>
                </w:rPr>
                <w:t xml:space="preserve">superiores. (C, P, A)</w:t>
              </w:r>
            </w:ins>
          </w:p>
          <w:p w:rsidR="009E0E30" w:rsidRPr="009E0E30" w:rsidRDefault="009E0E30" w:rsidP="00905349">
            <w:pPr>
              <w:pStyle w:val="Prrafodelista"/>
              <w:numPr>
                <w:ilvl w:val="0"/>
                <w:numId w:val="4"/>
              </w:numPr>
              <w:spacing w:before="10" w:after="10"/>
              <w:rPr>
                <w:sz w:val="21"/>
                <w:szCs w:val="21"/>
              </w:rPr>
            </w:pPr>
            <w:r w:rsidRPr="009E0E30">
              <w:rPr>
                <w:sz w:val="21"/>
                <w:szCs w:val="21"/>
              </w:rPr>
              <w:t>Audit</w:t>
            </w:r>
            <w:r>
              <w:rPr>
                <w:sz w:val="21"/>
                <w:szCs w:val="21"/>
              </w:rPr>
              <w:t xml:space="preserve">orías ambientales </w:t>
            </w:r>
            <w:del w:id="9025" w:author="Comisión de revisión 4.5" w:date="2026-10-13T00:00:00Z">
              <w:r>
                <w:rPr>
                  <w:sz w:val="21"/>
                  <w:szCs w:val="21"/>
                </w:rPr>
                <w:delText xml:space="preserve">sectoriales (C</w:delText>
              </w:r>
              <w:r>
                <w:rPr>
                  <w:sz w:val="21"/>
                  <w:szCs w:val="21"/>
                </w:rPr>
                <w:delText xml:space="preserve">)</w:delText>
              </w:r>
            </w:del>
            <w:ins w:id="9026" w:author="Comisión de revisión 4.5" w:date="2026-10-13T00:00:00Z">
              <w:r>
                <w:rPr>
                  <w:sz w:val="21"/>
                  <w:szCs w:val="21"/>
                </w:rPr>
                <w:t xml:space="preserve">sectoriales. (C)</w:t>
              </w:r>
            </w:ins>
          </w:p>
          <w:p w:rsidR="009E0E30" w:rsidRPr="009E0E30" w:rsidRDefault="009E0E30" w:rsidP="00905349">
            <w:pPr>
              <w:pStyle w:val="Prrafodelista"/>
              <w:numPr>
                <w:ilvl w:val="0"/>
                <w:numId w:val="4"/>
              </w:numPr>
              <w:spacing w:before="10" w:after="10"/>
              <w:rPr>
                <w:sz w:val="21"/>
                <w:szCs w:val="21"/>
              </w:rPr>
            </w:pPr>
            <w:r w:rsidRPr="009E0E30">
              <w:rPr>
                <w:sz w:val="21"/>
                <w:szCs w:val="21"/>
              </w:rPr>
              <w:t>Auditorías sociales externas.</w:t>
            </w:r>
            <w:r w:rsidR="00905349">
              <w:rPr>
                <w:sz w:val="21"/>
                <w:szCs w:val="21"/>
              </w:rPr>
              <w:t xml:space="preserve"> </w:t>
            </w:r>
            <w:r w:rsidR="00905349" w:rsidRPr="00905349">
              <w:rPr>
                <w:sz w:val="21"/>
                <w:szCs w:val="21"/>
              </w:rPr>
              <w:t>(C</w:t>
            </w:r>
            <w:r w:rsidR="00905349">
              <w:rPr>
                <w:sz w:val="21"/>
                <w:szCs w:val="21"/>
              </w:rPr>
              <w:t>, P</w:t>
            </w:r>
            <w:r w:rsidR="00905349" w:rsidRPr="00905349">
              <w:rPr>
                <w:sz w:val="21"/>
                <w:szCs w:val="21"/>
              </w:rPr>
              <w:t>)</w:t>
            </w:r>
          </w:p>
          <w:p w:rsidR="009E0E30" w:rsidRPr="009E0E30" w:rsidRDefault="009E0E30" w:rsidP="00905349">
            <w:pPr>
              <w:pStyle w:val="Prrafodelista"/>
              <w:numPr>
                <w:ilvl w:val="0"/>
                <w:numId w:val="4"/>
              </w:numPr>
              <w:spacing w:before="10" w:after="10"/>
              <w:rPr>
                <w:sz w:val="21"/>
                <w:szCs w:val="21"/>
              </w:rPr>
            </w:pPr>
            <w:r w:rsidRPr="009E0E30">
              <w:rPr>
                <w:sz w:val="21"/>
                <w:szCs w:val="21"/>
              </w:rPr>
              <w:t>Etapas de la auditoría ambiental gubernamental y manual para ejecutar las auditorías ambientales gubernamentales.</w:t>
            </w:r>
            <w:r w:rsidR="00905349">
              <w:t xml:space="preserve"> </w:t>
            </w:r>
            <w:r w:rsidR="00905349" w:rsidRPr="00905349">
              <w:rPr>
                <w:sz w:val="21"/>
                <w:szCs w:val="21"/>
              </w:rPr>
              <w:t>(C, P, A)</w:t>
            </w:r>
          </w:p>
          <w:p w:rsidR="009E0E30" w:rsidRPr="009E0E30" w:rsidRDefault="009E0E30" w:rsidP="00905349">
            <w:pPr>
              <w:pStyle w:val="Prrafodelista"/>
              <w:numPr>
                <w:ilvl w:val="0"/>
                <w:numId w:val="4"/>
              </w:numPr>
              <w:spacing w:before="10" w:after="10"/>
              <w:rPr>
                <w:sz w:val="21"/>
                <w:szCs w:val="21"/>
              </w:rPr>
            </w:pPr>
            <w:r w:rsidRPr="009E0E30">
              <w:rPr>
                <w:sz w:val="21"/>
                <w:szCs w:val="21"/>
              </w:rPr>
              <w:t>Auditorías internas y auditorías externas; planificación de la auditoría, supervisión y control interno.</w:t>
            </w:r>
            <w:r w:rsidR="00905349">
              <w:t xml:space="preserve"> </w:t>
            </w:r>
            <w:r w:rsidR="00905349" w:rsidRPr="00905349">
              <w:rPr>
                <w:sz w:val="21"/>
                <w:szCs w:val="21"/>
              </w:rPr>
              <w:t>(C, P, A)</w:t>
            </w:r>
          </w:p>
          <w:p w:rsidR="009E0E30" w:rsidRPr="009E0E30" w:rsidRDefault="009E0E30" w:rsidP="00905349">
            <w:pPr>
              <w:pStyle w:val="Prrafodelista"/>
              <w:numPr>
                <w:ilvl w:val="0"/>
                <w:numId w:val="4"/>
              </w:numPr>
              <w:spacing w:before="10" w:after="10"/>
              <w:rPr>
                <w:sz w:val="21"/>
                <w:szCs w:val="21"/>
              </w:rPr>
            </w:pPr>
            <w:r w:rsidRPr="009E0E30">
              <w:rPr>
                <w:sz w:val="21"/>
                <w:szCs w:val="21"/>
              </w:rPr>
              <w:t>Ejecución de la auditoría, evidencias, informes a emitir y comunicación de resultados.</w:t>
            </w:r>
            <w:r w:rsidR="00905349">
              <w:t xml:space="preserve"> </w:t>
            </w:r>
            <w:r w:rsidR="00905349" w:rsidRPr="00905349">
              <w:rPr>
                <w:sz w:val="21"/>
                <w:szCs w:val="21"/>
              </w:rPr>
              <w:t>(C, P, A)</w:t>
            </w:r>
          </w:p>
          <w:p w:rsidR="009E0E30" w:rsidRPr="009E0E30" w:rsidRDefault="009E0E30" w:rsidP="00905349">
            <w:pPr>
              <w:pStyle w:val="Prrafodelista"/>
              <w:numPr>
                <w:ilvl w:val="0"/>
                <w:numId w:val="4"/>
              </w:numPr>
              <w:spacing w:before="10" w:after="10"/>
              <w:rPr>
                <w:sz w:val="21"/>
                <w:szCs w:val="21"/>
              </w:rPr>
            </w:pPr>
            <w:r w:rsidRPr="009E0E30">
              <w:rPr>
                <w:sz w:val="21"/>
                <w:szCs w:val="21"/>
              </w:rPr>
              <w:t>Introducción a las entidades fiscalizadoras superiores y guía metodológica para sus auditorías ambientales.</w:t>
            </w:r>
            <w:r w:rsidR="00905349">
              <w:rPr>
                <w:sz w:val="21"/>
                <w:szCs w:val="21"/>
              </w:rPr>
              <w:t xml:space="preserve"> (C</w:t>
            </w:r>
            <w:r w:rsidR="00905349" w:rsidRPr="00905349">
              <w:rPr>
                <w:sz w:val="21"/>
                <w:szCs w:val="21"/>
              </w:rPr>
              <w:t>)</w:t>
            </w:r>
          </w:p>
          <w:p w:rsidR="009E0E30" w:rsidRPr="009E0E30" w:rsidRDefault="009E0E30" w:rsidP="00905349">
            <w:pPr>
              <w:pStyle w:val="Prrafodelista"/>
              <w:numPr>
                <w:ilvl w:val="0"/>
                <w:numId w:val="4"/>
              </w:numPr>
              <w:spacing w:before="10" w:after="10"/>
              <w:rPr>
                <w:sz w:val="21"/>
                <w:szCs w:val="21"/>
              </w:rPr>
            </w:pPr>
            <w:r w:rsidRPr="009E0E30">
              <w:rPr>
                <w:sz w:val="21"/>
                <w:szCs w:val="21"/>
              </w:rPr>
              <w:t>Marco conceptual y proceso de la auditoría ambiental realizada por las entidades fiscalizadoras superiores.</w:t>
            </w:r>
            <w:r w:rsidR="00905349">
              <w:rPr>
                <w:sz w:val="21"/>
                <w:szCs w:val="21"/>
              </w:rPr>
              <w:t xml:space="preserve"> </w:t>
            </w:r>
            <w:r w:rsidR="00905349" w:rsidRPr="00905349">
              <w:rPr>
                <w:sz w:val="21"/>
                <w:szCs w:val="21"/>
              </w:rPr>
              <w:t>(C, P, A)</w:t>
            </w:r>
          </w:p>
          <w:p w:rsidR="00C74027" w:rsidRPr="009E0E30" w:rsidRDefault="009E0E30" w:rsidP="00905349">
            <w:pPr>
              <w:pStyle w:val="Prrafodelista"/>
              <w:numPr>
                <w:ilvl w:val="0"/>
                <w:numId w:val="4"/>
              </w:numPr>
              <w:spacing w:before="10" w:after="10"/>
            </w:pPr>
            <w:r w:rsidRPr="009E0E30">
              <w:rPr>
                <w:sz w:val="21"/>
                <w:szCs w:val="21"/>
              </w:rPr>
              <w:t>Fase de planeación, fase de ejecución, fase de informe y técnicas de auditoría.</w:t>
            </w:r>
            <w:r w:rsidR="00905349">
              <w:t xml:space="preserve"> </w:t>
            </w:r>
            <w:r w:rsidR="00905349" w:rsidRPr="00905349">
              <w:rPr>
                <w:sz w:val="21"/>
                <w:szCs w:val="21"/>
              </w:rPr>
              <w:t>(C, P, 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0A7D" w:rsidRDefault="00590A7D" w:rsidP="00F104E0">
            <w:pPr>
              <w:pStyle w:val="Prrafodelista"/>
              <w:numPr>
                <w:ilvl w:val="0"/>
                <w:numId w:val="3"/>
              </w:numPr>
              <w:spacing w:before="10" w:after="10"/>
            </w:pPr>
            <w:r>
              <w:t>Normas de auditoría ambiental en vigencia emitidas por la INTOSAI – ISSAI 5110 a 5140</w:t>
            </w:r>
          </w:p>
          <w:p w:rsidR="00711822" w:rsidRPr="00711822" w:rsidRDefault="00711822" w:rsidP="00F104E0">
            <w:pPr>
              <w:pStyle w:val="Prrafodelista"/>
              <w:numPr>
                <w:ilvl w:val="0"/>
                <w:numId w:val="3"/>
              </w:numPr>
              <w:spacing w:before="10" w:after="10"/>
            </w:pPr>
            <w:r>
              <w:t xml:space="preserve">Planificación de la Auditoría Ambiental. </w:t>
            </w:r>
          </w:p>
          <w:p w:rsidR="00C74027" w:rsidRDefault="00590A7D" w:rsidP="00F104E0">
            <w:pPr>
              <w:pStyle w:val="Prrafodelista"/>
              <w:numPr>
                <w:ilvl w:val="0"/>
                <w:numId w:val="3"/>
              </w:numPr>
              <w:spacing w:before="10" w:after="10"/>
            </w:pPr>
            <w:r>
              <w:t>Ejecución de la Auditoría Ambiental</w:t>
            </w:r>
          </w:p>
          <w:p w:rsidR="00590A7D" w:rsidRPr="009E0E30" w:rsidRDefault="00590A7D" w:rsidP="00590A7D">
            <w:pPr>
              <w:pStyle w:val="Prrafodelista"/>
              <w:numPr>
                <w:ilvl w:val="0"/>
                <w:numId w:val="3"/>
              </w:numPr>
              <w:spacing w:before="10" w:after="10"/>
            </w:pPr>
            <w:r>
              <w:t>Informe de Auditoría Ambiental.</w:t>
            </w:r>
          </w:p>
        </w:tc>
      </w:tr>
      <w:tr w:rsidR="00A6650B">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5349" w:rsidRDefault="00367124">
            <w:pPr>
              <w:spacing w:before="20" w:after="20"/>
              <w:jc w:val="center"/>
            </w:pPr>
            <w:r w:rsidRPr="00905349">
              <w:rPr>
                <w:b/>
                <w:bCs/>
                <w:i/>
                <w:iCs/>
                <w:sz w:val="21"/>
                <w:szCs w:val="21"/>
              </w:rPr>
              <w:t>En clase</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5349" w:rsidRDefault="00367124">
            <w:pPr>
              <w:spacing w:before="20" w:after="20"/>
              <w:jc w:val="center"/>
            </w:pPr>
            <w:r w:rsidRPr="00905349">
              <w:rPr>
                <w:b/>
                <w:bCs/>
                <w:i/>
                <w:iCs/>
                <w:sz w:val="21"/>
                <w:szCs w:val="21"/>
              </w:rPr>
              <w:t>Autónomas</w:t>
            </w: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5349" w:rsidRDefault="00367124">
            <w:pPr>
              <w:spacing w:before="20" w:after="20"/>
              <w:jc w:val="center"/>
            </w:pPr>
            <w:r w:rsidRPr="00905349">
              <w:rPr>
                <w:b/>
                <w:bCs/>
                <w:i/>
                <w:iCs/>
                <w:sz w:val="21"/>
                <w:szCs w:val="21"/>
              </w:rPr>
              <w:t>B-Learning</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5349" w:rsidRDefault="00367124">
            <w:pPr>
              <w:spacing w:before="20" w:after="20"/>
              <w:jc w:val="center"/>
            </w:pPr>
            <w:r w:rsidRPr="00905349">
              <w:rPr>
                <w:b/>
                <w:bCs/>
                <w:i/>
                <w:iCs/>
                <w:sz w:val="21"/>
                <w:szCs w:val="21"/>
              </w:rPr>
              <w:t>Taller</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5349" w:rsidRDefault="00367124">
            <w:pPr>
              <w:spacing w:before="20" w:after="20"/>
              <w:jc w:val="center"/>
            </w:pPr>
            <w:r w:rsidRPr="00905349">
              <w:rPr>
                <w:b/>
                <w:bCs/>
                <w:i/>
                <w:iCs/>
                <w:sz w:val="21"/>
                <w:szCs w:val="21"/>
              </w:rPr>
              <w:t>Investigación/Práctica</w:t>
            </w:r>
          </w:p>
        </w:tc>
      </w:tr>
      <w:tr w:rsidR="004A49D4" w:rsidTr="00F104E0">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A49D4" w:rsidRPr="008F2813" w:rsidRDefault="007D0A0E" w:rsidP="004A49D4">
            <w:pPr>
              <w:spacing w:before="20" w:after="20"/>
              <w:jc w:val="center"/>
              <w:rPr>
                <w:sz w:val="21"/>
                <w:szCs w:val="21"/>
              </w:rPr>
            </w:pPr>
            <w:r w:rsidRPr="008F2813">
              <w:rPr>
                <w:sz w:val="21"/>
                <w:szCs w:val="21"/>
              </w:rPr>
              <w:t xml:space="preserve">Preguntas de comprensión sobre el marco normativo ambiental boliviano. Exposición dialogada de las NIIF de </w:t>
            </w:r>
            <w:r w:rsidR="00171755" w:rsidRPr="008F2813">
              <w:rPr>
                <w:sz w:val="21"/>
                <w:szCs w:val="21"/>
              </w:rPr>
              <w:t>Sostenibilidad</w:t>
            </w:r>
            <w:r w:rsidR="004A49D4" w:rsidRPr="008F2813">
              <w:rPr>
                <w:sz w:val="21"/>
                <w:szCs w:val="21"/>
              </w:rPr>
              <w:t xml:space="preserve"> </w:t>
            </w:r>
            <w:r w:rsidRPr="008F2813">
              <w:rPr>
                <w:sz w:val="21"/>
                <w:szCs w:val="21"/>
              </w:rPr>
              <w:t xml:space="preserve">con riesgos, oportunidades, métricas y reporte de ESG </w:t>
            </w:r>
            <w:r w:rsidR="004A49D4" w:rsidRPr="008F2813">
              <w:rPr>
                <w:sz w:val="21"/>
                <w:szCs w:val="21"/>
              </w:rPr>
              <w:t>y de la NIAS 5000.</w:t>
            </w:r>
          </w:p>
          <w:p w:rsidR="007D0A0E" w:rsidRPr="008F2813" w:rsidRDefault="007D0A0E" w:rsidP="004A49D4">
            <w:pPr>
              <w:spacing w:before="20" w:after="20"/>
              <w:jc w:val="center"/>
            </w:pPr>
            <w:r w:rsidRPr="008F2813">
              <w:t>Demostración de la redacción de la conclusión de aseguramiento limitado y razonable.</w:t>
            </w:r>
          </w:p>
          <w:p w:rsidR="004A49D4" w:rsidRPr="008F2813" w:rsidRDefault="004A49D4" w:rsidP="004A49D4">
            <w:pPr>
              <w:spacing w:before="20" w:after="20"/>
              <w:jc w:val="center"/>
            </w:pPr>
            <w:r w:rsidRPr="008F2813">
              <w:rPr>
                <w:sz w:val="21"/>
                <w:szCs w:val="21"/>
              </w:rPr>
              <w:t>Resolución guiada de la matriz de materialidad y del inventario de emisiones de un caso.</w:t>
            </w:r>
          </w:p>
          <w:p w:rsidR="004A49D4" w:rsidRPr="008F2813" w:rsidRDefault="004A49D4" w:rsidP="007D0A0E">
            <w:pPr>
              <w:spacing w:before="20" w:after="20"/>
              <w:jc w:val="center"/>
            </w:pPr>
            <w:r w:rsidRPr="008F2813">
              <w:rPr>
                <w:sz w:val="21"/>
                <w:szCs w:val="21"/>
              </w:rPr>
              <w:t>Análisis de casos de auditoría ambiental publicados por la Contraloría General del Estado</w:t>
            </w:r>
            <w:r w:rsidR="007D0A0E" w:rsidRPr="008F2813">
              <w:rPr>
                <w:sz w:val="21"/>
                <w:szCs w:val="21"/>
              </w:rPr>
              <w:t xml:space="preserve"> e INTOSAI</w:t>
            </w:r>
            <w:r w:rsidRPr="008F2813">
              <w:rPr>
                <w:sz w:val="21"/>
                <w:szCs w:val="21"/>
              </w:rPr>
              <w:t>.</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A49D4" w:rsidRPr="008F2813" w:rsidRDefault="004A49D4" w:rsidP="004A49D4">
            <w:pPr>
              <w:spacing w:before="20" w:after="20"/>
              <w:jc w:val="center"/>
              <w:rPr>
                <w:sz w:val="21"/>
                <w:szCs w:val="21"/>
              </w:rPr>
            </w:pPr>
            <w:del w:id="9019" w:author="Comisión de revisión 4.5" w:date="2026-10-13T00:00:00Z">
              <w:r>
                <w:rPr>
                  <w:sz w:val="21"/>
                  <w:szCs w:val="21"/>
                </w:rPr>
                <w:delText xml:space="preserve">Lectura de las ODS</w:delText>
              </w:r>
            </w:del>
            <w:ins w:id="9020" w:author="Comisión de revisión 4.5" w:date="2026-10-13T00:00:00Z">
              <w:r>
                <w:rPr>
                  <w:sz w:val="21"/>
                  <w:szCs w:val="21"/>
                </w:rPr>
                <w:t xml:space="preserve">Lectura de los ODS</w:t>
              </w:r>
            </w:ins>
            <w:r>
              <w:rPr>
                <w:sz w:val="21"/>
                <w:szCs w:val="21"/>
              </w:rPr>
              <w:t xml:space="preserve">, NIIF de Sostenibilidad y de la NIAS 5000 para realizar Reportes y Aseguramiento de Sostenibilidad. </w:t>
            </w:r>
          </w:p>
          <w:p w:rsidR="004A49D4" w:rsidRPr="008F2813" w:rsidRDefault="004A49D4" w:rsidP="004A49D4">
            <w:pPr>
              <w:spacing w:before="20" w:after="20"/>
              <w:jc w:val="center"/>
              <w:rPr>
                <w:sz w:val="21"/>
                <w:szCs w:val="21"/>
              </w:rPr>
            </w:pPr>
          </w:p>
          <w:p w:rsidR="004A49D4" w:rsidRPr="008F2813" w:rsidRDefault="004A49D4" w:rsidP="004A49D4">
            <w:pPr>
              <w:spacing w:before="20" w:after="20"/>
              <w:jc w:val="center"/>
            </w:pPr>
            <w:r w:rsidRPr="008F2813">
              <w:rPr>
                <w:sz w:val="21"/>
                <w:szCs w:val="21"/>
              </w:rPr>
              <w:t>Investigación sobre la normativa ambiental boliviana aplicable a un sector económico.</w:t>
            </w:r>
          </w:p>
          <w:p w:rsidR="004A49D4" w:rsidRPr="008F2813" w:rsidRDefault="004A49D4" w:rsidP="004A49D4">
            <w:pPr>
              <w:spacing w:before="20" w:after="20"/>
              <w:jc w:val="center"/>
              <w:rPr>
                <w:sz w:val="21"/>
                <w:szCs w:val="21"/>
              </w:rPr>
            </w:pPr>
            <w:r w:rsidRPr="008F2813">
              <w:rPr>
                <w:sz w:val="21"/>
                <w:szCs w:val="21"/>
              </w:rPr>
              <w:t xml:space="preserve">Desarrollo progresivo del informe de aseguramiento del caso asignado. </w:t>
            </w:r>
          </w:p>
          <w:p w:rsidR="004A49D4" w:rsidRPr="008F2813" w:rsidRDefault="004A49D4" w:rsidP="004A49D4">
            <w:pPr>
              <w:spacing w:before="20" w:after="20"/>
              <w:jc w:val="center"/>
              <w:rPr>
                <w:sz w:val="21"/>
                <w:szCs w:val="21"/>
              </w:rPr>
            </w:pPr>
          </w:p>
          <w:p w:rsidR="004A49D4" w:rsidRPr="008F2813" w:rsidRDefault="004A49D4" w:rsidP="004A49D4">
            <w:pPr>
              <w:spacing w:before="20" w:after="20"/>
              <w:jc w:val="center"/>
            </w:pPr>
            <w:r w:rsidRPr="008F2813">
              <w:rPr>
                <w:sz w:val="21"/>
                <w:szCs w:val="21"/>
              </w:rPr>
              <w:t>Normas técnicas ISO-IBNORCA, normas de auditoría ambiental gubernamental, y normas INTOSAI para Ejecutar Auditorías Ambientales de las EFS.</w:t>
            </w:r>
          </w:p>
          <w:p w:rsidR="004A49D4" w:rsidRPr="008F2813" w:rsidRDefault="004A49D4" w:rsidP="004A49D4">
            <w:pPr>
              <w:spacing w:before="20" w:after="20"/>
              <w:jc w:val="center"/>
            </w:pPr>
          </w:p>
          <w:p w:rsidR="004A49D4" w:rsidRPr="008F2813" w:rsidRDefault="004A49D4" w:rsidP="004A49D4">
            <w:pPr>
              <w:spacing w:before="20" w:after="20"/>
              <w:jc w:val="center"/>
            </w:pP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A49D4" w:rsidRPr="008F2813" w:rsidRDefault="004A49D4" w:rsidP="004A49D4">
            <w:pPr>
              <w:spacing w:before="20" w:after="20"/>
              <w:jc w:val="center"/>
            </w:pPr>
            <w:r w:rsidRPr="008F2813">
              <w:rPr>
                <w:sz w:val="21"/>
                <w:szCs w:val="21"/>
              </w:rPr>
              <w:t>Cuestionarios de comprensión en la plataforma Moodle UMSA.</w:t>
            </w:r>
          </w:p>
          <w:p w:rsidR="004A49D4" w:rsidRPr="008F2813" w:rsidRDefault="004A49D4" w:rsidP="004A49D4">
            <w:pPr>
              <w:spacing w:before="20" w:after="20"/>
              <w:jc w:val="center"/>
            </w:pPr>
            <w:r w:rsidRPr="008F2813">
              <w:rPr>
                <w:sz w:val="21"/>
                <w:szCs w:val="21"/>
              </w:rPr>
              <w:t>Foros de consulta sobre los informes ESG y los marcos de sostenibilidad.</w:t>
            </w:r>
          </w:p>
          <w:p w:rsidR="004A49D4" w:rsidRPr="008F2813" w:rsidRDefault="004A49D4" w:rsidP="004A49D4">
            <w:pPr>
              <w:spacing w:before="20" w:after="20"/>
              <w:jc w:val="center"/>
            </w:pPr>
            <w:r w:rsidRPr="008F2813">
              <w:rPr>
                <w:sz w:val="21"/>
                <w:szCs w:val="21"/>
              </w:rPr>
              <w:t>Material audiovisual sobre auditoría ambiental y divulgaciones relacionadas con sostenibilidad.</w:t>
            </w:r>
          </w:p>
          <w:p w:rsidR="004A49D4" w:rsidRPr="008F2813" w:rsidRDefault="004A49D4" w:rsidP="004A49D4">
            <w:pPr>
              <w:spacing w:before="20" w:after="20"/>
              <w:jc w:val="center"/>
              <w:rPr>
                <w:sz w:val="21"/>
                <w:szCs w:val="21"/>
              </w:rPr>
            </w:pPr>
            <w:r w:rsidRPr="008F2813">
              <w:rPr>
                <w:sz w:val="21"/>
                <w:szCs w:val="21"/>
              </w:rPr>
              <w:t xml:space="preserve">Prácticas guiadas de entendimiento de la organización, riesgos, oportunidades, métricas, control interno, fraude ambiental, social y gobernanza. </w:t>
            </w:r>
          </w:p>
          <w:p w:rsidR="004A49D4" w:rsidRPr="008F2813" w:rsidRDefault="004A49D4" w:rsidP="004A49D4">
            <w:pPr>
              <w:spacing w:before="20" w:after="20"/>
              <w:jc w:val="center"/>
            </w:pPr>
            <w:r w:rsidRPr="008F2813">
              <w:rPr>
                <w:sz w:val="21"/>
                <w:szCs w:val="21"/>
              </w:rPr>
              <w:t>Cálculo de un inventario de emisiones de gases de efecto invernadero.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A49D4" w:rsidRPr="008F2813" w:rsidRDefault="004A49D4" w:rsidP="004A49D4">
            <w:pPr>
              <w:spacing w:before="20" w:after="20"/>
              <w:jc w:val="center"/>
            </w:pPr>
            <w:r w:rsidRPr="008F2813">
              <w:rPr>
                <w:sz w:val="21"/>
                <w:szCs w:val="21"/>
              </w:rPr>
              <w:t>Elaboración guiada del informe ESG o Informe de Sostenibilidad de una entidad boliviana.</w:t>
            </w:r>
          </w:p>
          <w:p w:rsidR="004A49D4" w:rsidRPr="008F2813" w:rsidRDefault="004A49D4" w:rsidP="004A49D4">
            <w:pPr>
              <w:spacing w:before="20" w:after="20"/>
              <w:jc w:val="center"/>
            </w:pPr>
            <w:r w:rsidRPr="008F2813">
              <w:rPr>
                <w:sz w:val="21"/>
                <w:szCs w:val="21"/>
              </w:rPr>
              <w:t>Análisis colaborativo de casos de auditoría ambiental gubernamental.</w:t>
            </w:r>
          </w:p>
          <w:p w:rsidR="004A49D4" w:rsidRPr="008F2813" w:rsidRDefault="004A49D4" w:rsidP="004A49D4">
            <w:pPr>
              <w:spacing w:before="20" w:after="20"/>
              <w:jc w:val="center"/>
            </w:pPr>
            <w:r w:rsidRPr="008F2813">
              <w:rPr>
                <w:sz w:val="21"/>
                <w:szCs w:val="21"/>
              </w:rPr>
              <w:t>Revisión cruzada de los informes de aseguramiento entre equipos.</w:t>
            </w:r>
          </w:p>
          <w:p w:rsidR="004A49D4" w:rsidRPr="008F2813" w:rsidRDefault="004A49D4" w:rsidP="004A49D4">
            <w:pPr>
              <w:spacing w:before="20" w:after="20"/>
              <w:jc w:val="center"/>
            </w:pPr>
            <w:r w:rsidRPr="008F2813">
              <w:rPr>
                <w:sz w:val="21"/>
                <w:szCs w:val="21"/>
              </w:rPr>
              <w:t>Determinación conjunta de los asuntos de sostenibilidad materiales de la entidad analizada.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A49D4" w:rsidRPr="008F2813" w:rsidRDefault="004A49D4" w:rsidP="004A49D4">
            <w:pPr>
              <w:spacing w:before="20" w:after="20"/>
              <w:jc w:val="center"/>
            </w:pPr>
            <w:r w:rsidRPr="008F2813">
              <w:rPr>
                <w:sz w:val="21"/>
                <w:szCs w:val="21"/>
              </w:rPr>
              <w:t>Análisis de informes de auditoría ambiental publicados por la Contraloría General del Estado.</w:t>
            </w:r>
          </w:p>
          <w:p w:rsidR="004A49D4" w:rsidRPr="008F2813" w:rsidRDefault="004A49D4" w:rsidP="004A49D4">
            <w:pPr>
              <w:spacing w:before="20" w:after="20"/>
              <w:jc w:val="center"/>
            </w:pPr>
            <w:r w:rsidRPr="008F2813">
              <w:rPr>
                <w:sz w:val="21"/>
                <w:szCs w:val="21"/>
              </w:rPr>
              <w:t>Revisión de los reportes de sostenibilidad de empresas bolivianas y de su aseguramiento.</w:t>
            </w:r>
          </w:p>
          <w:p w:rsidR="004A49D4" w:rsidRPr="008F2813" w:rsidRDefault="004A49D4" w:rsidP="004A49D4">
            <w:pPr>
              <w:spacing w:before="20" w:after="20"/>
              <w:jc w:val="center"/>
            </w:pPr>
            <w:r w:rsidRPr="008F2813">
              <w:rPr>
                <w:sz w:val="21"/>
                <w:szCs w:val="21"/>
              </w:rPr>
              <w:t>Estudio de los impactos ambientales de un sector productivo del país.</w:t>
            </w:r>
          </w:p>
          <w:p w:rsidR="004A49D4" w:rsidRPr="008F2813" w:rsidRDefault="004A49D4" w:rsidP="004A49D4">
            <w:pPr>
              <w:spacing w:before="20" w:after="20"/>
              <w:jc w:val="center"/>
            </w:pPr>
            <w:r w:rsidRPr="008F2813">
              <w:rPr>
                <w:sz w:val="21"/>
                <w:szCs w:val="21"/>
              </w:rPr>
              <w:t>Revisión de reportes de sostenibilidad de empresas bolivianas y de sus informes de aseguramiento.</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Estrategias de aprendizaje y enseñanza</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pStyle w:val="Prrafodelista"/>
              <w:numPr>
                <w:ilvl w:val="0"/>
                <w:numId w:val="3"/>
              </w:numPr>
              <w:spacing w:before="10" w:after="10"/>
            </w:pPr>
            <w:r w:rsidRPr="008F2813">
              <w:rPr>
                <w:sz w:val="21"/>
                <w:szCs w:val="21"/>
              </w:rPr>
              <w:t>Aprendizaje basado en problemas con casos de gestión ambiental de entidades bolivianas.</w:t>
            </w:r>
          </w:p>
          <w:p w:rsidR="001A069D" w:rsidRPr="008F2813" w:rsidRDefault="001A069D" w:rsidP="001A069D">
            <w:pPr>
              <w:pStyle w:val="Prrafodelista"/>
              <w:numPr>
                <w:ilvl w:val="0"/>
                <w:numId w:val="3"/>
              </w:numPr>
              <w:spacing w:before="10" w:after="10"/>
            </w:pPr>
            <w:r w:rsidRPr="008F2813">
              <w:rPr>
                <w:sz w:val="21"/>
                <w:szCs w:val="21"/>
              </w:rPr>
              <w:t>Clase invertida para los contenidos normativos.</w:t>
            </w:r>
          </w:p>
          <w:p w:rsidR="00A6650B" w:rsidRPr="008F2813" w:rsidRDefault="00367124">
            <w:pPr>
              <w:pStyle w:val="Prrafodelista"/>
              <w:numPr>
                <w:ilvl w:val="0"/>
                <w:numId w:val="3"/>
              </w:numPr>
              <w:spacing w:before="10" w:after="10"/>
            </w:pPr>
            <w:r w:rsidRPr="008F2813">
              <w:rPr>
                <w:sz w:val="21"/>
                <w:szCs w:val="21"/>
              </w:rPr>
              <w:t>Investigación documental sobre los marcos normativos de sostenibilidad vigentes.</w:t>
            </w:r>
          </w:p>
          <w:p w:rsidR="00A6650B" w:rsidRPr="008F2813" w:rsidRDefault="00367124">
            <w:pPr>
              <w:pStyle w:val="Prrafodelista"/>
              <w:numPr>
                <w:ilvl w:val="0"/>
                <w:numId w:val="3"/>
              </w:numPr>
              <w:spacing w:before="10" w:after="10"/>
            </w:pPr>
            <w:r w:rsidRPr="008F2813">
              <w:rPr>
                <w:sz w:val="21"/>
                <w:szCs w:val="21"/>
              </w:rPr>
              <w:t>Trabajo colaborativo en equipos de aseguramiento con asignación de sectores económicos.</w:t>
            </w:r>
          </w:p>
          <w:p w:rsidR="00A6650B" w:rsidRPr="008F2813" w:rsidRDefault="00367124">
            <w:pPr>
              <w:pStyle w:val="Prrafodelista"/>
              <w:numPr>
                <w:ilvl w:val="0"/>
                <w:numId w:val="3"/>
              </w:numPr>
              <w:spacing w:before="10" w:after="10"/>
            </w:pPr>
            <w:r w:rsidRPr="008F2813">
              <w:rPr>
                <w:sz w:val="21"/>
                <w:szCs w:val="21"/>
              </w:rPr>
              <w:t>Exposición y defensa de los informes ante el curso.</w:t>
            </w:r>
          </w:p>
          <w:p w:rsidR="00A6650B" w:rsidRPr="008F2813" w:rsidRDefault="00367124">
            <w:pPr>
              <w:pStyle w:val="Prrafodelista"/>
              <w:numPr>
                <w:ilvl w:val="0"/>
                <w:numId w:val="3"/>
              </w:numPr>
              <w:spacing w:before="10" w:after="10"/>
            </w:pPr>
            <w:r w:rsidRPr="008F2813">
              <w:rPr>
                <w:sz w:val="21"/>
                <w:szCs w:val="21"/>
              </w:rPr>
              <w:t>Estudio de casos de informes de aseguramiento de sostenibilidad con alcance limitado y razonable.</w:t>
            </w:r>
          </w:p>
          <w:p w:rsidR="001A069D" w:rsidRPr="008F2813" w:rsidRDefault="001A069D" w:rsidP="001A069D">
            <w:pPr>
              <w:pStyle w:val="Prrafodelista"/>
              <w:numPr>
                <w:ilvl w:val="0"/>
                <w:numId w:val="3"/>
              </w:numPr>
              <w:spacing w:before="10" w:after="10"/>
            </w:pPr>
            <w:r w:rsidRPr="008F2813">
              <w:rPr>
                <w:sz w:val="21"/>
                <w:szCs w:val="21"/>
              </w:rPr>
              <w:t>Estudio de casos de auditorías ambientales gubernamentales y de informes de sostenibilidad.</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spacing w:before="20" w:after="20"/>
              <w:jc w:val="center"/>
            </w:pPr>
            <w:r w:rsidRPr="008F2813">
              <w:rPr>
                <w:b/>
                <w:bCs/>
                <w:i/>
                <w:iCs/>
                <w:sz w:val="21"/>
                <w:szCs w:val="21"/>
              </w:rPr>
              <w:t>Recursos para el aprendizaje</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F2813" w:rsidRDefault="00367124">
            <w:pPr>
              <w:pStyle w:val="Prrafodelista"/>
              <w:numPr>
                <w:ilvl w:val="0"/>
                <w:numId w:val="3"/>
              </w:numPr>
              <w:spacing w:before="10" w:after="10"/>
            </w:pPr>
            <w:r w:rsidRPr="008F2813">
              <w:rPr>
                <w:sz w:val="21"/>
                <w:szCs w:val="21"/>
              </w:rPr>
              <w:t>Plataforma Moodle UMSA.</w:t>
            </w:r>
          </w:p>
          <w:p w:rsidR="003B6C44" w:rsidRPr="008F2813" w:rsidRDefault="003B6C44" w:rsidP="003B6C44">
            <w:pPr>
              <w:pStyle w:val="Prrafodelista"/>
              <w:numPr>
                <w:ilvl w:val="0"/>
                <w:numId w:val="3"/>
              </w:numPr>
              <w:rPr>
                <w:sz w:val="21"/>
                <w:szCs w:val="21"/>
              </w:rPr>
            </w:pPr>
            <w:r w:rsidRPr="008F2813">
              <w:rPr>
                <w:sz w:val="21"/>
                <w:szCs w:val="21"/>
              </w:rPr>
              <w:t>Norma Internacional de Información Financiera de Sostenibilidad (NIIF de Sostenibilidad) y Norma Internacional de Aseguramiento de la Sostenibilidad 5000 del IAASB.</w:t>
            </w:r>
          </w:p>
          <w:p w:rsidR="003B6C44" w:rsidRPr="008F2813" w:rsidRDefault="003B6C44" w:rsidP="003B6C44">
            <w:pPr>
              <w:pStyle w:val="Prrafodelista"/>
              <w:numPr>
                <w:ilvl w:val="0"/>
                <w:numId w:val="3"/>
              </w:numPr>
              <w:spacing w:before="10" w:after="10"/>
              <w:rPr>
                <w:sz w:val="21"/>
                <w:szCs w:val="21"/>
              </w:rPr>
            </w:pPr>
            <w:r w:rsidRPr="008F2813">
              <w:rPr>
                <w:sz w:val="21"/>
                <w:szCs w:val="21"/>
              </w:rPr>
              <w:t>Normas de Auditoría Gubernamental de la Contraloría General del Estado y su Manual para Ejecutar Auditorías Ambientales.</w:t>
            </w:r>
          </w:p>
          <w:p w:rsidR="003B6C44" w:rsidRPr="008F2813" w:rsidRDefault="003B6C44" w:rsidP="003B6C44">
            <w:pPr>
              <w:pStyle w:val="Prrafodelista"/>
              <w:numPr>
                <w:ilvl w:val="0"/>
                <w:numId w:val="3"/>
              </w:numPr>
              <w:spacing w:before="10" w:after="10"/>
              <w:rPr>
                <w:sz w:val="21"/>
                <w:szCs w:val="21"/>
              </w:rPr>
            </w:pPr>
            <w:r w:rsidRPr="008F2813">
              <w:rPr>
                <w:sz w:val="21"/>
                <w:szCs w:val="21"/>
              </w:rPr>
              <w:t xml:space="preserve">Normas emitidas por la INTOSAI </w:t>
            </w:r>
          </w:p>
          <w:p w:rsidR="00A6650B" w:rsidRPr="008F2813" w:rsidRDefault="00367124">
            <w:pPr>
              <w:pStyle w:val="Prrafodelista"/>
              <w:numPr>
                <w:ilvl w:val="0"/>
                <w:numId w:val="3"/>
              </w:numPr>
              <w:spacing w:before="10" w:after="10"/>
            </w:pPr>
            <w:r w:rsidRPr="008F2813">
              <w:rPr>
                <w:sz w:val="21"/>
                <w:szCs w:val="21"/>
              </w:rPr>
              <w:t>Ley N° 1333, Ley N° 755 y normas ambientales sectoriales vigentes.</w:t>
            </w:r>
          </w:p>
          <w:p w:rsidR="00A6650B" w:rsidRPr="008F2813" w:rsidRDefault="00367124">
            <w:pPr>
              <w:pStyle w:val="Prrafodelista"/>
              <w:numPr>
                <w:ilvl w:val="0"/>
                <w:numId w:val="3"/>
              </w:numPr>
              <w:spacing w:before="10" w:after="10"/>
            </w:pPr>
            <w:r w:rsidRPr="008F2813">
              <w:rPr>
                <w:sz w:val="21"/>
                <w:szCs w:val="21"/>
              </w:rPr>
              <w:t>Normas ISO 14001 e ISO 19011 y Normas Bolivianas emitidas por el IBNORCA.</w:t>
            </w:r>
          </w:p>
          <w:p w:rsidR="00A6650B" w:rsidRPr="008F2813" w:rsidRDefault="00367124">
            <w:pPr>
              <w:pStyle w:val="Prrafodelista"/>
              <w:numPr>
                <w:ilvl w:val="0"/>
                <w:numId w:val="3"/>
              </w:numPr>
              <w:spacing w:before="10" w:after="10"/>
            </w:pPr>
            <w:r w:rsidRPr="008F2813">
              <w:rPr>
                <w:sz w:val="21"/>
                <w:szCs w:val="21"/>
              </w:rPr>
              <w:t>Reportes de sostenibilidad y guías de bonos verdes publicados en el mercado de valores boliviano.</w:t>
            </w:r>
          </w:p>
          <w:p w:rsidR="00A6650B" w:rsidRPr="008F2813" w:rsidRDefault="00367124">
            <w:pPr>
              <w:pStyle w:val="Prrafodelista"/>
              <w:numPr>
                <w:ilvl w:val="0"/>
                <w:numId w:val="3"/>
              </w:numPr>
              <w:spacing w:before="10" w:after="10"/>
            </w:pPr>
            <w:r w:rsidRPr="008F2813">
              <w:rPr>
                <w:sz w:val="21"/>
                <w:szCs w:val="21"/>
              </w:rPr>
              <w:t>Hoja de cálculo para la elaboración del inventario de emisiones de gases de efecto invernadero.</w:t>
            </w:r>
          </w:p>
        </w:tc>
      </w:tr>
      <w:tr w:rsidR="00A6650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Pr>
                <w:b/>
                <w:bCs/>
                <w:i/>
                <w:iCs/>
                <w:sz w:val="21"/>
                <w:szCs w:val="21"/>
              </w:rPr>
              <w:t>Estrategias de evaluación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pStyle w:val="Prrafodelista"/>
              <w:numPr>
                <w:ilvl w:val="0"/>
                <w:numId w:val="3"/>
              </w:numPr>
              <w:spacing w:before="10" w:after="10"/>
            </w:pPr>
            <w:r w:rsidRPr="00906C9C">
              <w:rPr>
                <w:sz w:val="21"/>
                <w:szCs w:val="21"/>
              </w:rPr>
              <w:t>Evaluación diagnóstica: prueba inicial sobre la normativa ambiental boliviana y los encargos de aseguramiento de las materias precedentes.</w:t>
            </w:r>
          </w:p>
          <w:p w:rsidR="00A6650B" w:rsidRPr="00906C9C" w:rsidRDefault="00367124">
            <w:pPr>
              <w:pStyle w:val="Prrafodelista"/>
              <w:numPr>
                <w:ilvl w:val="0"/>
                <w:numId w:val="3"/>
              </w:numPr>
              <w:spacing w:before="10" w:after="10"/>
            </w:pPr>
            <w:r w:rsidRPr="00906C9C">
              <w:rPr>
                <w:sz w:val="21"/>
                <w:szCs w:val="21"/>
              </w:rPr>
              <w:t>Evaluación formativa: preguntas de comprensión y desarrollo de trabajos prácticos e investigación en el aula y para la casa, con retroalimentación continua, autoevaluación y coevaluación.</w:t>
            </w:r>
          </w:p>
          <w:p w:rsidR="00A6650B" w:rsidRPr="00906C9C" w:rsidRDefault="00367124">
            <w:pPr>
              <w:pStyle w:val="Prrafodelista"/>
              <w:numPr>
                <w:ilvl w:val="0"/>
                <w:numId w:val="3"/>
              </w:numPr>
              <w:spacing w:before="10" w:after="10"/>
            </w:pPr>
            <w:r w:rsidRPr="00906C9C">
              <w:rPr>
                <w:sz w:val="21"/>
                <w:szCs w:val="21"/>
              </w:rPr>
              <w:t>Evaluación sumativa: controles de lectura y asistencia, trabajos de investigación y desarrollo, exámenes parciales y examen final.</w:t>
            </w:r>
          </w:p>
        </w:tc>
      </w:tr>
      <w:tr w:rsidR="00A6650B" w:rsidTr="00906C9C">
        <w:tc>
          <w:tcPr>
            <w:tcW w:w="2490"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Default="00367124">
            <w:pPr>
              <w:spacing w:before="20" w:after="20"/>
              <w:jc w:val="center"/>
            </w:pPr>
            <w:r w:rsidRPr="00906C9C">
              <w:rPr>
                <w:b/>
                <w:bCs/>
                <w:i/>
                <w:iCs/>
                <w:sz w:val="21"/>
                <w:szCs w:val="21"/>
              </w:rPr>
              <w:t>Criterios de calificación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pStyle w:val="Prrafodelista"/>
              <w:numPr>
                <w:ilvl w:val="0"/>
                <w:numId w:val="3"/>
              </w:numPr>
              <w:spacing w:before="10" w:after="10"/>
            </w:pPr>
            <w:r w:rsidRPr="00906C9C">
              <w:rPr>
                <w:sz w:val="21"/>
                <w:szCs w:val="21"/>
              </w:rPr>
              <w:t>Nota mínima de aprobación: 51/100.</w:t>
            </w:r>
          </w:p>
          <w:p w:rsidR="00A6650B" w:rsidRPr="00906C9C" w:rsidRDefault="00367124">
            <w:pPr>
              <w:pStyle w:val="Prrafodelista"/>
              <w:numPr>
                <w:ilvl w:val="0"/>
                <w:numId w:val="3"/>
              </w:numPr>
              <w:spacing w:before="10" w:after="10"/>
            </w:pPr>
            <w:r w:rsidRPr="00906C9C">
              <w:rPr>
                <w:sz w:val="21"/>
                <w:szCs w:val="21"/>
              </w:rPr>
              <w:t>Evaluación periódica al finalizar cada tema, basada en evidencias de conocimiento, desempeño y producto.</w:t>
            </w:r>
          </w:p>
          <w:p w:rsidR="00A6650B" w:rsidRPr="00906C9C" w:rsidRDefault="00367124">
            <w:pPr>
              <w:pStyle w:val="Prrafodelista"/>
              <w:numPr>
                <w:ilvl w:val="0"/>
                <w:numId w:val="3"/>
              </w:numPr>
              <w:spacing w:before="10" w:after="10"/>
            </w:pPr>
            <w:r w:rsidRPr="00906C9C">
              <w:rPr>
                <w:sz w:val="21"/>
                <w:szCs w:val="21"/>
              </w:rPr>
              <w:t>Cada evidencia de producto se evalúa con su propia rúbrica de tres niveles: Insuficiente, Suficiente y Destacado.</w:t>
            </w:r>
          </w:p>
          <w:p w:rsidR="00A6650B" w:rsidRPr="00906C9C" w:rsidRDefault="00367124">
            <w:pPr>
              <w:pStyle w:val="Prrafodelista"/>
              <w:numPr>
                <w:ilvl w:val="0"/>
                <w:numId w:val="3"/>
              </w:numPr>
              <w:spacing w:before="10" w:after="10"/>
            </w:pPr>
            <w:r w:rsidRPr="00906C9C">
              <w:rPr>
                <w:sz w:val="21"/>
                <w:szCs w:val="21"/>
              </w:rPr>
              <w:t>La calificación de cada elemento de competencia suma las calificaciones de sus evidencias de producto.</w:t>
            </w:r>
          </w:p>
        </w:tc>
      </w:tr>
      <w:tr w:rsidR="00A6650B">
        <w:trPr>
          <w:cantSplit/>
        </w:trPr>
        <w:tc>
          <w:tcPr>
            <w:tcW w:w="1660" w:type="dxa"/>
            <w:gridSpan w:val="2"/>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906C9C">
              <w:rPr>
                <w:b/>
                <w:bCs/>
                <w:i/>
                <w:iCs/>
                <w:sz w:val="21"/>
                <w:szCs w:val="21"/>
              </w:rPr>
              <w:t>Niveles de logro y distribución de la calificación</w:t>
            </w: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8F2813">
            <w:pPr>
              <w:spacing w:before="20" w:after="20"/>
              <w:jc w:val="center"/>
            </w:pPr>
            <w:r>
              <w:rPr>
                <w:b/>
                <w:bCs/>
                <w:i/>
                <w:iCs/>
                <w:sz w:val="21"/>
                <w:szCs w:val="21"/>
              </w:rPr>
              <w:t xml:space="preserve">Producto 1: Cuadro del marco normativo ambiental boliviano con las obligaciones que impone </w:t>
            </w:r>
            <w:del w:id="9003" w:author="Comisión de revisión 4.5" w:date="2026-10-13T00:00:00Z">
              <w:r>
                <w:rPr>
                  <w:b/>
                  <w:bCs/>
                  <w:i/>
                  <w:iCs/>
                  <w:sz w:val="21"/>
                  <w:szCs w:val="21"/>
                </w:rPr>
                <w:delText xml:space="preserve">a las</w:delText>
              </w:r>
              <w:r>
                <w:delText xml:space="preserve"> </w:delText>
              </w:r>
              <w:r>
                <w:rPr>
                  <w:b/>
                  <w:bCs/>
                  <w:i/>
                  <w:iCs/>
                  <w:sz w:val="21"/>
                  <w:szCs w:val="21"/>
                </w:rPr>
                <w:delText xml:space="preserve">a las organizaciones</w:delText>
              </w:r>
            </w:del>
            <w:ins w:id="9004" w:author="Comisión de revisión 4.5" w:date="2026-10-13T00:00:00Z">
              <w:r>
                <w:rPr>
                  <w:b/>
                  <w:bCs/>
                  <w:i/>
                  <w:iCs/>
                  <w:sz w:val="21"/>
                  <w:szCs w:val="21"/>
                </w:rPr>
                <w:t xml:space="preserve">a las organizaciones</w:t>
              </w:r>
            </w:ins>
            <w:r>
              <w:rPr>
                <w:b/>
                <w:bCs/>
                <w:i/>
                <w:iCs/>
                <w:sz w:val="21"/>
                <w:szCs w:val="21"/>
              </w:rPr>
              <w:t xml:space="preserve"> públicas y privadas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jc w:val="center"/>
            </w:pPr>
            <w:r w:rsidRPr="00906C9C">
              <w:rPr>
                <w:b/>
                <w:bCs/>
                <w:i/>
                <w:iCs/>
                <w:sz w:val="21"/>
                <w:szCs w:val="21"/>
              </w:rPr>
              <w:t>9%</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jc w:val="center"/>
            </w:pPr>
            <w:r w:rsidRPr="00906C9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jc w:val="center"/>
            </w:pPr>
            <w:r w:rsidRPr="00906C9C">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jc w:val="center"/>
            </w:pPr>
            <w:r w:rsidRPr="00906C9C">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jc w:val="center"/>
            </w:pPr>
            <w:r w:rsidRPr="00906C9C">
              <w:rPr>
                <w:b/>
                <w:bCs/>
                <w:i/>
                <w:iCs/>
                <w:sz w:val="21"/>
                <w:szCs w:val="21"/>
              </w:rPr>
              <w:t>Destacado (81–100)</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pPr>
            <w:r w:rsidRPr="00906C9C">
              <w:rPr>
                <w:sz w:val="21"/>
                <w:szCs w:val="21"/>
              </w:rPr>
              <w:t>Normas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367124">
            <w:pPr>
              <w:spacing w:before="20" w:after="20"/>
            </w:pPr>
            <w:r w:rsidRPr="00906C9C">
              <w:rPr>
                <w:sz w:val="21"/>
                <w:szCs w:val="21"/>
              </w:rPr>
              <w:t>Omite normas aplicables.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906C9C" w:rsidRDefault="00906C9C">
            <w:pPr>
              <w:spacing w:before="20" w:after="20"/>
            </w:pPr>
            <w:r w:rsidRPr="00906C9C">
              <w:rPr>
                <w:sz w:val="21"/>
                <w:szCs w:val="21"/>
              </w:rPr>
              <w:t>Reconoce la CPE</w:t>
            </w:r>
            <w:r w:rsidR="00367124" w:rsidRPr="00906C9C">
              <w:rPr>
                <w:sz w:val="21"/>
                <w:szCs w:val="21"/>
              </w:rPr>
              <w:t>, las leyes N° 1333, 0</w:t>
            </w:r>
            <w:r>
              <w:rPr>
                <w:sz w:val="21"/>
                <w:szCs w:val="21"/>
              </w:rPr>
              <w:t>71, 300 y 755 y sus reglamentos generales.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906C9C">
            <w:pPr>
              <w:spacing w:before="20" w:after="20"/>
            </w:pPr>
            <w:r>
              <w:rPr>
                <w:sz w:val="21"/>
                <w:szCs w:val="21"/>
              </w:rPr>
              <w:t>Aprende, analiza y aplica la norma.</w:t>
            </w:r>
          </w:p>
        </w:tc>
      </w:tr>
      <w:tr w:rsidR="00A6650B" w:rsidTr="00906C9C">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Obligaciones</w:t>
            </w:r>
            <w:r w:rsidR="00906C9C" w:rsidRPr="00E35F13">
              <w:rPr>
                <w:sz w:val="21"/>
                <w:szCs w:val="21"/>
              </w:rPr>
              <w:t xml:space="preserve"> de las organizaciones públicas y privadas</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No identifica obligaciones.</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Identifica las obligaciones de la entidad.</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Relaciona cada obligación con un riesgo de incumplimiento.</w:t>
            </w:r>
          </w:p>
        </w:tc>
      </w:tr>
      <w:tr w:rsidR="00A6650B" w:rsidTr="00E35F13">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rsidP="00E35F13">
            <w:pPr>
              <w:spacing w:before="20" w:after="20"/>
            </w:pPr>
            <w:r w:rsidRPr="00E35F13">
              <w:rPr>
                <w:sz w:val="21"/>
                <w:szCs w:val="21"/>
              </w:rPr>
              <w:t>Trabajo</w:t>
            </w:r>
            <w:r w:rsidR="00E35F13" w:rsidRPr="00E35F13">
              <w:rPr>
                <w:sz w:val="21"/>
                <w:szCs w:val="21"/>
              </w:rPr>
              <w:t xml:space="preserve"> en grupos</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La participación es desigual.</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Todos los integrantes participan.</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El equipo ilustra el cuadro con casos del sector.</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8F2813">
            <w:pPr>
              <w:spacing w:before="20" w:after="20"/>
              <w:jc w:val="center"/>
            </w:pPr>
            <w:r w:rsidRPr="008F2813">
              <w:rPr>
                <w:b/>
                <w:bCs/>
                <w:i/>
                <w:iCs/>
                <w:sz w:val="21"/>
                <w:szCs w:val="21"/>
              </w:rPr>
              <w:t>Producto 2: Cuadro comparativo de los marcos internacionales de información de sostenibilidad.</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E35F13">
              <w:rPr>
                <w:b/>
                <w:bCs/>
                <w:i/>
                <w:iCs/>
                <w:sz w:val="21"/>
                <w:szCs w:val="21"/>
              </w:rPr>
              <w:t>9%</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Destacado (81–100)</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Emisores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Confunde los emisores.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Identifica el emisor y el alcance de cada marco.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rsidP="00E35F13">
            <w:pPr>
              <w:spacing w:before="20" w:after="20"/>
            </w:pPr>
            <w:r w:rsidRPr="00E35F13">
              <w:rPr>
                <w:sz w:val="21"/>
                <w:szCs w:val="21"/>
              </w:rPr>
              <w:t xml:space="preserve">Explica la consolidación de emisores en la Fundación </w:t>
            </w:r>
            <w:r w:rsidR="00E35F13" w:rsidRPr="00E35F13">
              <w:rPr>
                <w:sz w:val="21"/>
                <w:szCs w:val="21"/>
              </w:rPr>
              <w:t>NI</w:t>
            </w:r>
            <w:r w:rsidRPr="00E35F13">
              <w:rPr>
                <w:sz w:val="21"/>
                <w:szCs w:val="21"/>
              </w:rPr>
              <w:t>IF.</w:t>
            </w:r>
          </w:p>
        </w:tc>
      </w:tr>
      <w:tr w:rsidR="00A6650B" w:rsidTr="00E35F13">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Materialidad</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No distingue los enfoques.</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Distingue la materialidad financiera de la doble materialidad.</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E35F13" w:rsidRDefault="00367124">
            <w:pPr>
              <w:spacing w:before="20" w:after="20"/>
            </w:pPr>
            <w:r w:rsidRPr="00E35F13">
              <w:rPr>
                <w:sz w:val="21"/>
                <w:szCs w:val="21"/>
              </w:rPr>
              <w:t>Evalúa qué enfoque conviene a la entidad.</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El cuadro cita las fuentes oficiales.</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8F2813">
            <w:pPr>
              <w:spacing w:before="20" w:after="20"/>
              <w:jc w:val="center"/>
            </w:pPr>
            <w:r w:rsidRPr="008F2813">
              <w:rPr>
                <w:b/>
                <w:bCs/>
                <w:i/>
                <w:iCs/>
                <w:sz w:val="21"/>
                <w:szCs w:val="21"/>
              </w:rPr>
              <w:t>Producto 3: Matriz de materialidad y de riesgos y oportunidades relacionados con el clima por horizonte temporal.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E35F13">
              <w:rPr>
                <w:b/>
                <w:bCs/>
                <w:i/>
                <w:iCs/>
                <w:sz w:val="21"/>
                <w:szCs w:val="21"/>
              </w:rPr>
              <w:t>9%</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Destacado (81–100)</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Asuntos materiales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Omite asuntos relevantes.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Determina los asuntos materiales con sus fuentes.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Considera la cadena de valor de la entidad.</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Riesgos y oportunidades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No distingue riesgos físicos y de transición.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Clasifica riesgos y oportunidades por horizonte.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Estima su efecto financiero.</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Justificación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No justifica.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Justifica la materialidad asignada.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Contrasta con empresas del mismo sector.</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8F2813">
            <w:pPr>
              <w:spacing w:before="20" w:after="20"/>
              <w:jc w:val="center"/>
            </w:pPr>
            <w:r w:rsidRPr="00E35F13">
              <w:rPr>
                <w:b/>
                <w:bCs/>
                <w:i/>
                <w:iCs/>
                <w:sz w:val="21"/>
                <w:szCs w:val="21"/>
              </w:rPr>
              <w:t>Producto 4: Reporte de sostenibilidad de una entidad boliviana con sus indicadores ESG.</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8%</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jc w:val="center"/>
            </w:pPr>
            <w:r w:rsidRPr="00E35F13">
              <w:rPr>
                <w:b/>
                <w:bCs/>
                <w:i/>
                <w:iCs/>
                <w:sz w:val="21"/>
                <w:szCs w:val="21"/>
              </w:rPr>
              <w:t>Destacado (81–100)</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Pilares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Omite pilares.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Revela gobernanza, estrategia, gestión de riesgos, métricas y objetivos.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Aplica las disposiciones transitorias de primera aplicación.</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Indicadores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Los indicadores carecen de fuente.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Mide los indicadores con fuentes identificadas.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Describe los controles sobre la información reportada.</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Emisiones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No cuantifica emisiones.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Cuantifica las emisiones de alcance 1 y 2.</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E35F13" w:rsidRDefault="00367124">
            <w:pPr>
              <w:spacing w:before="20" w:after="20"/>
            </w:pPr>
            <w:r w:rsidRPr="00E35F13">
              <w:rPr>
                <w:sz w:val="21"/>
                <w:szCs w:val="21"/>
              </w:rPr>
              <w:t>Incluye las de alcance 3 con su metodología.</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906C9C">
            <w:pPr>
              <w:spacing w:before="20" w:after="20"/>
              <w:jc w:val="center"/>
            </w:pPr>
            <w:r w:rsidRPr="00906C9C">
              <w:rPr>
                <w:b/>
                <w:bCs/>
                <w:i/>
                <w:iCs/>
                <w:sz w:val="21"/>
                <w:szCs w:val="21"/>
              </w:rPr>
              <w:t>Producto 5: Carta de aceptación y términos del encargo de aseguramiento de la sostenibilidad.</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717E17">
              <w:rPr>
                <w:b/>
                <w:bCs/>
                <w:i/>
                <w:iCs/>
                <w:sz w:val="21"/>
                <w:szCs w:val="21"/>
              </w:rPr>
              <w:t>8%</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Destacado (81–100)</w:t>
            </w:r>
          </w:p>
        </w:tc>
      </w:tr>
      <w:tr w:rsidR="00717E17"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717E17" w:rsidRDefault="00717E17" w:rsidP="00717E17"/>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Condiciones previas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t>No evalúa en la etapa de aceptación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Evalúa las condiciones previas del encargo.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Evalúa la idoneidad de los criterios aplicables.</w:t>
            </w:r>
          </w:p>
        </w:tc>
      </w:tr>
      <w:tr w:rsidR="00717E17"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717E17" w:rsidRDefault="00717E17" w:rsidP="00717E17"/>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Términos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Omite términos esenciales.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Incluye objeto, nivel de aseguramiento y responsabilidades.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Documenta la gestión de la calidad del encargo.</w:t>
            </w:r>
          </w:p>
        </w:tc>
      </w:tr>
      <w:tr w:rsidR="00717E17"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717E17" w:rsidRDefault="00717E17" w:rsidP="00717E17"/>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Ética e independencia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Omite la independencia.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Pr="00827AE1" w:rsidRDefault="00717E17" w:rsidP="00717E17">
            <w:r w:rsidRPr="00827AE1">
              <w:t>Declara los requisitos de independencia.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717E17" w:rsidRDefault="00717E17" w:rsidP="00717E17">
            <w:r w:rsidRPr="00827AE1">
              <w:t>Identifica amenazas y sus salvaguardas.</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906C9C">
            <w:pPr>
              <w:spacing w:before="20" w:after="20"/>
              <w:jc w:val="center"/>
            </w:pPr>
            <w:r w:rsidRPr="00906C9C">
              <w:rPr>
                <w:b/>
                <w:bCs/>
                <w:i/>
                <w:iCs/>
                <w:sz w:val="21"/>
                <w:szCs w:val="21"/>
              </w:rPr>
              <w:t>Producto 6: Cuadro comparativo del aseguramiento limitado y del aseguramiento razonable. Forma la conclusión de aseguramiento y elabora el informe sobre la información de sostenibilidad y sobre las declaraciones de gases de efecto invernadero, respondiendo a los riesgos de inexactitud material.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6D2276">
              <w:rPr>
                <w:b/>
                <w:bCs/>
                <w:i/>
                <w:iCs/>
                <w:sz w:val="21"/>
                <w:szCs w:val="21"/>
              </w:rPr>
              <w:t>8%</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Destacado (81–100)</w:t>
            </w:r>
          </w:p>
        </w:tc>
      </w:tr>
      <w:tr w:rsidR="006D2276"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6D2276" w:rsidRDefault="006D2276" w:rsidP="006D2276"/>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t>Aseguramiento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t>Confunde los procedimientos de aseguramiento limitado y razonable.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 xml:space="preserve">Diferencia la </w:t>
            </w:r>
            <w:r>
              <w:t xml:space="preserve">extensión de los procedimientos </w:t>
            </w:r>
            <w:r w:rsidRPr="006D2276">
              <w:t>de aseguramiento limitado y razonable.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Ejemplifica procedimientos para un indicador.</w:t>
            </w:r>
          </w:p>
        </w:tc>
      </w:tr>
      <w:tr w:rsidR="006D2276"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6D2276" w:rsidRDefault="006D2276" w:rsidP="006D2276"/>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Conclusión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No distingue la redacción.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Distingue la redacción de cada conclusión.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Explica el efecto en la confianza del usuario.</w:t>
            </w:r>
          </w:p>
        </w:tc>
      </w:tr>
      <w:tr w:rsidR="006D2276"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6D2276" w:rsidRDefault="006D2276" w:rsidP="006D2276"/>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Trabajo en equipo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La participación es desigual.</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166ECF" w:rsidRDefault="006D2276" w:rsidP="006D2276">
            <w:r w:rsidRPr="00166ECF">
              <w:t>Todos los integrantes participan.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Default="006D2276" w:rsidP="006D2276">
            <w:r w:rsidRPr="00166ECF">
              <w:t>El equipo sustenta el cuadro con la norma.</w:t>
            </w:r>
          </w:p>
        </w:tc>
      </w:tr>
      <w:tr w:rsidR="00A6650B" w:rsidTr="006D2276">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906C9C">
            <w:pPr>
              <w:spacing w:before="20" w:after="20"/>
              <w:jc w:val="center"/>
            </w:pPr>
            <w:r w:rsidRPr="00906C9C">
              <w:rPr>
                <w:b/>
                <w:bCs/>
                <w:i/>
                <w:iCs/>
                <w:sz w:val="21"/>
                <w:szCs w:val="21"/>
              </w:rPr>
              <w:t>Producto 7: C</w:t>
            </w:r>
            <w:r w:rsidR="006D2276">
              <w:rPr>
                <w:b/>
                <w:bCs/>
                <w:i/>
                <w:iCs/>
                <w:sz w:val="21"/>
                <w:szCs w:val="21"/>
              </w:rPr>
              <w:t xml:space="preserve">uadro comparativo de las normas: </w:t>
            </w:r>
            <w:r w:rsidRPr="00906C9C">
              <w:rPr>
                <w:b/>
                <w:bCs/>
                <w:i/>
                <w:iCs/>
                <w:sz w:val="21"/>
                <w:szCs w:val="21"/>
              </w:rPr>
              <w:t>Norma SA8000 (Social Accountability International), Metodología SMETA (Sedex Members Ethical Trade Audit) y Norma ISO 26000; como parte de su conocimiento adquirido</w:t>
            </w:r>
          </w:p>
        </w:tc>
        <w:tc>
          <w:tcPr>
            <w:tcW w:w="1660" w:type="dxa"/>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7%</w:t>
            </w:r>
          </w:p>
        </w:tc>
      </w:tr>
      <w:tr w:rsidR="00A6650B" w:rsidTr="006D2276">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6D2276" w:rsidRDefault="00367124">
            <w:pPr>
              <w:spacing w:before="20" w:after="20"/>
              <w:jc w:val="center"/>
            </w:pPr>
            <w:r w:rsidRPr="006D2276">
              <w:rPr>
                <w:b/>
                <w:bCs/>
                <w:i/>
                <w:iCs/>
                <w:sz w:val="21"/>
                <w:szCs w:val="21"/>
              </w:rPr>
              <w:t>Destacado (81–100)</w:t>
            </w:r>
          </w:p>
        </w:tc>
      </w:tr>
      <w:tr w:rsidR="006D2276"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6D2276" w:rsidRDefault="006D2276" w:rsidP="006D2276"/>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9E39FB" w:rsidRDefault="006D2276" w:rsidP="006D2276">
            <w:r w:rsidRPr="009E39FB">
              <w:t>Emisores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9E39FB" w:rsidRDefault="006D2276" w:rsidP="006D2276">
            <w:r w:rsidRPr="009E39FB">
              <w:t>Confunde los emisores.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9E39FB" w:rsidRDefault="006D2276" w:rsidP="006D2276">
            <w:r w:rsidRPr="009E39FB">
              <w:t>Identifica el emisor y el alcance de cada marco.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9E39FB" w:rsidRDefault="006D2276" w:rsidP="006D2276">
            <w:r w:rsidRPr="009E39FB">
              <w:t>Explica la consolidación d</w:t>
            </w:r>
            <w:r>
              <w:t>e emisores en las normas sociales</w:t>
            </w:r>
          </w:p>
        </w:tc>
      </w:tr>
      <w:tr w:rsidR="006D2276"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6D2276" w:rsidRDefault="006D2276" w:rsidP="006D2276"/>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9E39FB" w:rsidRDefault="006D2276" w:rsidP="006D2276">
            <w:r w:rsidRPr="009E39FB">
              <w:t>Materialidad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D22788" w:rsidRDefault="006D2276" w:rsidP="006D2276">
            <w:r w:rsidRPr="00D22788">
              <w:t>No distingue los enfoques.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D22788" w:rsidRDefault="006D2276" w:rsidP="006D2276">
            <w:r w:rsidRPr="00D22788">
              <w:t>Distingue la materialidad financiera y social.</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D22788" w:rsidRDefault="006D2276" w:rsidP="00A46C7E">
            <w:r w:rsidRPr="00D22788">
              <w:t xml:space="preserve">Evalúa </w:t>
            </w:r>
            <w:r w:rsidR="00A46C7E" w:rsidRPr="00D22788">
              <w:t>la materialidad bajo enfoque de la Auditoría Social y sus normas aplicables</w:t>
            </w:r>
            <w:r w:rsidRPr="00D22788">
              <w:t>.</w:t>
            </w:r>
          </w:p>
        </w:tc>
      </w:tr>
      <w:tr w:rsidR="006D2276"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6D2276" w:rsidRDefault="006D2276" w:rsidP="006D2276"/>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9E39FB" w:rsidRDefault="006D2276" w:rsidP="006D2276">
            <w:r w:rsidRPr="009E39FB">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D22788" w:rsidRDefault="006D2276" w:rsidP="006D2276">
            <w:r w:rsidRPr="00D22788">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D22788" w:rsidRDefault="006D2276" w:rsidP="006D2276">
            <w:r w:rsidRPr="00D22788">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D2276" w:rsidRPr="00D22788" w:rsidRDefault="006D2276" w:rsidP="006D2276">
            <w:r w:rsidRPr="00D22788">
              <w:t>El cuadro cita las fuentes oficiales.</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906C9C">
            <w:pPr>
              <w:spacing w:before="20" w:after="20"/>
              <w:jc w:val="center"/>
            </w:pPr>
            <w:r w:rsidRPr="00D22788">
              <w:rPr>
                <w:b/>
                <w:bCs/>
                <w:i/>
                <w:iCs/>
                <w:sz w:val="21"/>
                <w:szCs w:val="21"/>
              </w:rPr>
              <w:t>Producto 8: Informe de auditoría social externa</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7%</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D22788">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Destacado (81–100)</w:t>
            </w:r>
          </w:p>
        </w:tc>
      </w:tr>
      <w:tr w:rsidR="00A46C7E" w:rsidTr="00F104E0">
        <w:trPr>
          <w:cantSplit/>
        </w:trPr>
        <w:tc>
          <w:tcPr>
            <w:tcW w:w="1660" w:type="dxa"/>
            <w:gridSpan w:val="2"/>
            <w:tcBorders>
              <w:top w:val="single" w:sz="4" w:space="0" w:color="000000"/>
              <w:left w:val="single" w:sz="4" w:space="0" w:color="000000"/>
              <w:bottom w:val="single" w:sz="4" w:space="0" w:color="000000"/>
              <w:right w:val="single" w:sz="4" w:space="0" w:color="000000"/>
            </w:tcBorders>
          </w:tcPr>
          <w:p w:rsidR="00A46C7E" w:rsidRDefault="00A46C7E" w:rsidP="00A46C7E"/>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931381" w:rsidP="00A46C7E">
            <w: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D22788" w:rsidRDefault="00931381" w:rsidP="00A46C7E">
            <w:r w:rsidRPr="00D22788">
              <w:t>No comprende y no redacta el Informe de Auditoría Social</w:t>
            </w:r>
            <w:r w:rsidR="00A46C7E" w:rsidRPr="00D22788">
              <w:t>.</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D22788" w:rsidRDefault="005D32EF" w:rsidP="00A46C7E">
            <w:r>
              <w:t>Elabora el Informe de A</w:t>
            </w:r>
            <w:r w:rsidR="00931381" w:rsidRPr="00D22788">
              <w:t>uditor</w:t>
            </w:r>
            <w:r>
              <w:t>ía S</w:t>
            </w:r>
            <w:r w:rsidR="00931381" w:rsidRPr="00D22788">
              <w:t>ocial de forma limitada</w:t>
            </w:r>
            <w:r w:rsidR="00A46C7E" w:rsidRPr="00D22788">
              <w:t>.</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31381" w:rsidRPr="00D22788" w:rsidRDefault="00931381" w:rsidP="00931381">
            <w:r w:rsidRPr="00D22788">
              <w:t>Opinar</w:t>
            </w:r>
            <w:r w:rsidRPr="00D22788">
              <w:tab/>
              <w:t>con razonabilidad de la información suministrada de los informes sociales para  mejorar  la  gestión</w:t>
            </w:r>
          </w:p>
          <w:p w:rsidR="00A46C7E" w:rsidRPr="00D22788" w:rsidRDefault="00D22788" w:rsidP="00931381">
            <w:r w:rsidRPr="00D22788">
              <w:t>social de la organización.</w:t>
            </w:r>
          </w:p>
        </w:tc>
      </w:tr>
      <w:tr w:rsidR="00A46C7E" w:rsidTr="00F104E0">
        <w:trPr>
          <w:cantSplit/>
        </w:trPr>
        <w:tc>
          <w:tcPr>
            <w:tcW w:w="1660" w:type="dxa"/>
            <w:gridSpan w:val="2"/>
            <w:tcBorders>
              <w:top w:val="single" w:sz="4" w:space="0" w:color="000000"/>
              <w:left w:val="single" w:sz="4" w:space="0" w:color="000000"/>
              <w:bottom w:val="single" w:sz="4" w:space="0" w:color="000000"/>
              <w:right w:val="single" w:sz="4" w:space="0" w:color="000000"/>
            </w:tcBorders>
          </w:tcPr>
          <w:p w:rsidR="00A46C7E" w:rsidRDefault="00A46C7E" w:rsidP="00A46C7E"/>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Conclusión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No distingue la redacción.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Distingue la redacción de cada conclusión.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Explica el efecto en la confianza del usuario.</w:t>
            </w:r>
          </w:p>
        </w:tc>
      </w:tr>
      <w:tr w:rsidR="00A46C7E" w:rsidTr="00F104E0">
        <w:trPr>
          <w:cantSplit/>
        </w:trPr>
        <w:tc>
          <w:tcPr>
            <w:tcW w:w="1660" w:type="dxa"/>
            <w:gridSpan w:val="2"/>
            <w:tcBorders>
              <w:top w:val="single" w:sz="4" w:space="0" w:color="000000"/>
              <w:left w:val="single" w:sz="4" w:space="0" w:color="000000"/>
              <w:bottom w:val="single" w:sz="4" w:space="0" w:color="000000"/>
              <w:right w:val="single" w:sz="4" w:space="0" w:color="000000"/>
            </w:tcBorders>
          </w:tcPr>
          <w:p w:rsidR="00A46C7E" w:rsidRDefault="00A46C7E" w:rsidP="00A46C7E"/>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Trabajo en equipo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La participación es desigual.</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Pr="005C1ADE" w:rsidRDefault="00A46C7E" w:rsidP="00A46C7E">
            <w:r w:rsidRPr="005C1ADE">
              <w:t>Todos los integrantes participan.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46C7E" w:rsidRDefault="00A46C7E" w:rsidP="00A46C7E">
            <w:r w:rsidRPr="005C1ADE">
              <w:t>El equipo sustenta el cuadro con la norma.</w:t>
            </w:r>
          </w:p>
        </w:tc>
      </w:tr>
      <w:tr w:rsidR="00A6650B" w:rsidTr="00D22788">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906C9C">
            <w:pPr>
              <w:spacing w:before="20" w:after="20"/>
              <w:jc w:val="center"/>
            </w:pPr>
            <w:r w:rsidRPr="00D22788">
              <w:rPr>
                <w:b/>
                <w:bCs/>
                <w:i/>
                <w:iCs/>
                <w:sz w:val="21"/>
                <w:szCs w:val="21"/>
              </w:rPr>
              <w:t>Producto 9: Esquema de los tipos de auditoría ambiental con su base normativa.</w:t>
            </w:r>
          </w:p>
        </w:tc>
        <w:tc>
          <w:tcPr>
            <w:tcW w:w="1660" w:type="dxa"/>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9%</w:t>
            </w:r>
          </w:p>
        </w:tc>
      </w:tr>
      <w:tr w:rsidR="00A6650B" w:rsidTr="00D22788">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Destacado (81–100)</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Condiciones previas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No las evalúa.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Evalúa las condiciones previas del encargo.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Evalúa la idoneidad de los criterios aplicables.</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Términos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Omite términos esenciales.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Incluye objeto, nivel de aseguramiento y responsabilidades.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Documenta la gestión de la calidad del encargo.</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Ética e independencia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Omite la independencia.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Declara los requisitos de independencia.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D22788" w:rsidRDefault="00367124">
            <w:pPr>
              <w:spacing w:before="20" w:after="20"/>
            </w:pPr>
            <w:r w:rsidRPr="00D22788">
              <w:rPr>
                <w:sz w:val="21"/>
                <w:szCs w:val="21"/>
              </w:rPr>
              <w:t>Identifica amenazas y sus salvaguardas.</w:t>
            </w:r>
          </w:p>
        </w:tc>
      </w:tr>
      <w:tr w:rsidR="00A6650B" w:rsidTr="008D79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906C9C">
            <w:pPr>
              <w:spacing w:before="20" w:after="20"/>
              <w:jc w:val="center"/>
            </w:pPr>
            <w:r w:rsidRPr="00906C9C">
              <w:rPr>
                <w:b/>
                <w:bCs/>
                <w:i/>
                <w:iCs/>
                <w:sz w:val="21"/>
                <w:szCs w:val="21"/>
              </w:rPr>
              <w:t>Producto 10: Planificación, ejecución e informe de la auditoría ambiental gubernamental con su objeto, alcance y programas de trabajo.</w:t>
            </w:r>
          </w:p>
        </w:tc>
        <w:tc>
          <w:tcPr>
            <w:tcW w:w="1660" w:type="dxa"/>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Default="00367124" w:rsidP="00D22788">
            <w:pPr>
              <w:spacing w:before="20" w:after="20"/>
              <w:jc w:val="center"/>
            </w:pPr>
            <w:r w:rsidRPr="008D792A">
              <w:rPr>
                <w:b/>
                <w:bCs/>
                <w:i/>
                <w:iCs/>
                <w:sz w:val="21"/>
                <w:szCs w:val="21"/>
              </w:rPr>
              <w:t>9%</w:t>
            </w:r>
            <w:r w:rsidR="00D22788">
              <w:t xml:space="preserve"> </w:t>
            </w:r>
          </w:p>
        </w:tc>
      </w:tr>
      <w:tr w:rsidR="00A6650B" w:rsidTr="00D22788">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jc w:val="center"/>
            </w:pPr>
            <w:r w:rsidRPr="00D22788">
              <w:rPr>
                <w:b/>
                <w:bCs/>
                <w:i/>
                <w:iCs/>
                <w:sz w:val="21"/>
                <w:szCs w:val="21"/>
              </w:rPr>
              <w:t>Destacado (81–100)</w:t>
            </w:r>
          </w:p>
        </w:tc>
      </w:tr>
      <w:tr w:rsidR="00D22788" w:rsidTr="00D22788">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D22788" w:rsidRDefault="00D22788" w:rsidP="00D22788"/>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D22788" w:rsidRPr="00D22788" w:rsidRDefault="00D22788" w:rsidP="00D22788">
            <w:pPr>
              <w:spacing w:before="20" w:after="20"/>
            </w:pPr>
            <w:r w:rsidRPr="00D22788">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tcPr>
          <w:p w:rsidR="00D22788" w:rsidRPr="00D22788" w:rsidRDefault="00D22788" w:rsidP="008D792A">
            <w:r w:rsidRPr="00D22788">
              <w:t xml:space="preserve">No comprende y no redacta </w:t>
            </w:r>
            <w:r w:rsidR="008D792A">
              <w:t>la planificación, ejecución e i</w:t>
            </w:r>
            <w:r w:rsidRPr="00D22788">
              <w:t>nforme de Auditoría Ambiental Gubernamental.</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tcPr>
          <w:p w:rsidR="00D22788" w:rsidRPr="00D22788" w:rsidRDefault="008D792A" w:rsidP="00D22788">
            <w:r>
              <w:t xml:space="preserve">Elabora la </w:t>
            </w:r>
            <w:r w:rsidRPr="008D792A">
              <w:t>planificación, ejecución e</w:t>
            </w:r>
            <w:r w:rsidR="00D22788" w:rsidRPr="00D22788">
              <w:t xml:space="preserve"> informe de auditoría ambiental gubernamental de forma limitada.</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tcPr>
          <w:p w:rsidR="00D22788" w:rsidRPr="00D22788" w:rsidRDefault="008D792A" w:rsidP="00D22788">
            <w:r>
              <w:t xml:space="preserve">Planifica, ejecuta e informa </w:t>
            </w:r>
            <w:r w:rsidR="00D22788" w:rsidRPr="00D22788">
              <w:tab/>
              <w:t>con razonabilidad de la información suministrada de los informes de auditoría ambiental gubernamental de acuerdo a las normas vigentes.</w:t>
            </w:r>
          </w:p>
        </w:tc>
      </w:tr>
      <w:tr w:rsidR="00A6650B" w:rsidTr="00D22788">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D22788">
            <w:pPr>
              <w:spacing w:before="20" w:after="20"/>
            </w:pPr>
            <w:r w:rsidRPr="00D22788">
              <w:rPr>
                <w:sz w:val="21"/>
                <w:szCs w:val="21"/>
              </w:rPr>
              <w:t xml:space="preserve">Norma </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rsidP="00D22788">
            <w:pPr>
              <w:spacing w:before="20" w:after="20"/>
            </w:pPr>
            <w:r w:rsidRPr="00D22788">
              <w:rPr>
                <w:sz w:val="21"/>
                <w:szCs w:val="21"/>
              </w:rPr>
              <w:t xml:space="preserve">No distingue </w:t>
            </w:r>
            <w:r w:rsidR="00D22788" w:rsidRPr="00D22788">
              <w:rPr>
                <w:sz w:val="21"/>
                <w:szCs w:val="21"/>
              </w:rPr>
              <w:t>las normas aplicables</w:t>
            </w:r>
            <w:r w:rsidRPr="00D22788">
              <w:rPr>
                <w:sz w:val="21"/>
                <w:szCs w:val="21"/>
              </w:rPr>
              <w:t>.</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rsidP="00D22788">
            <w:pPr>
              <w:spacing w:before="20" w:after="20"/>
            </w:pPr>
            <w:r w:rsidRPr="00D22788">
              <w:rPr>
                <w:sz w:val="21"/>
                <w:szCs w:val="21"/>
              </w:rPr>
              <w:t xml:space="preserve">Distingue </w:t>
            </w:r>
            <w:r w:rsidR="00D22788" w:rsidRPr="00D22788">
              <w:rPr>
                <w:sz w:val="21"/>
                <w:szCs w:val="21"/>
              </w:rPr>
              <w:t>las normas aplicables</w:t>
            </w:r>
            <w:r w:rsidRPr="00D22788">
              <w:rPr>
                <w:sz w:val="21"/>
                <w:szCs w:val="21"/>
              </w:rPr>
              <w:t>.</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rsidP="00D22788">
            <w:pPr>
              <w:spacing w:before="20" w:after="20"/>
            </w:pPr>
            <w:r w:rsidRPr="00D22788">
              <w:rPr>
                <w:sz w:val="21"/>
                <w:szCs w:val="21"/>
              </w:rPr>
              <w:t xml:space="preserve">Explica </w:t>
            </w:r>
            <w:r w:rsidR="00D22788" w:rsidRPr="00D22788">
              <w:rPr>
                <w:sz w:val="21"/>
                <w:szCs w:val="21"/>
              </w:rPr>
              <w:t xml:space="preserve">sus conclusiones y emendaciones al </w:t>
            </w:r>
            <w:r w:rsidRPr="00D22788">
              <w:rPr>
                <w:sz w:val="21"/>
                <w:szCs w:val="21"/>
              </w:rPr>
              <w:t xml:space="preserve"> usuario</w:t>
            </w:r>
            <w:r w:rsidR="00D22788" w:rsidRPr="00D22788">
              <w:rPr>
                <w:sz w:val="21"/>
                <w:szCs w:val="21"/>
              </w:rPr>
              <w:t xml:space="preserve"> de acuerdo a normativa</w:t>
            </w:r>
            <w:r w:rsidRPr="00D22788">
              <w:rPr>
                <w:sz w:val="21"/>
                <w:szCs w:val="21"/>
              </w:rPr>
              <w:t>.</w:t>
            </w:r>
          </w:p>
        </w:tc>
      </w:tr>
      <w:tr w:rsidR="00A6650B" w:rsidTr="00D22788">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pPr>
            <w:r w:rsidRPr="00D22788">
              <w:rPr>
                <w:sz w:val="21"/>
                <w:szCs w:val="21"/>
              </w:rPr>
              <w:t>Trabajo en equipo</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pPr>
            <w:r w:rsidRPr="00D22788">
              <w:rPr>
                <w:sz w:val="21"/>
                <w:szCs w:val="21"/>
              </w:rPr>
              <w:t>La participación es desigual.</w:t>
            </w:r>
          </w:p>
        </w:tc>
        <w:tc>
          <w:tcPr>
            <w:tcW w:w="2075" w:type="dxa"/>
            <w:gridSpan w:val="5"/>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pPr>
            <w:r w:rsidRPr="00D22788">
              <w:rPr>
                <w:sz w:val="21"/>
                <w:szCs w:val="21"/>
              </w:rPr>
              <w:t>Todos los integrantes participan.</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A6650B" w:rsidRPr="00D22788" w:rsidRDefault="00367124">
            <w:pPr>
              <w:spacing w:before="20" w:after="20"/>
            </w:pPr>
            <w:r w:rsidRPr="00D22788">
              <w:rPr>
                <w:sz w:val="21"/>
                <w:szCs w:val="21"/>
              </w:rPr>
              <w:t>El equipo sustenta el cuadro con la norma.</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D792A" w:rsidRDefault="00906C9C">
            <w:pPr>
              <w:spacing w:before="20" w:after="20"/>
              <w:jc w:val="center"/>
            </w:pPr>
            <w:r w:rsidRPr="008D792A">
              <w:rPr>
                <w:b/>
                <w:bCs/>
                <w:i/>
                <w:iCs/>
                <w:sz w:val="21"/>
                <w:szCs w:val="21"/>
              </w:rPr>
              <w:t xml:space="preserve">Producto 11: </w:t>
            </w:r>
            <w:r w:rsidR="00577E12" w:rsidRPr="00577E12">
              <w:rPr>
                <w:b/>
                <w:bCs/>
                <w:i/>
                <w:iCs/>
                <w:sz w:val="21"/>
                <w:szCs w:val="21"/>
              </w:rPr>
              <w:t>Esquema de los tipos de auditoría ambiental de acuerdo a la INT</w:t>
            </w:r>
            <w:bookmarkStart w:id="0" w:name="_GoBack"/>
            <w:bookmarkEnd w:id="0"/>
            <w:r>
              <w:rPr>
                <w:b/>
                <w:bCs/>
                <w:i/>
                <w:iCs/>
                <w:sz w:val="21"/>
                <w:szCs w:val="21"/>
              </w:rPr>
              <w:t xml:space="preserve">OSAI – ISSAI con su </w:t>
            </w:r>
            <w:del w:id="9015" w:author="Comisión de revisión 4.5" w:date="2026-10-13T00:00:00Z">
              <w:r>
                <w:rPr>
                  <w:b/>
                  <w:bCs/>
                  <w:i/>
                  <w:iCs/>
                  <w:sz w:val="21"/>
                  <w:szCs w:val="21"/>
                </w:rPr>
                <w:delText xml:space="preserve">base normativa.</w:delText>
              </w:r>
              <w:r>
                <w:rPr>
                  <w:b/>
                  <w:bCs/>
                  <w:i/>
                  <w:iCs/>
                  <w:sz w:val="21"/>
                  <w:szCs w:val="21"/>
                </w:rPr>
                <w:delText xml:space="preserve">.</w:delText>
              </w:r>
            </w:del>
            <w:ins w:id="9016" w:author="Comisión de revisión 4.5" w:date="2026-10-13T00:00:00Z">
              <w:r>
                <w:rPr>
                  <w:b/>
                  <w:bCs/>
                  <w:i/>
                  <w:iCs/>
                  <w:sz w:val="21"/>
                  <w:szCs w:val="21"/>
                </w:rPr>
                <w:t xml:space="preserve">base normativa.</w:t>
              </w:r>
            </w:ins>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D792A" w:rsidRDefault="00367124">
            <w:pPr>
              <w:spacing w:before="20" w:after="20"/>
              <w:jc w:val="center"/>
            </w:pPr>
            <w:r w:rsidRPr="008D792A">
              <w:rPr>
                <w:b/>
                <w:bCs/>
                <w:i/>
                <w:iCs/>
                <w:sz w:val="21"/>
                <w:szCs w:val="21"/>
              </w:rPr>
              <w:t>9%</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D792A" w:rsidRDefault="00367124">
            <w:pPr>
              <w:spacing w:before="20" w:after="20"/>
              <w:jc w:val="center"/>
            </w:pPr>
            <w:r w:rsidRPr="008D792A">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D792A" w:rsidRDefault="00367124">
            <w:pPr>
              <w:spacing w:before="20" w:after="20"/>
              <w:jc w:val="center"/>
            </w:pPr>
            <w:r w:rsidRPr="008D792A">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D792A" w:rsidRDefault="00367124">
            <w:pPr>
              <w:spacing w:before="20" w:after="20"/>
              <w:jc w:val="center"/>
            </w:pPr>
            <w:r w:rsidRPr="008D792A">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8D792A" w:rsidRDefault="00367124">
            <w:pPr>
              <w:spacing w:before="20" w:after="20"/>
              <w:jc w:val="center"/>
            </w:pPr>
            <w:r w:rsidRPr="008D792A">
              <w:rPr>
                <w:b/>
                <w:bCs/>
                <w:i/>
                <w:iCs/>
                <w:sz w:val="21"/>
                <w:szCs w:val="21"/>
              </w:rPr>
              <w:t>Destacado (81–100)</w:t>
            </w:r>
          </w:p>
        </w:tc>
      </w:tr>
      <w:tr w:rsidR="008D792A"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8D792A" w:rsidRDefault="008D792A" w:rsidP="008D792A"/>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Emisores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Confunde los emisores</w:t>
            </w:r>
            <w:r>
              <w:t xml:space="preserve"> de normas legales y técnicas</w:t>
            </w:r>
            <w:r w:rsidRPr="004E5349">
              <w:t>.</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Identifica el emisor y el alcance de cada marco.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Explica la consolidación de</w:t>
            </w:r>
            <w:r>
              <w:t xml:space="preserve"> emisores en las normas para auditorías ambientales</w:t>
            </w:r>
          </w:p>
        </w:tc>
      </w:tr>
      <w:tr w:rsidR="008D792A"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8D792A" w:rsidRDefault="008D792A" w:rsidP="008D792A"/>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Materialidad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No distingue los enfoques.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Distingue la m</w:t>
            </w:r>
            <w:r>
              <w:t>aterialidad, hallazgos y recomendaciones ambientales.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 xml:space="preserve">Evalúa la materialidad bajo enfoque de la Auditoría </w:t>
            </w:r>
            <w:r>
              <w:t>Ambiental</w:t>
            </w:r>
            <w:r w:rsidRPr="004E5349">
              <w:t xml:space="preserve"> y sus normas aplicables.</w:t>
            </w:r>
          </w:p>
        </w:tc>
      </w:tr>
      <w:tr w:rsidR="008D792A"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8D792A" w:rsidRDefault="008D792A" w:rsidP="008D792A"/>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4E5349" w:rsidRDefault="008D792A" w:rsidP="008D792A">
            <w:r w:rsidRPr="004E5349">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Default="008D792A" w:rsidP="008D792A">
            <w:r w:rsidRPr="004E5349">
              <w:t>El cuadro cita las fuentes oficiales.</w:t>
            </w:r>
          </w:p>
        </w:tc>
      </w:tr>
      <w:tr w:rsidR="00A6650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8D792A">
            <w:pPr>
              <w:spacing w:before="20" w:after="20"/>
              <w:jc w:val="center"/>
            </w:pPr>
            <w:r w:rsidRPr="008D792A">
              <w:rPr>
                <w:b/>
                <w:bCs/>
                <w:i/>
                <w:iCs/>
                <w:sz w:val="21"/>
                <w:szCs w:val="21"/>
              </w:rPr>
              <w:t>Producto 12: Planificación, ejecución e informe de la auditoría ambiental según metodología de las EFS e INTOSAI-ISSAI con su objeto, alcance y programas de trabajo.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Default="00367124">
            <w:pPr>
              <w:spacing w:before="20" w:after="20"/>
              <w:jc w:val="center"/>
            </w:pPr>
            <w:r w:rsidRPr="005D32EF">
              <w:rPr>
                <w:b/>
                <w:bCs/>
                <w:i/>
                <w:iCs/>
                <w:sz w:val="21"/>
                <w:szCs w:val="21"/>
              </w:rPr>
              <w:t>8%</w:t>
            </w:r>
          </w:p>
        </w:tc>
      </w:tr>
      <w:tr w:rsidR="00A6650B" w:rsidRPr="005D32EF">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5D32EF" w:rsidRDefault="00367124">
            <w:pPr>
              <w:spacing w:before="20" w:after="20"/>
              <w:jc w:val="center"/>
            </w:pPr>
            <w:r w:rsidRPr="005D32EF">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5D32EF" w:rsidRDefault="00367124">
            <w:pPr>
              <w:spacing w:before="20" w:after="20"/>
              <w:jc w:val="center"/>
            </w:pPr>
            <w:r w:rsidRPr="005D32EF">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5D32EF" w:rsidRDefault="00367124">
            <w:pPr>
              <w:spacing w:before="20" w:after="20"/>
              <w:jc w:val="center"/>
            </w:pPr>
            <w:r w:rsidRPr="005D32EF">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5D32EF" w:rsidRDefault="00367124">
            <w:pPr>
              <w:spacing w:before="20" w:after="20"/>
              <w:jc w:val="center"/>
            </w:pPr>
            <w:r w:rsidRPr="005D32EF">
              <w:rPr>
                <w:b/>
                <w:bCs/>
                <w:i/>
                <w:iCs/>
                <w:sz w:val="21"/>
                <w:szCs w:val="21"/>
              </w:rPr>
              <w:t>Destacado (81–100)</w:t>
            </w:r>
          </w:p>
        </w:tc>
      </w:tr>
      <w:tr w:rsidR="008D792A"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8D792A" w:rsidRDefault="008D792A" w:rsidP="008D792A"/>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D22788" w:rsidRDefault="008D792A" w:rsidP="008D792A">
            <w:r w:rsidRPr="00D22788">
              <w:t>No comprende y no redacta el Informe de Auditor</w:t>
            </w:r>
            <w:r>
              <w:t>ía Ambiental según metodología de las EFS e INTOSAI-ISSAI</w:t>
            </w:r>
            <w:r w:rsidRPr="00D22788">
              <w:t>.</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D22788" w:rsidRDefault="005D32EF" w:rsidP="005D32EF">
            <w:r>
              <w:t>Elabora el Informe de A</w:t>
            </w:r>
            <w:r w:rsidR="008D792A" w:rsidRPr="00D22788">
              <w:t xml:space="preserve">uditoría </w:t>
            </w:r>
            <w:r>
              <w:t xml:space="preserve">Ambiental </w:t>
            </w:r>
            <w:r w:rsidR="008D792A" w:rsidRPr="00D22788">
              <w:t>de forma limitada.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D22788" w:rsidRDefault="008D792A" w:rsidP="008D792A">
            <w:r w:rsidRPr="00D22788">
              <w:t>Opinar</w:t>
            </w:r>
            <w:r w:rsidRPr="00D22788">
              <w:tab/>
              <w:t xml:space="preserve">con razonabilidad de la información suministrada de los informes </w:t>
            </w:r>
            <w:r w:rsidR="005D32EF">
              <w:t>de auditoría ambiental</w:t>
            </w:r>
            <w:r w:rsidRPr="00D22788">
              <w:t xml:space="preserve"> </w:t>
            </w:r>
            <w:r w:rsidR="005D32EF" w:rsidRPr="005D32EF">
              <w:t>según metodología de las EFS e INTOSAI-ISSAI.</w:t>
            </w:r>
          </w:p>
        </w:tc>
      </w:tr>
      <w:tr w:rsidR="008D792A"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8D792A" w:rsidRDefault="008D792A" w:rsidP="008D792A"/>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Conclusión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No distingue la redacción.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Distingue la redacción de cada conclusión.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Explica el efecto en la confianza del usuario.</w:t>
            </w:r>
          </w:p>
        </w:tc>
      </w:tr>
      <w:tr w:rsidR="008D792A" w:rsidTr="00F104E0">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8D792A" w:rsidRDefault="008D792A" w:rsidP="008D792A"/>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Trabajo en equipo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La participación es desigual.</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Pr="005C1ADE" w:rsidRDefault="008D792A" w:rsidP="008D792A">
            <w:r w:rsidRPr="005C1ADE">
              <w:t>Todos los integrantes participan.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D792A" w:rsidRDefault="008D792A" w:rsidP="008D792A">
            <w:r w:rsidRPr="005C1ADE">
              <w:t>El equipo sustenta el cuadro con la norma.</w:t>
            </w:r>
          </w:p>
        </w:tc>
      </w:tr>
      <w:tr w:rsidR="00A6650B">
        <w:tc>
          <w:tcPr>
            <w:tcW w:w="1660" w:type="dxa"/>
            <w:gridSpan w:val="2"/>
            <w:vMerge/>
            <w:tcBorders>
              <w:top w:val="single" w:sz="4" w:space="0" w:color="000000"/>
              <w:left w:val="single" w:sz="4" w:space="0" w:color="000000"/>
              <w:bottom w:val="single" w:sz="4" w:space="0" w:color="000000"/>
              <w:right w:val="single" w:sz="4" w:space="0" w:color="000000"/>
            </w:tcBorders>
          </w:tcPr>
          <w:p w:rsidR="00A6650B" w:rsidRDefault="00A6650B"/>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5D32EF" w:rsidRDefault="00367124">
            <w:pPr>
              <w:spacing w:before="20" w:after="20"/>
              <w:jc w:val="center"/>
            </w:pPr>
            <w:r w:rsidRPr="005D32EF">
              <w:rPr>
                <w:b/>
                <w:bCs/>
                <w:i/>
                <w:iCs/>
                <w:sz w:val="21"/>
                <w:szCs w:val="21"/>
              </w:rPr>
              <w:t>TOTAL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A6650B" w:rsidRPr="005D32EF" w:rsidRDefault="00367124">
            <w:pPr>
              <w:spacing w:before="20" w:after="20"/>
              <w:jc w:val="center"/>
            </w:pPr>
            <w:r w:rsidRPr="005D32EF">
              <w:rPr>
                <w:b/>
                <w:bCs/>
                <w:i/>
                <w:iCs/>
                <w:sz w:val="21"/>
                <w:szCs w:val="21"/>
              </w:rPr>
              <w:t>100%</w:t>
            </w:r>
          </w:p>
        </w:tc>
      </w:tr>
      <w:tr w:rsidR="008F2813">
        <w:tc>
          <w:tcPr>
            <w:tcW w:w="1660" w:type="dxa"/>
            <w:gridSpan w:val="2"/>
            <w:tcBorders>
              <w:top w:val="single" w:sz="4" w:space="0" w:color="000000"/>
              <w:left w:val="single" w:sz="4" w:space="0" w:color="000000"/>
              <w:bottom w:val="single" w:sz="4" w:space="0" w:color="000000"/>
              <w:right w:val="single" w:sz="4" w:space="0" w:color="000000"/>
            </w:tcBorders>
          </w:tcPr>
          <w:p w:rsidR="008F2813" w:rsidRDefault="008F281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F2813" w:rsidRDefault="008F2813">
            <w:pPr>
              <w:spacing w:before="20" w:after="20"/>
              <w:jc w:val="center"/>
              <w:rPr>
                <w:b/>
                <w:bCs/>
                <w:i/>
                <w:iCs/>
                <w:sz w:val="21"/>
                <w:szCs w:val="21"/>
                <w:highlight w:val="yellow"/>
              </w:rPr>
            </w:pP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F2813" w:rsidRDefault="008F2813">
            <w:pPr>
              <w:spacing w:before="20" w:after="20"/>
              <w:jc w:val="center"/>
              <w:rPr>
                <w:b/>
                <w:bCs/>
                <w:i/>
                <w:iCs/>
                <w:sz w:val="21"/>
                <w:szCs w:val="21"/>
                <w:highlight w:val="yellow"/>
              </w:rPr>
            </w:pPr>
          </w:p>
        </w:tc>
      </w:tr>
      <w:tr w:rsidR="00A6650B">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6650B" w:rsidRDefault="00367124">
            <w:pPr>
              <w:spacing w:before="20" w:after="20"/>
            </w:pPr>
            <w:r>
              <w:rPr>
                <w:b/>
                <w:bCs/>
                <w:i/>
                <w:iCs/>
                <w:sz w:val="21"/>
                <w:szCs w:val="21"/>
              </w:rPr>
              <w:t>Bibliografía básica:</w:t>
            </w:r>
          </w:p>
          <w:p w:rsidR="0088511D" w:rsidRPr="0088511D" w:rsidRDefault="0088511D" w:rsidP="0088511D">
            <w:pPr>
              <w:spacing w:before="10" w:after="10"/>
              <w:ind w:left="360" w:hanging="360"/>
              <w:rPr>
                <w:sz w:val="21"/>
                <w:szCs w:val="21"/>
              </w:rPr>
            </w:pPr>
            <w:r w:rsidRPr="0088511D">
              <w:rPr>
                <w:sz w:val="21"/>
                <w:szCs w:val="21"/>
              </w:rPr>
              <w:t>Contraloría General del Estado (2012). Normas de Auditoría Gubernamental. Resolución CGE/094/2012, NE/CE-014. La Paz – Bolivia.</w:t>
            </w:r>
          </w:p>
          <w:p w:rsidR="0088511D" w:rsidRPr="0088511D" w:rsidRDefault="0088511D" w:rsidP="0088511D">
            <w:pPr>
              <w:spacing w:before="10" w:after="10"/>
              <w:ind w:left="360" w:hanging="360"/>
              <w:rPr>
                <w:sz w:val="21"/>
                <w:szCs w:val="21"/>
              </w:rPr>
            </w:pPr>
            <w:r w:rsidRPr="0088511D">
              <w:rPr>
                <w:sz w:val="21"/>
                <w:szCs w:val="21"/>
              </w:rPr>
              <w:t>Contraloría General del Estado (2013). Manual Para Ejecutar Auditorías Ambientales. Resolución N° CGE/166/2013, ME/CE-034. La Paz – Bolivia.</w:t>
            </w:r>
          </w:p>
          <w:p w:rsidR="0088511D" w:rsidRPr="0088511D" w:rsidRDefault="0088511D" w:rsidP="0088511D">
            <w:pPr>
              <w:spacing w:before="10" w:after="10"/>
              <w:ind w:left="360" w:hanging="360"/>
              <w:rPr>
                <w:sz w:val="21"/>
                <w:szCs w:val="21"/>
              </w:rPr>
            </w:pPr>
            <w:r w:rsidRPr="0088511D">
              <w:rPr>
                <w:sz w:val="21"/>
                <w:szCs w:val="21"/>
              </w:rPr>
              <w:t>Organización Internacional de Entidades Fiscalizadoras Superiores, INTOSAI (2022). Directrices de Auditoría del Medio Ambiente 5110 a 5140 y guías GUID 5201 a GUID 5203 para el cumplimiento de las ISSAI.</w:t>
            </w:r>
          </w:p>
          <w:p w:rsidR="0088511D" w:rsidRPr="0088511D" w:rsidRDefault="0088511D" w:rsidP="0088511D">
            <w:pPr>
              <w:spacing w:before="10" w:after="10"/>
              <w:ind w:left="360" w:hanging="360"/>
              <w:rPr>
                <w:sz w:val="21"/>
                <w:szCs w:val="21"/>
              </w:rPr>
            </w:pPr>
            <w:r w:rsidRPr="0088511D">
              <w:rPr>
                <w:sz w:val="21"/>
                <w:szCs w:val="21"/>
              </w:rPr>
              <w:t>Organización Internacional de Entidades Fiscalizadoras Superiores, INTOSAI (2000). Guía Metodológica para las Auditorías Ambientales realizadas por las Entidades Fiscalizadoras Superiores.</w:t>
            </w:r>
          </w:p>
          <w:p w:rsidR="0088511D" w:rsidRPr="0088511D" w:rsidRDefault="0088511D" w:rsidP="0088511D">
            <w:pPr>
              <w:spacing w:before="10" w:after="10"/>
              <w:ind w:left="360" w:hanging="360"/>
              <w:rPr>
                <w:sz w:val="21"/>
                <w:szCs w:val="21"/>
              </w:rPr>
            </w:pPr>
            <w:r w:rsidRPr="0088511D">
              <w:rPr>
                <w:sz w:val="21"/>
                <w:szCs w:val="21"/>
              </w:rPr>
              <w:t>Fundación IFRS – Consejo de Normas Internacionales de Sostenibilidad, ISSB (2023). Normas NIIF de divulgación de la sostenibilidad.</w:t>
            </w:r>
          </w:p>
          <w:p w:rsidR="0088511D" w:rsidRPr="0088511D" w:rsidRDefault="0088511D" w:rsidP="0088511D">
            <w:pPr>
              <w:spacing w:before="10" w:after="10"/>
              <w:ind w:left="360" w:hanging="360"/>
              <w:rPr>
                <w:sz w:val="21"/>
                <w:szCs w:val="21"/>
              </w:rPr>
            </w:pPr>
            <w:r w:rsidRPr="0088511D">
              <w:rPr>
                <w:sz w:val="21"/>
                <w:szCs w:val="21"/>
              </w:rPr>
              <w:t>Fundación IFRS – Consejo Internacional de Reporte Integrado (2022). Reporte Integrado.</w:t>
            </w:r>
          </w:p>
          <w:p w:rsidR="0088511D" w:rsidRPr="0088511D" w:rsidRDefault="0088511D" w:rsidP="0088511D">
            <w:pPr>
              <w:spacing w:before="10" w:after="10"/>
              <w:ind w:left="360" w:hanging="360"/>
              <w:rPr>
                <w:sz w:val="21"/>
                <w:szCs w:val="21"/>
                <w:lang w:val="en-US"/>
              </w:rPr>
            </w:pPr>
            <w:r w:rsidRPr="0088511D">
              <w:rPr>
                <w:sz w:val="21"/>
                <w:szCs w:val="21"/>
              </w:rPr>
              <w:t xml:space="preserve">International Auditing and Assurance Standards Board, IAASB (2018). Manual de Pronunciamientos Internacionales de Control de Calidad, Auditoría, Revisión, Otros Encargos de Aseguramiento y Servicios Relacionados. </w:t>
            </w:r>
            <w:r w:rsidRPr="0088511D">
              <w:rPr>
                <w:sz w:val="21"/>
                <w:szCs w:val="21"/>
                <w:lang w:val="en-US"/>
              </w:rPr>
              <w:t>Volúmenes I, II y III.</w:t>
            </w:r>
          </w:p>
          <w:p w:rsidR="0088511D" w:rsidRPr="0088511D" w:rsidRDefault="0088511D" w:rsidP="0088511D">
            <w:pPr>
              <w:spacing w:before="10" w:after="10"/>
              <w:ind w:left="360" w:hanging="360"/>
              <w:rPr>
                <w:sz w:val="21"/>
                <w:szCs w:val="21"/>
              </w:rPr>
            </w:pPr>
            <w:r w:rsidRPr="0088511D">
              <w:rPr>
                <w:sz w:val="21"/>
                <w:szCs w:val="21"/>
                <w:lang w:val="en-US"/>
              </w:rPr>
              <w:t xml:space="preserve">International Auditing and Assurance Standards Board, IAASB (2023). </w:t>
            </w:r>
            <w:r w:rsidRPr="0088511D">
              <w:rPr>
                <w:sz w:val="21"/>
                <w:szCs w:val="21"/>
              </w:rPr>
              <w:t>Normas de Aseguramiento de la Sostenibilidad. Emitida como Norma Internacional de Aseguramiento de la Sostenibilidad 5000 en noviembre de 2024, vigente para los periodos iniciados desde el 15 de diciembre de 2026.</w:t>
            </w:r>
          </w:p>
          <w:p w:rsidR="0088511D" w:rsidRPr="0088511D" w:rsidRDefault="0088511D" w:rsidP="0088511D">
            <w:pPr>
              <w:spacing w:before="10" w:after="10"/>
              <w:ind w:left="360" w:hanging="360"/>
              <w:rPr>
                <w:sz w:val="21"/>
                <w:szCs w:val="21"/>
              </w:rPr>
            </w:pPr>
            <w:r w:rsidRPr="0088511D">
              <w:rPr>
                <w:sz w:val="21"/>
                <w:szCs w:val="21"/>
              </w:rPr>
              <w:t>Instituto Boliviano de Normalización y Calidad, IBNORCA (2023). Normas Bolivianas de Calidad y adopción de las normas ISO 14001 Sistema de Gestión Ambiental e ISO 19011 Directrices para la Auditoría de Sistemas de Gestión, y normas americanas OSHA. La Paz – Bolivia.</w:t>
            </w:r>
          </w:p>
          <w:p w:rsidR="0088511D" w:rsidRPr="0088511D" w:rsidRDefault="0088511D" w:rsidP="0088511D">
            <w:pPr>
              <w:spacing w:before="10" w:after="10"/>
              <w:ind w:left="360" w:hanging="360"/>
              <w:rPr>
                <w:sz w:val="21"/>
                <w:szCs w:val="21"/>
              </w:rPr>
            </w:pPr>
            <w:r w:rsidRPr="0088511D">
              <w:rPr>
                <w:sz w:val="21"/>
                <w:szCs w:val="21"/>
              </w:rPr>
              <w:t>Junta de Normas de Divulgación Climática, CDSB (2023). Divulgaciones Financieras Relacionadas con el Clima. Grupo de Trabajo para Divulgaciones Financieras Relacionadas con el Clima, TCFD.</w:t>
            </w:r>
          </w:p>
          <w:p w:rsidR="0088511D" w:rsidRPr="0088511D" w:rsidRDefault="0088511D" w:rsidP="0088511D">
            <w:pPr>
              <w:spacing w:before="10" w:after="10"/>
              <w:ind w:left="360" w:hanging="360"/>
              <w:rPr>
                <w:sz w:val="21"/>
                <w:szCs w:val="21"/>
              </w:rPr>
            </w:pPr>
            <w:r w:rsidRPr="0088511D">
              <w:rPr>
                <w:sz w:val="21"/>
                <w:szCs w:val="21"/>
              </w:rPr>
              <w:t>Consejo de Normas de Contabilidad de la Sostenibilidad, SASB (2022). Marco de Información Integrada de la Fundación de Informes de Valor y los informes basados en la industria como los estándares SASB. Versión 2018-10.</w:t>
            </w:r>
          </w:p>
          <w:p w:rsidR="0088511D" w:rsidRPr="0088511D" w:rsidRDefault="0088511D" w:rsidP="0088511D">
            <w:pPr>
              <w:spacing w:before="10" w:after="10"/>
              <w:ind w:left="360" w:hanging="360"/>
              <w:rPr>
                <w:sz w:val="21"/>
                <w:szCs w:val="21"/>
              </w:rPr>
            </w:pPr>
            <w:r w:rsidRPr="0088511D">
              <w:rPr>
                <w:sz w:val="21"/>
                <w:szCs w:val="21"/>
              </w:rPr>
              <w:t>Constitución Política del Estado, 2009.</w:t>
            </w:r>
          </w:p>
          <w:p w:rsidR="0088511D" w:rsidRPr="0088511D" w:rsidRDefault="0088511D" w:rsidP="0088511D">
            <w:pPr>
              <w:spacing w:before="10" w:after="10"/>
              <w:ind w:left="360" w:hanging="360"/>
              <w:rPr>
                <w:sz w:val="21"/>
                <w:szCs w:val="21"/>
              </w:rPr>
            </w:pPr>
            <w:r w:rsidRPr="0088511D">
              <w:rPr>
                <w:sz w:val="21"/>
                <w:szCs w:val="21"/>
              </w:rPr>
              <w:t>Ley Marco de Autonomías y Descentralización Andrés Ibáñez, 2010.</w:t>
            </w:r>
          </w:p>
          <w:p w:rsidR="0088511D" w:rsidRPr="0088511D" w:rsidRDefault="0088511D" w:rsidP="0088511D">
            <w:pPr>
              <w:spacing w:before="10" w:after="10"/>
              <w:ind w:left="360" w:hanging="360"/>
              <w:rPr>
                <w:sz w:val="21"/>
                <w:szCs w:val="21"/>
              </w:rPr>
            </w:pPr>
            <w:r w:rsidRPr="0088511D">
              <w:rPr>
                <w:sz w:val="21"/>
                <w:szCs w:val="21"/>
              </w:rPr>
              <w:t>Consejo de Normas Internacionales de Ética para Contadores, IESBA (2024). Normas Internacionales de Ética para el Aseguramiento de la Sostenibilidad. Nueva York.</w:t>
            </w:r>
          </w:p>
          <w:p w:rsidR="0088511D" w:rsidRPr="0088511D" w:rsidRDefault="0088511D" w:rsidP="0088511D">
            <w:pPr>
              <w:spacing w:before="10" w:after="10"/>
              <w:ind w:left="360" w:hanging="360"/>
              <w:rPr>
                <w:sz w:val="21"/>
                <w:szCs w:val="21"/>
              </w:rPr>
            </w:pPr>
            <w:r w:rsidRPr="0088511D">
              <w:rPr>
                <w:sz w:val="21"/>
                <w:szCs w:val="21"/>
              </w:rPr>
              <w:t>Ley N° 071 de Derechos de la Madre Tierra, de 2010, y Ley N° 300 Marco de la Madre Tierra y Desarrollo Integral para Vivir Bien, de 2012.</w:t>
            </w:r>
          </w:p>
          <w:p w:rsidR="0088511D" w:rsidRPr="0088511D" w:rsidRDefault="0088511D" w:rsidP="0088511D">
            <w:pPr>
              <w:spacing w:before="10" w:after="10"/>
              <w:ind w:left="360" w:hanging="360"/>
              <w:rPr>
                <w:sz w:val="21"/>
                <w:szCs w:val="21"/>
              </w:rPr>
            </w:pPr>
            <w:r w:rsidRPr="0088511D">
              <w:rPr>
                <w:sz w:val="21"/>
                <w:szCs w:val="21"/>
              </w:rPr>
              <w:t>Ley de Derechos de la Madre Tierra, 2010, y Ley Marco de la Madre Tierra y Desarrollo Integral para Vivir Bien.</w:t>
            </w:r>
          </w:p>
          <w:p w:rsidR="0088511D" w:rsidRPr="0088511D" w:rsidRDefault="0088511D" w:rsidP="0088511D">
            <w:pPr>
              <w:spacing w:before="10" w:after="10"/>
              <w:ind w:left="360" w:hanging="360"/>
              <w:rPr>
                <w:sz w:val="21"/>
                <w:szCs w:val="21"/>
              </w:rPr>
            </w:pPr>
            <w:r w:rsidRPr="0088511D">
              <w:rPr>
                <w:sz w:val="21"/>
                <w:szCs w:val="21"/>
              </w:rPr>
              <w:t>Ley del Medio Ambiente N° 1333, de 1992, y sus reglamentos, decretos y resoluciones de carácter ambiental.</w:t>
            </w:r>
          </w:p>
          <w:p w:rsidR="0088511D" w:rsidRPr="0088511D" w:rsidRDefault="0088511D" w:rsidP="0088511D">
            <w:pPr>
              <w:spacing w:before="10" w:after="10"/>
              <w:ind w:left="360" w:hanging="360"/>
              <w:rPr>
                <w:sz w:val="21"/>
                <w:szCs w:val="21"/>
              </w:rPr>
            </w:pPr>
            <w:r w:rsidRPr="0088511D">
              <w:rPr>
                <w:sz w:val="21"/>
                <w:szCs w:val="21"/>
              </w:rPr>
              <w:t>Ley N° 755 de Gestión Integral de Residuos, de 2015, y su reglamento.</w:t>
            </w:r>
          </w:p>
          <w:p w:rsidR="0088511D" w:rsidRPr="0088511D" w:rsidRDefault="0088511D" w:rsidP="0088511D">
            <w:pPr>
              <w:spacing w:before="10" w:after="10"/>
              <w:ind w:left="360" w:hanging="360"/>
              <w:rPr>
                <w:sz w:val="21"/>
                <w:szCs w:val="21"/>
              </w:rPr>
            </w:pPr>
            <w:r w:rsidRPr="0088511D">
              <w:rPr>
                <w:sz w:val="21"/>
                <w:szCs w:val="21"/>
              </w:rPr>
              <w:t>Leyes, decretos y resoluciones sectoriales de las gobernaciones y de los gobiernos municipales.</w:t>
            </w:r>
          </w:p>
          <w:p w:rsidR="0088511D" w:rsidRPr="0088511D" w:rsidRDefault="0088511D" w:rsidP="0088511D">
            <w:pPr>
              <w:spacing w:before="10" w:after="10"/>
              <w:ind w:left="360" w:hanging="360"/>
              <w:rPr>
                <w:sz w:val="21"/>
                <w:szCs w:val="21"/>
              </w:rPr>
            </w:pPr>
            <w:r w:rsidRPr="0088511D">
              <w:rPr>
                <w:sz w:val="21"/>
                <w:szCs w:val="21"/>
              </w:rPr>
              <w:t>Auditorías ambientales como instrumento de control de la calidad ambiental conforme a los Decretos Supremos N° 24176 y N° 28499.</w:t>
            </w:r>
          </w:p>
          <w:p w:rsidR="0088511D" w:rsidRPr="0088511D" w:rsidRDefault="0088511D" w:rsidP="0088511D">
            <w:pPr>
              <w:spacing w:before="10" w:after="10"/>
              <w:ind w:left="360" w:hanging="360"/>
              <w:rPr>
                <w:sz w:val="21"/>
                <w:szCs w:val="21"/>
              </w:rPr>
            </w:pPr>
            <w:r w:rsidRPr="0088511D">
              <w:rPr>
                <w:sz w:val="21"/>
                <w:szCs w:val="21"/>
              </w:rPr>
              <w:t>Ley Forestal N° 1700, de 1996, y Decreto Supremo N° 0429 de 10 de febrero de 2010, que determina las atribuciones de la Autoridad de Fiscalización y Control Social de Bosques y Tierra.</w:t>
            </w:r>
          </w:p>
          <w:p w:rsidR="0088511D" w:rsidRDefault="0088511D" w:rsidP="0088511D">
            <w:pPr>
              <w:spacing w:before="10" w:after="10"/>
              <w:ind w:left="360" w:hanging="360"/>
              <w:rPr>
                <w:sz w:val="21"/>
                <w:szCs w:val="21"/>
              </w:rPr>
            </w:pPr>
            <w:r w:rsidRPr="0088511D">
              <w:rPr>
                <w:sz w:val="21"/>
                <w:szCs w:val="21"/>
              </w:rPr>
              <w:t>Ley N° 535 de Minería y Metalurgia, de 2014, y la Auditoría Ambiental de Línea Base.</w:t>
            </w:r>
          </w:p>
          <w:p w:rsidR="00A6650B" w:rsidRDefault="00367124" w:rsidP="0088511D">
            <w:pPr>
              <w:spacing w:before="10" w:after="10"/>
              <w:ind w:left="360" w:hanging="360"/>
            </w:pPr>
            <w:r>
              <w:rPr>
                <w:sz w:val="21"/>
                <w:szCs w:val="21"/>
              </w:rPr>
              <w:t xml:space="preserve">Organización Internacional de Entidades Fiscalizadoras Superiores, INTOSAI (2000). </w:t>
            </w:r>
            <w:r>
              <w:rPr>
                <w:i/>
                <w:iCs/>
                <w:sz w:val="21"/>
                <w:szCs w:val="21"/>
              </w:rPr>
              <w:t>Guía Metodológica para las Auditorías Ambientales realizadas por las Entidades Fiscalizadoras Superiores</w:t>
            </w:r>
            <w:r>
              <w:rPr>
                <w:sz w:val="21"/>
                <w:szCs w:val="21"/>
              </w:rPr>
              <w:t>.</w:t>
            </w:r>
          </w:p>
          <w:p w:rsidR="00A6650B" w:rsidRDefault="00367124">
            <w:pPr>
              <w:spacing w:before="10" w:after="10"/>
              <w:ind w:left="360" w:hanging="360"/>
            </w:pPr>
            <w:r>
              <w:rPr>
                <w:sz w:val="21"/>
                <w:szCs w:val="21"/>
              </w:rPr>
              <w:t xml:space="preserve">Organización Internacional de Entidades Fiscalizadoras Superiores, INTOSAI (2022). </w:t>
            </w:r>
            <w:r>
              <w:rPr>
                <w:i/>
                <w:iCs/>
                <w:sz w:val="21"/>
                <w:szCs w:val="21"/>
              </w:rPr>
              <w:t>Directrices de Auditoría del Medio Ambiente 5110 a 5140 y guías GUID 5201 a GUID 5203 para el cumplimiento de las ISSAI</w:t>
            </w:r>
            <w:r>
              <w:rPr>
                <w:sz w:val="21"/>
                <w:szCs w:val="21"/>
              </w:rPr>
              <w:t>.</w:t>
            </w:r>
          </w:p>
        </w:tc>
      </w:tr>
      <w:tr w:rsidR="00A6650B">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A6650B" w:rsidRDefault="00367124">
            <w:pPr>
              <w:spacing w:before="20" w:after="20"/>
            </w:pPr>
            <w:r>
              <w:rPr>
                <w:b/>
                <w:bCs/>
                <w:i/>
                <w:iCs/>
                <w:sz w:val="21"/>
                <w:szCs w:val="21"/>
              </w:rPr>
              <w:t>Bibliografía complementaria:</w:t>
            </w:r>
          </w:p>
          <w:p w:rsidR="0088511D" w:rsidRPr="0088511D" w:rsidRDefault="0088511D" w:rsidP="0088511D">
            <w:pPr>
              <w:spacing w:before="10" w:after="10"/>
              <w:ind w:left="360" w:hanging="360"/>
              <w:rPr>
                <w:sz w:val="21"/>
                <w:szCs w:val="21"/>
              </w:rPr>
            </w:pPr>
            <w:r w:rsidRPr="0088511D">
              <w:rPr>
                <w:sz w:val="21"/>
                <w:szCs w:val="21"/>
              </w:rPr>
              <w:t>Acuña, G., Pahlen, R. y otros (2014). Contabilidad Social y Ambiental. 2a ed. Buenos Aires – Argentina: Ediciones Macchi.</w:t>
            </w:r>
          </w:p>
          <w:p w:rsidR="0088511D" w:rsidRPr="0088511D" w:rsidRDefault="0088511D" w:rsidP="0088511D">
            <w:pPr>
              <w:spacing w:before="10" w:after="10"/>
              <w:ind w:left="360" w:hanging="360"/>
              <w:rPr>
                <w:sz w:val="21"/>
                <w:szCs w:val="21"/>
              </w:rPr>
            </w:pPr>
            <w:r w:rsidRPr="0088511D">
              <w:rPr>
                <w:sz w:val="21"/>
                <w:szCs w:val="21"/>
              </w:rPr>
              <w:t>Fronti de García, L. (2018). Contabilidad y Auditoría Ambiental. 2a ed. Buenos Aires – Argentina: Ediciones Macchi.</w:t>
            </w:r>
          </w:p>
          <w:p w:rsidR="0088511D" w:rsidRPr="0088511D" w:rsidRDefault="0088511D" w:rsidP="0088511D">
            <w:pPr>
              <w:spacing w:before="10" w:after="10"/>
              <w:ind w:left="360" w:hanging="360"/>
              <w:rPr>
                <w:sz w:val="21"/>
                <w:szCs w:val="21"/>
              </w:rPr>
            </w:pPr>
            <w:r w:rsidRPr="0088511D">
              <w:rPr>
                <w:sz w:val="21"/>
                <w:szCs w:val="21"/>
              </w:rPr>
              <w:t>Navarro García, F. (2018). Responsabilidad Social Corporativa. 3a ed. México: Alfaomega.</w:t>
            </w:r>
          </w:p>
          <w:p w:rsidR="0088511D" w:rsidRPr="0088511D" w:rsidRDefault="0088511D" w:rsidP="0088511D">
            <w:pPr>
              <w:spacing w:before="10" w:after="10"/>
              <w:ind w:left="360" w:hanging="360"/>
              <w:rPr>
                <w:sz w:val="21"/>
                <w:szCs w:val="21"/>
              </w:rPr>
            </w:pPr>
            <w:r w:rsidRPr="0088511D">
              <w:rPr>
                <w:sz w:val="21"/>
                <w:szCs w:val="21"/>
              </w:rPr>
              <w:t>Quisbert Blanco, Á. (2026). Auditoría Ambiental y Aseguramiento de la Sostenibilidad. Virgo Impresiones.</w:t>
            </w:r>
          </w:p>
          <w:p w:rsidR="0088511D" w:rsidRPr="0088511D" w:rsidRDefault="0088511D" w:rsidP="0088511D">
            <w:pPr>
              <w:spacing w:before="10" w:after="10"/>
              <w:ind w:left="360" w:hanging="360"/>
              <w:rPr>
                <w:sz w:val="21"/>
                <w:szCs w:val="21"/>
              </w:rPr>
            </w:pPr>
            <w:r w:rsidRPr="0088511D">
              <w:rPr>
                <w:sz w:val="21"/>
                <w:szCs w:val="21"/>
              </w:rPr>
              <w:t>Gray, R. (2012). Contabilidad y Auditoría Ambiental. Traducción de S. Mantilla.</w:t>
            </w:r>
          </w:p>
          <w:p w:rsidR="0088511D" w:rsidRPr="0088511D" w:rsidRDefault="0088511D" w:rsidP="0088511D">
            <w:pPr>
              <w:spacing w:before="10" w:after="10"/>
              <w:ind w:left="360" w:hanging="360"/>
              <w:rPr>
                <w:sz w:val="21"/>
                <w:szCs w:val="21"/>
              </w:rPr>
            </w:pPr>
            <w:r w:rsidRPr="0088511D">
              <w:rPr>
                <w:sz w:val="21"/>
                <w:szCs w:val="21"/>
              </w:rPr>
              <w:t>Rodríguez Ruiz, J. y otros (2012). Auditoría Ambiental. 1a ed. España.</w:t>
            </w:r>
          </w:p>
          <w:p w:rsidR="0088511D" w:rsidRPr="0088511D" w:rsidRDefault="0088511D" w:rsidP="0088511D">
            <w:pPr>
              <w:spacing w:before="10" w:after="10"/>
              <w:ind w:left="360" w:hanging="360"/>
              <w:rPr>
                <w:sz w:val="21"/>
                <w:szCs w:val="21"/>
              </w:rPr>
            </w:pPr>
            <w:r w:rsidRPr="0088511D">
              <w:rPr>
                <w:sz w:val="21"/>
                <w:szCs w:val="21"/>
              </w:rPr>
              <w:t>Wolinsky, J. (2010). Manual de Auditoría para la Gestión de Negocios. Buenos Aires – Argentina: Editorial Buyatti.</w:t>
            </w:r>
          </w:p>
          <w:p w:rsidR="00A6650B" w:rsidRDefault="0088511D" w:rsidP="0088511D">
            <w:pPr>
              <w:spacing w:before="10" w:after="10"/>
              <w:ind w:left="360" w:hanging="360"/>
            </w:pPr>
            <w:r w:rsidRPr="0088511D">
              <w:rPr>
                <w:sz w:val="21"/>
                <w:szCs w:val="21"/>
              </w:rPr>
              <w:t>Fundación IFRS: https://www.ifrs.org y Bolsa Boliviana de Valores: https://www.bbv.com.bo</w:t>
            </w:r>
          </w:p>
        </w:tc>
      </w:tr>
    </w:tbl>
    <w:p w:rsidR="00367124" w:rsidRDefault="00367124"/>
    <w:sectPr w:rsidR="00367124">
      <w:footerReference w:type="default" r:id="rId7"/>
      <w:pgSz w:w="12240" w:h="15840"/>
      <w:pgMar w:top="1134" w:right="1140" w:bottom="1134" w:left="11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4C0E" w:rsidRDefault="006D4C0E">
      <w:r>
        <w:separator/>
      </w:r>
    </w:p>
  </w:endnote>
  <w:endnote w:type="continuationSeparator" w:id="0">
    <w:p w:rsidR="006D4C0E" w:rsidRDefault="006D4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04E0" w:rsidRDefault="00F104E0">
    <w:pPr>
      <w:jc w:val="right"/>
    </w:pPr>
    <w:r>
      <w:rPr>
        <w:b/>
        <w:bCs/>
        <w:i/>
        <w:iCs/>
        <w:sz w:val="20"/>
        <w:szCs w:val="20"/>
      </w:rPr>
      <w:fldChar w:fldCharType="begin"/>
    </w:r>
    <w:r>
      <w:rPr>
        <w:b/>
        <w:bCs/>
        <w:i/>
        <w:iCs/>
        <w:sz w:val="20"/>
        <w:szCs w:val="20"/>
      </w:rPr>
      <w:instrText>PAGE</w:instrText>
    </w:r>
    <w:r>
      <w:rPr>
        <w:b/>
        <w:bCs/>
        <w:i/>
        <w:iCs/>
        <w:sz w:val="20"/>
        <w:szCs w:val="20"/>
      </w:rPr>
      <w:fldChar w:fldCharType="separate"/>
    </w:r>
    <w:r w:rsidR="006D4C0E">
      <w:rPr>
        <w:b/>
        <w:bCs/>
        <w:i/>
        <w:iCs/>
        <w:noProof/>
        <w:sz w:val="20"/>
        <w:szCs w:val="20"/>
      </w:rPr>
      <w:t>1</w:t>
    </w:r>
    <w:r>
      <w:rPr>
        <w:b/>
        <w:bCs/>
        <w:i/>
        <w:iCs/>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4C0E" w:rsidRDefault="006D4C0E">
      <w:r>
        <w:separator/>
      </w:r>
    </w:p>
  </w:footnote>
  <w:footnote w:type="continuationSeparator" w:id="0">
    <w:p w:rsidR="006D4C0E" w:rsidRDefault="006D4C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A3BD4"/>
    <w:multiLevelType w:val="hybridMultilevel"/>
    <w:tmpl w:val="092E794A"/>
    <w:lvl w:ilvl="0" w:tplc="77D473F0">
      <w:start w:val="1"/>
      <w:numFmt w:val="bullet"/>
      <w:lvlText w:val="•"/>
      <w:lvlJc w:val="left"/>
      <w:pPr>
        <w:ind w:left="260" w:hanging="220"/>
      </w:pPr>
    </w:lvl>
    <w:lvl w:ilvl="1" w:tplc="271CA9CC">
      <w:numFmt w:val="decimal"/>
      <w:lvlText w:val=""/>
      <w:lvlJc w:val="left"/>
    </w:lvl>
    <w:lvl w:ilvl="2" w:tplc="8D9C0B36">
      <w:numFmt w:val="decimal"/>
      <w:lvlText w:val=""/>
      <w:lvlJc w:val="left"/>
    </w:lvl>
    <w:lvl w:ilvl="3" w:tplc="83EA3452">
      <w:numFmt w:val="decimal"/>
      <w:lvlText w:val=""/>
      <w:lvlJc w:val="left"/>
    </w:lvl>
    <w:lvl w:ilvl="4" w:tplc="9EB286A6">
      <w:numFmt w:val="decimal"/>
      <w:lvlText w:val=""/>
      <w:lvlJc w:val="left"/>
    </w:lvl>
    <w:lvl w:ilvl="5" w:tplc="F692E83E">
      <w:numFmt w:val="decimal"/>
      <w:lvlText w:val=""/>
      <w:lvlJc w:val="left"/>
    </w:lvl>
    <w:lvl w:ilvl="6" w:tplc="216EF430">
      <w:numFmt w:val="decimal"/>
      <w:lvlText w:val=""/>
      <w:lvlJc w:val="left"/>
    </w:lvl>
    <w:lvl w:ilvl="7" w:tplc="653E7D72">
      <w:numFmt w:val="decimal"/>
      <w:lvlText w:val=""/>
      <w:lvlJc w:val="left"/>
    </w:lvl>
    <w:lvl w:ilvl="8" w:tplc="E6BAFFA0">
      <w:numFmt w:val="decimal"/>
      <w:lvlText w:val=""/>
      <w:lvlJc w:val="left"/>
    </w:lvl>
  </w:abstractNum>
  <w:abstractNum w:abstractNumId="1">
    <w:nsid w:val="2AB81511"/>
    <w:multiLevelType w:val="hybridMultilevel"/>
    <w:tmpl w:val="B8DC7012"/>
    <w:lvl w:ilvl="0" w:tplc="F8DE1BE4">
      <w:start w:val="1"/>
      <w:numFmt w:val="decimal"/>
      <w:lvlText w:val="%1."/>
      <w:lvlJc w:val="left"/>
      <w:pPr>
        <w:ind w:left="400" w:hanging="380"/>
      </w:pPr>
    </w:lvl>
    <w:lvl w:ilvl="1" w:tplc="81E4A924">
      <w:numFmt w:val="decimal"/>
      <w:lvlText w:val=""/>
      <w:lvlJc w:val="left"/>
    </w:lvl>
    <w:lvl w:ilvl="2" w:tplc="4F84F3BE">
      <w:numFmt w:val="decimal"/>
      <w:lvlText w:val=""/>
      <w:lvlJc w:val="left"/>
    </w:lvl>
    <w:lvl w:ilvl="3" w:tplc="732E47BC">
      <w:numFmt w:val="decimal"/>
      <w:lvlText w:val=""/>
      <w:lvlJc w:val="left"/>
    </w:lvl>
    <w:lvl w:ilvl="4" w:tplc="7EF85B5A">
      <w:numFmt w:val="decimal"/>
      <w:lvlText w:val=""/>
      <w:lvlJc w:val="left"/>
    </w:lvl>
    <w:lvl w:ilvl="5" w:tplc="1BEEF59A">
      <w:numFmt w:val="decimal"/>
      <w:lvlText w:val=""/>
      <w:lvlJc w:val="left"/>
    </w:lvl>
    <w:lvl w:ilvl="6" w:tplc="D94A9DE0">
      <w:numFmt w:val="decimal"/>
      <w:lvlText w:val=""/>
      <w:lvlJc w:val="left"/>
    </w:lvl>
    <w:lvl w:ilvl="7" w:tplc="1D826440">
      <w:numFmt w:val="decimal"/>
      <w:lvlText w:val=""/>
      <w:lvlJc w:val="left"/>
    </w:lvl>
    <w:lvl w:ilvl="8" w:tplc="895E6DD8">
      <w:numFmt w:val="decimal"/>
      <w:lvlText w:val=""/>
      <w:lvlJc w:val="left"/>
    </w:lvl>
  </w:abstractNum>
  <w:abstractNum w:abstractNumId="2">
    <w:nsid w:val="4A43232E"/>
    <w:multiLevelType w:val="hybridMultilevel"/>
    <w:tmpl w:val="C19AAE3E"/>
    <w:lvl w:ilvl="0" w:tplc="1492A82C">
      <w:start w:val="1"/>
      <w:numFmt w:val="bullet"/>
      <w:lvlText w:val="●"/>
      <w:lvlJc w:val="left"/>
      <w:pPr>
        <w:ind w:left="720" w:hanging="360"/>
      </w:pPr>
    </w:lvl>
    <w:lvl w:ilvl="1" w:tplc="1BFE6048">
      <w:start w:val="1"/>
      <w:numFmt w:val="bullet"/>
      <w:lvlText w:val="○"/>
      <w:lvlJc w:val="left"/>
      <w:pPr>
        <w:ind w:left="1440" w:hanging="360"/>
      </w:pPr>
    </w:lvl>
    <w:lvl w:ilvl="2" w:tplc="0E08B7C6">
      <w:start w:val="1"/>
      <w:numFmt w:val="bullet"/>
      <w:lvlText w:val="■"/>
      <w:lvlJc w:val="left"/>
      <w:pPr>
        <w:ind w:left="2160" w:hanging="360"/>
      </w:pPr>
    </w:lvl>
    <w:lvl w:ilvl="3" w:tplc="C4EC103E">
      <w:start w:val="1"/>
      <w:numFmt w:val="bullet"/>
      <w:lvlText w:val="●"/>
      <w:lvlJc w:val="left"/>
      <w:pPr>
        <w:ind w:left="2880" w:hanging="360"/>
      </w:pPr>
    </w:lvl>
    <w:lvl w:ilvl="4" w:tplc="56402EC6">
      <w:start w:val="1"/>
      <w:numFmt w:val="bullet"/>
      <w:lvlText w:val="○"/>
      <w:lvlJc w:val="left"/>
      <w:pPr>
        <w:ind w:left="3600" w:hanging="360"/>
      </w:pPr>
    </w:lvl>
    <w:lvl w:ilvl="5" w:tplc="A93E23FC">
      <w:start w:val="1"/>
      <w:numFmt w:val="bullet"/>
      <w:lvlText w:val="■"/>
      <w:lvlJc w:val="left"/>
      <w:pPr>
        <w:ind w:left="4320" w:hanging="360"/>
      </w:pPr>
    </w:lvl>
    <w:lvl w:ilvl="6" w:tplc="E7AC5928">
      <w:start w:val="1"/>
      <w:numFmt w:val="bullet"/>
      <w:lvlText w:val="●"/>
      <w:lvlJc w:val="left"/>
      <w:pPr>
        <w:ind w:left="5040" w:hanging="360"/>
      </w:pPr>
    </w:lvl>
    <w:lvl w:ilvl="7" w:tplc="AFD6114C">
      <w:start w:val="1"/>
      <w:numFmt w:val="bullet"/>
      <w:lvlText w:val="●"/>
      <w:lvlJc w:val="left"/>
      <w:pPr>
        <w:ind w:left="5760" w:hanging="360"/>
      </w:pPr>
    </w:lvl>
    <w:lvl w:ilvl="8" w:tplc="EEA844A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50B"/>
    <w:rsid w:val="00094E71"/>
    <w:rsid w:val="000A486D"/>
    <w:rsid w:val="000C667D"/>
    <w:rsid w:val="00171755"/>
    <w:rsid w:val="001A069D"/>
    <w:rsid w:val="0027097E"/>
    <w:rsid w:val="002F751A"/>
    <w:rsid w:val="00367124"/>
    <w:rsid w:val="003B6C44"/>
    <w:rsid w:val="003F72B8"/>
    <w:rsid w:val="004A49D4"/>
    <w:rsid w:val="005676D0"/>
    <w:rsid w:val="00577E12"/>
    <w:rsid w:val="00590A7D"/>
    <w:rsid w:val="005D32EF"/>
    <w:rsid w:val="006B31FD"/>
    <w:rsid w:val="006D2276"/>
    <w:rsid w:val="006D4C0E"/>
    <w:rsid w:val="00711822"/>
    <w:rsid w:val="00717369"/>
    <w:rsid w:val="00717E17"/>
    <w:rsid w:val="00726F79"/>
    <w:rsid w:val="007C3D18"/>
    <w:rsid w:val="007D0A0E"/>
    <w:rsid w:val="0088511D"/>
    <w:rsid w:val="008D792A"/>
    <w:rsid w:val="008F2813"/>
    <w:rsid w:val="00905349"/>
    <w:rsid w:val="00906C9C"/>
    <w:rsid w:val="00931381"/>
    <w:rsid w:val="009E0E30"/>
    <w:rsid w:val="00A46C7E"/>
    <w:rsid w:val="00A6650B"/>
    <w:rsid w:val="00BD4059"/>
    <w:rsid w:val="00BF4E81"/>
    <w:rsid w:val="00C74027"/>
    <w:rsid w:val="00D22788"/>
    <w:rsid w:val="00D9554B"/>
    <w:rsid w:val="00E35F13"/>
    <w:rsid w:val="00E43DC3"/>
    <w:rsid w:val="00ED50B6"/>
    <w:rsid w:val="00F104E0"/>
    <w:rsid w:val="00F645E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B37D86-E2BC-4A9B-9236-C8A6CF04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s-BO" w:eastAsia="es-B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4168</TotalTime>
  <Pages>14</Pages>
  <Words>5355</Words>
  <Characters>29458</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11</cp:revision>
  <dcterms:created xsi:type="dcterms:W3CDTF">2026-10-09T04:00:00Z</dcterms:created>
  <dcterms:modified xsi:type="dcterms:W3CDTF">2026-10-12T20:04:00Z</dcterms:modified>
</cp:coreProperties>
</file>
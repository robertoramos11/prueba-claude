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FCA0" w14:textId="77777777" w:rsidR="00AF0442" w:rsidRDefault="008020AB">
      <w:pPr>
        <w:spacing w:after="60"/>
      </w:pPr>
      <w:r>
        <w:rPr>
          <w:i/>
          <w:iCs/>
        </w:rPr>
        <w:t>Nivel: Licenciatura en Contaduría Pública</w:t>
      </w:r>
    </w:p>
    <w:p w14:paraId="729A6B47" w14:textId="77777777" w:rsidR="00AF0442" w:rsidRDefault="008020AB">
      <w:pPr>
        <w:spacing w:after="60"/>
        <w:jc w:val="center"/>
      </w:pPr>
      <w:r>
        <w:rPr>
          <w:b/>
          <w:bCs/>
        </w:rPr>
        <w:t>PRIMER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AF0442" w14:paraId="7D3FF7B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264E0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4B65F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541EA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E7AF6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AF0442" w14:paraId="2DA6D21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04610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Contabilidad Básica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C8809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CPA-101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BB242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28AE2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AE, CPF o PSA</w:t>
            </w:r>
          </w:p>
        </w:tc>
      </w:tr>
      <w:tr w:rsidR="00AF0442" w14:paraId="2809E005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5F1CD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A2993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AF0442" w14:paraId="50E738CB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3DDC9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023D0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ABA73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FD073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C396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83C58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FB033" w14:textId="77777777" w:rsidR="00AF0442" w:rsidRPr="004B7705" w:rsidRDefault="00AF0442">
            <w:pPr>
              <w:spacing w:before="20" w:after="20"/>
              <w:jc w:val="center"/>
            </w:pPr>
          </w:p>
        </w:tc>
      </w:tr>
      <w:tr w:rsidR="00AF0442" w14:paraId="49EEAC18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A9A4A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DDADA" w14:textId="0065A2ED" w:rsidR="00AF0442" w:rsidRPr="004B7705" w:rsidRDefault="00106485">
            <w:pPr>
              <w:spacing w:before="20" w:after="20"/>
              <w:jc w:val="center"/>
            </w:pPr>
            <w:r w:rsidRPr="004B7705">
              <w:t>120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1D275" w14:textId="5A9E816B" w:rsidR="00AF0442" w:rsidRPr="004B7705" w:rsidRDefault="00106485">
            <w:pPr>
              <w:spacing w:before="20" w:after="20"/>
              <w:jc w:val="center"/>
            </w:pPr>
            <w:r w:rsidRPr="004B7705">
              <w:t>40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3B69C" w14:textId="2BBC99F1" w:rsidR="00AF0442" w:rsidRPr="004B7705" w:rsidRDefault="00106485">
            <w:pPr>
              <w:spacing w:before="20" w:after="20"/>
              <w:jc w:val="center"/>
            </w:pPr>
            <w:r w:rsidRPr="004B7705">
              <w:t>40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14BEC" w14:textId="7D6A80FF" w:rsidR="00AF0442" w:rsidRPr="004B7705" w:rsidRDefault="00106485">
            <w:pPr>
              <w:spacing w:before="20" w:after="20"/>
              <w:jc w:val="center"/>
            </w:pPr>
            <w:r w:rsidRPr="004B7705">
              <w:t>4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A80FE" w14:textId="77777777" w:rsidR="00AF0442" w:rsidRPr="004B7705" w:rsidRDefault="008020AB">
            <w:pPr>
              <w:spacing w:before="20" w:after="20"/>
              <w:jc w:val="center"/>
            </w:pPr>
            <w:r w:rsidRPr="004B7705">
              <w:rPr>
                <w:sz w:val="21"/>
                <w:szCs w:val="21"/>
              </w:rPr>
              <w:t>360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451A" w14:textId="77777777" w:rsidR="00AF0442" w:rsidRDefault="00AF0442"/>
        </w:tc>
      </w:tr>
      <w:tr w:rsidR="00AF0442" w14:paraId="76B9406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CF0A8" w14:textId="13F36C93" w:rsidR="00AF0442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  <w:r w:rsidR="00716980" w:rsidRPr="00077D99">
              <w:rPr>
                <w:b/>
                <w:bCs/>
                <w:i/>
                <w:iCs/>
                <w:sz w:val="21"/>
                <w:szCs w:val="21"/>
              </w:rPr>
              <w:t>.</w:t>
            </w:r>
          </w:p>
        </w:tc>
      </w:tr>
      <w:tr w:rsidR="00AF0442" w14:paraId="4B12CD2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7EA42" w14:textId="0EDD7F36" w:rsidR="00D00BC8" w:rsidRPr="00C008C5" w:rsidRDefault="00AC58D9" w:rsidP="00C008C5">
            <w:pPr>
              <w:spacing w:before="20" w:after="2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E3C81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Aplica la teoría contable en el registro de transacciones y hechos económicos en el sistema de contabilidad de un ente en Bolivia, operando con herramientas digitales, generando los estados financieros y reportes contables con apego a las normas de contabilidad y disposiciones legales vigentes, proporcionando información </w:t>
            </w:r>
            <w:r w:rsidR="00DA5357" w:rsidRPr="00FE3C81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>razonable,</w:t>
            </w:r>
            <w:r w:rsidRPr="00FE3C81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 oportuna</w:t>
            </w:r>
            <w:r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, </w:t>
            </w:r>
            <w:del w:id="9031" w:author="Comisión de revisión 4.5" w:date="2026-10-13T00:00:00Z">
              <w:r>
                <w:rPr>
                  <w:rFonts w:asciiTheme="minorHAnsi" w:hAnsiTheme="minorHAnsi" w:cstheme="minorHAnsi"/>
                  <w:color w:val="1F1F1F"/>
                  <w:sz w:val="24"/>
                  <w:szCs w:val="24"/>
                </w:rPr>
                <w:delText xml:space="preserve">integra </w:delText>
              </w:r>
              <w:r>
                <w:rPr>
                  <w:rFonts w:asciiTheme="minorHAnsi" w:hAnsiTheme="minorHAnsi" w:cstheme="minorHAnsi"/>
                  <w:color w:val="1F1F1F"/>
                  <w:sz w:val="24"/>
                  <w:szCs w:val="24"/>
                </w:rPr>
                <w:delText xml:space="preserve">confiable</w:delText>
              </w:r>
            </w:del>
            <w:ins w:id="9032" w:author="Comisión de revisión 4.5" w:date="2026-10-13T00:00:00Z">
              <w:r>
                <w:rPr>
                  <w:rFonts w:asciiTheme="minorHAnsi" w:hAnsiTheme="minorHAnsi" w:cstheme="minorHAnsi"/>
                  <w:color w:val="1F1F1F"/>
                  <w:sz w:val="24"/>
                  <w:szCs w:val="24"/>
                </w:rPr>
                <w:t xml:space="preserve">íntegra, confiable</w:t>
              </w:r>
            </w:ins>
            <w:r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 </w:t>
            </w:r>
            <w:r w:rsidR="00DA5357" w:rsidRPr="00FE3C81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>y útil para</w:t>
            </w:r>
            <w:r w:rsidRPr="00FE3C81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 xml:space="preserve"> la toma de decisiones y el control </w:t>
            </w:r>
            <w:r w:rsidR="00B87051" w:rsidRPr="00FE3C81">
              <w:rPr>
                <w:rFonts w:asciiTheme="minorHAnsi" w:hAnsiTheme="minorHAnsi" w:cstheme="minorHAnsi"/>
                <w:color w:val="1F1F1F"/>
                <w:sz w:val="24"/>
                <w:szCs w:val="24"/>
              </w:rPr>
              <w:t>gerencial.</w:t>
            </w:r>
            <w:r w:rsidR="00B87051" w:rsidRPr="00FE3C81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AF0442" w14:paraId="7E0F1582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52F94" w14:textId="1B499FC4" w:rsidR="00314215" w:rsidRPr="00C008C5" w:rsidRDefault="008020AB" w:rsidP="00C56AE6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C008C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="00EC59B8" w:rsidRPr="00C008C5">
              <w:rPr>
                <w:rFonts w:asciiTheme="minorHAnsi" w:hAnsiTheme="minorHAnsi" w:cstheme="minorHAnsi"/>
                <w:sz w:val="24"/>
                <w:szCs w:val="24"/>
              </w:rPr>
              <w:t>Analiza los fundamentos de la contabilidad, su marco normativo y las ecuaciones contables, relacionando la teoría contable con las transacciones de las empresas</w:t>
            </w:r>
            <w:r w:rsidR="00AF70A3" w:rsidRPr="00C008C5">
              <w:rPr>
                <w:rFonts w:asciiTheme="minorHAnsi" w:hAnsiTheme="minorHAnsi" w:cstheme="minorHAnsi"/>
                <w:sz w:val="24"/>
                <w:szCs w:val="24"/>
              </w:rPr>
              <w:t xml:space="preserve"> en Bolivia</w:t>
            </w:r>
            <w:r w:rsidR="00AF70A3" w:rsidRPr="00C008C5">
              <w:rPr>
                <w:rStyle w:val="nfasis"/>
                <w:rFonts w:ascii="Roboto" w:hAnsi="Roboto"/>
                <w:color w:val="1F1F1F"/>
              </w:rPr>
              <w:t>.</w:t>
            </w:r>
          </w:p>
        </w:tc>
      </w:tr>
      <w:tr w:rsidR="00AF0442" w14:paraId="611102E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906C7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5BF29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34A94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F0442" w14:paraId="765CBE1C" w14:textId="77777777" w:rsidTr="00A23C78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6C9CE" w14:textId="4989D00B" w:rsidR="00AF0442" w:rsidRPr="00077D99" w:rsidRDefault="008020AB" w:rsidP="00A23C78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>1. Explica los fundamentos de la contabilidad y su marco normativo, diferenciando la contabilidad financiera de la administrativa e identificando los organismos emisores de normas.</w:t>
            </w:r>
          </w:p>
          <w:p w14:paraId="61F9EDB6" w14:textId="77777777" w:rsidR="00207AD2" w:rsidRPr="00077D99" w:rsidRDefault="00207AD2" w:rsidP="00A23C78">
            <w:pPr>
              <w:spacing w:before="20" w:after="20"/>
              <w:jc w:val="both"/>
            </w:pPr>
          </w:p>
          <w:p w14:paraId="5771A115" w14:textId="77777777" w:rsidR="00314215" w:rsidRPr="00077D99" w:rsidRDefault="00314215" w:rsidP="00A23C78">
            <w:pPr>
              <w:spacing w:before="20" w:after="20"/>
              <w:jc w:val="both"/>
            </w:pPr>
          </w:p>
          <w:p w14:paraId="7A97DC5E" w14:textId="77777777" w:rsidR="00314215" w:rsidRPr="00077D99" w:rsidRDefault="00314215" w:rsidP="00A23C78">
            <w:pPr>
              <w:spacing w:before="20" w:after="20"/>
              <w:jc w:val="both"/>
            </w:pPr>
          </w:p>
          <w:p w14:paraId="795EE526" w14:textId="77777777" w:rsidR="00314215" w:rsidRPr="00077D99" w:rsidRDefault="00314215" w:rsidP="00A23C78">
            <w:pPr>
              <w:spacing w:before="20" w:after="20"/>
              <w:jc w:val="both"/>
            </w:pPr>
          </w:p>
          <w:p w14:paraId="6CF0743B" w14:textId="77777777" w:rsidR="00314215" w:rsidRPr="00077D99" w:rsidRDefault="00314215" w:rsidP="00A23C78">
            <w:pPr>
              <w:spacing w:before="20" w:after="20"/>
              <w:jc w:val="both"/>
            </w:pPr>
          </w:p>
          <w:p w14:paraId="64AA4544" w14:textId="64B28D80" w:rsidR="00207AD2" w:rsidRPr="00077D99" w:rsidRDefault="00207AD2" w:rsidP="00A23C78">
            <w:pPr>
              <w:spacing w:before="20" w:after="20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0359D" w14:textId="7C6FB76B" w:rsidR="00314215" w:rsidRPr="00BA789C" w:rsidRDefault="00BA789C" w:rsidP="00BA789C">
            <w:pPr>
              <w:spacing w:before="20" w:after="20"/>
            </w:pPr>
            <w:r w:rsidRPr="00BA789C">
              <w:t>1.1 Expone en equipo</w:t>
            </w:r>
            <w:r w:rsidRPr="00BA789C">
              <w:t xml:space="preserve"> </w:t>
            </w:r>
            <w:r w:rsidRPr="00BA789C">
              <w:t>la estructura de la normativa contable vigente en Bolivia y el rol del Colegio de Auditores o Contadores Públicos de Bolivia</w:t>
            </w:r>
            <w:r w:rsidRPr="00BA789C"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E3B0F" w14:textId="77777777" w:rsidR="00AF0442" w:rsidRPr="00077D99" w:rsidRDefault="008020AB" w:rsidP="00A23C78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b/>
                <w:bCs/>
                <w:sz w:val="21"/>
                <w:szCs w:val="21"/>
              </w:rPr>
              <w:t xml:space="preserve">Producto 1: </w:t>
            </w:r>
            <w:r w:rsidRPr="00077D99">
              <w:rPr>
                <w:sz w:val="21"/>
                <w:szCs w:val="21"/>
              </w:rPr>
              <w:t>Esquema de la normativa contable nacional e internacional vigente con sus organismos emisores.</w:t>
            </w:r>
          </w:p>
          <w:p w14:paraId="4B3B656A" w14:textId="77777777" w:rsidR="00314215" w:rsidRPr="00077D99" w:rsidRDefault="00314215" w:rsidP="00A23C78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1B85C82A" w14:textId="3706B1AF" w:rsidR="00314215" w:rsidRPr="00077D99" w:rsidRDefault="00314215" w:rsidP="00A23C78">
            <w:pPr>
              <w:spacing w:before="20" w:after="20"/>
              <w:jc w:val="both"/>
            </w:pPr>
          </w:p>
        </w:tc>
      </w:tr>
      <w:tr w:rsidR="00AF0442" w14:paraId="4F216117" w14:textId="77777777" w:rsidTr="003031BE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239E" w14:textId="77777777" w:rsidR="00AF0442" w:rsidRDefault="00AF044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15086" w14:textId="1ED2F768" w:rsidR="00314215" w:rsidRPr="00BA789C" w:rsidRDefault="00BA789C" w:rsidP="00314215">
            <w:pPr>
              <w:spacing w:before="20" w:after="20"/>
            </w:pPr>
            <w:r w:rsidRPr="00BA789C">
              <w:rPr>
                <w:sz w:val="21"/>
                <w:szCs w:val="21"/>
              </w:rPr>
              <w:t>1.2 Compara en aula la contabilidad financiera y la contabilidad administrativa según sus usuarios, su frecuencia de reporte y sus atributos de la información.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885B1" w14:textId="77777777" w:rsidR="00AF0442" w:rsidRPr="00077D99" w:rsidRDefault="008020AB" w:rsidP="003031BE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b/>
                <w:bCs/>
                <w:sz w:val="21"/>
                <w:szCs w:val="21"/>
              </w:rPr>
              <w:t xml:space="preserve">Producto 2: </w:t>
            </w:r>
            <w:r w:rsidRPr="00077D99">
              <w:rPr>
                <w:sz w:val="21"/>
                <w:szCs w:val="21"/>
              </w:rPr>
              <w:t>Cuadro comparativo de la contabilidad financiera y la contabilidad administrativa.</w:t>
            </w:r>
          </w:p>
          <w:p w14:paraId="1C07989D" w14:textId="77777777" w:rsidR="00314215" w:rsidRPr="00077D99" w:rsidRDefault="00314215" w:rsidP="003031BE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4A3ADC47" w14:textId="16DB54CD" w:rsidR="00314215" w:rsidRPr="00077D99" w:rsidRDefault="00314215" w:rsidP="003031BE">
            <w:pPr>
              <w:spacing w:before="20" w:after="20"/>
              <w:jc w:val="both"/>
            </w:pPr>
          </w:p>
        </w:tc>
      </w:tr>
      <w:tr w:rsidR="00AF0442" w14:paraId="6DBBD1E4" w14:textId="77777777" w:rsidTr="003031BE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F6DB9" w14:textId="1D37CD52" w:rsidR="00314215" w:rsidRPr="00077D99" w:rsidRDefault="008020AB" w:rsidP="003031BE">
            <w:pPr>
              <w:spacing w:before="20" w:after="20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 xml:space="preserve">2. </w:t>
            </w:r>
            <w:r w:rsidR="00752433" w:rsidRPr="00BA789C">
              <w:t>Aplica</w:t>
            </w:r>
            <w:r w:rsidR="00752433" w:rsidRPr="00077D99">
              <w:t xml:space="preserve"> las ecuaciones contables al análisis de las transacciones de una empresa, </w:t>
            </w:r>
            <w:del w:id="9033" w:author="Comisión de revisión 4.5" w:date="2026-10-13T00:00:00Z">
              <w:r>
                <w:delText xml:space="preserve">clasificadas en </w:delText>
              </w:r>
              <w:r>
                <w:delText xml:space="preserve">transacciones</w:delText>
              </w:r>
              <w:r>
                <w:delText xml:space="preserve">, </w:delText>
              </w:r>
              <w:r>
                <w:delText xml:space="preserve">permutativas</w:delText>
              </w:r>
              <w:r>
                <w:delText xml:space="preserve">, modificativas y mixta</w:delText>
              </w:r>
            </w:del>
            <w:ins w:id="9034" w:author="Comisión de revisión 4.5" w:date="2026-10-13T00:00:00Z">
              <w:r>
                <w:t xml:space="preserve">clasificadas en transacciones permutativas, modificativas y mixtas</w:t>
              </w:r>
            </w:ins>
            <w:r>
              <w:t xml:space="preserve">.</w:t>
            </w:r>
          </w:p>
          <w:p w14:paraId="4E968C44" w14:textId="77777777" w:rsidR="00314215" w:rsidRPr="00077D99" w:rsidRDefault="00314215" w:rsidP="003031BE">
            <w:pPr>
              <w:spacing w:before="20" w:after="20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66F01" w14:textId="034B18C1" w:rsidR="00AF0442" w:rsidRPr="00077D99" w:rsidRDefault="008020AB" w:rsidP="003031BE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 xml:space="preserve">2.1 Resuelve </w:t>
            </w:r>
            <w:r w:rsidR="00BA789C">
              <w:rPr>
                <w:sz w:val="21"/>
                <w:szCs w:val="21"/>
              </w:rPr>
              <w:t xml:space="preserve">en aula </w:t>
            </w:r>
            <w:r w:rsidRPr="00077D99">
              <w:rPr>
                <w:sz w:val="21"/>
                <w:szCs w:val="21"/>
              </w:rPr>
              <w:t>ejercicios de ecuaciones contables con transacciones de una empresa comercial.</w:t>
            </w:r>
          </w:p>
          <w:p w14:paraId="008FEF8A" w14:textId="77777777" w:rsidR="00314215" w:rsidRPr="00077D99" w:rsidRDefault="00314215" w:rsidP="003031BE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05848" w14:textId="42AAE17F" w:rsidR="00B97AEA" w:rsidRPr="00077D99" w:rsidRDefault="00B97AEA" w:rsidP="00A23C78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b/>
              </w:rPr>
              <w:t>Producto 3:</w:t>
            </w:r>
            <w:r w:rsidRPr="00077D99">
              <w:t xml:space="preserve"> Matriz de </w:t>
            </w:r>
            <w:r w:rsidR="003031BE" w:rsidRPr="00077D99">
              <w:t xml:space="preserve">ecuaciones </w:t>
            </w:r>
            <w:r w:rsidRPr="00077D99">
              <w:t>contables de una empresa comercial</w:t>
            </w:r>
          </w:p>
          <w:p w14:paraId="2CE524A6" w14:textId="7AB5650B" w:rsidR="00314215" w:rsidRPr="00077D99" w:rsidRDefault="00314215" w:rsidP="00A23C78">
            <w:pPr>
              <w:spacing w:before="20" w:after="20"/>
              <w:jc w:val="both"/>
            </w:pPr>
          </w:p>
        </w:tc>
      </w:tr>
      <w:tr w:rsidR="00AF0442" w14:paraId="5287DA6C" w14:textId="77777777" w:rsidTr="003031BE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826" w14:textId="77777777" w:rsidR="00AF0442" w:rsidRPr="00077D99" w:rsidRDefault="00AF044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FA3A5" w14:textId="5AC44EDA" w:rsidR="00314215" w:rsidRPr="00077D99" w:rsidRDefault="008020AB" w:rsidP="003031BE">
            <w:pPr>
              <w:spacing w:before="20" w:after="20"/>
              <w:jc w:val="both"/>
            </w:pPr>
            <w:r w:rsidRPr="00077D99">
              <w:rPr>
                <w:sz w:val="21"/>
                <w:szCs w:val="21"/>
              </w:rPr>
              <w:t>2.2 Clasifica en equipo empresas bolivianas según su constitución, el origen del capital, la actividad, la dimensión y el ámbito geográfico.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47A26" w14:textId="0F9831DD" w:rsidR="00AF0442" w:rsidRPr="00077D99" w:rsidRDefault="008020AB" w:rsidP="00B97AEA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b/>
                <w:bCs/>
                <w:sz w:val="21"/>
                <w:szCs w:val="21"/>
              </w:rPr>
              <w:t>Producto</w:t>
            </w:r>
            <w:r w:rsidR="00BA789C">
              <w:rPr>
                <w:b/>
                <w:bCs/>
                <w:sz w:val="21"/>
                <w:szCs w:val="21"/>
              </w:rPr>
              <w:t xml:space="preserve"> </w:t>
            </w:r>
            <w:r w:rsidR="00BA789C" w:rsidRPr="00077D99">
              <w:rPr>
                <w:b/>
                <w:bCs/>
                <w:sz w:val="21"/>
                <w:szCs w:val="21"/>
              </w:rPr>
              <w:t>4:</w:t>
            </w:r>
            <w:r w:rsidR="00BA789C" w:rsidRPr="00BA789C">
              <w:rPr>
                <w:sz w:val="21"/>
                <w:szCs w:val="21"/>
              </w:rPr>
              <w:t xml:space="preserve"> Esquema</w:t>
            </w:r>
            <w:r w:rsidRPr="00077D99">
              <w:rPr>
                <w:sz w:val="21"/>
                <w:szCs w:val="21"/>
              </w:rPr>
              <w:t xml:space="preserve"> de clasificación de empresas bolivianas.</w:t>
            </w:r>
          </w:p>
          <w:p w14:paraId="5F1785ED" w14:textId="77777777" w:rsidR="00314215" w:rsidRPr="00077D99" w:rsidRDefault="00314215" w:rsidP="00B97AEA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6C6C9105" w14:textId="77777777" w:rsidR="00314215" w:rsidRPr="00077D99" w:rsidRDefault="00314215" w:rsidP="00B97AEA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1C85C29E" w14:textId="77510839" w:rsidR="00314215" w:rsidRPr="00077D99" w:rsidRDefault="00314215" w:rsidP="00B97AEA">
            <w:pPr>
              <w:spacing w:before="20" w:after="20"/>
              <w:jc w:val="both"/>
            </w:pPr>
          </w:p>
        </w:tc>
      </w:tr>
      <w:tr w:rsidR="00AF0442" w14:paraId="06904B6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355D3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F0442" w14:paraId="1942345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9A0C2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9135C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BB884F0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0E731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F0442" w14:paraId="52417B5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DE876" w14:textId="77777777" w:rsidR="00AF0442" w:rsidRDefault="008020AB" w:rsidP="00A23C78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lastRenderedPageBreak/>
              <w:t>Tema 1: Introducción a la contabilidad</w:t>
            </w:r>
          </w:p>
          <w:p w14:paraId="2B2BB2F6" w14:textId="77777777" w:rsidR="00AF0442" w:rsidRDefault="008020AB" w:rsidP="00A23C78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Tema 2: Normas de contabilidad</w:t>
            </w:r>
          </w:p>
          <w:p w14:paraId="467D54C5" w14:textId="77777777" w:rsidR="00AF0442" w:rsidRDefault="008020AB" w:rsidP="00A23C78">
            <w:pPr>
              <w:spacing w:before="20" w:after="20"/>
              <w:jc w:val="both"/>
            </w:pPr>
            <w:r>
              <w:rPr>
                <w:sz w:val="21"/>
                <w:szCs w:val="21"/>
              </w:rPr>
              <w:t>Tema 3: Ecuaciones contables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9D565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Introducción a la contabilidad y reseña histórica: edad antigua, edad media y edad moderna. (C)</w:t>
            </w:r>
          </w:p>
          <w:p w14:paraId="4CEC56A3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Sistema empresarial, sistemas de información, sistemas de procesamiento de operaciones y fases de un sistema de información. (C)</w:t>
            </w:r>
          </w:p>
          <w:p w14:paraId="21C487FA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Contabilidad financiera: concepto, etimología, narrar, computar, objetivo, campo de acción y división. (C)</w:t>
            </w:r>
          </w:p>
          <w:p w14:paraId="0BA156B8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Sistema de registro contable, teoría contable, diseño de sistemas contables y de costos, formulación de presupuestos y auditoría financiera, operativa y social. (C, P, T)</w:t>
            </w:r>
          </w:p>
          <w:p w14:paraId="47887C9A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Clasificación de la contabilidad: comercial, de costos, de servicios, de entidades financieras y gubernamental; relación con otras ciencias: la administración, la economía, el derecho, las matemáticas y la informática. (C, T)</w:t>
            </w:r>
          </w:p>
          <w:p w14:paraId="5A20FCC8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Contabilidad administrativa: objetivo, características y requisitos de la información: oportuna, estratégica, anticipada, comparativa, causal, analítica, selectiva, continua y adaptativa. (C)</w:t>
            </w:r>
          </w:p>
          <w:p w14:paraId="3E8E6085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Diferencias entre la contabilidad financiera y la contabilidad administrativa: criterios, clase de información, usuarios de la información, frecuencia de la información, periodos de información, seguridad, atributos de la información y requisitos rígidos. (C)</w:t>
            </w:r>
          </w:p>
          <w:p w14:paraId="77199C50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Normas de contabilidad: concepto, organismos colegiados y Consejo Técnico Nacional de Auditoría y Contabilidad. (C)</w:t>
            </w:r>
          </w:p>
          <w:p w14:paraId="2C8EACA3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Clasificación de las normas para el sector privado con y sin fines de lucro y para el sector público. (C)</w:t>
            </w:r>
          </w:p>
          <w:p w14:paraId="7881C18D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Normas nacionales de contabilidad generalmente aceptadas en Bolivia y Normas Básicas del Sistema de Contabilidad Gubernamental Integrada, Normas Internacionales de Contabilidad, Normas Internacionales de Información Financiera o Normas NIIF de Contabilidad y NIIF para las PYMES y Normas Internacionales de Contabilidad del Sector Público vigentes. (C)</w:t>
            </w:r>
          </w:p>
          <w:p w14:paraId="24EB4459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Disposiciones legales en el Estado Plurinacional de Bolivia y organismos de fiscalización. (C)</w:t>
            </w:r>
          </w:p>
          <w:p w14:paraId="70A9C333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Introducción a las ecuaciones contables. Empresa: características, recursos, transacciones que realiza, proceso administrativo y clasificación según su constitución, origen del capital, actividad, dimensión y ámbito geográfico. (C)</w:t>
            </w:r>
          </w:p>
          <w:p w14:paraId="3BB2768F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lastRenderedPageBreak/>
              <w:t>Ecuaciones contables y su clasificación; ecuaciones estáticas: ecuación de balance, con su formulación y demostración, activo, origen de los recursos de financiamiento interno y externo, pasivo y patrimonio; ecuaciones derivadas del pasivo y del patrimonio. (C)</w:t>
            </w:r>
          </w:p>
          <w:p w14:paraId="487B2FAE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Ecuación de resultados: formulación y demostración, utilidad, pérdida, ingresos y gastos. (C)</w:t>
            </w:r>
          </w:p>
          <w:p w14:paraId="38E0F6FC" w14:textId="77777777" w:rsidR="00AF0442" w:rsidRPr="00077D99" w:rsidRDefault="008020AB" w:rsidP="00A23C78">
            <w:pPr>
              <w:pStyle w:val="Prrafodelista"/>
              <w:numPr>
                <w:ilvl w:val="0"/>
                <w:numId w:val="2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Fundamentos de la partida doble y transacciones contables: permutativas, con sus clases positivas y negativas; modificativas, con las desfavorables; y mixtas, favorables y desfavorables.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323B6" w14:textId="77777777" w:rsidR="00752433" w:rsidRPr="00077D99" w:rsidRDefault="00752433" w:rsidP="00752433">
            <w:pPr>
              <w:spacing w:before="10" w:after="10"/>
            </w:pPr>
          </w:p>
          <w:p w14:paraId="1F839C3E" w14:textId="5C497449" w:rsidR="00752433" w:rsidRPr="00077D99" w:rsidRDefault="00CE0CB7" w:rsidP="00CE0CB7">
            <w:pPr>
              <w:pStyle w:val="Prrafodelista"/>
              <w:numPr>
                <w:ilvl w:val="0"/>
                <w:numId w:val="12"/>
              </w:numPr>
              <w:spacing w:before="10" w:after="10"/>
              <w:ind w:left="219" w:hanging="283"/>
            </w:pPr>
            <w:r w:rsidRPr="00CE0CB7">
              <w:t>Nociones sobre las formas de organización económica (estatal, privada, social cooperativa y comunitaria) y los sectores productivos (extractivo, industrial, comercial y de servicios), requeridas exclusivamente para la clasificación legal, funcional y operacional de las empresas en el país.</w:t>
            </w:r>
          </w:p>
          <w:p w14:paraId="03566722" w14:textId="77777777" w:rsidR="00752433" w:rsidRPr="00077D99" w:rsidRDefault="00752433" w:rsidP="00752433">
            <w:pPr>
              <w:spacing w:before="10" w:after="10"/>
            </w:pPr>
          </w:p>
          <w:p w14:paraId="397CB709" w14:textId="77777777" w:rsidR="00AF0442" w:rsidRPr="00077D99" w:rsidRDefault="008020AB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077D99">
              <w:rPr>
                <w:sz w:val="21"/>
                <w:szCs w:val="21"/>
              </w:rPr>
              <w:t>Vocabulario contable básico y su equivalencia en inglés.</w:t>
            </w:r>
          </w:p>
          <w:p w14:paraId="35CA20DC" w14:textId="77777777" w:rsidR="00EC2F8F" w:rsidRPr="00077D99" w:rsidRDefault="00EC2F8F" w:rsidP="00EC2F8F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109ACBC4" w14:textId="77777777" w:rsidR="00083BCE" w:rsidRPr="00077D99" w:rsidRDefault="00083BCE" w:rsidP="00EC2F8F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076CE6AC" w14:textId="77777777" w:rsidR="00083BCE" w:rsidRPr="00077D99" w:rsidRDefault="00083BCE" w:rsidP="00083BCE">
            <w:pPr>
              <w:spacing w:before="10" w:after="10"/>
              <w:rPr>
                <w:sz w:val="21"/>
                <w:szCs w:val="21"/>
              </w:rPr>
            </w:pPr>
          </w:p>
          <w:p w14:paraId="46F2234F" w14:textId="000635D9" w:rsidR="00EC2F8F" w:rsidRPr="00077D99" w:rsidRDefault="00EC2F8F" w:rsidP="00083BCE">
            <w:pPr>
              <w:spacing w:before="10" w:after="10"/>
            </w:pPr>
          </w:p>
        </w:tc>
      </w:tr>
      <w:tr w:rsidR="00AF0442" w14:paraId="5F32ED5C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4C8AA" w14:textId="5EA1B616" w:rsidR="00AF0442" w:rsidRPr="00077D99" w:rsidRDefault="008020AB">
            <w:pPr>
              <w:spacing w:before="20" w:after="20"/>
              <w:jc w:val="both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Pr="00077D99">
              <w:rPr>
                <w:sz w:val="21"/>
                <w:szCs w:val="21"/>
              </w:rPr>
              <w:t>Aplica la teoría de las cuentas y los manuales</w:t>
            </w:r>
            <w:r w:rsidR="000653C3" w:rsidRPr="00077D99">
              <w:rPr>
                <w:sz w:val="21"/>
                <w:szCs w:val="21"/>
              </w:rPr>
              <w:t xml:space="preserve"> en función </w:t>
            </w:r>
            <w:r w:rsidR="00F6355C">
              <w:rPr>
                <w:sz w:val="21"/>
                <w:szCs w:val="21"/>
              </w:rPr>
              <w:t xml:space="preserve">de </w:t>
            </w:r>
            <w:r w:rsidR="00F6355C" w:rsidRPr="00077D99">
              <w:rPr>
                <w:sz w:val="21"/>
                <w:szCs w:val="21"/>
              </w:rPr>
              <w:t>la</w:t>
            </w:r>
            <w:r w:rsidR="000653C3" w:rsidRPr="00077D99">
              <w:rPr>
                <w:sz w:val="21"/>
                <w:szCs w:val="21"/>
              </w:rPr>
              <w:t xml:space="preserve"> naturaleza de las </w:t>
            </w:r>
            <w:r w:rsidR="00F6355C" w:rsidRPr="00F6355C">
              <w:rPr>
                <w:sz w:val="21"/>
                <w:szCs w:val="21"/>
              </w:rPr>
              <w:t>partidas en una entidad.</w:t>
            </w:r>
          </w:p>
        </w:tc>
      </w:tr>
      <w:tr w:rsidR="00AF0442" w14:paraId="086E6D81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8C6D3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075C8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32711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F0442" w14:paraId="3BA28A0F" w14:textId="77777777" w:rsidTr="00A23C78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B956E" w14:textId="0163D7F1" w:rsidR="00AF0442" w:rsidRPr="00077D99" w:rsidRDefault="008020AB" w:rsidP="00B97AEA">
            <w:pPr>
              <w:spacing w:before="20" w:after="20"/>
              <w:jc w:val="both"/>
            </w:pPr>
            <w:r w:rsidRPr="00077D99">
              <w:rPr>
                <w:sz w:val="21"/>
                <w:szCs w:val="21"/>
              </w:rPr>
              <w:t>1. Determina la naturaleza</w:t>
            </w:r>
            <w:r w:rsidR="000653C3" w:rsidRPr="00077D99">
              <w:rPr>
                <w:sz w:val="21"/>
                <w:szCs w:val="21"/>
              </w:rPr>
              <w:t xml:space="preserve"> de las cuentas, </w:t>
            </w:r>
            <w:r w:rsidRPr="00077D99">
              <w:rPr>
                <w:sz w:val="21"/>
                <w:szCs w:val="21"/>
              </w:rPr>
              <w:t>aplicando las reglas del cargo y del abono</w:t>
            </w:r>
            <w:r w:rsidR="000653C3" w:rsidRPr="00077D99">
              <w:rPr>
                <w:sz w:val="21"/>
                <w:szCs w:val="21"/>
              </w:rPr>
              <w:t xml:space="preserve"> clasificando las </w:t>
            </w:r>
            <w:r w:rsidR="00A613CE" w:rsidRPr="00077D99">
              <w:rPr>
                <w:sz w:val="21"/>
                <w:szCs w:val="21"/>
              </w:rPr>
              <w:t>partidas del</w:t>
            </w:r>
            <w:r w:rsidRPr="00077D99">
              <w:rPr>
                <w:sz w:val="21"/>
                <w:szCs w:val="21"/>
              </w:rPr>
              <w:t xml:space="preserve"> balance, de resultados y de orden.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3E187" w14:textId="2EC0EA02" w:rsidR="00314215" w:rsidRPr="00077D99" w:rsidRDefault="008020AB" w:rsidP="00B97AEA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 xml:space="preserve">1.1 </w:t>
            </w:r>
            <w:r w:rsidR="00040461" w:rsidRPr="00077D99">
              <w:rPr>
                <w:sz w:val="21"/>
                <w:szCs w:val="21"/>
              </w:rPr>
              <w:t>Analiza</w:t>
            </w:r>
            <w:r w:rsidR="00F6355C">
              <w:rPr>
                <w:sz w:val="21"/>
                <w:szCs w:val="21"/>
              </w:rPr>
              <w:t xml:space="preserve"> en aula </w:t>
            </w:r>
            <w:r w:rsidR="00F6355C" w:rsidRPr="00077D99">
              <w:rPr>
                <w:sz w:val="21"/>
                <w:szCs w:val="21"/>
              </w:rPr>
              <w:t>las</w:t>
            </w:r>
            <w:r w:rsidRPr="00077D99">
              <w:rPr>
                <w:sz w:val="21"/>
                <w:szCs w:val="21"/>
              </w:rPr>
              <w:t xml:space="preserve"> transacciones</w:t>
            </w:r>
            <w:r w:rsidR="000653C3" w:rsidRPr="00077D99">
              <w:rPr>
                <w:sz w:val="21"/>
                <w:szCs w:val="21"/>
              </w:rPr>
              <w:t xml:space="preserve"> </w:t>
            </w:r>
            <w:r w:rsidR="00A613CE" w:rsidRPr="00077D99">
              <w:rPr>
                <w:sz w:val="21"/>
                <w:szCs w:val="21"/>
              </w:rPr>
              <w:t>suscitadas en una</w:t>
            </w:r>
            <w:r w:rsidRPr="00077D99">
              <w:rPr>
                <w:sz w:val="21"/>
                <w:szCs w:val="21"/>
              </w:rPr>
              <w:t xml:space="preserve"> empresa comercial </w:t>
            </w:r>
          </w:p>
          <w:p w14:paraId="2D504CD7" w14:textId="77777777" w:rsidR="00314215" w:rsidRPr="00077D99" w:rsidRDefault="00314215" w:rsidP="00B97AEA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0B090" w14:textId="6C084426" w:rsidR="00314215" w:rsidRPr="00F6355C" w:rsidRDefault="005032A0" w:rsidP="00B97AEA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b/>
              </w:rPr>
              <w:t>Producto 5:</w:t>
            </w:r>
            <w:r w:rsidRPr="00077D99">
              <w:t xml:space="preserve"> </w:t>
            </w:r>
            <w:r w:rsidR="00F6355C" w:rsidRPr="00F6355C">
              <w:t>Tabla de análisis de transacciones con cargos y abonos de las cuentas contables.</w:t>
            </w:r>
          </w:p>
        </w:tc>
      </w:tr>
      <w:tr w:rsidR="00AF0442" w14:paraId="539E2C0C" w14:textId="77777777" w:rsidTr="00A23C78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4421" w14:textId="77777777" w:rsidR="00AF0442" w:rsidRPr="00077D99" w:rsidRDefault="00AF0442" w:rsidP="00B97AEA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D884B" w14:textId="7F5C3609" w:rsidR="00AF0442" w:rsidRPr="00077D99" w:rsidRDefault="008020AB" w:rsidP="00B97AEA">
            <w:pPr>
              <w:spacing w:before="20" w:after="20"/>
              <w:jc w:val="both"/>
            </w:pPr>
            <w:r w:rsidRPr="00077D99">
              <w:rPr>
                <w:sz w:val="21"/>
                <w:szCs w:val="21"/>
              </w:rPr>
              <w:t xml:space="preserve">1.2 Esquematiza en equipo cuentas en T </w:t>
            </w:r>
            <w:r w:rsidR="00F6355C" w:rsidRPr="00F6355C">
              <w:rPr>
                <w:sz w:val="21"/>
                <w:szCs w:val="21"/>
              </w:rPr>
              <w:t>determinando su saldo deudor o acreedor.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28B13" w14:textId="77777777" w:rsidR="00AF0442" w:rsidRPr="00077D99" w:rsidRDefault="008020AB" w:rsidP="00B97AEA">
            <w:pPr>
              <w:spacing w:before="20" w:after="20"/>
              <w:jc w:val="both"/>
            </w:pPr>
            <w:r w:rsidRPr="00077D99">
              <w:rPr>
                <w:b/>
                <w:bCs/>
                <w:sz w:val="21"/>
                <w:szCs w:val="21"/>
              </w:rPr>
              <w:t xml:space="preserve">Producto 6: </w:t>
            </w:r>
            <w:r w:rsidRPr="00077D99">
              <w:rPr>
                <w:sz w:val="21"/>
                <w:szCs w:val="21"/>
              </w:rPr>
              <w:t>Cuadro de clasificación de cuentas por su naturaleza y su saldo.</w:t>
            </w:r>
          </w:p>
        </w:tc>
      </w:tr>
      <w:tr w:rsidR="00AF0442" w14:paraId="79814CA4" w14:textId="77777777" w:rsidTr="00A23C78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13E77" w14:textId="77777777" w:rsidR="00AF0442" w:rsidRPr="00077D99" w:rsidRDefault="008020AB" w:rsidP="00B97AEA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>2. Elabora el manual de cuentas de una entidad, codificando las cuentas conforme a los requisitos de un plan de cuentas.</w:t>
            </w:r>
          </w:p>
          <w:p w14:paraId="3BD8680F" w14:textId="77777777" w:rsidR="00314215" w:rsidRPr="00077D99" w:rsidRDefault="00314215" w:rsidP="00B97AEA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065D8CAC" w14:textId="77777777" w:rsidR="00314215" w:rsidRPr="00077D99" w:rsidRDefault="00314215" w:rsidP="00B97AEA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760CA185" w14:textId="7528AE49" w:rsidR="00314215" w:rsidRPr="00077D99" w:rsidRDefault="00314215" w:rsidP="00B97AEA">
            <w:pPr>
              <w:spacing w:before="20" w:after="20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D715D" w14:textId="77777777" w:rsidR="00AF0442" w:rsidRPr="00077D99" w:rsidRDefault="008020AB" w:rsidP="00B97AEA">
            <w:pPr>
              <w:spacing w:before="20" w:after="20"/>
              <w:jc w:val="both"/>
            </w:pPr>
            <w:r w:rsidRPr="00077D99">
              <w:rPr>
                <w:sz w:val="21"/>
                <w:szCs w:val="21"/>
              </w:rPr>
              <w:t>2.1 Redacta en equipo el manual de cuentas de una empresa comercial.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2D4F9" w14:textId="72DE40D7" w:rsidR="00AF0442" w:rsidRPr="00077D99" w:rsidRDefault="008020AB" w:rsidP="001012AD">
            <w:pPr>
              <w:spacing w:before="20" w:after="20"/>
              <w:jc w:val="both"/>
            </w:pPr>
            <w:r w:rsidRPr="00077D99">
              <w:rPr>
                <w:b/>
                <w:bCs/>
                <w:sz w:val="21"/>
                <w:szCs w:val="21"/>
              </w:rPr>
              <w:t xml:space="preserve">Producto 7: </w:t>
            </w:r>
            <w:r w:rsidRPr="00077D99">
              <w:rPr>
                <w:sz w:val="21"/>
                <w:szCs w:val="21"/>
              </w:rPr>
              <w:t xml:space="preserve">Manual de cuentas de una empresa comercial </w:t>
            </w:r>
            <w:r w:rsidR="001012AD" w:rsidRPr="00077D99">
              <w:rPr>
                <w:sz w:val="21"/>
                <w:szCs w:val="21"/>
              </w:rPr>
              <w:t>que describa:</w:t>
            </w:r>
            <w:r>
              <w:rPr>
                <w:sz w:val="21"/>
                <w:szCs w:val="21"/>
              </w:rPr>
              <w:t xml:space="preserve"> </w:t>
            </w:r>
            <w:del w:id="9035" w:author="Comisión de revisión 4.5" w:date="2026-10-13T00:00:00Z">
              <w:r>
                <w:rPr>
                  <w:sz w:val="21"/>
                  <w:szCs w:val="21"/>
                </w:rPr>
                <w:delText xml:space="preserve">código, </w:delText>
              </w:r>
              <w:r>
                <w:rPr>
                  <w:sz w:val="21"/>
                  <w:szCs w:val="21"/>
                </w:rPr>
                <w:delText xml:space="preserve">titulo, </w:delText>
              </w:r>
              <w:r>
                <w:rPr>
                  <w:sz w:val="21"/>
                  <w:szCs w:val="21"/>
                </w:rPr>
                <w:delText xml:space="preserve">concepto, movimiento</w:delText>
              </w:r>
            </w:del>
            <w:ins w:id="9036" w:author="Comisión de revisión 4.5" w:date="2026-10-13T00:00:00Z">
              <w:r>
                <w:rPr>
                  <w:sz w:val="21"/>
                  <w:szCs w:val="21"/>
                </w:rPr>
                <w:t xml:space="preserve">código, título, concepto, movimiento</w:t>
              </w:r>
            </w:ins>
            <w:r>
              <w:rPr>
                <w:sz w:val="21"/>
                <w:szCs w:val="21"/>
              </w:rPr>
              <w:t xml:space="preserve">, saldo y exposición.</w:t>
            </w:r>
          </w:p>
        </w:tc>
      </w:tr>
      <w:tr w:rsidR="00AF0442" w14:paraId="46A9B0F3" w14:textId="77777777" w:rsidTr="00A23C78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16E7" w14:textId="77777777" w:rsidR="00AF0442" w:rsidRPr="00077D99" w:rsidRDefault="00AF0442" w:rsidP="00B97AEA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98858" w14:textId="19E1F071" w:rsidR="00AF0442" w:rsidRPr="00077D99" w:rsidRDefault="008020AB" w:rsidP="00B97AEA">
            <w:pPr>
              <w:spacing w:before="20" w:after="20"/>
              <w:jc w:val="both"/>
            </w:pPr>
            <w:r w:rsidRPr="00077D99">
              <w:rPr>
                <w:sz w:val="21"/>
                <w:szCs w:val="21"/>
              </w:rPr>
              <w:t xml:space="preserve">2.2 </w:t>
            </w:r>
            <w:r w:rsidR="00F6355C" w:rsidRPr="00077D99">
              <w:rPr>
                <w:sz w:val="21"/>
                <w:szCs w:val="21"/>
              </w:rPr>
              <w:t xml:space="preserve">Codifica </w:t>
            </w:r>
            <w:r w:rsidR="00F6355C">
              <w:rPr>
                <w:sz w:val="21"/>
                <w:szCs w:val="21"/>
              </w:rPr>
              <w:t xml:space="preserve">en aula </w:t>
            </w:r>
            <w:r w:rsidR="00F6355C" w:rsidRPr="00077D99">
              <w:rPr>
                <w:sz w:val="21"/>
                <w:szCs w:val="21"/>
              </w:rPr>
              <w:t>las</w:t>
            </w:r>
            <w:r w:rsidRPr="00077D99">
              <w:rPr>
                <w:sz w:val="21"/>
                <w:szCs w:val="21"/>
              </w:rPr>
              <w:t xml:space="preserve"> cuentas de un caso según los requisitos de codificación.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04527" w14:textId="06D5182D" w:rsidR="00AF0442" w:rsidRPr="00077D99" w:rsidRDefault="008020AB" w:rsidP="00B97AEA">
            <w:pPr>
              <w:spacing w:before="20" w:after="20"/>
              <w:jc w:val="both"/>
            </w:pPr>
            <w:r w:rsidRPr="00077D99">
              <w:rPr>
                <w:b/>
                <w:bCs/>
                <w:sz w:val="21"/>
                <w:szCs w:val="21"/>
              </w:rPr>
              <w:t xml:space="preserve">Producto 8: </w:t>
            </w:r>
            <w:r w:rsidR="00040461" w:rsidRPr="00077D99">
              <w:rPr>
                <w:sz w:val="21"/>
                <w:szCs w:val="21"/>
              </w:rPr>
              <w:t xml:space="preserve">Plan </w:t>
            </w:r>
            <w:r w:rsidRPr="00077D99">
              <w:rPr>
                <w:sz w:val="21"/>
                <w:szCs w:val="21"/>
              </w:rPr>
              <w:t>codificado de las cuentas de un caso práctico.</w:t>
            </w:r>
          </w:p>
        </w:tc>
      </w:tr>
      <w:tr w:rsidR="00AF0442" w14:paraId="5E4B73C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63490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F0442" w14:paraId="324BDFF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619C7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79166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8D1F967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9CE4C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F0442" w14:paraId="6BBECC3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C2D4C" w14:textId="77777777" w:rsidR="00AF0442" w:rsidRDefault="008020AB">
            <w:pPr>
              <w:spacing w:before="20" w:after="20"/>
            </w:pPr>
            <w:r>
              <w:rPr>
                <w:sz w:val="21"/>
                <w:szCs w:val="21"/>
              </w:rPr>
              <w:t>Tema 4: Teoría de las cuentas</w:t>
            </w:r>
          </w:p>
          <w:p w14:paraId="50C28E48" w14:textId="77777777" w:rsidR="00AF0442" w:rsidRDefault="008020AB">
            <w:pPr>
              <w:spacing w:before="20" w:after="20"/>
            </w:pPr>
            <w:r>
              <w:rPr>
                <w:sz w:val="21"/>
                <w:szCs w:val="21"/>
              </w:rPr>
              <w:t>Tema 5: Manuales de contabilidad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9398B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77D99">
              <w:rPr>
                <w:sz w:val="21"/>
                <w:szCs w:val="21"/>
              </w:rPr>
              <w:t>Teoría de las cuentas: concepto de cuenta; debe y haber; esquematización de una cuenta. (C)</w:t>
            </w:r>
          </w:p>
          <w:p w14:paraId="72817E15" w14:textId="1D2223AE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Saldo deudor y saldo acreedor, con su demostración; regla del cargo o débito y regla del abono o crédito.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(C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6CCEDDBE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77D99">
              <w:rPr>
                <w:sz w:val="21"/>
                <w:szCs w:val="21"/>
              </w:rPr>
              <w:t>Clasificación de cuentas. Cuentas de balance: características, cuentas de activo, de pasivo, de patrimonio y reguladoras. (C)</w:t>
            </w:r>
          </w:p>
          <w:p w14:paraId="571DB470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77D99">
              <w:rPr>
                <w:sz w:val="21"/>
                <w:szCs w:val="21"/>
              </w:rPr>
              <w:t>Cuentas de resultados: características y cuentas de costo, de gasto y de ingreso. (C)</w:t>
            </w:r>
          </w:p>
          <w:p w14:paraId="29A0149D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77D99">
              <w:rPr>
                <w:sz w:val="21"/>
                <w:szCs w:val="21"/>
              </w:rPr>
              <w:t>Cuentas de orden: características, deudoras y acreedoras. (C)</w:t>
            </w:r>
          </w:p>
          <w:p w14:paraId="7D43A266" w14:textId="69F23E5C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Regla para la presentación de saldos y ley de movimiento de cuentas, con sus enunciados.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(C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26BA1B51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77D99">
              <w:rPr>
                <w:sz w:val="21"/>
                <w:szCs w:val="21"/>
              </w:rPr>
              <w:t>Manuales de contabilidad: concepto y clasificación en manual de políticas contables, manual de procedimientos contables y manual de cuentas, con su objetivo y características. (C, P)</w:t>
            </w:r>
          </w:p>
          <w:p w14:paraId="4CB6BA6E" w14:textId="45FAFCA8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Naturaleza de las cuentas: código, requisitos para codificar, título, concepto, movimiento, saldo, exposición y ejemplo. </w:t>
            </w:r>
            <w:del w:id="9023" w:author="Comisión de revisión 4.5" w:date="2026-10-13T00:00:00Z">
              <w:r>
                <w:rPr>
                  <w:sz w:val="21"/>
                  <w:szCs w:val="21"/>
                </w:rPr>
                <w:delText xml:space="preserve">(C</w:delText>
              </w:r>
              <w:r>
                <w:rPr>
                  <w:sz w:val="21"/>
                  <w:szCs w:val="21"/>
                </w:rPr>
                <w:delText xml:space="preserve">,P,A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</w:rPr>
                <w:t xml:space="preserve">(C, P, A)</w:t>
              </w:r>
            </w:ins>
          </w:p>
          <w:p w14:paraId="191AFD28" w14:textId="67AE8879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Plan de cuentas, modelo de contabilidad y sistema de contabilidad; relación con la clasificación de cuentas en balance, resultados y orden, con un ejemplo de plan de cuentas.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(C</w:delText>
              </w:r>
              <w:r>
                <w:rPr>
                  <w:sz w:val="21"/>
                  <w:szCs w:val="21"/>
                </w:rPr>
                <w:delText xml:space="preserve">,P</w:delText>
              </w:r>
              <w:r>
                <w:rPr>
                  <w:sz w:val="21"/>
                  <w:szCs w:val="21"/>
                </w:rPr>
                <w:delText xml:space="preserve">)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3B6EB04A" w14:textId="77777777" w:rsidR="00AF0442" w:rsidRPr="00077D99" w:rsidRDefault="008020AB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077D99">
              <w:rPr>
                <w:sz w:val="21"/>
                <w:szCs w:val="21"/>
              </w:rPr>
              <w:t>Análisis de transacciones y su demostración.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9AF7C" w14:textId="77777777" w:rsidR="00143FF6" w:rsidRDefault="00143FF6" w:rsidP="00143FF6">
            <w:pPr>
              <w:spacing w:before="10" w:after="10"/>
            </w:pPr>
          </w:p>
          <w:p w14:paraId="2E3E4CDC" w14:textId="77777777" w:rsidR="00F6355C" w:rsidRDefault="00F6355C" w:rsidP="00143FF6">
            <w:pPr>
              <w:spacing w:before="10" w:after="10"/>
            </w:pPr>
          </w:p>
          <w:p w14:paraId="4514CEF7" w14:textId="77777777" w:rsidR="00F6355C" w:rsidRPr="00077D99" w:rsidRDefault="00F6355C" w:rsidP="00143FF6">
            <w:pPr>
              <w:spacing w:before="10" w:after="10"/>
            </w:pPr>
          </w:p>
          <w:p w14:paraId="26F9C2C0" w14:textId="77777777" w:rsidR="00143FF6" w:rsidRPr="00077D99" w:rsidRDefault="00143FF6" w:rsidP="00143FF6">
            <w:pPr>
              <w:spacing w:before="10" w:after="10"/>
            </w:pPr>
          </w:p>
          <w:p w14:paraId="70D11A87" w14:textId="5D79B24D" w:rsidR="00143FF6" w:rsidRPr="00077D99" w:rsidRDefault="00802CE4" w:rsidP="00802CE4">
            <w:pPr>
              <w:pStyle w:val="Prrafodelista"/>
              <w:numPr>
                <w:ilvl w:val="0"/>
                <w:numId w:val="13"/>
              </w:numPr>
              <w:spacing w:before="10" w:after="10"/>
              <w:ind w:left="219" w:hanging="142"/>
            </w:pPr>
            <w:r w:rsidRPr="00802CE4">
              <w:t>Nociones sobre la jerarquización de niveles de codificación por grupo, subgrupo, cuenta y subcuenta, requeridas exclusivamente para la parametrización estructurada de planes de cuentas en sistemas informáticos.</w:t>
            </w:r>
          </w:p>
          <w:p w14:paraId="7065EAE7" w14:textId="1D655BF2" w:rsidR="00791F77" w:rsidRPr="00077D99" w:rsidRDefault="00791F77" w:rsidP="00F6355C">
            <w:pPr>
              <w:spacing w:before="10" w:after="10"/>
              <w:ind w:left="219" w:hanging="142"/>
            </w:pPr>
          </w:p>
          <w:p w14:paraId="6708A7E1" w14:textId="1E5DA29F" w:rsidR="00791F77" w:rsidRPr="00077D99" w:rsidRDefault="00791F77" w:rsidP="00F6355C">
            <w:pPr>
              <w:pStyle w:val="Prrafodelista"/>
              <w:numPr>
                <w:ilvl w:val="0"/>
                <w:numId w:val="13"/>
              </w:numPr>
              <w:spacing w:before="10" w:after="10"/>
              <w:ind w:left="219" w:hanging="142"/>
              <w:jc w:val="both"/>
            </w:pPr>
            <w:r w:rsidRPr="00077D99">
              <w:lastRenderedPageBreak/>
              <w:t xml:space="preserve">Nociones sobre </w:t>
            </w:r>
            <w:r w:rsidR="00802CE4">
              <w:t>manual</w:t>
            </w:r>
            <w:r w:rsidRPr="00077D99">
              <w:t xml:space="preserve"> y nomenclaturas estandarizadas de cuentas exigidas por entes de fiscalización y tributarios en Bolivia para la transmisión digital de estados financieros.</w:t>
            </w:r>
          </w:p>
          <w:p w14:paraId="75594710" w14:textId="77777777" w:rsidR="00791F77" w:rsidRPr="00077D99" w:rsidRDefault="00791F77" w:rsidP="00791F77">
            <w:pPr>
              <w:spacing w:before="10" w:after="10"/>
            </w:pPr>
          </w:p>
          <w:p w14:paraId="2EB83465" w14:textId="7D081B35" w:rsidR="00314215" w:rsidRPr="00077D99" w:rsidRDefault="00314215" w:rsidP="00314215">
            <w:pPr>
              <w:spacing w:before="10" w:after="10"/>
            </w:pPr>
          </w:p>
        </w:tc>
      </w:tr>
      <w:tr w:rsidR="00AF0442" w14:paraId="4B65275C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9621" w14:textId="77777777" w:rsidR="00AF0442" w:rsidRPr="00077D99" w:rsidRDefault="008020AB">
            <w:pPr>
              <w:spacing w:before="20" w:after="20"/>
              <w:jc w:val="both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3: </w:t>
            </w:r>
            <w:r w:rsidRPr="00077D99">
              <w:rPr>
                <w:sz w:val="21"/>
                <w:szCs w:val="21"/>
              </w:rPr>
              <w:t>Registra las transacciones de una entidad en los libros de diario y mayor, cumpliendo las formalidades legales y corrigiendo los errores de registro.</w:t>
            </w:r>
          </w:p>
        </w:tc>
      </w:tr>
      <w:tr w:rsidR="00AF0442" w14:paraId="0A36FA0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3D72E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2C29F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12F78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AF0442" w14:paraId="51B26E08" w14:textId="77777777" w:rsidTr="00C30679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33D9A" w14:textId="0FB6485E" w:rsidR="00AF0442" w:rsidRPr="00077D99" w:rsidRDefault="008020AB" w:rsidP="00C30679">
            <w:pPr>
              <w:spacing w:before="20" w:after="20"/>
              <w:jc w:val="both"/>
            </w:pPr>
            <w:r w:rsidRPr="00077D99">
              <w:rPr>
                <w:sz w:val="21"/>
                <w:szCs w:val="21"/>
              </w:rPr>
              <w:t xml:space="preserve">1. Registra las transacciones de una entidad </w:t>
            </w:r>
            <w:r w:rsidR="00040461" w:rsidRPr="00077D99">
              <w:rPr>
                <w:sz w:val="21"/>
                <w:szCs w:val="21"/>
              </w:rPr>
              <w:t>en comprobantes de</w:t>
            </w:r>
            <w:r w:rsidRPr="00077D99">
              <w:rPr>
                <w:sz w:val="21"/>
                <w:szCs w:val="21"/>
              </w:rPr>
              <w:t xml:space="preserve"> diario</w:t>
            </w:r>
            <w:r w:rsidR="00040461" w:rsidRPr="00077D99">
              <w:rPr>
                <w:sz w:val="21"/>
                <w:szCs w:val="21"/>
              </w:rPr>
              <w:t xml:space="preserve"> </w:t>
            </w:r>
            <w:r w:rsidRPr="00077D99">
              <w:rPr>
                <w:sz w:val="21"/>
                <w:szCs w:val="21"/>
              </w:rPr>
              <w:t xml:space="preserve">y </w:t>
            </w:r>
            <w:r w:rsidR="00040461" w:rsidRPr="00077D99">
              <w:rPr>
                <w:sz w:val="21"/>
                <w:szCs w:val="21"/>
              </w:rPr>
              <w:t>pases a mayores.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126E5" w14:textId="33BF18B6" w:rsidR="00AF0442" w:rsidRPr="00077D99" w:rsidRDefault="008020AB" w:rsidP="008020AB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>1.1 Diariza</w:t>
            </w:r>
            <w:r w:rsidR="00040461" w:rsidRPr="00077D99">
              <w:rPr>
                <w:sz w:val="21"/>
                <w:szCs w:val="21"/>
              </w:rPr>
              <w:t xml:space="preserve"> las transacciones de </w:t>
            </w:r>
            <w:r w:rsidRPr="00077D99">
              <w:rPr>
                <w:sz w:val="21"/>
                <w:szCs w:val="21"/>
              </w:rPr>
              <w:t xml:space="preserve">una empresa comercial </w:t>
            </w:r>
            <w:r w:rsidR="00040461" w:rsidRPr="00077D99">
              <w:rPr>
                <w:sz w:val="21"/>
                <w:szCs w:val="21"/>
              </w:rPr>
              <w:t xml:space="preserve">en </w:t>
            </w:r>
            <w:r w:rsidRPr="00077D99">
              <w:rPr>
                <w:sz w:val="21"/>
                <w:szCs w:val="21"/>
              </w:rPr>
              <w:t xml:space="preserve">comprobantes de </w:t>
            </w:r>
            <w:r w:rsidR="00040461" w:rsidRPr="00077D99">
              <w:rPr>
                <w:sz w:val="21"/>
                <w:szCs w:val="21"/>
              </w:rPr>
              <w:t xml:space="preserve">diario: </w:t>
            </w:r>
            <w:r w:rsidRPr="00077D99">
              <w:rPr>
                <w:sz w:val="21"/>
                <w:szCs w:val="21"/>
              </w:rPr>
              <w:t>ingreso, egreso y traspaso.</w:t>
            </w:r>
          </w:p>
          <w:p w14:paraId="34FF3355" w14:textId="039F84AA" w:rsidR="00C30679" w:rsidRPr="00077D99" w:rsidRDefault="00C30679" w:rsidP="008020AB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11D6B" w14:textId="24DFEF46" w:rsidR="00AF0442" w:rsidRPr="00077D99" w:rsidRDefault="008020AB" w:rsidP="00C30679">
            <w:pPr>
              <w:spacing w:before="20" w:after="20"/>
              <w:jc w:val="both"/>
            </w:pPr>
            <w:r w:rsidRPr="00077D99">
              <w:rPr>
                <w:b/>
                <w:bCs/>
                <w:sz w:val="21"/>
                <w:szCs w:val="21"/>
              </w:rPr>
              <w:t xml:space="preserve">Producto 9: </w:t>
            </w:r>
            <w:r w:rsidRPr="00077D99">
              <w:rPr>
                <w:sz w:val="21"/>
                <w:szCs w:val="21"/>
              </w:rPr>
              <w:t xml:space="preserve">Registros </w:t>
            </w:r>
            <w:r w:rsidR="00040461" w:rsidRPr="00077D99">
              <w:rPr>
                <w:sz w:val="21"/>
                <w:szCs w:val="21"/>
              </w:rPr>
              <w:t>en</w:t>
            </w:r>
            <w:r w:rsidRPr="00077D99">
              <w:rPr>
                <w:sz w:val="21"/>
                <w:szCs w:val="21"/>
              </w:rPr>
              <w:t xml:space="preserve"> </w:t>
            </w:r>
            <w:r w:rsidR="00040461" w:rsidRPr="00077D99">
              <w:rPr>
                <w:sz w:val="21"/>
                <w:szCs w:val="21"/>
              </w:rPr>
              <w:t xml:space="preserve">comprobantes de </w:t>
            </w:r>
            <w:r w:rsidRPr="00077D99">
              <w:rPr>
                <w:sz w:val="21"/>
                <w:szCs w:val="21"/>
              </w:rPr>
              <w:t xml:space="preserve">diario de las </w:t>
            </w:r>
            <w:r w:rsidR="00D31B0E" w:rsidRPr="00077D99">
              <w:rPr>
                <w:sz w:val="21"/>
                <w:szCs w:val="21"/>
              </w:rPr>
              <w:t>transacciones realizadas</w:t>
            </w:r>
            <w:r w:rsidR="00B45448" w:rsidRPr="00077D99">
              <w:rPr>
                <w:sz w:val="21"/>
                <w:szCs w:val="21"/>
              </w:rPr>
              <w:t xml:space="preserve"> cada día. </w:t>
            </w:r>
          </w:p>
        </w:tc>
      </w:tr>
      <w:tr w:rsidR="00AF0442" w14:paraId="4B8E8CCC" w14:textId="77777777" w:rsidTr="00C30679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12C8" w14:textId="77777777" w:rsidR="00AF0442" w:rsidRPr="00077D99" w:rsidRDefault="00AF0442" w:rsidP="008020AB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4B705" w14:textId="77777777" w:rsidR="00AF0442" w:rsidRPr="00077D99" w:rsidRDefault="008020AB" w:rsidP="008020AB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>1.2 Mayoriza en equipo los asientos del caso práctico en mayores analíticos y en T.</w:t>
            </w:r>
          </w:p>
          <w:p w14:paraId="79C14F61" w14:textId="791764D8" w:rsidR="00C30679" w:rsidRPr="00077D99" w:rsidRDefault="00C30679" w:rsidP="008020AB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F3C72" w14:textId="00BD3777" w:rsidR="00AF0442" w:rsidRPr="00077D99" w:rsidRDefault="008020AB" w:rsidP="00C30679">
            <w:pPr>
              <w:spacing w:before="20" w:after="20"/>
              <w:jc w:val="both"/>
            </w:pPr>
            <w:r w:rsidRPr="00077D99">
              <w:rPr>
                <w:b/>
                <w:bCs/>
                <w:sz w:val="21"/>
                <w:szCs w:val="21"/>
              </w:rPr>
              <w:t xml:space="preserve">Producto 10: </w:t>
            </w:r>
            <w:r w:rsidRPr="00077D99">
              <w:rPr>
                <w:sz w:val="21"/>
                <w:szCs w:val="21"/>
              </w:rPr>
              <w:t>Registros de mayor de las cuentas del caso práctico.</w:t>
            </w:r>
          </w:p>
        </w:tc>
      </w:tr>
      <w:tr w:rsidR="00AF0442" w14:paraId="5048BCFC" w14:textId="77777777" w:rsidTr="00C30679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CF6CD" w14:textId="5F4556CB" w:rsidR="00314215" w:rsidRPr="00077D99" w:rsidRDefault="008020AB" w:rsidP="008020AB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077D99">
              <w:rPr>
                <w:sz w:val="21"/>
                <w:szCs w:val="21"/>
              </w:rPr>
              <w:t xml:space="preserve">2. </w:t>
            </w:r>
            <w:r w:rsidR="00B45448" w:rsidRPr="00077D99">
              <w:rPr>
                <w:sz w:val="21"/>
                <w:szCs w:val="21"/>
              </w:rPr>
              <w:t>Corrige errores</w:t>
            </w:r>
            <w:r w:rsidRPr="00077D99">
              <w:rPr>
                <w:sz w:val="21"/>
                <w:szCs w:val="21"/>
              </w:rPr>
              <w:t xml:space="preserve"> en registros de diario y mayor,</w:t>
            </w:r>
            <w:r w:rsidR="00B45448" w:rsidRPr="00077D99">
              <w:rPr>
                <w:sz w:val="21"/>
                <w:szCs w:val="21"/>
              </w:rPr>
              <w:t xml:space="preserve"> en función a cada caso.</w:t>
            </w:r>
          </w:p>
          <w:p w14:paraId="3900261B" w14:textId="77777777" w:rsidR="00314215" w:rsidRPr="00077D99" w:rsidRDefault="00314215" w:rsidP="008020AB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2A16919B" w14:textId="77777777" w:rsidR="00314215" w:rsidRPr="00077D99" w:rsidRDefault="00314215" w:rsidP="008020AB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35244967" w14:textId="77777777" w:rsidR="00314215" w:rsidRPr="00077D99" w:rsidRDefault="00314215" w:rsidP="008020AB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36BC4E78" w14:textId="77777777" w:rsidR="00314215" w:rsidRPr="00077D99" w:rsidRDefault="00314215" w:rsidP="008020AB">
            <w:pPr>
              <w:spacing w:before="20" w:after="20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00C43" w14:textId="77777777" w:rsidR="00AF0442" w:rsidRPr="00077D99" w:rsidRDefault="008020AB" w:rsidP="008020AB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2.1 </w:t>
            </w:r>
            <w:del w:id="9037" w:author="Comisión de revisión 4.5" w:date="2026-10-13T00:00:00Z">
              <w:r>
                <w:rPr>
                  <w:sz w:val="21"/>
                  <w:szCs w:val="21"/>
                </w:rPr>
                <w:delText xml:space="preserve">Detecta en equipo, errores de registro</w:delText>
              </w:r>
            </w:del>
            <w:ins w:id="9038" w:author="Comisión de revisión 4.5" w:date="2026-10-13T00:00:00Z">
              <w:r>
                <w:rPr>
                  <w:sz w:val="21"/>
                  <w:szCs w:val="21"/>
                </w:rPr>
                <w:t xml:space="preserve">Detecta en equipo errores de registro</w:t>
              </w:r>
            </w:ins>
            <w:r>
              <w:rPr>
                <w:sz w:val="21"/>
                <w:szCs w:val="21"/>
              </w:rPr>
              <w:t xml:space="preserve"> en un caso práctico y propone su corrección.</w:t>
            </w:r>
          </w:p>
          <w:p w14:paraId="711B1BB2" w14:textId="7FD63F87" w:rsidR="00C30679" w:rsidRPr="00077D99" w:rsidRDefault="00C30679" w:rsidP="008020AB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026E28" w14:textId="77777777" w:rsidR="00AF0442" w:rsidRPr="00077D99" w:rsidRDefault="008020AB" w:rsidP="00C30679">
            <w:pPr>
              <w:spacing w:before="20" w:after="20"/>
              <w:jc w:val="both"/>
            </w:pPr>
            <w:r w:rsidRPr="00077D99">
              <w:rPr>
                <w:b/>
                <w:bCs/>
                <w:sz w:val="21"/>
                <w:szCs w:val="21"/>
              </w:rPr>
              <w:t xml:space="preserve">Producto 11: </w:t>
            </w:r>
            <w:r w:rsidRPr="00077D99">
              <w:rPr>
                <w:sz w:val="21"/>
                <w:szCs w:val="21"/>
              </w:rPr>
              <w:t>Informe de detección y corrección de errores de registro.</w:t>
            </w:r>
          </w:p>
        </w:tc>
      </w:tr>
      <w:tr w:rsidR="00AF0442" w14:paraId="5869D5A6" w14:textId="77777777" w:rsidTr="00C30679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70231" w14:textId="77777777" w:rsidR="00AF0442" w:rsidRPr="00077D99" w:rsidRDefault="00AF0442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BC1D5" w14:textId="77777777" w:rsidR="00AF0442" w:rsidRPr="00077D99" w:rsidRDefault="008020AB" w:rsidP="00C30679">
            <w:pPr>
              <w:spacing w:before="20" w:after="20"/>
              <w:jc w:val="both"/>
            </w:pPr>
            <w:r w:rsidRPr="00077D99">
              <w:rPr>
                <w:sz w:val="21"/>
                <w:szCs w:val="21"/>
              </w:rPr>
              <w:t>2.2 Argumenta ante el curso la conducta ética frente a un error voluntario en los registros.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7CC6A" w14:textId="77777777" w:rsidR="00AF0442" w:rsidRPr="00077D99" w:rsidRDefault="008020AB" w:rsidP="00C30679">
            <w:pPr>
              <w:spacing w:before="20" w:after="20"/>
              <w:jc w:val="both"/>
            </w:pPr>
            <w:r w:rsidRPr="00077D99">
              <w:rPr>
                <w:b/>
                <w:bCs/>
                <w:sz w:val="21"/>
                <w:szCs w:val="21"/>
              </w:rPr>
              <w:t xml:space="preserve">Producto 12: </w:t>
            </w:r>
            <w:r w:rsidRPr="00077D99">
              <w:rPr>
                <w:sz w:val="21"/>
                <w:szCs w:val="21"/>
              </w:rPr>
              <w:t>Ficha de análisis de un caso de conducta ética en el registro contable.</w:t>
            </w:r>
          </w:p>
        </w:tc>
      </w:tr>
      <w:tr w:rsidR="00AF0442" w14:paraId="0B293BB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624A8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AF0442" w14:paraId="2A4EE9D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3B61D" w14:textId="77777777" w:rsidR="00AF0442" w:rsidRDefault="008020A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E54F3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79D9CA8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FC394" w14:textId="77777777" w:rsidR="00AF0442" w:rsidRPr="00077D99" w:rsidRDefault="008020AB">
            <w:pPr>
              <w:spacing w:before="20" w:after="20"/>
              <w:jc w:val="center"/>
            </w:pPr>
            <w:r w:rsidRPr="00077D9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AF0442" w14:paraId="0435B7E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DDE95" w14:textId="77777777" w:rsidR="00AF0442" w:rsidRDefault="008020AB">
            <w:pPr>
              <w:spacing w:before="20" w:after="20"/>
            </w:pPr>
            <w:r>
              <w:rPr>
                <w:sz w:val="21"/>
                <w:szCs w:val="21"/>
              </w:rPr>
              <w:t>Tema 6: Registros de diario</w:t>
            </w:r>
          </w:p>
          <w:p w14:paraId="0200CF2D" w14:textId="77777777" w:rsidR="00AF0442" w:rsidRDefault="008020AB">
            <w:pPr>
              <w:spacing w:before="20" w:after="20"/>
            </w:pPr>
            <w:r>
              <w:rPr>
                <w:sz w:val="21"/>
                <w:szCs w:val="21"/>
              </w:rPr>
              <w:t>Tema 7: Registros de mayor</w:t>
            </w:r>
          </w:p>
          <w:p w14:paraId="7418AB0A" w14:textId="77777777" w:rsidR="00AF0442" w:rsidRDefault="008020AB">
            <w:pPr>
              <w:spacing w:before="20" w:after="20"/>
            </w:pPr>
            <w:r>
              <w:rPr>
                <w:sz w:val="21"/>
                <w:szCs w:val="21"/>
              </w:rPr>
              <w:t>Tema 8: Errores en registros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69997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Sistema de contabilidad manual y automatizado; sistema de registro. (P, T)</w:t>
            </w:r>
          </w:p>
          <w:p w14:paraId="081F2979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Libros de contabilidad: condiciones, requisitos, libros obligatorios o principales y libros voluntarios o auxiliares. (C)</w:t>
            </w:r>
          </w:p>
          <w:p w14:paraId="2E86C4ED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Registros de diario: objetivo y bases de registro efectivo, devengado y mixta. (C, P)</w:t>
            </w:r>
          </w:p>
          <w:p w14:paraId="033D73E5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lastRenderedPageBreak/>
              <w:t>Comprobantes de diario de traspaso, ingreso y egreso: características, formalidades, diseño, conformación, numeración y copias. (C, P)</w:t>
            </w:r>
          </w:p>
          <w:p w14:paraId="6793C9B8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Asiento: conformación; asientos por su fondo: apertura, ejercicio, ajuste, cierre y reapertura; asientos por su forma: simples o sencillos y compuestos o dobles. (C)</w:t>
            </w:r>
          </w:p>
          <w:p w14:paraId="2BAE7429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Procedimiento para diarizar; caso práctico. (P)</w:t>
            </w:r>
          </w:p>
          <w:p w14:paraId="5EAB0AFB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Registros de mayor: concepto, objetivo, características, condiciones, requisitos y clases de mayores. (C, P)</w:t>
            </w:r>
          </w:p>
          <w:p w14:paraId="62D120F7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Registro de mayor analítico: diseño, conformación y otras clases de mayores analíticos, de 8 y de 10 columnas; registro de mayor en "T": diseño y conformación. (P)</w:t>
            </w:r>
          </w:p>
          <w:p w14:paraId="0BEA7F26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Pases a mayor: procedimiento; caso práctico. (P)</w:t>
            </w:r>
          </w:p>
          <w:p w14:paraId="3E1C78FF" w14:textId="77777777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>Errores involuntarios y voluntarios; clasificación. (C)</w:t>
            </w:r>
          </w:p>
          <w:p w14:paraId="655A9E35" w14:textId="7CC63A8A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Errores en registros de diario: duplicidad de asientos, mala apropiación de una o más cuentas, errores por defecto y por exceso, asientos que no cumplen con la partida doble y omisión de asientos.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(</w:delText>
              </w:r>
              <w:r>
                <w:rPr>
                  <w:sz w:val="21"/>
                  <w:szCs w:val="21"/>
                </w:rPr>
                <w:delText xml:space="preserve">C,</w:delText>
              </w:r>
              <w:r>
                <w:rPr>
                  <w:sz w:val="21"/>
                  <w:szCs w:val="21"/>
                </w:rPr>
                <w:delText xml:space="preserve">P)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607453B5" w14:textId="55DDCFB3" w:rsidR="00AF0442" w:rsidRPr="00077D99" w:rsidRDefault="008020AB" w:rsidP="008020AB">
            <w:pPr>
              <w:pStyle w:val="Prrafodelista"/>
              <w:numPr>
                <w:ilvl w:val="0"/>
                <w:numId w:val="5"/>
              </w:numPr>
              <w:spacing w:before="10" w:after="10"/>
              <w:jc w:val="both"/>
            </w:pPr>
            <w:r w:rsidRPr="00077D99">
              <w:rPr>
                <w:sz w:val="21"/>
                <w:szCs w:val="21"/>
              </w:rPr>
              <w:t xml:space="preserve">Errores en registros de mayor: mala apropiación de cuentas, error en el registro de cifras y error de cargo por abono o viceversa; formas de corrección.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(C,</w:delText>
              </w:r>
              <w:r>
                <w:rPr>
                  <w:sz w:val="21"/>
                  <w:szCs w:val="21"/>
                </w:rPr>
                <w:delText xml:space="preserve">P)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55DA3CF7" w14:textId="77777777" w:rsidR="002938CE" w:rsidRPr="00077D99" w:rsidRDefault="002938CE" w:rsidP="002938CE">
            <w:pPr>
              <w:spacing w:before="10" w:after="10"/>
            </w:pPr>
          </w:p>
          <w:p w14:paraId="10ADAED2" w14:textId="7BC1ECD6" w:rsidR="00314215" w:rsidRPr="00077D99" w:rsidRDefault="003D2818" w:rsidP="008020AB">
            <w:pPr>
              <w:spacing w:before="10" w:after="10"/>
              <w:jc w:val="both"/>
            </w:pPr>
            <w:r w:rsidRPr="00077D99">
              <w:rPr>
                <w:b/>
                <w:bCs/>
              </w:rPr>
              <w:t xml:space="preserve">13. </w:t>
            </w:r>
            <w:r w:rsidRPr="00077D99">
              <w:t>Código de Ética del IESBA: Principios fundamentales de integridad, objetividad, competencia y diligencia profesional, confidencialidad y conducta profesional, demostrando una actuación ética e independiente ante dilemas o presiones para alterar el registro contable.</w:t>
            </w:r>
            <w:r w:rsidRPr="00077D99">
              <w:rPr>
                <w:b/>
                <w:bCs/>
              </w:rPr>
              <w:t xml:space="preserve"> (C, P, A)</w:t>
            </w:r>
          </w:p>
          <w:p w14:paraId="69BC3BA4" w14:textId="77777777" w:rsidR="002938CE" w:rsidRPr="00077D99" w:rsidRDefault="002938CE" w:rsidP="002938CE">
            <w:pPr>
              <w:spacing w:before="10" w:after="10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FC5BD" w14:textId="77777777" w:rsidR="002938CE" w:rsidRPr="00077D99" w:rsidRDefault="002938CE" w:rsidP="002938CE">
            <w:pPr>
              <w:spacing w:before="10" w:after="10"/>
            </w:pPr>
          </w:p>
          <w:p w14:paraId="2ED3064B" w14:textId="77777777" w:rsidR="002938CE" w:rsidRPr="00077D99" w:rsidRDefault="002938CE" w:rsidP="002938CE">
            <w:pPr>
              <w:spacing w:before="10" w:after="10"/>
            </w:pPr>
          </w:p>
          <w:p w14:paraId="36BD9246" w14:textId="704E252E" w:rsidR="002938CE" w:rsidRPr="00077D99" w:rsidRDefault="005F6118" w:rsidP="00D31B0E">
            <w:pPr>
              <w:pStyle w:val="Prrafodelista"/>
              <w:numPr>
                <w:ilvl w:val="0"/>
                <w:numId w:val="14"/>
              </w:numPr>
              <w:spacing w:before="10" w:after="10"/>
              <w:ind w:left="219" w:hanging="283"/>
              <w:jc w:val="both"/>
            </w:pPr>
            <w:r w:rsidRPr="00077D99">
              <w:t xml:space="preserve">Deberes formales del Código de Comercio (Art. 52) y del SIN para la conservación (plazo de 5 años), empastado, foliatura y custodia de libros de contabilidad y </w:t>
            </w:r>
            <w:r w:rsidRPr="00077D99">
              <w:lastRenderedPageBreak/>
              <w:t>comprobantes de respaldo (CDT, CDI, CDE).</w:t>
            </w:r>
          </w:p>
          <w:p w14:paraId="23C56303" w14:textId="77777777" w:rsidR="002938CE" w:rsidRPr="00077D99" w:rsidRDefault="002938CE" w:rsidP="00D31B0E">
            <w:pPr>
              <w:spacing w:before="10" w:after="10"/>
              <w:ind w:left="219" w:hanging="283"/>
            </w:pPr>
          </w:p>
          <w:p w14:paraId="38F815EC" w14:textId="77777777" w:rsidR="002938CE" w:rsidRPr="00077D99" w:rsidRDefault="002938CE" w:rsidP="00D31B0E">
            <w:pPr>
              <w:pStyle w:val="Prrafodelista"/>
              <w:spacing w:before="10" w:after="10"/>
              <w:ind w:left="219" w:hanging="283"/>
              <w:rPr>
                <w:sz w:val="21"/>
                <w:szCs w:val="21"/>
              </w:rPr>
            </w:pPr>
          </w:p>
          <w:p w14:paraId="1140DE0D" w14:textId="77777777" w:rsidR="00B45448" w:rsidRPr="00077D99" w:rsidRDefault="00B45448" w:rsidP="00D31B0E">
            <w:pPr>
              <w:spacing w:before="10" w:after="10"/>
              <w:ind w:left="219" w:hanging="283"/>
              <w:rPr>
                <w:sz w:val="21"/>
                <w:szCs w:val="21"/>
              </w:rPr>
            </w:pPr>
          </w:p>
          <w:p w14:paraId="094DAEC0" w14:textId="00F55C49" w:rsidR="002938CE" w:rsidRPr="00077D99" w:rsidRDefault="005F6118" w:rsidP="00D31B0E">
            <w:pPr>
              <w:pStyle w:val="Prrafodelista"/>
              <w:numPr>
                <w:ilvl w:val="0"/>
                <w:numId w:val="14"/>
              </w:numPr>
              <w:spacing w:before="10" w:after="10"/>
              <w:ind w:left="219" w:hanging="283"/>
              <w:jc w:val="both"/>
            </w:pPr>
            <w:r w:rsidRPr="00077D99">
              <w:t>Reglas de legibilidad, inalterabilidad y prohibición de raspaduras o alteraciones (Código de Comercio, Art. 44) requeridas para la validez legal de los libros contables.</w:t>
            </w:r>
          </w:p>
        </w:tc>
      </w:tr>
      <w:tr w:rsidR="00FD0B18" w:rsidRPr="00FD0B18" w14:paraId="6C60E815" w14:textId="77777777" w:rsidTr="007F395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FC1DC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FD0B18">
              <w:rPr>
                <w:b/>
                <w:bCs/>
                <w:sz w:val="21"/>
                <w:szCs w:val="21"/>
              </w:rPr>
              <w:lastRenderedPageBreak/>
              <w:t>Elemento de competencia 4:</w:t>
            </w:r>
            <w:r w:rsidRPr="00FD0B18">
              <w:rPr>
                <w:sz w:val="21"/>
                <w:szCs w:val="21"/>
              </w:rPr>
              <w:t xml:space="preserve"> Prepara los estados financieros auxiliares, verificando la integridad de los saldos y la apropiación de partidas contables regularizadas conforme a las normas de contabilidad vigentes.</w:t>
            </w:r>
          </w:p>
          <w:p w14:paraId="6D2CD7D5" w14:textId="77777777" w:rsidR="00FD0B18" w:rsidRPr="00FD0B18" w:rsidRDefault="00FD0B18" w:rsidP="007F395F">
            <w:pPr>
              <w:spacing w:before="20" w:after="20"/>
              <w:jc w:val="both"/>
            </w:pPr>
          </w:p>
        </w:tc>
      </w:tr>
      <w:tr w:rsidR="00FD0B18" w:rsidRPr="00FD0B18" w14:paraId="1EE0A40E" w14:textId="77777777" w:rsidTr="007F395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4686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75F7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521D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D0B18" w:rsidRPr="00FD0B18" w14:paraId="63471427" w14:textId="77777777" w:rsidTr="007F395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26A4E" w14:textId="77777777" w:rsidR="00FD0B18" w:rsidRPr="00FD0B18" w:rsidRDefault="00FD0B18" w:rsidP="007F395F">
            <w:pPr>
              <w:pStyle w:val="Prrafodelista"/>
              <w:numPr>
                <w:ilvl w:val="0"/>
                <w:numId w:val="10"/>
              </w:numPr>
              <w:spacing w:before="20" w:after="20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t>Prepara balance de comprobación y verificación de saldos.</w:t>
            </w:r>
          </w:p>
          <w:p w14:paraId="16B4F52D" w14:textId="77777777" w:rsidR="00FD0B18" w:rsidRPr="00FD0B18" w:rsidRDefault="00FD0B18" w:rsidP="007F395F">
            <w:pPr>
              <w:spacing w:before="20" w:after="20"/>
              <w:ind w:left="360"/>
              <w:jc w:val="both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E73B9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t>1.1 Prepara en aula balance de comprobación de un caso práctico.</w:t>
            </w:r>
          </w:p>
          <w:p w14:paraId="0C1A58C7" w14:textId="77777777" w:rsidR="00FD0B18" w:rsidRPr="00FD0B18" w:rsidRDefault="00FD0B18" w:rsidP="007F395F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C723A" w14:textId="77777777" w:rsidR="00FD0B18" w:rsidRPr="00FD0B18" w:rsidRDefault="00FD0B18" w:rsidP="007F395F">
            <w:pPr>
              <w:spacing w:before="20" w:after="20"/>
              <w:jc w:val="both"/>
            </w:pPr>
            <w:del w:id="9025" w:author="Comisión de revisión 4.5" w:date="2026-10-13T00:00:00Z">
              <w:r>
                <w:rPr>
                  <w:b/>
                  <w:bCs/>
                  <w:sz w:val="21"/>
                  <w:szCs w:val="21"/>
                </w:rPr>
                <w:delText xml:space="preserve">Producto13</w:delText>
              </w:r>
            </w:del>
            <w:ins w:id="9026" w:author="Comisión de revisión 4.5" w:date="2026-10-13T00:00:00Z">
              <w:r>
                <w:rPr>
                  <w:b/>
                  <w:bCs/>
                  <w:sz w:val="21"/>
                  <w:szCs w:val="21"/>
                </w:rPr>
                <w:t xml:space="preserve">Producto 13</w:t>
              </w:r>
            </w:ins>
            <w:r>
              <w:rPr>
                <w:b/>
                <w:bCs/>
                <w:sz w:val="21"/>
                <w:szCs w:val="21"/>
              </w:rPr>
              <w:t xml:space="preserve">: </w:t>
            </w:r>
            <w:r w:rsidRPr="00FD0B18">
              <w:rPr>
                <w:sz w:val="21"/>
                <w:szCs w:val="21"/>
              </w:rPr>
              <w:t>Balance de comprobación.</w:t>
            </w:r>
          </w:p>
        </w:tc>
      </w:tr>
      <w:tr w:rsidR="00FD0B18" w:rsidRPr="00FD0B18" w14:paraId="6F6AD0CA" w14:textId="77777777" w:rsidTr="007F395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0A63" w14:textId="77777777" w:rsidR="00FD0B18" w:rsidRPr="00FD0B18" w:rsidRDefault="00FD0B18" w:rsidP="007F395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4593A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1.2 Verifica en equipo la comprobación y verificación de saldos.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FB0B4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14: </w:t>
            </w:r>
            <w:r w:rsidRPr="00FD0B18">
              <w:rPr>
                <w:sz w:val="21"/>
                <w:szCs w:val="21"/>
              </w:rPr>
              <w:t>Papel de trabajo de comprobación y verificación de saldos de diario y mayor.</w:t>
            </w:r>
          </w:p>
        </w:tc>
      </w:tr>
      <w:tr w:rsidR="00FD0B18" w:rsidRPr="00FD0B18" w14:paraId="4D25CC47" w14:textId="77777777" w:rsidTr="007F395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8C8B2" w14:textId="77777777" w:rsidR="00FD0B18" w:rsidRPr="00FD0B18" w:rsidRDefault="00FD0B18" w:rsidP="007F395F">
            <w:pPr>
              <w:pStyle w:val="Prrafodelista"/>
              <w:numPr>
                <w:ilvl w:val="0"/>
                <w:numId w:val="10"/>
              </w:numPr>
              <w:spacing w:before="20" w:after="20"/>
              <w:jc w:val="both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t>Registra asientos de ajuste conforme a normas de contabilidad vigentes.</w:t>
            </w:r>
          </w:p>
          <w:p w14:paraId="6A98437B" w14:textId="77777777" w:rsidR="00FD0B18" w:rsidRPr="00FD0B18" w:rsidRDefault="00FD0B18" w:rsidP="007F395F">
            <w:pPr>
              <w:spacing w:before="20" w:after="20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1B865" w14:textId="77777777" w:rsidR="00FD0B18" w:rsidRPr="00FD0B18" w:rsidRDefault="00FD0B18" w:rsidP="007F395F">
            <w:pPr>
              <w:shd w:val="clear" w:color="auto" w:fill="FFFFFF" w:themeFill="background1"/>
              <w:spacing w:before="20" w:after="20"/>
              <w:jc w:val="both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lastRenderedPageBreak/>
              <w:t>2.1 Sustenta en equipo el tratamiento contable de los ajustes del caso.</w:t>
            </w:r>
          </w:p>
          <w:p w14:paraId="35EBFE6B" w14:textId="77777777" w:rsidR="00FD0B18" w:rsidRPr="00FD0B18" w:rsidRDefault="00FD0B18" w:rsidP="007F395F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C0EE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b/>
                <w:bCs/>
                <w:sz w:val="21"/>
                <w:szCs w:val="21"/>
              </w:rPr>
              <w:t xml:space="preserve">Producto 15: </w:t>
            </w:r>
            <w:r w:rsidRPr="00FD0B18">
              <w:rPr>
                <w:bCs/>
                <w:sz w:val="21"/>
                <w:szCs w:val="21"/>
              </w:rPr>
              <w:t>A</w:t>
            </w:r>
            <w:r w:rsidRPr="00FD0B18">
              <w:rPr>
                <w:sz w:val="21"/>
                <w:szCs w:val="21"/>
              </w:rPr>
              <w:t>sientos de ajuste en comprobantes de diario traspaso.</w:t>
            </w:r>
          </w:p>
        </w:tc>
      </w:tr>
      <w:tr w:rsidR="00FD0B18" w:rsidRPr="00FD0B18" w14:paraId="2A4D65AF" w14:textId="77777777" w:rsidTr="007F395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9762" w14:textId="77777777" w:rsidR="00FD0B18" w:rsidRPr="00FD0B18" w:rsidRDefault="00FD0B18" w:rsidP="007F395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7168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2.2 Desarrolla una hoja de trabajo en aula.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15E5A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16: </w:t>
            </w:r>
            <w:r w:rsidRPr="00FD0B18">
              <w:rPr>
                <w:sz w:val="21"/>
                <w:szCs w:val="21"/>
              </w:rPr>
              <w:t>Hoja de trabajo del caso práctico.</w:t>
            </w:r>
          </w:p>
        </w:tc>
      </w:tr>
      <w:tr w:rsidR="00FD0B18" w:rsidRPr="00FD0B18" w14:paraId="76EF50C9" w14:textId="77777777" w:rsidTr="007F395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2ACE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D0B18" w:rsidRPr="00FD0B18" w14:paraId="06D8F64E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B246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1821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AD8053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DFC6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D0B18" w:rsidRPr="00FD0B18" w14:paraId="25DE310D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DBD9E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9: Balance de comprobación</w:t>
            </w:r>
          </w:p>
          <w:p w14:paraId="2910217A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10: Asientos de ajuste</w:t>
            </w:r>
          </w:p>
          <w:p w14:paraId="6AE11F4F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11: Hoja de trabajo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AF94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Balance de comprobación: concepto, objetivo, características y aspectos posibles a comprobar. (C)</w:t>
            </w:r>
          </w:p>
          <w:p w14:paraId="5DBB1CD8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Deficiencias en registros de diario y de mayor. (C, P)</w:t>
            </w:r>
          </w:p>
          <w:p w14:paraId="6E4E7FC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Balance de comprobación de sumas y de saldos: diseño, conformación y metodología de preparación; caso práctico. (P)</w:t>
            </w:r>
          </w:p>
          <w:p w14:paraId="5489ECE8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Asientos de ajuste: concepto, objetivo, características, normas de contabilidad, procedimiento y clasificación. (C, P)</w:t>
            </w:r>
          </w:p>
          <w:p w14:paraId="4A526FD9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Depreciación de bienes de uso y previsión para cuentas incobrables: método, tratamiento contable y conclusiones.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(C,P)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5799C36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Gastos por pagar, gastos pagados por adelantado y amortización de otros activos: método, tratamiento contable y conclusiones. </w:t>
            </w: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(C,P)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40EB2682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Ingresos por cobrar e ingresos percibidos por adelantado: tratamiento contable y conclusiones. </w:t>
            </w:r>
            <w:del w:id="9015" w:author="Comisión de revisión 4.5" w:date="2026-10-13T00:00:00Z">
              <w:r>
                <w:rPr>
                  <w:sz w:val="21"/>
                  <w:szCs w:val="21"/>
                </w:rPr>
                <w:delText xml:space="preserve">(C,P)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18311103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Inventario final de mercaderías: sistema de inventario perpetuo y periódico, tratamiento contable y conclusiones. (P)</w:t>
            </w:r>
          </w:p>
          <w:p w14:paraId="2D665404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Actualización de patrimonio, de costos y gastos y de ingresos: tratamiento contable y conclusiones; caso práctico. </w:t>
            </w: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(C,P)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49B1F292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Hoja de trabajo: concepto, objetivo, características y clases. (C)</w:t>
            </w:r>
          </w:p>
          <w:p w14:paraId="4AB3B211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Hojas de trabajo de 16, 14, 12 y 10 columnas: diseño, conformación y metodología de preparación. (P)</w:t>
            </w:r>
          </w:p>
          <w:p w14:paraId="6AC306A5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Cierre de la hoja de trabajo con utilidad o pérdida del año y resultados de años anteriores; otros casos; caso práctico. (P)</w:t>
            </w:r>
          </w:p>
          <w:p w14:paraId="56E2EB4A" w14:textId="77777777" w:rsidR="00FD0B18" w:rsidRPr="00FD0B18" w:rsidRDefault="00FD0B18" w:rsidP="007F395F">
            <w:pPr>
              <w:pStyle w:val="Prrafodelista"/>
              <w:spacing w:before="10" w:after="10"/>
              <w:ind w:left="400"/>
              <w:rPr>
                <w:sz w:val="21"/>
                <w:szCs w:val="21"/>
              </w:rPr>
            </w:pPr>
          </w:p>
          <w:p w14:paraId="5A695FAE" w14:textId="77777777" w:rsidR="00FD0B18" w:rsidRPr="00FD0B18" w:rsidRDefault="00FD0B18" w:rsidP="007F395F">
            <w:pPr>
              <w:pStyle w:val="Prrafodelista"/>
              <w:numPr>
                <w:ilvl w:val="0"/>
                <w:numId w:val="6"/>
              </w:numPr>
              <w:spacing w:before="10" w:after="10"/>
              <w:jc w:val="both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t>Hoja de cálculo aplicada al balance de comprobación y a la hoja de trabajo: parametrización de fórmulas de suma, saldo, ajustes y validación de la igualdad de columnas. (P, T)</w:t>
            </w:r>
          </w:p>
          <w:p w14:paraId="17888256" w14:textId="77777777" w:rsidR="00FD0B18" w:rsidRPr="00FD0B18" w:rsidRDefault="00FD0B18" w:rsidP="007F395F">
            <w:pPr>
              <w:pStyle w:val="Prrafodelista"/>
              <w:spacing w:before="10" w:after="10"/>
              <w:ind w:left="400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CD4D6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0B18">
              <w:rPr>
                <w:sz w:val="21"/>
                <w:szCs w:val="21"/>
              </w:rPr>
              <w:t>Nociones de desgaste físico y obsolescencia de los bienes de uso.</w:t>
            </w:r>
          </w:p>
          <w:p w14:paraId="007E0D68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7ED50567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</w:pPr>
          </w:p>
          <w:p w14:paraId="4D3D2A38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0B18">
              <w:rPr>
                <w:sz w:val="21"/>
                <w:szCs w:val="21"/>
              </w:rPr>
              <w:t>Nociones de redondeo y de exactitud en los cálculos contables</w:t>
            </w:r>
          </w:p>
          <w:p w14:paraId="3E8977A4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3ABFAB7D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622BD3D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t>Nociones de uso y desgaste de activos a largo plazo.</w:t>
            </w:r>
          </w:p>
          <w:p w14:paraId="5DC2BD67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jc w:val="both"/>
            </w:pPr>
          </w:p>
          <w:p w14:paraId="12E8F602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t>Estimaciones y provisiones por incertidumbre comercial</w:t>
            </w:r>
          </w:p>
          <w:p w14:paraId="0E32592F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jc w:val="both"/>
            </w:pPr>
          </w:p>
          <w:p w14:paraId="3C942B3A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t>Devengamiento del tiempo en contratos</w:t>
            </w:r>
          </w:p>
          <w:p w14:paraId="1B4B3108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jc w:val="both"/>
            </w:pPr>
          </w:p>
          <w:p w14:paraId="2EA4B508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t>Hechos acumulados no facturados</w:t>
            </w:r>
          </w:p>
          <w:p w14:paraId="7FC1C56D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</w:pPr>
          </w:p>
          <w:p w14:paraId="47BFD86A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</w:pPr>
          </w:p>
        </w:tc>
      </w:tr>
      <w:tr w:rsidR="00FD0B18" w:rsidRPr="00FD0B18" w14:paraId="5DC7D61F" w14:textId="77777777" w:rsidTr="007F395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C91B1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 </w:t>
            </w:r>
            <w:r w:rsidRPr="00FD0B18">
              <w:rPr>
                <w:sz w:val="21"/>
                <w:szCs w:val="21"/>
              </w:rPr>
              <w:t>Prepara estados financieros y sus notas, exponiendo la situación financiera, el desempeño financiero y los flujos de efectivo de una entidad conforme a normas de contabilidad vigentes.</w:t>
            </w:r>
          </w:p>
          <w:p w14:paraId="753E2890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6CA7006A" w14:textId="77777777" w:rsidR="00FD0B18" w:rsidRPr="00FD0B18" w:rsidRDefault="00FD0B18" w:rsidP="007F395F">
            <w:pPr>
              <w:spacing w:before="20" w:after="20"/>
              <w:jc w:val="both"/>
            </w:pPr>
          </w:p>
        </w:tc>
      </w:tr>
      <w:tr w:rsidR="00FD0B18" w:rsidRPr="00FD0B18" w14:paraId="083A9980" w14:textId="77777777" w:rsidTr="007F395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E479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lastRenderedPageBreak/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D4E0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6A0F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D0B18" w:rsidRPr="00FD0B18" w14:paraId="03C4CD7A" w14:textId="77777777" w:rsidTr="007F395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F6E95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t>1. Prepara Balance General, Estado de Resultados, Estado de Evolución del Patrimonio y Notas a los Estados Financieros, conforme a normas de contabilidad en vigencia.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234FB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1.1 Prepara en aula Balance General en forma de cuenta y de informe </w:t>
            </w:r>
            <w:del w:id="9039" w:author="Comisión de revisión 4.5" w:date="2026-10-13T00:00:00Z">
              <w:r>
                <w:rPr>
                  <w:sz w:val="21"/>
                  <w:szCs w:val="21"/>
                </w:rPr>
                <w:delText xml:space="preserve">tanto por naturaleza de las cuentas y por tiempo de realización</w:delText>
              </w:r>
            </w:del>
            <w:ins w:id="9040" w:author="Comisión de revisión 4.5" w:date="2026-10-13T00:00:00Z">
              <w:r>
                <w:rPr>
                  <w:sz w:val="21"/>
                  <w:szCs w:val="21"/>
                </w:rPr>
                <w:t xml:space="preserve">tanto por la naturaleza de las cuentas como por el tiempo de realización</w:t>
              </w:r>
            </w:ins>
            <w:r>
              <w:rPr>
                <w:sz w:val="21"/>
                <w:szCs w:val="21"/>
              </w:rPr>
              <w:t xml:space="preserve"> </w:t>
            </w:r>
            <w:del w:id="9041" w:author="Comisión de revisión 4.5" w:date="2026-10-13T00:00:00Z">
              <w:r>
                <w:rPr>
                  <w:sz w:val="21"/>
                  <w:szCs w:val="21"/>
                </w:rPr>
                <w:delText xml:space="preserve">y Estados de Resultados por función de gastos</w:delText>
              </w:r>
            </w:del>
            <w:ins w:id="9042" w:author="Comisión de revisión 4.5" w:date="2026-10-13T00:00:00Z">
              <w:r>
                <w:rPr>
                  <w:sz w:val="21"/>
                  <w:szCs w:val="21"/>
                </w:rPr>
                <w:t xml:space="preserve">y Estado de Resultados por función de gastos</w:t>
              </w:r>
            </w:ins>
            <w:r>
              <w:rPr>
                <w:sz w:val="21"/>
                <w:szCs w:val="21"/>
              </w:rPr>
              <w:t xml:space="preserve"> de un caso práctico.</w:t>
            </w:r>
          </w:p>
          <w:p w14:paraId="74173568" w14:textId="77777777" w:rsidR="00FD0B18" w:rsidRPr="00FD0B18" w:rsidRDefault="00FD0B18" w:rsidP="007F395F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68C7C6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17: </w:t>
            </w:r>
            <w:r w:rsidRPr="00FD0B18">
              <w:rPr>
                <w:sz w:val="21"/>
                <w:szCs w:val="21"/>
              </w:rPr>
              <w:t>Balance General y Estado de Resultados de un caso práctico.</w:t>
            </w:r>
          </w:p>
        </w:tc>
      </w:tr>
      <w:tr w:rsidR="00FD0B18" w:rsidRPr="00FD0B18" w14:paraId="337CFE4C" w14:textId="77777777" w:rsidTr="007F395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6CEE" w14:textId="77777777" w:rsidR="00FD0B18" w:rsidRPr="00FD0B18" w:rsidRDefault="00FD0B18" w:rsidP="007F395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EB55C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1.2 Prepara en aula Estado de Evolución del Patrimonio y Notas a los Estados Financieros, de un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06E86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18: </w:t>
            </w:r>
            <w:r w:rsidRPr="00FD0B18">
              <w:rPr>
                <w:sz w:val="21"/>
                <w:szCs w:val="21"/>
              </w:rPr>
              <w:t>Estado de Evolución del Patrimonio y Notas a los Estados Financieros</w:t>
            </w:r>
          </w:p>
        </w:tc>
      </w:tr>
      <w:tr w:rsidR="00FD0B18" w:rsidRPr="00FD0B18" w14:paraId="3F25217B" w14:textId="77777777" w:rsidTr="007F395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46780" w14:textId="77777777" w:rsidR="00FD0B18" w:rsidRPr="00FD0B18" w:rsidRDefault="00FD0B18" w:rsidP="007F395F">
            <w:pPr>
              <w:spacing w:before="20" w:after="20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t>2. Prepara Estado de Flujos de Efectivo y su hoja de trabajo, analizando las variaciones de las actividades de operación, inversión y financiamiento.</w:t>
            </w:r>
          </w:p>
          <w:p w14:paraId="3E7374B0" w14:textId="77777777" w:rsidR="00FD0B18" w:rsidRPr="00FD0B18" w:rsidRDefault="00FD0B18" w:rsidP="007F395F">
            <w:pPr>
              <w:spacing w:before="20" w:after="20"/>
              <w:rPr>
                <w:sz w:val="21"/>
                <w:szCs w:val="21"/>
              </w:rPr>
            </w:pPr>
          </w:p>
          <w:p w14:paraId="6E505FF2" w14:textId="77777777" w:rsidR="00FD0B18" w:rsidRPr="00FD0B18" w:rsidRDefault="00FD0B18" w:rsidP="007F395F">
            <w:pPr>
              <w:spacing w:before="20" w:after="20"/>
              <w:rPr>
                <w:sz w:val="21"/>
                <w:szCs w:val="21"/>
              </w:rPr>
            </w:pPr>
          </w:p>
          <w:p w14:paraId="1C7DC938" w14:textId="77777777" w:rsidR="00FD0B18" w:rsidRPr="00FD0B18" w:rsidRDefault="00FD0B18" w:rsidP="007F395F">
            <w:pPr>
              <w:spacing w:before="20" w:after="20"/>
              <w:rPr>
                <w:sz w:val="21"/>
                <w:szCs w:val="21"/>
              </w:rPr>
            </w:pPr>
          </w:p>
          <w:p w14:paraId="209D1807" w14:textId="77777777" w:rsidR="00FD0B18" w:rsidRPr="00FD0B18" w:rsidRDefault="00FD0B18" w:rsidP="007F395F">
            <w:pPr>
              <w:spacing w:before="20" w:after="20"/>
              <w:rPr>
                <w:sz w:val="21"/>
                <w:szCs w:val="21"/>
              </w:rPr>
            </w:pPr>
          </w:p>
          <w:p w14:paraId="45AF7E3D" w14:textId="77777777" w:rsidR="00FD0B18" w:rsidRPr="00FD0B18" w:rsidRDefault="00FD0B18" w:rsidP="007F395F">
            <w:pPr>
              <w:spacing w:before="20" w:after="20"/>
              <w:rPr>
                <w:sz w:val="21"/>
                <w:szCs w:val="21"/>
              </w:rPr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ABEC0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t>2.1 Contrasta en aula los métodos directo e indirecto del estado de flujos de efectivo.</w:t>
            </w:r>
          </w:p>
          <w:p w14:paraId="7DC4CEB9" w14:textId="77777777" w:rsidR="00FD0B18" w:rsidRPr="00FD0B18" w:rsidRDefault="00FD0B18" w:rsidP="007F395F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B7C88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19: </w:t>
            </w:r>
            <w:r w:rsidRPr="00FD0B18">
              <w:rPr>
                <w:sz w:val="21"/>
                <w:szCs w:val="21"/>
              </w:rPr>
              <w:t>Estado de Flujos de efectivo por los métodos directo e indirecto.</w:t>
            </w:r>
          </w:p>
        </w:tc>
      </w:tr>
      <w:tr w:rsidR="00FD0B18" w:rsidRPr="00FD0B18" w14:paraId="7A1D25D4" w14:textId="77777777" w:rsidTr="007F395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4EBF" w14:textId="77777777" w:rsidR="00FD0B18" w:rsidRPr="00FD0B18" w:rsidRDefault="00FD0B18" w:rsidP="007F395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39E73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FD0B18">
              <w:rPr>
                <w:sz w:val="21"/>
                <w:szCs w:val="21"/>
              </w:rPr>
              <w:t>2.2 Analiza en aula las transacciones base efectivo en la hoja de trabajo del flujo.</w:t>
            </w:r>
          </w:p>
          <w:p w14:paraId="63B269EE" w14:textId="77777777" w:rsidR="00FD0B18" w:rsidRPr="00FD0B18" w:rsidRDefault="00FD0B18" w:rsidP="007F395F">
            <w:pPr>
              <w:spacing w:before="20" w:after="20"/>
              <w:jc w:val="both"/>
              <w:rPr>
                <w:sz w:val="21"/>
                <w:szCs w:val="21"/>
              </w:rPr>
            </w:pPr>
          </w:p>
          <w:p w14:paraId="4E96CC97" w14:textId="77777777" w:rsidR="00FD0B18" w:rsidRPr="00FD0B18" w:rsidRDefault="00FD0B18" w:rsidP="007F395F">
            <w:pPr>
              <w:spacing w:before="20" w:after="20"/>
              <w:jc w:val="both"/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3A3BC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20: </w:t>
            </w:r>
            <w:r w:rsidRPr="00FD0B18">
              <w:rPr>
                <w:sz w:val="21"/>
                <w:szCs w:val="21"/>
              </w:rPr>
              <w:t>Hoja de trabajo del estado de flujos de efectivo con el análisis de transacciones base efectivo.</w:t>
            </w:r>
          </w:p>
        </w:tc>
      </w:tr>
      <w:tr w:rsidR="00FD0B18" w:rsidRPr="00FD0B18" w14:paraId="217EC06F" w14:textId="77777777" w:rsidTr="007F395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1419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D0B18" w:rsidRPr="00FD0B18" w14:paraId="290F2E1A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9361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D136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32E4AB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4D80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D0B18" w:rsidRPr="00FD0B18" w14:paraId="032E2B0D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85478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12: Estados financieros</w:t>
            </w:r>
          </w:p>
          <w:p w14:paraId="2B7D52D7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13: Balance general</w:t>
            </w:r>
          </w:p>
          <w:p w14:paraId="01DFD461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14: Estado de resultados</w:t>
            </w:r>
          </w:p>
          <w:p w14:paraId="02E351A7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15: Estado de evolución del patrimonio</w:t>
            </w:r>
          </w:p>
          <w:p w14:paraId="65C020ED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16: Estado de flujos de efectivo</w:t>
            </w:r>
          </w:p>
          <w:p w14:paraId="16BC09D9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Tema 17: Notas a los estados financieros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28F4A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Estados financieros: concepto, objetivo, características, normas de contabilidad e hipótesis fundamentales. (C)</w:t>
            </w:r>
          </w:p>
          <w:p w14:paraId="16CFF256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Cualidades: oportunidad, comprensibilidad, relevancia, importancia relativa, fiabilidad, representación fiel, neutralidad, prudencia, integridad, compensación, comparabilidad y uniformidad. (C, A)</w:t>
            </w:r>
          </w:p>
          <w:p w14:paraId="429088A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Apropiación de cuentas: beneficios económicos futuros y fiabilidad de la valuación; valuación de cuentas; usuarios y sus necesidades de información; periodicidad, periodo contable e identificación de los estados financieros. (C)</w:t>
            </w:r>
          </w:p>
          <w:p w14:paraId="3DD796CF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Estados financieros básicos del sector privado y del sector público. (C)</w:t>
            </w:r>
          </w:p>
          <w:p w14:paraId="12C14DC2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Balance general: apropiación de activos y pasivos; exposición en forma de cuenta y de informe. (C)</w:t>
            </w:r>
          </w:p>
          <w:p w14:paraId="1CD0B4B1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Naturaleza de las cuentas del activo: disponibilidades, cuentas por cobrar, inventarios, pagos anticipados, inversiones, bienes de uso, cargos diferidos, intangible y otros activos. (C)</w:t>
            </w:r>
          </w:p>
          <w:p w14:paraId="0DB09A0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 xml:space="preserve">Naturaleza de las cuentas del pasivo: obligaciones tributarias, laborales y </w:t>
            </w:r>
            <w:r w:rsidRPr="00FD0B18">
              <w:rPr>
                <w:sz w:val="21"/>
                <w:szCs w:val="21"/>
              </w:rPr>
              <w:lastRenderedPageBreak/>
              <w:t>comerciales, otras obligaciones, ingresos anticipados, obligaciones a largo plazo y créditos diferidos; del patrimonio: capital, reservas, resultados acumulados y otras cuentas de patrimonio; cuentas reguladoras deudoras de pasivo y de patrimonio y acreedoras de activo; y cuentas de orden deudoras y acreedoras. (C)</w:t>
            </w:r>
          </w:p>
          <w:p w14:paraId="4B11F36E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Tiempo de realización de las cuentas: características y clasificación en activo y pasivo corriente y no corriente; metodología de preparación; caso práctico. (C, P)</w:t>
            </w:r>
          </w:p>
          <w:p w14:paraId="0AB4AA97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Estado de resultados: apropiación de gastos e ingresos; exposición en cascada y por diferencia. (C)</w:t>
            </w:r>
          </w:p>
          <w:p w14:paraId="50011E5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Clasificación por función de gastos: ingresos operativos y no operativos, costo de mercadería vendida, costo de ventas, gastos de operación, de administración y de venta, gastos financieros, otras cuentas de resultados y resultado del ejercicio; clasificación por naturaleza de gastos; caso práctico. (C, P)</w:t>
            </w:r>
          </w:p>
          <w:p w14:paraId="55F61EB6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Estado de evolución del patrimonio: capital, reservas, resultados acumulados, otras cuentas de patrimonio y cuentas reguladoras; caso práctico. (C, P)</w:t>
            </w:r>
          </w:p>
          <w:p w14:paraId="5E0518E9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Estado de flujos de efectivo: actividades de operación, de inversión y de financiación; movimiento del efectivo y equivalentes. (C)</w:t>
            </w:r>
          </w:p>
          <w:p w14:paraId="049998F6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Método directo y método indirecto: metodología de preparación, diferencias, similitudes e información a revelar. </w:t>
            </w:r>
            <w:del w:id="9019" w:author="Comisión de revisión 4.5" w:date="2026-10-13T00:00:00Z">
              <w:r>
                <w:rPr>
                  <w:sz w:val="21"/>
                  <w:szCs w:val="21"/>
                </w:rPr>
                <w:delText xml:space="preserve">(C,P)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138DC194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Procedimiento de análisis de transacciones base efectivo: composición y variaciones del efectivo y equivalentes; ventas, cobros a clientes y anticipos de clientes; compras, pagos a proveedores y anticipos a proveedores; ingresos, gastos, activo, pasivo y patrimonio; compensación del Impuesto al Valor Agregado; hoja de trabajo; cas</w:t>
            </w:r>
            <w:del w:id="9027" w:author="Comisión de revisión 4.5" w:date="2026-10-13T00:00:00Z">
              <w:r>
                <w:rPr>
                  <w:sz w:val="21"/>
                  <w:szCs w:val="21"/>
                </w:rPr>
                <w:delText xml:space="preserve">o práctico. (C,P</w:delText>
              </w:r>
            </w:del>
            <w:ins w:id="9028" w:author="Comisión de revisión 4.5" w:date="2026-10-13T00:00:00Z">
              <w:r>
                <w:rPr>
                  <w:sz w:val="21"/>
                  <w:szCs w:val="21"/>
                </w:rPr>
                <w:t xml:space="preserve">o práctico. (C, P)</w:t>
              </w:r>
            </w:ins>
          </w:p>
          <w:p w14:paraId="404804AF" w14:textId="77777777" w:rsidR="00FD0B18" w:rsidRPr="00FD0B18" w:rsidRDefault="00FD0B18" w:rsidP="007F395F">
            <w:pPr>
              <w:pStyle w:val="Prrafodelista"/>
              <w:numPr>
                <w:ilvl w:val="0"/>
                <w:numId w:val="7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Notas a los estados financieros: notas institucionales, técnico-contables y de composición de saldos; referenciación y estructura de presentación; caso práctico.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89713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6F88426" w14:textId="77777777" w:rsidR="00FD0B18" w:rsidRPr="00FD0B18" w:rsidRDefault="00FD0B18" w:rsidP="007F395F">
            <w:pPr>
              <w:pStyle w:val="Prrafodelista"/>
              <w:spacing w:before="10" w:after="10"/>
              <w:ind w:left="260"/>
              <w:rPr>
                <w:sz w:val="21"/>
                <w:szCs w:val="21"/>
              </w:rPr>
            </w:pPr>
          </w:p>
          <w:p w14:paraId="66F2943F" w14:textId="77777777" w:rsidR="00FD0B18" w:rsidRPr="00FD0B18" w:rsidRDefault="00FD0B18" w:rsidP="00FD0B18">
            <w:pPr>
              <w:pStyle w:val="Prrafodelista"/>
              <w:numPr>
                <w:ilvl w:val="0"/>
                <w:numId w:val="19"/>
              </w:numPr>
              <w:spacing w:before="10" w:after="10"/>
              <w:jc w:val="both"/>
            </w:pPr>
            <w:r w:rsidRPr="00FD0B18">
              <w:t>Formatos de presentación impresa y digital de los estados financieros: formalidades de firma, estructuración de legajos y archivos en PDF/hoja de cálculo.</w:t>
            </w:r>
          </w:p>
        </w:tc>
      </w:tr>
      <w:tr w:rsidR="00FD0B18" w:rsidRPr="00FD0B18" w14:paraId="489BC996" w14:textId="77777777" w:rsidTr="007F395F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6565C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Elemento de competencia 6</w:t>
            </w:r>
            <w:r w:rsidRPr="00FD0B18">
              <w:rPr>
                <w:sz w:val="21"/>
                <w:szCs w:val="21"/>
              </w:rPr>
              <w:t>: Ejecuta el cierre y la reapertura de los registros contables, completando el ciclo contable y estructurando el plan de cuentas de una entidad conforme a las normas de contabilidad y disposiciones legales vigentes.</w:t>
            </w:r>
          </w:p>
        </w:tc>
      </w:tr>
      <w:tr w:rsidR="00FD0B18" w:rsidRPr="00FD0B18" w14:paraId="7713810A" w14:textId="77777777" w:rsidTr="007F395F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158E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BA45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BF64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FD0B18" w:rsidRPr="00FD0B18" w14:paraId="6AD618BA" w14:textId="77777777" w:rsidTr="007F395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A63E1" w14:textId="77777777" w:rsidR="00FD0B18" w:rsidRPr="00FD0B18" w:rsidRDefault="00FD0B18" w:rsidP="007F395F">
            <w:pPr>
              <w:spacing w:before="20" w:after="20"/>
              <w:jc w:val="both"/>
            </w:pPr>
            <w:del w:id="9043" w:author="Comisión de revisión 4.5" w:date="2026-10-13T00:00:00Z">
              <w:r>
                <w:rPr>
                  <w:sz w:val="21"/>
                  <w:szCs w:val="21"/>
                </w:rPr>
                <w:delText xml:space="preserve">1.Ejecuta el cierre del sistema</w:delText>
              </w:r>
            </w:del>
            <w:ins w:id="9044" w:author="Comisión de revisión 4.5" w:date="2026-10-13T00:00:00Z">
              <w:r>
                <w:rPr>
                  <w:sz w:val="21"/>
                  <w:szCs w:val="21"/>
                </w:rPr>
                <w:t xml:space="preserve">1. Ejecuta el cierre del sistema</w:t>
              </w:r>
            </w:ins>
            <w:r>
              <w:rPr>
                <w:sz w:val="21"/>
                <w:szCs w:val="21"/>
              </w:rPr>
              <w:t xml:space="preserve"> de contabilidad para completar el ciclo contable de una </w:t>
            </w:r>
            <w:del w:id="9045" w:author="Comisión de revisión 4.5" w:date="2026-10-13T00:00:00Z">
              <w:r>
                <w:rPr>
                  <w:sz w:val="21"/>
                  <w:szCs w:val="21"/>
                </w:rPr>
                <w:delText xml:space="preserve">empresa comercial y Efectúa la reapertura</w:delText>
              </w:r>
            </w:del>
            <w:ins w:id="9046" w:author="Comisión de revisión 4.5" w:date="2026-10-13T00:00:00Z">
              <w:r>
                <w:rPr>
                  <w:sz w:val="21"/>
                  <w:szCs w:val="21"/>
                </w:rPr>
                <w:t xml:space="preserve">empresa comercial y efectúa la reapertura</w:t>
              </w:r>
            </w:ins>
            <w:r>
              <w:rPr>
                <w:sz w:val="21"/>
                <w:szCs w:val="21"/>
              </w:rPr>
              <w:t xml:space="preserve"> del sistema </w:t>
            </w:r>
            <w:r w:rsidRPr="00FD0B18">
              <w:rPr>
                <w:sz w:val="21"/>
                <w:szCs w:val="21"/>
              </w:rPr>
              <w:lastRenderedPageBreak/>
              <w:t>contable correspondiente al siguiente año.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68355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lastRenderedPageBreak/>
              <w:t>1.1 Registra en aula los asientos de cierre de las cuentas de resultados, de balance y de orden y los de reapertura.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9307E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21: </w:t>
            </w:r>
            <w:r w:rsidRPr="00FD0B18">
              <w:rPr>
                <w:sz w:val="21"/>
                <w:szCs w:val="21"/>
              </w:rPr>
              <w:t>Asientos de cierre y asientos de reapertura del caso práctico.</w:t>
            </w:r>
          </w:p>
        </w:tc>
      </w:tr>
      <w:tr w:rsidR="00FD0B18" w:rsidRPr="00FD0B18" w14:paraId="5512E7AB" w14:textId="77777777" w:rsidTr="007F395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984C" w14:textId="77777777" w:rsidR="00FD0B18" w:rsidRPr="00FD0B18" w:rsidRDefault="00FD0B18" w:rsidP="007F395F">
            <w:pPr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277D8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1.2 Desarrolla en aula el ciclo contable de un caso práctico de una empresa comercial.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C8A4F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22: </w:t>
            </w:r>
            <w:r w:rsidRPr="00FD0B18">
              <w:rPr>
                <w:sz w:val="21"/>
                <w:szCs w:val="21"/>
              </w:rPr>
              <w:t>Carpeta de evidencias del ciclo contable completo.</w:t>
            </w:r>
          </w:p>
        </w:tc>
      </w:tr>
      <w:tr w:rsidR="00FD0B18" w:rsidRPr="00FD0B18" w14:paraId="7AD4F56A" w14:textId="77777777" w:rsidTr="007F395F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E6556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2. Estructura el plan de cuentas de una entidad, configurándolo en un sistema contable de uso académico.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6264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2.1 Defiende ante el curso el plan de cuentas propuesto por su equipo.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58179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23: </w:t>
            </w:r>
            <w:r w:rsidRPr="00FD0B18">
              <w:rPr>
                <w:sz w:val="21"/>
                <w:szCs w:val="21"/>
              </w:rPr>
              <w:t>Plan de cuentas de una empresa comercial.</w:t>
            </w:r>
          </w:p>
        </w:tc>
      </w:tr>
      <w:tr w:rsidR="00FD0B18" w:rsidRPr="00FD0B18" w14:paraId="0ED4C034" w14:textId="77777777" w:rsidTr="007F395F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7EA61" w14:textId="77777777" w:rsidR="00FD0B18" w:rsidRPr="00FD0B18" w:rsidRDefault="00FD0B18" w:rsidP="007F395F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76348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sz w:val="21"/>
                <w:szCs w:val="21"/>
              </w:rPr>
              <w:t>2.2 Configura en el laboratorio de cómputo el plan de cuentas en un sistema contable de uso académico.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8850B" w14:textId="77777777" w:rsidR="00FD0B18" w:rsidRPr="00FD0B18" w:rsidRDefault="00FD0B18" w:rsidP="007F395F">
            <w:pPr>
              <w:spacing w:before="20" w:after="20"/>
              <w:jc w:val="both"/>
            </w:pPr>
            <w:r w:rsidRPr="00FD0B18">
              <w:rPr>
                <w:b/>
                <w:bCs/>
                <w:sz w:val="21"/>
                <w:szCs w:val="21"/>
              </w:rPr>
              <w:t xml:space="preserve">Producto 24: </w:t>
            </w:r>
            <w:r w:rsidRPr="00FD0B18">
              <w:rPr>
                <w:sz w:val="21"/>
                <w:szCs w:val="21"/>
              </w:rPr>
              <w:t>Reporte del plan de cuentas configurado en el sistema contable.</w:t>
            </w:r>
          </w:p>
        </w:tc>
      </w:tr>
      <w:tr w:rsidR="00FD0B18" w:rsidRPr="00FD0B18" w14:paraId="75B4AF2B" w14:textId="77777777" w:rsidTr="007F395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E502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FD0B18" w:rsidRPr="00FD0B18" w14:paraId="5DD80470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0F2C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E23A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08A2DA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57EA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FD0B18" w:rsidRPr="00FD0B18" w14:paraId="4CC6A69D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F12A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Tema 18: Cierre y reapertura de registros</w:t>
            </w:r>
          </w:p>
          <w:p w14:paraId="7FEA917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Tema 19: Plan de cuentas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A658E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Cierre de registros: objetivo, características y responsabilidad ética y fiscal en la clausura del ejercicio contable. (C, A)</w:t>
            </w:r>
          </w:p>
          <w:p w14:paraId="2976D9C5" w14:textId="77777777" w:rsidR="00FD0B18" w:rsidRPr="00FD0B18" w:rsidRDefault="00FD0B18" w:rsidP="007F395F">
            <w:pPr>
              <w:pStyle w:val="Prrafodelista"/>
              <w:spacing w:before="10" w:after="10"/>
              <w:ind w:left="400"/>
            </w:pPr>
          </w:p>
          <w:p w14:paraId="4F8D2498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Asientos clásicos de cierre: de cuentas de costo, gasto e ingreso, de incorporación del resultado final, de cuentas de balance y de cuentas de orden. </w:t>
            </w:r>
            <w:del w:id="9021" w:author="Comisión de revisión 4.5" w:date="2026-10-13T00:00:00Z">
              <w:r>
                <w:rPr>
                  <w:sz w:val="21"/>
                  <w:szCs w:val="21"/>
                </w:rPr>
                <w:delText xml:space="preserve">(C,P)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</w:rPr>
                <w:t xml:space="preserve">(C, P)</w:t>
              </w:r>
            </w:ins>
          </w:p>
          <w:p w14:paraId="74C1C6BD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Reapertura de registros: objetivo, características y asientos clásicos de cuentas de balance y de orden. (C, P)</w:t>
            </w:r>
          </w:p>
          <w:p w14:paraId="48F2339A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>
              <w:rPr>
                <w:sz w:val="21"/>
                <w:szCs w:val="21"/>
              </w:rPr>
              <w:t xml:space="preserve">Ciclo contable; caso prác</w:t>
            </w:r>
            <w:del w:id="9029" w:author="Comisión de revisión 4.5" w:date="2026-10-13T00:00:00Z">
              <w:r>
                <w:rPr>
                  <w:sz w:val="21"/>
                  <w:szCs w:val="21"/>
                </w:rPr>
                <w:delText xml:space="preserve">tico. C,P)</w:delText>
              </w:r>
            </w:del>
            <w:ins w:id="9030" w:author="Comisión de revisión 4.5" w:date="2026-10-13T00:00:00Z">
              <w:r>
                <w:rPr>
                  <w:sz w:val="21"/>
                  <w:szCs w:val="21"/>
                </w:rPr>
                <w:t xml:space="preserve">tico. (C, P)</w:t>
              </w:r>
            </w:ins>
          </w:p>
          <w:p w14:paraId="0EB26700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Plan de cuentas: concepto, objetivo, características y estructura. (C)</w:t>
            </w:r>
          </w:p>
          <w:p w14:paraId="6D262C7C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Cuentas de balance: activo, pasivo, patrimonio y cuentas reguladoras de activo, pasivo y patrimonio. (C)</w:t>
            </w:r>
          </w:p>
          <w:p w14:paraId="6C8587CE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Cuentas de orden deudoras y acreedoras. (C)</w:t>
            </w:r>
          </w:p>
          <w:p w14:paraId="59B7E64A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Cuentas de resultados: costo, gasto, ingreso y otras cuentas de resultados. (C)</w:t>
            </w:r>
          </w:p>
          <w:p w14:paraId="7F0A99D8" w14:textId="77777777" w:rsidR="00FD0B18" w:rsidRPr="00FD0B18" w:rsidRDefault="00FD0B18" w:rsidP="007F395F">
            <w:pPr>
              <w:pStyle w:val="Prrafodelista"/>
              <w:numPr>
                <w:ilvl w:val="0"/>
                <w:numId w:val="8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Configuración del plan de cuentas en un sistema contable de uso académico. (P, T)</w:t>
            </w:r>
          </w:p>
          <w:p w14:paraId="54BCE210" w14:textId="77777777" w:rsidR="00FD0B18" w:rsidRPr="00FD0B18" w:rsidRDefault="00FD0B18" w:rsidP="007F395F">
            <w:pPr>
              <w:pStyle w:val="Prrafodelista"/>
              <w:spacing w:before="10" w:after="10"/>
              <w:ind w:left="400"/>
              <w:jc w:val="both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95D8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0B18">
              <w:rPr>
                <w:sz w:val="21"/>
                <w:szCs w:val="21"/>
              </w:rPr>
              <w:t>Nociones de respaldo y conservación de la información contable al cierre de la gestión.</w:t>
            </w:r>
          </w:p>
        </w:tc>
      </w:tr>
      <w:tr w:rsidR="00FD0B18" w:rsidRPr="00FD0B18" w14:paraId="2A817E26" w14:textId="77777777" w:rsidTr="007F395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2BE7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FD0B18" w:rsidRPr="00FD0B18" w14:paraId="4658B737" w14:textId="77777777" w:rsidTr="007F395F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1442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08FE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D041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3575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9EAF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FD0B18" w:rsidRPr="00FD0B18" w14:paraId="3DF40ED6" w14:textId="77777777" w:rsidTr="007F395F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9818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Exposición dialogada de la teoría de las cuentas y de las normas de contabilidad.</w:t>
            </w:r>
          </w:p>
          <w:p w14:paraId="546A51D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Resolución guiada de asientos de diario, pases a mayor y asientos de ajuste.</w:t>
            </w:r>
          </w:p>
          <w:p w14:paraId="0DD2510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 xml:space="preserve">Demostración en hoja de cálculo del balance </w:t>
            </w:r>
            <w:r w:rsidRPr="00FD0B18">
              <w:rPr>
                <w:sz w:val="21"/>
                <w:szCs w:val="21"/>
              </w:rPr>
              <w:lastRenderedPageBreak/>
              <w:t>de comprobación y de la hoja de trabajo.</w:t>
            </w:r>
          </w:p>
          <w:p w14:paraId="587ACAD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Análisis de casos de errores de registro y de su corrección.</w:t>
            </w:r>
          </w:p>
          <w:p w14:paraId="79C553E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Preguntas de comprensión sobre la estructura de los estados financieros básicos.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0BA0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lastRenderedPageBreak/>
              <w:t>Resolución de ejercicios de registro al cierre de cada tema.</w:t>
            </w:r>
          </w:p>
          <w:p w14:paraId="425D9B2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Lectura de las normas de contabilidad emitidas por el CTNAC y del Código de Ética del IESBA.</w:t>
            </w:r>
          </w:p>
          <w:p w14:paraId="1C15DD4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Desarrollo progresivo del caso práctico integral del ciclo contable.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6591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Cuestionarios de comprensión en la plataforma Moodle UMSA.</w:t>
            </w:r>
          </w:p>
          <w:p w14:paraId="7324839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Foros de consulta sobre casos prácticos.</w:t>
            </w:r>
          </w:p>
          <w:p w14:paraId="5AD95FE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Videotutoriales de registro en sistemas contables.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1A46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Resolución colaborativa de casos de registro y ajuste, incluido un caso de conducta ética.</w:t>
            </w:r>
          </w:p>
          <w:p w14:paraId="514C915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Elaboración guiada de la hoja de trabajo en hoja de cálculo.</w:t>
            </w:r>
          </w:p>
          <w:p w14:paraId="017121A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Revisión cruzada de estados financieros entre equipos.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4FC7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Análisis de estados financieros publicados por empresas bolivianas.</w:t>
            </w:r>
          </w:p>
          <w:p w14:paraId="61F5C07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Revisión de registros contables de una entidad.</w:t>
            </w:r>
          </w:p>
          <w:p w14:paraId="2BE6526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sz w:val="21"/>
                <w:szCs w:val="21"/>
              </w:rPr>
              <w:t>Comparación de planes de cuentas de distintos sectores.</w:t>
            </w:r>
          </w:p>
        </w:tc>
      </w:tr>
      <w:tr w:rsidR="00FD0B18" w:rsidRPr="00FD0B18" w14:paraId="67539ADC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A044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2FE25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Aprendizaje basado en problemas con transacciones de empresas bolivianas.</w:t>
            </w:r>
          </w:p>
          <w:p w14:paraId="6FCCAFE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Resolución guiada de ejercicios en orden de dificultad creciente.</w:t>
            </w:r>
          </w:p>
          <w:p w14:paraId="1A85F2D0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Caso práctico integral que recorre todo el ciclo contable.</w:t>
            </w:r>
          </w:p>
          <w:p w14:paraId="1FC0D5A1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Estudio de casos de estados financieros reales.</w:t>
            </w:r>
          </w:p>
          <w:p w14:paraId="43D04094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Trabajo colaborativo en equipos de registro y revisión.</w:t>
            </w:r>
          </w:p>
          <w:p w14:paraId="274A455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Clase invertida para los contenidos normativos.</w:t>
            </w:r>
          </w:p>
        </w:tc>
      </w:tr>
      <w:tr w:rsidR="00FD0B18" w:rsidRPr="00FD0B18" w14:paraId="1F2CA6F9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8CBD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1538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Plataforma Moodle UMSA.</w:t>
            </w:r>
          </w:p>
          <w:p w14:paraId="18CEE42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Hoja de cálculo y sistemas contables de uso académico.</w:t>
            </w:r>
          </w:p>
          <w:p w14:paraId="54143C4E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Formularios de registros de diario y mayor y hojas de trabajo.</w:t>
            </w:r>
          </w:p>
          <w:p w14:paraId="275A71C0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Compendio de Normas de Contabilidad y Auditoría del CAUB, Normas NIIF de Contabilidad, NIIF para las PYMES y Manual del Código Internacional de Ética para Contadores Profesionales.</w:t>
            </w:r>
          </w:p>
          <w:p w14:paraId="53CA9E6D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Guías de ejercicios y casos elaborados por la cátedra.</w:t>
            </w:r>
          </w:p>
        </w:tc>
      </w:tr>
      <w:tr w:rsidR="00FD0B18" w:rsidRPr="00FD0B18" w14:paraId="26F9B5CD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E5D1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65C3A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Evaluación diagnóstica: prueba inicial sobre nociones de empresa, comercio y operaciones aritméticas.</w:t>
            </w:r>
          </w:p>
          <w:p w14:paraId="35DCF63C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Evaluación formativa: preguntas de comprensión y desarrollo de ejercicios prácticos en aula, con retroalimentación continua, autoevaluación y coevaluación.</w:t>
            </w:r>
          </w:p>
          <w:p w14:paraId="78DF3B7A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parciales, portafolio de evidencias y examen final.</w:t>
            </w:r>
          </w:p>
        </w:tc>
      </w:tr>
      <w:tr w:rsidR="00FD0B18" w:rsidRPr="00FD0B18" w14:paraId="5F5CDA8A" w14:textId="77777777" w:rsidTr="007F395F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0445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A0F99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0B18">
              <w:rPr>
                <w:sz w:val="21"/>
                <w:szCs w:val="21"/>
              </w:rPr>
              <w:t>Nota mínima de aprobación: 51/100.</w:t>
            </w:r>
          </w:p>
          <w:p w14:paraId="70054C8D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0B18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1656B3B0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17382129" w14:textId="77777777" w:rsidR="00FD0B18" w:rsidRPr="00FD0B18" w:rsidRDefault="00FD0B18" w:rsidP="007F395F">
            <w:pPr>
              <w:pStyle w:val="Prrafodelista"/>
              <w:numPr>
                <w:ilvl w:val="0"/>
                <w:numId w:val="3"/>
              </w:numPr>
              <w:spacing w:before="10" w:after="10"/>
              <w:jc w:val="both"/>
            </w:pPr>
            <w:r w:rsidRPr="00FD0B18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FD0B18" w:rsidRPr="00FD0B18" w14:paraId="61B1C6B7" w14:textId="77777777" w:rsidTr="007F395F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8C64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AC1E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FD0B18">
              <w:rPr>
                <w:sz w:val="21"/>
                <w:szCs w:val="21"/>
              </w:rPr>
              <w:t>Esquema de la normativa contable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E3C7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D0B18" w:rsidRPr="00FD0B18" w14:paraId="491D5972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4A7F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3D92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F9B0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BCCF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2DCC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1A041211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545E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A477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Normas del sector privado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50F6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normas o las confunde.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CB47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 las normas nacionales, las Normas NIIF y la NIIF para las PYMES.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40F1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su aplicación supletoria en Bolivia.</w:t>
            </w:r>
          </w:p>
        </w:tc>
      </w:tr>
      <w:tr w:rsidR="00FD0B18" w:rsidRPr="00FD0B18" w14:paraId="2E2C5ED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E3CE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1103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Normas del sector público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787D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las normas del sector público.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2FAA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 las normas básicas de contabilidad gubernamental y las normas internacionales del sector público.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5BCE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Distingue su ámbito de aplicación.</w:t>
            </w:r>
          </w:p>
        </w:tc>
      </w:tr>
      <w:tr w:rsidR="00FD0B18" w:rsidRPr="00FD0B18" w14:paraId="4173569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C95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F4F7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Organismos emisores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89D6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relaciona normas con organismos.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BB7C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Asocia cada norma con su organismo emisor.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6706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Describe el papel del Consejo Técnico Nacional de Auditoría y Contabilidad.</w:t>
            </w:r>
          </w:p>
        </w:tc>
      </w:tr>
      <w:tr w:rsidR="00FD0B18" w:rsidRPr="00FD0B18" w14:paraId="0D93A4DB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C983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55F7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FD0B18">
              <w:rPr>
                <w:sz w:val="21"/>
                <w:szCs w:val="21"/>
              </w:rPr>
              <w:t>Cuadro comparativo de contabilidad financiera y administrativa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C068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D0B18" w:rsidRPr="00FD0B18" w14:paraId="6269D25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10A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4BE5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7BB3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721F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F2F6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193BCE6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2FBE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235F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Criterios de comparación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DD39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Compara sin criterios definidos.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B604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Compara usuarios, frecuencia, periodos y atributos de la información.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8AF5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Ilustra cada diferencia con un ejemplo.</w:t>
            </w:r>
          </w:p>
        </w:tc>
      </w:tr>
      <w:tr w:rsidR="00FD0B18" w:rsidRPr="00FD0B18" w14:paraId="45416EB6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A6D42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E520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Requisitos de la información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D69D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requisitos.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38AF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Describe los requisitos de la información administrativa.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728B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Relaciona los requisitos con las decisiones.</w:t>
            </w:r>
          </w:p>
        </w:tc>
      </w:tr>
      <w:tr w:rsidR="00FD0B18" w:rsidRPr="00FD0B18" w14:paraId="775B595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167A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848C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C908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cuadro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222A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cuadro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91C3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cuadro es útil como material de estudio.</w:t>
            </w:r>
          </w:p>
        </w:tc>
      </w:tr>
      <w:tr w:rsidR="00FD0B18" w:rsidRPr="00FD0B18" w14:paraId="3627D3D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55C6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752B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FD0B18">
              <w:rPr>
                <w:sz w:val="21"/>
                <w:szCs w:val="21"/>
              </w:rPr>
              <w:t>Matriz de ecuaciones contables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C07E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FD0B18" w:rsidRPr="00FD0B18" w14:paraId="0607EC6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2F1C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701A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6BA7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BF81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95F3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5E1EDEF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D558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C933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Ecuación de balance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7B35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ecuación no cuadra.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6EF3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Mantiene el equilibrio de la ecuación de balance tras cada transacción.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3BAB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Demuestra las ecuaciones derivadas del pasivo y del patrimonio.</w:t>
            </w:r>
          </w:p>
        </w:tc>
      </w:tr>
      <w:tr w:rsidR="00FD0B18" w:rsidRPr="00FD0B18" w14:paraId="716995FF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67F3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9BF8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Ecuación de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5674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Confunde ingresos con aportes.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6C77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Determina la utilidad o la pérdida con la ecuación de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FB39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el efecto del resultado en el patrimonio.</w:t>
            </w:r>
          </w:p>
        </w:tc>
      </w:tr>
      <w:tr w:rsidR="00FD0B18" w:rsidRPr="00FD0B18" w14:paraId="06DFE41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584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3E41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Clasificación de transacciones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19AF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315C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 las transacciones en permutativas, modificativas y mixtas.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74C8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Distingue sus clases favorables y desfavorables.</w:t>
            </w:r>
          </w:p>
        </w:tc>
      </w:tr>
      <w:tr w:rsidR="00FD0B18" w:rsidRPr="00FD0B18" w14:paraId="297D3E4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E771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7CBA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FD0B18">
              <w:rPr>
                <w:sz w:val="21"/>
                <w:szCs w:val="21"/>
              </w:rPr>
              <w:t>Esquema de clasificación de empresas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C3A8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FD0B18" w:rsidRPr="00FD0B18" w14:paraId="288C94E2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0F33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001B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E18A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3A1D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4AEA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27C023A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86AA2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F9C1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Criterios aplicados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43D5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Aplica un solo criterio.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2909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Aplica todos los criterios de clasificación.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2DEF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cómo la clasificación afecta el registro contable.</w:t>
            </w:r>
          </w:p>
        </w:tc>
      </w:tr>
      <w:tr w:rsidR="00FD0B18" w:rsidRPr="00FD0B18" w14:paraId="439FBBCC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EF40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B307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Ejemplos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ED9E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Los ejemplos no son pertinentes.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A9E9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Presenta empresas bolivianas reales.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272E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Respalda la clasificación con información verificable.</w:t>
            </w:r>
          </w:p>
        </w:tc>
      </w:tr>
      <w:tr w:rsidR="00FD0B18" w:rsidRPr="00FD0B18" w14:paraId="31FEA95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68CF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5B60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4E27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FD00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Todos los integrantes aportan.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BB72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equipo integra los aportes con coherencia.</w:t>
            </w:r>
          </w:p>
        </w:tc>
      </w:tr>
      <w:tr w:rsidR="00FD0B18" w:rsidRPr="00FD0B18" w14:paraId="7A868C91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240DA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E960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FD0B18">
              <w:rPr>
                <w:sz w:val="21"/>
                <w:szCs w:val="21"/>
              </w:rPr>
              <w:t>Tabla de análisis de transacciones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F6D0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FD0B18" w:rsidRPr="00FD0B18" w14:paraId="1DAA4E4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8D97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978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8B5F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986B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301D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67FF3A88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C3F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FFA8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Identificación de cuentas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BDDE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Usa cuentas que no corresponden.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D736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 las cuentas que intervienen en cada transacción.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06FD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Justifica la elección de cada cuenta.</w:t>
            </w:r>
          </w:p>
        </w:tc>
      </w:tr>
      <w:tr w:rsidR="00FD0B18" w:rsidRPr="00FD0B18" w14:paraId="7FA1AC7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72C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15AC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Reglas del cargo y del abono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3F19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Invierte cargos y abonos.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6EB6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Aplica correctamente las reglas del cargo y del abono.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2340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Demuestra la partida doble en cada transacción.</w:t>
            </w:r>
          </w:p>
        </w:tc>
      </w:tr>
      <w:tr w:rsidR="00FD0B18" w:rsidRPr="00FD0B18" w14:paraId="07501D5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D0C7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35F3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7F99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E524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Los importes son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7010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Verifica la igualdad de cargos y abonos.</w:t>
            </w:r>
          </w:p>
        </w:tc>
      </w:tr>
      <w:tr w:rsidR="00FD0B18" w:rsidRPr="00FD0B18" w14:paraId="1B160C1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2C011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F12C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FD0B18">
              <w:rPr>
                <w:sz w:val="21"/>
                <w:szCs w:val="21"/>
              </w:rPr>
              <w:t>Cuadro de clasificación de cuentas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F7A5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FD0B18" w:rsidRPr="00FD0B18" w14:paraId="0EA8A12F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B9592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5D52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E640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1136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11CB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6FF86F5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C3ACC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8A32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944A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Confunde cuentas de balance y de resultados.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C6B6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 las cuentas en balance, resultados y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11DF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 las cuentas reguladoras.</w:t>
            </w:r>
          </w:p>
        </w:tc>
      </w:tr>
      <w:tr w:rsidR="00FD0B18" w:rsidRPr="00FD0B18" w14:paraId="58A14E5B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37A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5A91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Saldo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5790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Determina saldos erróneos.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0E3E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Determina el saldo deudor o acreedor de cada cuenta.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4C18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la ley de movimiento de cada cuenta.</w:t>
            </w:r>
          </w:p>
        </w:tc>
      </w:tr>
      <w:tr w:rsidR="00FD0B18" w:rsidRPr="00FD0B18" w14:paraId="49B604E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CBB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E9FA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F3BF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BF6A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cuadro es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1430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cuadro incluye la exposición de cada cuenta.</w:t>
            </w:r>
          </w:p>
        </w:tc>
      </w:tr>
      <w:tr w:rsidR="00FD0B18" w:rsidRPr="00FD0B18" w14:paraId="395E3158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71E0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89BA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FD0B18">
              <w:rPr>
                <w:sz w:val="21"/>
                <w:szCs w:val="21"/>
              </w:rPr>
              <w:t>Manual de cuentas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4A7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FD0B18" w:rsidRPr="00FD0B18" w14:paraId="56D6C74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7BC95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A822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F42A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D7EC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4636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154F850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CC9B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119A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Estructura del manual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29A4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elementos de la cuenta.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5518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Incluye código, título, concepto, movimiento, saldo y exposición.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4DF8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Añade ejemplos de registro por cuenta.</w:t>
            </w:r>
          </w:p>
        </w:tc>
      </w:tr>
      <w:tr w:rsidR="00FD0B18" w:rsidRPr="00FD0B18" w14:paraId="7D97CE9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0841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C6D9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Coherencia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6359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descripciones se contradicen.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2D0F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descripciones son coherentes con la teoría de las cuentas.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7C89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Relaciona el manual con las políticas contables.</w:t>
            </w:r>
          </w:p>
        </w:tc>
      </w:tr>
      <w:tr w:rsidR="00FD0B18" w:rsidRPr="00FD0B18" w14:paraId="0631EDF5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CEFAA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315D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8AA3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redacción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7287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redacción es clara y técnica.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9572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manual es aplicable por un tercero.</w:t>
            </w:r>
          </w:p>
        </w:tc>
      </w:tr>
      <w:tr w:rsidR="00FD0B18" w:rsidRPr="00FD0B18" w14:paraId="735F0FE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819B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2FA9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FD0B18">
              <w:rPr>
                <w:sz w:val="21"/>
                <w:szCs w:val="21"/>
              </w:rPr>
              <w:t>Catálogo codificado de cuentas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4402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D0B18" w:rsidRPr="00FD0B18" w14:paraId="523D4696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1AE5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B795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BCB2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CDC3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86C3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5A8BCC32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CDF3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E948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Requisitos de codificación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3FFA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código no es jerárquico.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3FEB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Aplica un código jerárquico y flexible.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E8F4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Prevé la incorporación de nuevas cuentas.</w:t>
            </w:r>
          </w:p>
        </w:tc>
      </w:tr>
      <w:tr w:rsidR="00FD0B18" w:rsidRPr="00FD0B18" w14:paraId="196DC681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78E0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AF3A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Agrupación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1418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Agrupa mal las cuentas.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CA4F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Agrupa las cuentas por rubro y subrubro.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0D95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Justifica la agrupación adoptada.</w:t>
            </w:r>
          </w:p>
        </w:tc>
      </w:tr>
      <w:tr w:rsidR="00FD0B18" w:rsidRPr="00FD0B18" w14:paraId="4244628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00AE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7E76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6471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catálogo tiene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23F5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catálogo es completo y correcto.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5658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catálogo es consistente con el manual.</w:t>
            </w:r>
          </w:p>
        </w:tc>
      </w:tr>
      <w:tr w:rsidR="00FD0B18" w:rsidRPr="00FD0B18" w14:paraId="6E3C3EEB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4AC42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14A4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FD0B18">
              <w:rPr>
                <w:sz w:val="21"/>
                <w:szCs w:val="21"/>
              </w:rPr>
              <w:t xml:space="preserve">Registros de diario 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C3C2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2F724E42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69CE8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E3A8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873D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098F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8BC0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35FACD46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FB2A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0552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Comprobantes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F52F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Los comprobantes carecen de formalidades.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DD3F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Elabora comprobantes con numeración, glosa y firmas.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9CAE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Vincula cada comprobante con su documento de respaldo.</w:t>
            </w:r>
          </w:p>
        </w:tc>
      </w:tr>
      <w:tr w:rsidR="00FD0B18" w:rsidRPr="00FD0B18" w14:paraId="01CC64D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D4E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1F0B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Asientos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CA94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Registra asientos que no cumplen la partida doble.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6A18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Registra asientos de apertura y de ejercicio correctos.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F430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Usa asientos compuestos cuando corresponde.</w:t>
            </w:r>
          </w:p>
        </w:tc>
      </w:tr>
      <w:tr w:rsidR="00FD0B18" w:rsidRPr="00FD0B18" w14:paraId="042249E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CC58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0FB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Orden cronológico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7650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Altera el orden de las operaciones.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B821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Respeta el orden cronológico.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B010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Mantiene totales de control por página.</w:t>
            </w:r>
          </w:p>
        </w:tc>
      </w:tr>
      <w:tr w:rsidR="00FD0B18" w:rsidRPr="00FD0B18" w14:paraId="464944F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C6EE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466E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FD0B18">
              <w:rPr>
                <w:sz w:val="21"/>
                <w:szCs w:val="21"/>
              </w:rPr>
              <w:t>Registros de mayor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CD94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2E542D95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004A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2BA7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8988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FAA4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4A46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16FC8C66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415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34A5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Pases a mayor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8614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pases.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96B1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Traslada todos los asientos al mayor.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E1A1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Referencia cada pase con su asiento.</w:t>
            </w:r>
          </w:p>
        </w:tc>
      </w:tr>
      <w:tr w:rsidR="00FD0B18" w:rsidRPr="00FD0B18" w14:paraId="3F49347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F1EE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81F3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330A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Calcula saldos erróneos.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ECAD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Determina los saldos de cada cuenta.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969B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Concilia los saldos con el diario.</w:t>
            </w:r>
          </w:p>
        </w:tc>
      </w:tr>
      <w:tr w:rsidR="00FD0B18" w:rsidRPr="00FD0B18" w14:paraId="2EC20265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D920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C924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50FD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DF86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FA24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equipo revisa de forma cruzada sus mayores.</w:t>
            </w:r>
          </w:p>
        </w:tc>
      </w:tr>
      <w:tr w:rsidR="00FD0B18" w:rsidRPr="00FD0B18" w14:paraId="0D8C51E6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ACCA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BA1E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FD0B18">
              <w:rPr>
                <w:sz w:val="21"/>
                <w:szCs w:val="21"/>
              </w:rPr>
              <w:t>Informe de corrección de errores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E7FD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7138E52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ADE8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296D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09B3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FEEF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F4CF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139F140B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6E00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4C5A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F4E5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detecta los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E368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Detecta los errores de diario y de mayor.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FA73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 los errores en voluntarios e involuntarios.</w:t>
            </w:r>
          </w:p>
        </w:tc>
      </w:tr>
      <w:tr w:rsidR="00FD0B18" w:rsidRPr="00FD0B18" w14:paraId="17FC9918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B7D8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9CF1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Corrección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B1F6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corrección es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01E5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Aplica la forma de corrección adecuada a cada error.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8AF5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el efecto del error en los saldos.</w:t>
            </w:r>
          </w:p>
        </w:tc>
      </w:tr>
      <w:tr w:rsidR="00FD0B18" w:rsidRPr="00FD0B18" w14:paraId="3D105655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9EF9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8F40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Redacción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5B22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informe es confuso.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FD88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informe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1CD5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informe propone controles que eviten los errores.</w:t>
            </w:r>
          </w:p>
        </w:tc>
      </w:tr>
      <w:tr w:rsidR="00FD0B18" w:rsidRPr="00FD0B18" w14:paraId="78A6555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CC3C9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FC5B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FD0B18">
              <w:rPr>
                <w:sz w:val="21"/>
                <w:szCs w:val="21"/>
              </w:rPr>
              <w:t>Ficha de análisis ético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1EE0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12F0A652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DF87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CF29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28B2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229C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93E1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1746AA4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4BD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0405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Principios aplicables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1286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identifica principios.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7558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 los principios fundamentales afectados.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9D82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la amenaza a cada principio.</w:t>
            </w:r>
          </w:p>
        </w:tc>
      </w:tr>
      <w:tr w:rsidR="00FD0B18" w:rsidRPr="00FD0B18" w14:paraId="799DCAD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82FF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1274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Conducta propuesta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BF8C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Propone una conducta contraria a la ética.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3B00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Propone una conducta íntegra y objetiva.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5C0A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Sustenta la conducta en el Código de Ética del IESBA.</w:t>
            </w:r>
          </w:p>
        </w:tc>
      </w:tr>
      <w:tr w:rsidR="00FD0B18" w:rsidRPr="00FD0B18" w14:paraId="46D73BF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CA9EC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FA59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F758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sustentación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DA62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Sustenta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CBAC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Responde objeciones del curso con argumentos.</w:t>
            </w:r>
          </w:p>
        </w:tc>
      </w:tr>
      <w:tr w:rsidR="00FD0B18" w:rsidRPr="00FD0B18" w14:paraId="661EFC9C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39DE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9D52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FD0B18">
              <w:rPr>
                <w:sz w:val="21"/>
                <w:szCs w:val="21"/>
              </w:rPr>
              <w:t>Balance de comprobación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2713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453AFD9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E980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3C4D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44BA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7C2D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AF5F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074320E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632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C563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Sumas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5586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sumas no coinciden.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D23A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sumas del debe y del haber coinciden.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DE5B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Concilia las sumas con el diario.</w:t>
            </w:r>
          </w:p>
        </w:tc>
      </w:tr>
      <w:tr w:rsidR="00FD0B18" w:rsidRPr="00FD0B18" w14:paraId="3C4BECC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51CC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BD4D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Saldos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09B1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Los saldos no cuadran.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98AA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Los saldos deudores y acreedores cuadran.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A153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Verifica la naturaleza de cada saldo.</w:t>
            </w:r>
          </w:p>
        </w:tc>
      </w:tr>
      <w:tr w:rsidR="00FD0B18" w:rsidRPr="00FD0B18" w14:paraId="14DDD03F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E21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A5F7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Formato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DCF9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formato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0DE5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formato cumple el diseño establecido.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F9D2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Incluye referencias al mayor.</w:t>
            </w:r>
          </w:p>
        </w:tc>
      </w:tr>
      <w:tr w:rsidR="00FD0B18" w:rsidRPr="00FD0B18" w14:paraId="55AF8A9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AAEE5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44EE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FD0B18">
              <w:rPr>
                <w:sz w:val="21"/>
                <w:szCs w:val="21"/>
              </w:rPr>
              <w:t>Cédula de deficiencias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3A0E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7A014F61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8FB0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626E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06A0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15CA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C23A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07768942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2A9C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26B9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Deficiencias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5DC7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detecta deficiencias.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88B7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Detecta las deficiencias de diario y de mayor.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A345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por qué algunas no se revelan en el balance.</w:t>
            </w:r>
          </w:p>
        </w:tc>
      </w:tr>
      <w:tr w:rsidR="00FD0B18" w:rsidRPr="00FD0B18" w14:paraId="516C222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5D6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8FE2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Ajustes propuestos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A288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propone ajustes.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1BC8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Propone el asiento de corrección de cada deficiencia.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9653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Cuantifica el efecto en los saldos.</w:t>
            </w:r>
          </w:p>
        </w:tc>
      </w:tr>
      <w:tr w:rsidR="00FD0B18" w:rsidRPr="00FD0B18" w14:paraId="6B71ED6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81195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756E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E74C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1BB7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2D77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equipo sustenta sus hallazgos.</w:t>
            </w:r>
          </w:p>
        </w:tc>
      </w:tr>
      <w:tr w:rsidR="00FD0B18" w:rsidRPr="00FD0B18" w14:paraId="50502A2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EF78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B95D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FD0B18">
              <w:rPr>
                <w:bCs/>
                <w:iCs/>
                <w:sz w:val="21"/>
                <w:szCs w:val="21"/>
              </w:rPr>
              <w:t>A</w:t>
            </w:r>
            <w:r w:rsidRPr="00FD0B18">
              <w:rPr>
                <w:sz w:val="21"/>
                <w:szCs w:val="21"/>
              </w:rPr>
              <w:t>sientos de ajuste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09C1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36DBFF4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8B8F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FB6A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000D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DD4F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091F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461DD15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2521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630C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Identificación de ajustes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9978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ajustes.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63AE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Identifica depreciaciones, previsiones, devengamientos e inventario final.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F9B1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Incluye la actualización de rubros no monetarios.</w:t>
            </w:r>
          </w:p>
        </w:tc>
      </w:tr>
      <w:tr w:rsidR="00FD0B18" w:rsidRPr="00FD0B18" w14:paraId="6C069CD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E156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2601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CD62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Calcula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16BE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Calcula correctamente cada ajuste.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5DB9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Muestra el procedimiento de cálculo.</w:t>
            </w:r>
          </w:p>
        </w:tc>
      </w:tr>
      <w:tr w:rsidR="00FD0B18" w:rsidRPr="00FD0B18" w14:paraId="523878B8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4557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CF50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Norma aplicada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18A0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cita la norma.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9F38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Fundamenta el ajuste en la norma de contabilidad.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F937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el efecto del ajuste en los estados financieros.</w:t>
            </w:r>
          </w:p>
        </w:tc>
      </w:tr>
      <w:tr w:rsidR="00FD0B18" w:rsidRPr="00FD0B18" w14:paraId="54A9DE8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11CB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3889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FD0B18">
              <w:rPr>
                <w:sz w:val="21"/>
                <w:szCs w:val="21"/>
              </w:rPr>
              <w:t>Hoja de trabajo en hoja de cálculo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CD02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FD0B18" w:rsidRPr="00FD0B18" w14:paraId="2D7A4D5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C425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68BA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8085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5C64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5751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2B063A4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2BB0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9E42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Estructura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3084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columnas.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28B7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Arma la hoja de trabajo con todas sus columnas.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E8E4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Elige el formato de columnas acorde al caso.</w:t>
            </w:r>
          </w:p>
        </w:tc>
      </w:tr>
      <w:tr w:rsidR="00FD0B18" w:rsidRPr="00FD0B18" w14:paraId="3D26F26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830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FFB2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Fórmulas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30B0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Ingresa valores fijos.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B72D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Usa fórmulas de suma, saldo y ajuste.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1BE1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Valida la igualdad de las columnas con fórmulas.</w:t>
            </w:r>
          </w:p>
        </w:tc>
      </w:tr>
      <w:tr w:rsidR="00FD0B18" w:rsidRPr="00FD0B18" w14:paraId="3EA0795C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C557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85A5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Cierre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FB81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cierre no cuadra.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6326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Determina la utilidad o la pérdida del año.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98B4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Integra los resultados de años anteriores.</w:t>
            </w:r>
          </w:p>
        </w:tc>
      </w:tr>
      <w:tr w:rsidR="00FD0B18" w:rsidRPr="00FD0B18" w14:paraId="3FE5CE7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871B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7D1A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FD0B18">
              <w:rPr>
                <w:sz w:val="21"/>
                <w:szCs w:val="21"/>
              </w:rPr>
              <w:t>Balance general y estado de resultados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1D78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FD0B18" w:rsidRPr="00FD0B18" w14:paraId="668BDCB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EAE5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6457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3737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2886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6E8C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4A597F98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9048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EE34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Apropiación de cuentas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24C2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Ubica cuentas en rubros equivocados.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0257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Apropia las cuentas en su rubro correcto.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A5A5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Distingue lo corriente de lo no corriente.</w:t>
            </w:r>
          </w:p>
        </w:tc>
      </w:tr>
      <w:tr w:rsidR="00FD0B18" w:rsidRPr="00FD0B18" w14:paraId="46B44CF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0D3F1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FA9B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E407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formato es incorrecto.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C32F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Expone en las formas establecidas.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BA20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 los gastos por función y por naturaleza.</w:t>
            </w:r>
          </w:p>
        </w:tc>
      </w:tr>
      <w:tr w:rsidR="00FD0B18" w:rsidRPr="00FD0B18" w14:paraId="1EAD737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CEA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CEEB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E49E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cifras no cuadran.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60CF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cifras cuadran con la hoja de trabajo.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B544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Concilia el resultado entre ambos estados.</w:t>
            </w:r>
          </w:p>
        </w:tc>
      </w:tr>
      <w:tr w:rsidR="00FD0B18" w:rsidRPr="00FD0B18" w14:paraId="50D8BB76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D113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BBEF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FD0B18">
              <w:rPr>
                <w:sz w:val="21"/>
                <w:szCs w:val="21"/>
              </w:rPr>
              <w:t>Estado de evolución del patrimonio y notas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AB7C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FD0B18" w:rsidRPr="00FD0B18" w14:paraId="784946A6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6EDE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5FBA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55BE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3024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B76C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6C0058E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46A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AD0A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Movimientos del patrimonio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27C2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movimientos.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242A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Expone los movimientos de capital, reservas y resultados.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2FF7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Concilia los saldos con el balance general.</w:t>
            </w:r>
          </w:p>
        </w:tc>
      </w:tr>
      <w:tr w:rsidR="00FD0B18" w:rsidRPr="00FD0B18" w14:paraId="4B65789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088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44F9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EAD0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notas son incompletas.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F9B9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Redacta notas institucionales, técnicas y de composición de saldos.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19BD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Referencia cada nota con el rubro respectivo.</w:t>
            </w:r>
          </w:p>
        </w:tc>
      </w:tr>
      <w:tr w:rsidR="00FD0B18" w:rsidRPr="00FD0B18" w14:paraId="17A0607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F92F2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504D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Presentación oral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7650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explicación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C7F5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con claridad los estados.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ECBE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Responde con precisión las preguntas del curso.</w:t>
            </w:r>
          </w:p>
        </w:tc>
      </w:tr>
      <w:tr w:rsidR="00FD0B18" w:rsidRPr="00FD0B18" w14:paraId="2456DDA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17404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CC5E7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FD0B18">
              <w:rPr>
                <w:sz w:val="21"/>
                <w:szCs w:val="21"/>
              </w:rPr>
              <w:t>Estado de flujos de efectivo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0D98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FD0B18" w:rsidRPr="00FD0B18" w14:paraId="0D9F7F9B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101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297A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809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2E19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681D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3289452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F0BD7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6093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Actividades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CD2E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 mal los flujos.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3EA3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Clasifica los flujos en operación, inversión y financiación.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D3B5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Justifica las clasificaciones dudosas.</w:t>
            </w:r>
          </w:p>
        </w:tc>
      </w:tr>
      <w:tr w:rsidR="00FD0B18" w:rsidRPr="00FD0B18" w14:paraId="3A3A0A4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C1E2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0D75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Métodos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1EF1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Aplica un solo método.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DE79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Aplica ambos métodos con el mismo resultado.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AB2C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las diferencias y similitudes de los métodos.</w:t>
            </w:r>
          </w:p>
        </w:tc>
      </w:tr>
      <w:tr w:rsidR="00FD0B18" w:rsidRPr="00FD0B18" w14:paraId="17EE850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711F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8A8B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Conciliación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DA1B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concilia el efectivo.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1C18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Concilia la variación del efectivo y equivalentes.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9F59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Revela la información requerida.</w:t>
            </w:r>
          </w:p>
        </w:tc>
      </w:tr>
      <w:tr w:rsidR="00FD0B18" w:rsidRPr="00FD0B18" w14:paraId="4BD7B67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5727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6457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FD0B18">
              <w:rPr>
                <w:sz w:val="21"/>
                <w:szCs w:val="21"/>
              </w:rPr>
              <w:t>Hoja de trabajo del flujo de efectivo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2C47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FD0B18" w:rsidRPr="00FD0B18" w14:paraId="3B86391A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A82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0031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2524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C5DD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8E35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079678B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72A3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FA90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Cobros y pagos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4A59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Calcula mal cobros y pagos.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1A49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Determina cobros a clientes y pagos a proveedores.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31B2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Considera los anticipos y la compensación del IVA.</w:t>
            </w:r>
          </w:p>
        </w:tc>
      </w:tr>
      <w:tr w:rsidR="00FD0B18" w:rsidRPr="00FD0B18" w14:paraId="7A41C01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0FD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CBF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Variaciones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C0EF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variaciones.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7B93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Analiza las variaciones de activo, pasivo y patrimonio.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9E48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las partidas que no generan efectivo.</w:t>
            </w:r>
          </w:p>
        </w:tc>
      </w:tr>
      <w:tr w:rsidR="00FD0B18" w:rsidRPr="00FD0B18" w14:paraId="4CDBB08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28459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C367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1DE1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hoja no cuadra.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25CB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hoja cuadra con los estados.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CC20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Verifica los totales con el balance.</w:t>
            </w:r>
          </w:p>
        </w:tc>
      </w:tr>
      <w:tr w:rsidR="00FD0B18" w:rsidRPr="00FD0B18" w14:paraId="28341BE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07CE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83EB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21: </w:t>
            </w:r>
            <w:r w:rsidRPr="00FD0B18">
              <w:rPr>
                <w:sz w:val="21"/>
                <w:szCs w:val="21"/>
              </w:rPr>
              <w:t>Asientos de cierre y reapertura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B5E0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D0B18" w:rsidRPr="00FD0B18" w14:paraId="7AD55DC5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00898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6A39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E686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889D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BF29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78407701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B3823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5945F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Cierre de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9CB7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cuentas de resultados.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E7A1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Cierra costos, gastos e ingresos e incorpora el resultado.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F1F4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el destino del resultado.</w:t>
            </w:r>
          </w:p>
        </w:tc>
      </w:tr>
      <w:tr w:rsidR="00FD0B18" w:rsidRPr="00FD0B18" w14:paraId="1E057004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5DBE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32FF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Cierre de balance y orden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31C4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cuentas.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1711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Cierra las cuentas de balance y de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C654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Verifica que todas las cuentas queden saldadas.</w:t>
            </w:r>
          </w:p>
        </w:tc>
      </w:tr>
      <w:tr w:rsidR="00FD0B18" w:rsidRPr="00FD0B18" w14:paraId="1CABF00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179A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15A1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Reapertura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A1AD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reapertura no coincide con el cierre.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3A47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Reabre las cuentas de balance y de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80E5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Concilia la reapertura con el balance general.</w:t>
            </w:r>
          </w:p>
        </w:tc>
      </w:tr>
      <w:tr w:rsidR="00FD0B18" w:rsidRPr="00FD0B18" w14:paraId="1F377E23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527A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CD78F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22: </w:t>
            </w:r>
            <w:r w:rsidRPr="00FD0B18">
              <w:rPr>
                <w:sz w:val="21"/>
                <w:szCs w:val="21"/>
              </w:rPr>
              <w:t>Portafolio del ciclo contable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63621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FD0B18" w:rsidRPr="00FD0B18" w14:paraId="745407E1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B8A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E40B3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4D3B0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FDC5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971EA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5639B972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35D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0DFD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Etapas del ciclo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8A63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etapas.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DFED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Completa todas las etapas del ciclo contable.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5BE7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Explica la secuencia de las etapas.</w:t>
            </w:r>
          </w:p>
        </w:tc>
      </w:tr>
      <w:tr w:rsidR="00FD0B18" w:rsidRPr="00FD0B18" w14:paraId="4F81AFBE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23C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6641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Uso del sistema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9859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Registra con errores en el sistema.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5D7A8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Registra correctamente en el sistema contable.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F028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Compara el registro manual con el automatizado.</w:t>
            </w:r>
          </w:p>
        </w:tc>
      </w:tr>
      <w:tr w:rsidR="00FD0B18" w:rsidRPr="00FD0B18" w14:paraId="01296BD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FE1AB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12833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Organización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0068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portafolio es desordenado.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6D59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portafolio está ordenado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BC67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portafolio incluye una reflexión sobre lo aprendido.</w:t>
            </w:r>
          </w:p>
        </w:tc>
      </w:tr>
      <w:tr w:rsidR="00FD0B18" w:rsidRPr="00FD0B18" w14:paraId="2BB04B1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022E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F67D9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23: </w:t>
            </w:r>
            <w:r w:rsidRPr="00FD0B18">
              <w:rPr>
                <w:sz w:val="21"/>
                <w:szCs w:val="21"/>
              </w:rPr>
              <w:t>Plan de cuentas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F933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FD0B18" w:rsidRPr="00FD0B18" w14:paraId="471A9C7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6DB4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367E2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52C9C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D188B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344F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6B2C85AD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530D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C010C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Estructura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115B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Omite grupos de cuentas.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A8D4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Incluye cuentas de balance, de resultados y de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9E1E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Incluye cuentas reguladoras pertinentes.</w:t>
            </w:r>
          </w:p>
        </w:tc>
      </w:tr>
      <w:tr w:rsidR="00FD0B18" w:rsidRPr="00FD0B18" w14:paraId="3827D865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3C7A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9ED4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Pertinencia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FEE1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Incluye cuentas ajenas a la actividad.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ED98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Las cuentas responden a la actividad de la empresa.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BE7C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Prevé el crecimiento de la empresa.</w:t>
            </w:r>
          </w:p>
        </w:tc>
      </w:tr>
      <w:tr w:rsidR="00FD0B18" w:rsidRPr="00FD0B18" w14:paraId="32C0311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7461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E9756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Defensa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09FE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defensa es débil.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221DB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Defiende el plan con argumentos.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97AF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Responde objeciones con solvencia.</w:t>
            </w:r>
          </w:p>
        </w:tc>
      </w:tr>
      <w:tr w:rsidR="00FD0B18" w:rsidRPr="00FD0B18" w14:paraId="63396221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6939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95AB8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 xml:space="preserve">Producto 24: </w:t>
            </w:r>
            <w:r w:rsidRPr="00FD0B18">
              <w:rPr>
                <w:sz w:val="21"/>
                <w:szCs w:val="21"/>
              </w:rPr>
              <w:t>Reporte del plan de cuentas configurado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A025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FD0B18" w:rsidRPr="00FD0B18" w14:paraId="7E90A7A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7C9B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7205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1C31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61674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85CE6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FD0B18" w:rsidRPr="00FD0B18" w14:paraId="725E9DF7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02DF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3DDE1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Configuración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3FBC4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La configuración tiene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E984D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Configura cuentas, niveles y naturaleza correctamente.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56C7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Configura cuentas de orden y reguladoras.</w:t>
            </w:r>
          </w:p>
        </w:tc>
      </w:tr>
      <w:tr w:rsidR="00FD0B18" w:rsidRPr="00FD0B18" w14:paraId="3AA91570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084A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DC69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Consistencia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8622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No coincide con el plan propuesto.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B3197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Coincide con el plan propuesto.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A2E2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Verifica la configuración con un asiento de prueba.</w:t>
            </w:r>
          </w:p>
        </w:tc>
      </w:tr>
      <w:tr w:rsidR="00FD0B18" w:rsidRPr="00FD0B18" w14:paraId="58998619" w14:textId="77777777" w:rsidTr="007F395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834EB" w14:textId="77777777" w:rsidR="00FD0B18" w:rsidRPr="00FD0B18" w:rsidRDefault="00FD0B18" w:rsidP="007F395F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2DCEE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Reporte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29430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reporte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BEDB2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reporte es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AB409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sz w:val="21"/>
                <w:szCs w:val="21"/>
              </w:rPr>
              <w:t>El reporte documenta los parámetros usados.</w:t>
            </w:r>
          </w:p>
        </w:tc>
      </w:tr>
      <w:tr w:rsidR="00FD0B18" w:rsidRPr="00FD0B18" w14:paraId="7265F7CB" w14:textId="77777777" w:rsidTr="007F395F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5C34" w14:textId="77777777" w:rsidR="00FD0B18" w:rsidRPr="00FD0B18" w:rsidRDefault="00FD0B18" w:rsidP="007F395F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FF8AD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3F11E" w14:textId="77777777" w:rsidR="00FD0B18" w:rsidRPr="00FD0B18" w:rsidRDefault="00FD0B18" w:rsidP="007F395F">
            <w:pPr>
              <w:spacing w:before="20" w:after="20"/>
              <w:jc w:val="center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FD0B18" w:rsidRPr="00FD0B18" w14:paraId="19429B69" w14:textId="77777777" w:rsidTr="007F395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0162A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4BBF26FE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>Código de Comercio, Decreto Ley N° 14379.</w:t>
            </w:r>
          </w:p>
          <w:p w14:paraId="7F47C106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>Código Tributario Boliviano, Ley N° 2492.</w:t>
            </w:r>
          </w:p>
          <w:p w14:paraId="7EC512D0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 w:rsidRPr="00FD0B18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FD0B18">
              <w:rPr>
                <w:sz w:val="21"/>
                <w:szCs w:val="21"/>
              </w:rPr>
              <w:t>. Santa Cruz – Bolivia.</w:t>
            </w:r>
          </w:p>
          <w:p w14:paraId="696FBDB4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 xml:space="preserve">Consejo de Normas Internacionales de Ética para Contadores, IESBA (2023). </w:t>
            </w:r>
            <w:r w:rsidRPr="00FD0B18">
              <w:rPr>
                <w:i/>
                <w:iCs/>
                <w:sz w:val="21"/>
                <w:szCs w:val="21"/>
              </w:rPr>
              <w:t>Manual del Código Internacional de Ética para Contadores Profesionales</w:t>
            </w:r>
            <w:r w:rsidRPr="00FD0B18">
              <w:rPr>
                <w:sz w:val="21"/>
                <w:szCs w:val="21"/>
              </w:rPr>
              <w:t>. Nueva York: Federación Internacional de Contadores, IFAC.</w:t>
            </w:r>
          </w:p>
          <w:p w14:paraId="7ECDA43D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 xml:space="preserve">Fundación IFRS – Consejo de Normas Internacionales de Contabilidad, IASB (2023). </w:t>
            </w:r>
            <w:r w:rsidRPr="00FD0B18"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 w:rsidRPr="00FD0B18">
              <w:rPr>
                <w:sz w:val="21"/>
                <w:szCs w:val="21"/>
              </w:rPr>
              <w:t>. Londres.</w:t>
            </w:r>
          </w:p>
          <w:p w14:paraId="3222B00C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 xml:space="preserve">Fundación IFRS – Consejo de Normas Internacionales de Contabilidad, IASB (2025). </w:t>
            </w:r>
            <w:r w:rsidRPr="00FD0B18">
              <w:rPr>
                <w:i/>
                <w:iCs/>
                <w:sz w:val="21"/>
                <w:szCs w:val="21"/>
              </w:rPr>
              <w:t>Norma NIIF para las PYMES, tercera edición</w:t>
            </w:r>
            <w:r w:rsidRPr="00FD0B18">
              <w:rPr>
                <w:sz w:val="21"/>
                <w:szCs w:val="21"/>
              </w:rPr>
              <w:t>. Londres.</w:t>
            </w:r>
          </w:p>
          <w:p w14:paraId="77C887CF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>Ley N° 1606.</w:t>
            </w:r>
          </w:p>
          <w:p w14:paraId="630F0D07" w14:textId="4BB98BF6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>Terán Gandarillas, G</w:t>
            </w:r>
            <w:r w:rsidR="005648A8">
              <w:rPr>
                <w:sz w:val="21"/>
                <w:szCs w:val="21"/>
              </w:rPr>
              <w:t>onz</w:t>
            </w:r>
            <w:r w:rsidR="005E1FE8">
              <w:rPr>
                <w:sz w:val="21"/>
                <w:szCs w:val="21"/>
              </w:rPr>
              <w:t>alo</w:t>
            </w:r>
            <w:r w:rsidRPr="00FD0B18">
              <w:rPr>
                <w:sz w:val="21"/>
                <w:szCs w:val="21"/>
              </w:rPr>
              <w:t xml:space="preserve">. (2022). </w:t>
            </w:r>
            <w:r w:rsidRPr="00FD0B18">
              <w:rPr>
                <w:i/>
                <w:iCs/>
                <w:sz w:val="21"/>
                <w:szCs w:val="21"/>
              </w:rPr>
              <w:t>Temas de Contabilidad Básica</w:t>
            </w:r>
            <w:r w:rsidRPr="00FD0B18">
              <w:rPr>
                <w:sz w:val="21"/>
                <w:szCs w:val="21"/>
              </w:rPr>
              <w:t>. Cochabamba – Bolivia: Ediciones Educación y Cultura.</w:t>
            </w:r>
          </w:p>
          <w:p w14:paraId="5373B70F" w14:textId="77777777" w:rsidR="00FD0B18" w:rsidRPr="00FD0B18" w:rsidRDefault="00FD0B18" w:rsidP="007F395F">
            <w:pPr>
              <w:spacing w:before="10" w:after="10"/>
              <w:ind w:left="360" w:hanging="360"/>
            </w:pPr>
            <w:r w:rsidRPr="00FD0B18">
              <w:rPr>
                <w:sz w:val="21"/>
                <w:szCs w:val="21"/>
              </w:rPr>
              <w:t>Texto ordenado vigente de la Ley N° 843 y sus Decretos Supremos reglamentarios.</w:t>
            </w:r>
          </w:p>
        </w:tc>
      </w:tr>
      <w:tr w:rsidR="00FD0B18" w:rsidRPr="00FD0B18" w14:paraId="7ED05D76" w14:textId="77777777" w:rsidTr="007F395F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0C045" w14:textId="77777777" w:rsidR="00FD0B18" w:rsidRPr="00FD0B18" w:rsidRDefault="00FD0B18" w:rsidP="007F395F">
            <w:pPr>
              <w:spacing w:before="20" w:after="20"/>
            </w:pPr>
            <w:r w:rsidRPr="00FD0B18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128B3E31" w14:textId="77777777" w:rsidR="0055727B" w:rsidRDefault="0055727B" w:rsidP="0055727B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Horngren, C. (2012). </w:t>
            </w:r>
            <w:r>
              <w:rPr>
                <w:i/>
                <w:iCs/>
                <w:sz w:val="21"/>
                <w:szCs w:val="21"/>
              </w:rPr>
              <w:t>Contabilidad</w:t>
            </w:r>
            <w:r>
              <w:rPr>
                <w:sz w:val="21"/>
                <w:szCs w:val="21"/>
              </w:rPr>
              <w:t>. McGraw-Hill.</w:t>
            </w:r>
          </w:p>
          <w:p w14:paraId="02DD9ADF" w14:textId="77777777" w:rsidR="0055727B" w:rsidRDefault="0055727B" w:rsidP="0055727B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Warren, C., Reeve, J. y Duchac, J. (2016). </w:t>
            </w:r>
            <w:r>
              <w:rPr>
                <w:i/>
                <w:iCs/>
                <w:sz w:val="21"/>
                <w:szCs w:val="21"/>
              </w:rPr>
              <w:t>Contabilidad financiera</w:t>
            </w:r>
            <w:r>
              <w:rPr>
                <w:sz w:val="21"/>
                <w:szCs w:val="21"/>
              </w:rPr>
              <w:t>. Cengage Learning.</w:t>
            </w:r>
          </w:p>
          <w:p w14:paraId="57F8CCA9" w14:textId="7079FA7B" w:rsidR="00FD0B18" w:rsidRPr="00FD0B18" w:rsidRDefault="00FD0B18" w:rsidP="0055727B">
            <w:pPr>
              <w:spacing w:before="10" w:after="10"/>
            </w:pPr>
          </w:p>
        </w:tc>
      </w:tr>
    </w:tbl>
    <w:p w14:paraId="1E05C340" w14:textId="77777777" w:rsidR="004C0550" w:rsidRDefault="004C0550"/>
    <w:sectPr w:rsidR="004C0550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CA15" w14:textId="77777777" w:rsidR="00BB6B5E" w:rsidRDefault="00BB6B5E">
      <w:r>
        <w:separator/>
      </w:r>
    </w:p>
  </w:endnote>
  <w:endnote w:type="continuationSeparator" w:id="0">
    <w:p w14:paraId="587B626F" w14:textId="77777777" w:rsidR="00BB6B5E" w:rsidRDefault="00BB6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071E8" w14:textId="07F49481" w:rsidR="008020AB" w:rsidRDefault="008020AB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FB0308">
      <w:rPr>
        <w:b/>
        <w:bCs/>
        <w:i/>
        <w:iCs/>
        <w:noProof/>
        <w:sz w:val="20"/>
        <w:szCs w:val="20"/>
      </w:rPr>
      <w:t>11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5170" w14:textId="77777777" w:rsidR="00BB6B5E" w:rsidRDefault="00BB6B5E">
      <w:r>
        <w:separator/>
      </w:r>
    </w:p>
  </w:footnote>
  <w:footnote w:type="continuationSeparator" w:id="0">
    <w:p w14:paraId="4BB1A2E4" w14:textId="77777777" w:rsidR="00BB6B5E" w:rsidRDefault="00BB6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1D3"/>
    <w:multiLevelType w:val="hybridMultilevel"/>
    <w:tmpl w:val="54E42F3E"/>
    <w:lvl w:ilvl="0" w:tplc="4CA239B2">
      <w:start w:val="1"/>
      <w:numFmt w:val="bullet"/>
      <w:lvlText w:val="•"/>
      <w:lvlJc w:val="left"/>
      <w:pPr>
        <w:ind w:left="720" w:hanging="360"/>
      </w:p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74BC"/>
    <w:multiLevelType w:val="hybridMultilevel"/>
    <w:tmpl w:val="629A1554"/>
    <w:lvl w:ilvl="0" w:tplc="9468E900">
      <w:start w:val="1"/>
      <w:numFmt w:val="bullet"/>
      <w:lvlText w:val="●"/>
      <w:lvlJc w:val="left"/>
      <w:pPr>
        <w:ind w:left="720" w:hanging="360"/>
      </w:pPr>
    </w:lvl>
    <w:lvl w:ilvl="1" w:tplc="5AEEE3C6">
      <w:start w:val="1"/>
      <w:numFmt w:val="bullet"/>
      <w:lvlText w:val="○"/>
      <w:lvlJc w:val="left"/>
      <w:pPr>
        <w:ind w:left="1440" w:hanging="360"/>
      </w:pPr>
    </w:lvl>
    <w:lvl w:ilvl="2" w:tplc="C66467E2">
      <w:start w:val="1"/>
      <w:numFmt w:val="bullet"/>
      <w:lvlText w:val="■"/>
      <w:lvlJc w:val="left"/>
      <w:pPr>
        <w:ind w:left="2160" w:hanging="360"/>
      </w:pPr>
    </w:lvl>
    <w:lvl w:ilvl="3" w:tplc="B0F42CEC">
      <w:start w:val="1"/>
      <w:numFmt w:val="bullet"/>
      <w:lvlText w:val="●"/>
      <w:lvlJc w:val="left"/>
      <w:pPr>
        <w:ind w:left="2880" w:hanging="360"/>
      </w:pPr>
    </w:lvl>
    <w:lvl w:ilvl="4" w:tplc="B1ACBA64">
      <w:start w:val="1"/>
      <w:numFmt w:val="bullet"/>
      <w:lvlText w:val="○"/>
      <w:lvlJc w:val="left"/>
      <w:pPr>
        <w:ind w:left="3600" w:hanging="360"/>
      </w:pPr>
    </w:lvl>
    <w:lvl w:ilvl="5" w:tplc="1DC44158">
      <w:start w:val="1"/>
      <w:numFmt w:val="bullet"/>
      <w:lvlText w:val="■"/>
      <w:lvlJc w:val="left"/>
      <w:pPr>
        <w:ind w:left="4320" w:hanging="360"/>
      </w:pPr>
    </w:lvl>
    <w:lvl w:ilvl="6" w:tplc="5E9AA6E0">
      <w:start w:val="1"/>
      <w:numFmt w:val="bullet"/>
      <w:lvlText w:val="●"/>
      <w:lvlJc w:val="left"/>
      <w:pPr>
        <w:ind w:left="5040" w:hanging="360"/>
      </w:pPr>
    </w:lvl>
    <w:lvl w:ilvl="7" w:tplc="88081DC8">
      <w:start w:val="1"/>
      <w:numFmt w:val="bullet"/>
      <w:lvlText w:val="●"/>
      <w:lvlJc w:val="left"/>
      <w:pPr>
        <w:ind w:left="5760" w:hanging="360"/>
      </w:pPr>
    </w:lvl>
    <w:lvl w:ilvl="8" w:tplc="CA468F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D6D463C"/>
    <w:multiLevelType w:val="hybridMultilevel"/>
    <w:tmpl w:val="657A937C"/>
    <w:lvl w:ilvl="0" w:tplc="8E7826AC">
      <w:start w:val="1"/>
      <w:numFmt w:val="decimal"/>
      <w:lvlText w:val="%1."/>
      <w:lvlJc w:val="left"/>
      <w:pPr>
        <w:ind w:left="400" w:hanging="380"/>
      </w:pPr>
    </w:lvl>
    <w:lvl w:ilvl="1" w:tplc="DEE218A6">
      <w:numFmt w:val="decimal"/>
      <w:lvlText w:val=""/>
      <w:lvlJc w:val="left"/>
    </w:lvl>
    <w:lvl w:ilvl="2" w:tplc="1964508E">
      <w:numFmt w:val="decimal"/>
      <w:lvlText w:val=""/>
      <w:lvlJc w:val="left"/>
    </w:lvl>
    <w:lvl w:ilvl="3" w:tplc="B838EAC4">
      <w:numFmt w:val="decimal"/>
      <w:lvlText w:val=""/>
      <w:lvlJc w:val="left"/>
    </w:lvl>
    <w:lvl w:ilvl="4" w:tplc="111A6A9C">
      <w:numFmt w:val="decimal"/>
      <w:lvlText w:val=""/>
      <w:lvlJc w:val="left"/>
    </w:lvl>
    <w:lvl w:ilvl="5" w:tplc="7ECA9FB6">
      <w:numFmt w:val="decimal"/>
      <w:lvlText w:val=""/>
      <w:lvlJc w:val="left"/>
    </w:lvl>
    <w:lvl w:ilvl="6" w:tplc="A4944C7E">
      <w:numFmt w:val="decimal"/>
      <w:lvlText w:val=""/>
      <w:lvlJc w:val="left"/>
    </w:lvl>
    <w:lvl w:ilvl="7" w:tplc="1560486A">
      <w:numFmt w:val="decimal"/>
      <w:lvlText w:val=""/>
      <w:lvlJc w:val="left"/>
    </w:lvl>
    <w:lvl w:ilvl="8" w:tplc="9FD8BDAE">
      <w:numFmt w:val="decimal"/>
      <w:lvlText w:val=""/>
      <w:lvlJc w:val="left"/>
    </w:lvl>
  </w:abstractNum>
  <w:abstractNum w:abstractNumId="3" w15:restartNumberingAfterBreak="0">
    <w:nsid w:val="0F264730"/>
    <w:multiLevelType w:val="hybridMultilevel"/>
    <w:tmpl w:val="6FB01FC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41048"/>
    <w:multiLevelType w:val="hybridMultilevel"/>
    <w:tmpl w:val="2C6C851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43EB7"/>
    <w:multiLevelType w:val="hybridMultilevel"/>
    <w:tmpl w:val="7CFE9CB4"/>
    <w:lvl w:ilvl="0" w:tplc="4CA239B2">
      <w:start w:val="1"/>
      <w:numFmt w:val="bullet"/>
      <w:lvlText w:val="•"/>
      <w:lvlJc w:val="left"/>
      <w:pPr>
        <w:ind w:left="720" w:hanging="360"/>
      </w:p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058FA"/>
    <w:multiLevelType w:val="hybridMultilevel"/>
    <w:tmpl w:val="939C3E88"/>
    <w:lvl w:ilvl="0" w:tplc="3D66EAEA">
      <w:start w:val="1"/>
      <w:numFmt w:val="bullet"/>
      <w:lvlText w:val="•"/>
      <w:lvlJc w:val="left"/>
      <w:pPr>
        <w:ind w:left="260" w:hanging="220"/>
      </w:pPr>
    </w:lvl>
    <w:lvl w:ilvl="1" w:tplc="93C439F0">
      <w:numFmt w:val="decimal"/>
      <w:lvlText w:val=""/>
      <w:lvlJc w:val="left"/>
    </w:lvl>
    <w:lvl w:ilvl="2" w:tplc="1B1C80BA">
      <w:numFmt w:val="decimal"/>
      <w:lvlText w:val=""/>
      <w:lvlJc w:val="left"/>
    </w:lvl>
    <w:lvl w:ilvl="3" w:tplc="02BAD776">
      <w:numFmt w:val="decimal"/>
      <w:lvlText w:val=""/>
      <w:lvlJc w:val="left"/>
    </w:lvl>
    <w:lvl w:ilvl="4" w:tplc="7E146B42">
      <w:numFmt w:val="decimal"/>
      <w:lvlText w:val=""/>
      <w:lvlJc w:val="left"/>
    </w:lvl>
    <w:lvl w:ilvl="5" w:tplc="58EE123A">
      <w:numFmt w:val="decimal"/>
      <w:lvlText w:val=""/>
      <w:lvlJc w:val="left"/>
    </w:lvl>
    <w:lvl w:ilvl="6" w:tplc="A72E3EC0">
      <w:numFmt w:val="decimal"/>
      <w:lvlText w:val=""/>
      <w:lvlJc w:val="left"/>
    </w:lvl>
    <w:lvl w:ilvl="7" w:tplc="A5449D82">
      <w:numFmt w:val="decimal"/>
      <w:lvlText w:val=""/>
      <w:lvlJc w:val="left"/>
    </w:lvl>
    <w:lvl w:ilvl="8" w:tplc="18EC6AE2">
      <w:numFmt w:val="decimal"/>
      <w:lvlText w:val=""/>
      <w:lvlJc w:val="left"/>
    </w:lvl>
  </w:abstractNum>
  <w:abstractNum w:abstractNumId="7" w15:restartNumberingAfterBreak="0">
    <w:nsid w:val="2A426030"/>
    <w:multiLevelType w:val="hybridMultilevel"/>
    <w:tmpl w:val="DE88B7C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8312F"/>
    <w:multiLevelType w:val="hybridMultilevel"/>
    <w:tmpl w:val="446C5938"/>
    <w:lvl w:ilvl="0" w:tplc="400A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9" w15:restartNumberingAfterBreak="0">
    <w:nsid w:val="488C60A0"/>
    <w:multiLevelType w:val="hybridMultilevel"/>
    <w:tmpl w:val="4DF4E2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62883"/>
    <w:multiLevelType w:val="multilevel"/>
    <w:tmpl w:val="BFCA1A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6A83F35"/>
    <w:multiLevelType w:val="hybridMultilevel"/>
    <w:tmpl w:val="0AC803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F772C"/>
    <w:multiLevelType w:val="hybridMultilevel"/>
    <w:tmpl w:val="35CC4D9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C3A5B"/>
    <w:multiLevelType w:val="hybridMultilevel"/>
    <w:tmpl w:val="0C682E02"/>
    <w:lvl w:ilvl="0" w:tplc="3D66EAEA">
      <w:start w:val="1"/>
      <w:numFmt w:val="bullet"/>
      <w:lvlText w:val="•"/>
      <w:lvlJc w:val="left"/>
      <w:pPr>
        <w:ind w:left="520" w:hanging="220"/>
      </w:pPr>
    </w:lvl>
    <w:lvl w:ilvl="1" w:tplc="40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num w:numId="1" w16cid:durableId="1314261583">
    <w:abstractNumId w:val="1"/>
    <w:lvlOverride w:ilvl="0">
      <w:startOverride w:val="1"/>
    </w:lvlOverride>
  </w:num>
  <w:num w:numId="2" w16cid:durableId="918177722">
    <w:abstractNumId w:val="2"/>
    <w:lvlOverride w:ilvl="0">
      <w:startOverride w:val="1"/>
    </w:lvlOverride>
  </w:num>
  <w:num w:numId="3" w16cid:durableId="886330818">
    <w:abstractNumId w:val="6"/>
    <w:lvlOverride w:ilvl="0">
      <w:startOverride w:val="1"/>
    </w:lvlOverride>
  </w:num>
  <w:num w:numId="4" w16cid:durableId="2122457902">
    <w:abstractNumId w:val="2"/>
    <w:lvlOverride w:ilvl="0">
      <w:startOverride w:val="1"/>
    </w:lvlOverride>
  </w:num>
  <w:num w:numId="5" w16cid:durableId="977296703">
    <w:abstractNumId w:val="2"/>
    <w:lvlOverride w:ilvl="0">
      <w:startOverride w:val="1"/>
    </w:lvlOverride>
  </w:num>
  <w:num w:numId="6" w16cid:durableId="2030596178">
    <w:abstractNumId w:val="2"/>
    <w:lvlOverride w:ilvl="0">
      <w:startOverride w:val="1"/>
    </w:lvlOverride>
  </w:num>
  <w:num w:numId="7" w16cid:durableId="596594037">
    <w:abstractNumId w:val="2"/>
    <w:lvlOverride w:ilvl="0">
      <w:startOverride w:val="1"/>
    </w:lvlOverride>
  </w:num>
  <w:num w:numId="8" w16cid:durableId="1257791049">
    <w:abstractNumId w:val="2"/>
    <w:lvlOverride w:ilvl="0">
      <w:startOverride w:val="1"/>
    </w:lvlOverride>
  </w:num>
  <w:num w:numId="9" w16cid:durableId="1349871325">
    <w:abstractNumId w:val="10"/>
  </w:num>
  <w:num w:numId="10" w16cid:durableId="704718746">
    <w:abstractNumId w:val="4"/>
  </w:num>
  <w:num w:numId="11" w16cid:durableId="549652175">
    <w:abstractNumId w:val="11"/>
  </w:num>
  <w:num w:numId="12" w16cid:durableId="1812363884">
    <w:abstractNumId w:val="9"/>
  </w:num>
  <w:num w:numId="13" w16cid:durableId="346947870">
    <w:abstractNumId w:val="5"/>
  </w:num>
  <w:num w:numId="14" w16cid:durableId="1901095772">
    <w:abstractNumId w:val="0"/>
  </w:num>
  <w:num w:numId="15" w16cid:durableId="2145153135">
    <w:abstractNumId w:val="8"/>
  </w:num>
  <w:num w:numId="16" w16cid:durableId="1548682912">
    <w:abstractNumId w:val="12"/>
  </w:num>
  <w:num w:numId="17" w16cid:durableId="401490234">
    <w:abstractNumId w:val="3"/>
  </w:num>
  <w:num w:numId="18" w16cid:durableId="367074189">
    <w:abstractNumId w:val="7"/>
  </w:num>
  <w:num w:numId="19" w16cid:durableId="13211509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442"/>
    <w:rsid w:val="00013308"/>
    <w:rsid w:val="00040461"/>
    <w:rsid w:val="00047CBA"/>
    <w:rsid w:val="000653C3"/>
    <w:rsid w:val="00077D99"/>
    <w:rsid w:val="00083BCE"/>
    <w:rsid w:val="000E690F"/>
    <w:rsid w:val="000F2E79"/>
    <w:rsid w:val="001012AD"/>
    <w:rsid w:val="00106485"/>
    <w:rsid w:val="00143FF6"/>
    <w:rsid w:val="0015120A"/>
    <w:rsid w:val="001F0CC6"/>
    <w:rsid w:val="00207AD2"/>
    <w:rsid w:val="002422B2"/>
    <w:rsid w:val="00276E27"/>
    <w:rsid w:val="002938CE"/>
    <w:rsid w:val="0030190B"/>
    <w:rsid w:val="003031BE"/>
    <w:rsid w:val="00314215"/>
    <w:rsid w:val="003300E8"/>
    <w:rsid w:val="003912E2"/>
    <w:rsid w:val="003D2818"/>
    <w:rsid w:val="004043DF"/>
    <w:rsid w:val="00405C11"/>
    <w:rsid w:val="004676A9"/>
    <w:rsid w:val="004B7705"/>
    <w:rsid w:val="004C0550"/>
    <w:rsid w:val="005032A0"/>
    <w:rsid w:val="00511397"/>
    <w:rsid w:val="0053201A"/>
    <w:rsid w:val="0055727B"/>
    <w:rsid w:val="0056327E"/>
    <w:rsid w:val="005648A8"/>
    <w:rsid w:val="00583AB3"/>
    <w:rsid w:val="005A0198"/>
    <w:rsid w:val="005E1FE8"/>
    <w:rsid w:val="005F6118"/>
    <w:rsid w:val="00664FC1"/>
    <w:rsid w:val="00676C7E"/>
    <w:rsid w:val="006E73A1"/>
    <w:rsid w:val="00716980"/>
    <w:rsid w:val="007269BF"/>
    <w:rsid w:val="00752433"/>
    <w:rsid w:val="00791F77"/>
    <w:rsid w:val="007E12AF"/>
    <w:rsid w:val="008020AB"/>
    <w:rsid w:val="00802CE4"/>
    <w:rsid w:val="008404AE"/>
    <w:rsid w:val="009515FB"/>
    <w:rsid w:val="00960717"/>
    <w:rsid w:val="009E06F7"/>
    <w:rsid w:val="009F18A0"/>
    <w:rsid w:val="00A23C78"/>
    <w:rsid w:val="00A30659"/>
    <w:rsid w:val="00A613CE"/>
    <w:rsid w:val="00A726D8"/>
    <w:rsid w:val="00AC58D9"/>
    <w:rsid w:val="00AF0442"/>
    <w:rsid w:val="00AF70A3"/>
    <w:rsid w:val="00B226F7"/>
    <w:rsid w:val="00B45448"/>
    <w:rsid w:val="00B87051"/>
    <w:rsid w:val="00B95A2B"/>
    <w:rsid w:val="00B96DF4"/>
    <w:rsid w:val="00B97AEA"/>
    <w:rsid w:val="00BA789C"/>
    <w:rsid w:val="00BB6B5E"/>
    <w:rsid w:val="00C008C5"/>
    <w:rsid w:val="00C30679"/>
    <w:rsid w:val="00C56AE6"/>
    <w:rsid w:val="00C71CBC"/>
    <w:rsid w:val="00CE0CB7"/>
    <w:rsid w:val="00CE715E"/>
    <w:rsid w:val="00D00BC8"/>
    <w:rsid w:val="00D31B0E"/>
    <w:rsid w:val="00DA5357"/>
    <w:rsid w:val="00E0400E"/>
    <w:rsid w:val="00E05E18"/>
    <w:rsid w:val="00E25B8E"/>
    <w:rsid w:val="00E5431B"/>
    <w:rsid w:val="00EC2F8F"/>
    <w:rsid w:val="00EC59B8"/>
    <w:rsid w:val="00EE13B6"/>
    <w:rsid w:val="00F20F89"/>
    <w:rsid w:val="00F44F7B"/>
    <w:rsid w:val="00F6355C"/>
    <w:rsid w:val="00F6705A"/>
    <w:rsid w:val="00FB0308"/>
    <w:rsid w:val="00FD0B18"/>
    <w:rsid w:val="00FE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26238F"/>
  <w15:docId w15:val="{B6C60B2E-B51C-461C-80E4-41C33CB2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B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link w:val="Ttulo6Car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link w:val="TtuloCar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C59B8"/>
    <w:pPr>
      <w:spacing w:before="100" w:beforeAutospacing="1" w:after="100" w:afterAutospacing="1"/>
    </w:pPr>
    <w:rPr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59B8"/>
    <w:rPr>
      <w:i/>
      <w:iCs/>
    </w:rPr>
  </w:style>
  <w:style w:type="paragraph" w:customStyle="1" w:styleId="paragraph">
    <w:name w:val="paragraph"/>
    <w:basedOn w:val="Normal"/>
    <w:rsid w:val="00C71CBC"/>
    <w:pPr>
      <w:spacing w:before="100" w:beforeAutospacing="1" w:after="100" w:afterAutospacing="1"/>
    </w:pPr>
    <w:rPr>
      <w:sz w:val="24"/>
      <w:szCs w:val="24"/>
      <w:lang w:eastAsia="es-BO"/>
    </w:rPr>
  </w:style>
  <w:style w:type="character" w:customStyle="1" w:styleId="ng-star-inserted">
    <w:name w:val="ng-star-inserted"/>
    <w:basedOn w:val="Fuentedeprrafopredeter"/>
    <w:rsid w:val="00C71CBC"/>
  </w:style>
  <w:style w:type="character" w:customStyle="1" w:styleId="w6asjqtextbase">
    <w:name w:val="w6asjq_textbase"/>
    <w:basedOn w:val="Fuentedeprrafopredeter"/>
    <w:rsid w:val="00664FC1"/>
  </w:style>
  <w:style w:type="character" w:customStyle="1" w:styleId="Ttulo1Car">
    <w:name w:val="Título 1 Car"/>
    <w:basedOn w:val="Fuentedeprrafopredeter"/>
    <w:link w:val="Ttulo1"/>
    <w:uiPriority w:val="9"/>
    <w:rsid w:val="00FD0B18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B18"/>
    <w:rPr>
      <w:color w:val="2E74B5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B18"/>
    <w:rPr>
      <w:color w:val="1F4D78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B18"/>
    <w:rPr>
      <w:i/>
      <w:iCs/>
      <w:color w:val="2E74B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B18"/>
    <w:rPr>
      <w:color w:val="2E74B5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B18"/>
    <w:rPr>
      <w:color w:val="1F4D78"/>
    </w:rPr>
  </w:style>
  <w:style w:type="character" w:customStyle="1" w:styleId="TtuloCar">
    <w:name w:val="Título Car"/>
    <w:basedOn w:val="Fuentedeprrafopredeter"/>
    <w:link w:val="Ttulo"/>
    <w:uiPriority w:val="10"/>
    <w:rsid w:val="00FD0B18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17</Pages>
  <Words>5938</Words>
  <Characters>32660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matilde carvajal</cp:lastModifiedBy>
  <cp:revision>31</cp:revision>
  <cp:lastPrinted>2026-10-09T19:35:00Z</cp:lastPrinted>
  <dcterms:created xsi:type="dcterms:W3CDTF">2026-10-09T00:43:00Z</dcterms:created>
  <dcterms:modified xsi:type="dcterms:W3CDTF">2026-10-09T20:02:00Z</dcterms:modified>
</cp:coreProperties>
</file>
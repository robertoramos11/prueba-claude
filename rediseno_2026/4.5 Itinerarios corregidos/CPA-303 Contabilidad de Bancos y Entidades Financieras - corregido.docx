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88842" w14:textId="77777777" w:rsidR="00EE70B8" w:rsidRDefault="00C15354">
      <w:pPr>
        <w:spacing w:after="60"/>
      </w:pPr>
      <w:r>
        <w:rPr>
          <w:i/>
          <w:iCs/>
          <w:sz w:val="22"/>
          <w:szCs w:val="22"/>
        </w:rPr>
        <w:t>Nivel: Licenciatura en Contaduría Pública</w:t>
      </w:r>
    </w:p>
    <w:p w14:paraId="41400AEB" w14:textId="77777777" w:rsidR="00EE70B8" w:rsidRDefault="00C15354">
      <w:pPr>
        <w:spacing w:after="60"/>
        <w:jc w:val="center"/>
      </w:pPr>
      <w:r>
        <w:rPr>
          <w:b/>
          <w:bCs/>
          <w:sz w:val="22"/>
          <w:szCs w:val="22"/>
        </w:rPr>
        <w:t>TERCER AÑO</w:t>
      </w:r>
    </w:p>
    <w:tbl>
      <w:tblPr>
        <w:tblStyle w:val="a"/>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415"/>
        <w:gridCol w:w="415"/>
        <w:gridCol w:w="415"/>
        <w:gridCol w:w="830"/>
        <w:gridCol w:w="415"/>
        <w:gridCol w:w="415"/>
        <w:gridCol w:w="830"/>
        <w:gridCol w:w="830"/>
        <w:gridCol w:w="415"/>
        <w:gridCol w:w="415"/>
        <w:gridCol w:w="415"/>
        <w:gridCol w:w="415"/>
        <w:gridCol w:w="422"/>
        <w:gridCol w:w="408"/>
        <w:gridCol w:w="1660"/>
      </w:tblGrid>
      <w:tr w:rsidR="00EE70B8" w14:paraId="1F2AA015" w14:textId="77777777">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EFA306" w14:textId="77777777" w:rsidR="00EE70B8" w:rsidRDefault="00C15354">
            <w:pPr>
              <w:spacing w:before="20" w:after="20"/>
              <w:jc w:val="center"/>
            </w:pPr>
            <w:r>
              <w:rPr>
                <w:b/>
                <w:bCs/>
                <w:i/>
                <w:iCs/>
              </w:rPr>
              <w:t>Asignatura</w:t>
            </w:r>
          </w:p>
        </w:tc>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4E0C3A" w14:textId="77777777" w:rsidR="00EE70B8" w:rsidRDefault="00C15354">
            <w:pPr>
              <w:spacing w:before="20" w:after="20"/>
              <w:jc w:val="center"/>
            </w:pPr>
            <w:r>
              <w:rPr>
                <w:b/>
                <w:bCs/>
                <w:i/>
                <w:iCs/>
              </w:rPr>
              <w:t>Sigla</w:t>
            </w:r>
          </w:p>
        </w:tc>
        <w:tc>
          <w:tcPr>
            <w:tcW w:w="2490" w:type="dxa"/>
            <w:gridSpan w:val="5"/>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37C7E4" w14:textId="77777777" w:rsidR="00EE70B8" w:rsidRDefault="00C15354">
            <w:pPr>
              <w:spacing w:before="20" w:after="20"/>
              <w:jc w:val="center"/>
            </w:pPr>
            <w:r>
              <w:rPr>
                <w:b/>
                <w:bCs/>
                <w:i/>
                <w:iCs/>
              </w:rPr>
              <w:t>Nivel/Área</w:t>
            </w:r>
          </w:p>
        </w:tc>
        <w:tc>
          <w:tcPr>
            <w:tcW w:w="2490" w:type="dxa"/>
            <w:gridSpan w:val="3"/>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FC3FDC" w14:textId="77777777" w:rsidR="00EE70B8" w:rsidRDefault="00C15354">
            <w:pPr>
              <w:spacing w:before="20" w:after="20"/>
              <w:jc w:val="center"/>
            </w:pPr>
            <w:r>
              <w:rPr>
                <w:b/>
                <w:bCs/>
                <w:i/>
                <w:iCs/>
              </w:rPr>
              <w:t>Prerrequisito</w:t>
            </w:r>
          </w:p>
        </w:tc>
      </w:tr>
      <w:tr w:rsidR="00EE70B8" w14:paraId="65EE5F5A"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4C1235" w14:textId="77777777" w:rsidR="00EE70B8" w:rsidRDefault="00C15354">
            <w:pPr>
              <w:spacing w:before="20" w:after="20"/>
              <w:jc w:val="center"/>
            </w:pPr>
            <w:r>
              <w:rPr>
                <w:b/>
                <w:bCs/>
                <w:i/>
                <w:iCs/>
              </w:rPr>
              <w:t>Contabilidad de Bancos y Entidades Financieras</w:t>
            </w:r>
          </w:p>
        </w:tc>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34729" w14:textId="77777777" w:rsidR="00EE70B8" w:rsidRDefault="00C15354">
            <w:pPr>
              <w:spacing w:before="20" w:after="20"/>
              <w:jc w:val="center"/>
            </w:pPr>
            <w:r>
              <w:rPr>
                <w:b/>
                <w:bCs/>
                <w:i/>
                <w:iCs/>
              </w:rPr>
              <w:t>CPA-303</w:t>
            </w:r>
          </w:p>
        </w:tc>
        <w:tc>
          <w:tcPr>
            <w:tcW w:w="249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DA372" w14:textId="77777777" w:rsidR="00EE70B8" w:rsidRDefault="00C15354">
            <w:pPr>
              <w:spacing w:before="20" w:after="20"/>
              <w:jc w:val="center"/>
            </w:pPr>
            <w:r>
              <w:rPr>
                <w:b/>
                <w:bCs/>
                <w:i/>
                <w:iCs/>
              </w:rPr>
              <w:t>Información Financiera</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4250E" w14:textId="77777777" w:rsidR="00EE70B8" w:rsidRDefault="00C15354">
            <w:pPr>
              <w:spacing w:before="20" w:after="20"/>
              <w:jc w:val="center"/>
            </w:pPr>
            <w:r>
              <w:rPr>
                <w:b/>
                <w:bCs/>
                <w:i/>
                <w:iCs/>
              </w:rPr>
              <w:t>CPA-201, CPA-202, CPA-203</w:t>
            </w:r>
          </w:p>
        </w:tc>
      </w:tr>
      <w:tr w:rsidR="00EE70B8" w14:paraId="410E3ADC" w14:textId="77777777">
        <w:tc>
          <w:tcPr>
            <w:tcW w:w="747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CF4AA" w14:textId="77777777" w:rsidR="00EE70B8" w:rsidRDefault="00C15354">
            <w:pPr>
              <w:spacing w:before="20" w:after="20"/>
              <w:jc w:val="center"/>
            </w:pPr>
            <w:r>
              <w:rPr>
                <w:b/>
                <w:bCs/>
                <w:i/>
                <w:iCs/>
              </w:rPr>
              <w:t>Carga Horaria</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2BFA0" w14:textId="77777777" w:rsidR="00EE70B8" w:rsidRDefault="00C15354">
            <w:pPr>
              <w:spacing w:before="20" w:after="20"/>
              <w:jc w:val="center"/>
            </w:pPr>
            <w:r>
              <w:rPr>
                <w:b/>
                <w:bCs/>
                <w:i/>
                <w:iCs/>
              </w:rPr>
              <w:t>Créditos</w:t>
            </w:r>
          </w:p>
        </w:tc>
      </w:tr>
      <w:tr w:rsidR="00EE70B8" w14:paraId="4E196B40" w14:textId="77777777">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4ECAD" w14:textId="77777777" w:rsidR="00EE70B8" w:rsidRDefault="00C15354">
            <w:pPr>
              <w:spacing w:before="20" w:after="20"/>
              <w:jc w:val="center"/>
            </w:pPr>
            <w:r>
              <w:rPr>
                <w:b/>
                <w:bCs/>
                <w:i/>
                <w:iCs/>
              </w:rPr>
              <w:t>HP</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89220" w14:textId="77777777" w:rsidR="00EE70B8" w:rsidRDefault="00C15354">
            <w:pPr>
              <w:spacing w:before="20" w:after="20"/>
              <w:jc w:val="center"/>
            </w:pPr>
            <w:r>
              <w:rPr>
                <w:b/>
                <w:bCs/>
                <w:i/>
                <w:iCs/>
              </w:rPr>
              <w:t>HAA</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A90F8" w14:textId="77777777" w:rsidR="00EE70B8" w:rsidRDefault="00C15354">
            <w:pPr>
              <w:spacing w:before="20" w:after="20"/>
              <w:jc w:val="center"/>
            </w:pPr>
            <w:r>
              <w:rPr>
                <w:b/>
                <w:bCs/>
                <w:i/>
                <w:iCs/>
              </w:rPr>
              <w:t>HTG</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84E8A" w14:textId="77777777" w:rsidR="00EE70B8" w:rsidRDefault="00C15354">
            <w:pPr>
              <w:spacing w:before="20" w:after="20"/>
              <w:jc w:val="center"/>
            </w:pPr>
            <w:r>
              <w:rPr>
                <w:b/>
                <w:bCs/>
                <w:i/>
                <w:iCs/>
              </w:rPr>
              <w:t>HIP</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9D2CF" w14:textId="77777777" w:rsidR="00EE70B8" w:rsidRDefault="00C15354">
            <w:pPr>
              <w:spacing w:before="20" w:after="20"/>
              <w:jc w:val="center"/>
            </w:pPr>
            <w:r>
              <w:rPr>
                <w:b/>
                <w:bCs/>
                <w:i/>
                <w:iCs/>
              </w:rPr>
              <w:t>HE</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91E65" w14:textId="77777777" w:rsidR="00EE70B8" w:rsidRDefault="00C15354">
            <w:pPr>
              <w:spacing w:before="20" w:after="20"/>
              <w:jc w:val="center"/>
            </w:pPr>
            <w:r>
              <w:rPr>
                <w:b/>
                <w:bCs/>
                <w:i/>
                <w:iCs/>
              </w:rPr>
              <w:t>TOTAL</w:t>
            </w:r>
          </w:p>
        </w:tc>
        <w:tc>
          <w:tcPr>
            <w:tcW w:w="2490" w:type="dxa"/>
            <w:gridSpan w:val="3"/>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008AB" w14:textId="77777777" w:rsidR="00EE70B8" w:rsidRDefault="00EE70B8">
            <w:pPr>
              <w:spacing w:before="20" w:after="20"/>
              <w:jc w:val="center"/>
            </w:pPr>
          </w:p>
        </w:tc>
      </w:tr>
      <w:tr w:rsidR="00EE70B8" w14:paraId="1C311F04" w14:textId="77777777">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45C01" w14:textId="77777777" w:rsidR="00EE70B8" w:rsidRDefault="00C15354">
            <w:pPr>
              <w:spacing w:before="20" w:after="20"/>
              <w:jc w:val="center"/>
            </w:pPr>
            <w:r>
              <w:t>160</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A5F77" w14:textId="77777777" w:rsidR="00EE70B8" w:rsidRPr="00C15354" w:rsidRDefault="00C15354">
            <w:pPr>
              <w:spacing w:before="20" w:after="20"/>
              <w:jc w:val="center"/>
              <w:rPr>
                <w:b/>
                <w:color w:val="FF0000"/>
              </w:rPr>
            </w:pPr>
            <w:r w:rsidRPr="00C15354">
              <w:rPr>
                <w:b/>
                <w:color w:val="FF0000"/>
              </w:rP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D2E8D" w14:textId="77777777" w:rsidR="00EE70B8" w:rsidRPr="00C15354" w:rsidRDefault="00C15354">
            <w:pPr>
              <w:spacing w:before="20" w:after="20"/>
              <w:jc w:val="center"/>
              <w:rPr>
                <w:b/>
                <w:color w:val="FF0000"/>
              </w:rPr>
            </w:pPr>
            <w:r w:rsidRPr="00C15354">
              <w:rPr>
                <w:b/>
                <w:color w:val="FF0000"/>
              </w:rPr>
              <w:t>32</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F944B" w14:textId="77777777" w:rsidR="00EE70B8" w:rsidRPr="00C15354" w:rsidRDefault="00C15354">
            <w:pPr>
              <w:spacing w:before="20" w:after="20"/>
              <w:jc w:val="center"/>
              <w:rPr>
                <w:b/>
                <w:color w:val="FF0000"/>
              </w:rPr>
            </w:pPr>
            <w:r w:rsidRPr="00C15354">
              <w:rPr>
                <w:b/>
                <w:color w:val="FF0000"/>
              </w:rP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8B625" w14:textId="77777777" w:rsidR="00EE70B8" w:rsidRPr="00C15354" w:rsidRDefault="00C15354">
            <w:pPr>
              <w:spacing w:before="20" w:after="20"/>
              <w:jc w:val="center"/>
              <w:rPr>
                <w:b/>
                <w:color w:val="FF0000"/>
              </w:rPr>
            </w:pPr>
            <w:r w:rsidRPr="00C15354">
              <w:rPr>
                <w:b/>
                <w:color w:val="FF0000"/>
              </w:rPr>
              <w:t>16</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08C6B" w14:textId="77777777" w:rsidR="00EE70B8" w:rsidRDefault="00C15354">
            <w:pPr>
              <w:spacing w:before="20" w:after="20"/>
              <w:jc w:val="center"/>
            </w:pPr>
            <w:r>
              <w:t>240</w:t>
            </w:r>
          </w:p>
        </w:tc>
        <w:tc>
          <w:tcPr>
            <w:tcW w:w="2490" w:type="dxa"/>
            <w:gridSpan w:val="3"/>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7E320" w14:textId="77777777" w:rsidR="00EE70B8" w:rsidRDefault="00EE70B8">
            <w:pPr>
              <w:widowControl w:val="0"/>
              <w:pBdr>
                <w:top w:val="nil"/>
                <w:left w:val="nil"/>
                <w:bottom w:val="nil"/>
                <w:right w:val="nil"/>
                <w:between w:val="nil"/>
              </w:pBdr>
              <w:spacing w:line="276" w:lineRule="auto"/>
              <w:jc w:val="left"/>
            </w:pPr>
          </w:p>
        </w:tc>
      </w:tr>
      <w:tr w:rsidR="00EE70B8" w14:paraId="6F8AD196"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F8E82" w14:textId="77777777" w:rsidR="00EE70B8" w:rsidRDefault="00C15354">
            <w:pPr>
              <w:spacing w:before="20" w:after="20"/>
              <w:jc w:val="center"/>
            </w:pPr>
            <w:r>
              <w:rPr>
                <w:b/>
                <w:bCs/>
                <w:i/>
                <w:iCs/>
              </w:rPr>
              <w:t>Unidad de Competencia</w:t>
            </w:r>
          </w:p>
        </w:tc>
      </w:tr>
      <w:tr w:rsidR="00EE70B8" w14:paraId="353755BC"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768D2" w14:textId="77777777" w:rsidR="00EE70B8" w:rsidRDefault="00C15354">
            <w:pPr>
              <w:spacing w:before="20" w:after="20"/>
              <w:jc w:val="center"/>
            </w:pPr>
            <w:r>
              <w:t xml:space="preserve"> Registra las transacciones contables </w:t>
            </w:r>
            <w:del w:id="9017" w:author="Comisión de revisión 4.5" w:date="2026-10-13T00:00:00Z">
              <w:r>
                <w:delText xml:space="preserve">de los Bancos y las Entidades Financieras</w:delText>
              </w:r>
            </w:del>
            <w:ins w:id="9018" w:author="Comisión de revisión 4.5" w:date="2026-10-13T00:00:00Z">
              <w:r>
                <w:t xml:space="preserve">de los bancos y las entidades financieras</w:t>
              </w:r>
            </w:ins>
            <w:r>
              <w:t xml:space="preserve"> del Sistema Financiero Nacional </w:t>
            </w:r>
            <w:del w:id="9015" w:author="Comisión de revisión 4.5" w:date="2026-10-13T00:00:00Z">
              <w:r>
                <w:delText xml:space="preserve">para la elaboración de Estados Financieros</w:delText>
              </w:r>
            </w:del>
            <w:ins w:id="9016" w:author="Comisión de revisión 4.5" w:date="2026-10-13T00:00:00Z">
              <w:r>
                <w:t xml:space="preserve">para la elaboración de estados financieros</w:t>
              </w:r>
            </w:ins>
            <w:r>
              <w:t xml:space="preserve"> conforme al Manual de Cuentas de la Autoridad de Supervisión del Sistema Financiero y a las Normas de Contabilidad Generalmente Aceptadas en Bolivia, de las operaciones activas, pasivas, de servicio y financieras que realiza un banco.  </w:t>
            </w:r>
          </w:p>
          <w:p w14:paraId="3A9D078C" w14:textId="77777777" w:rsidR="00EE70B8" w:rsidRDefault="00C15354">
            <w:pPr>
              <w:spacing w:before="20" w:after="20"/>
              <w:jc w:val="center"/>
            </w:pPr>
            <w:r>
              <w:t>Describe la estructura del sistema financiero y la banca digital con transparencia, rigor técnico, prevención de la legitimación de ganancias ilícitas y apego a la normativa regulatoria y legal vigente en el país.</w:t>
            </w:r>
          </w:p>
        </w:tc>
      </w:tr>
      <w:tr w:rsidR="00EE70B8" w14:paraId="1AEDD3F6"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0D8E7" w14:textId="77777777" w:rsidR="00EE70B8" w:rsidRDefault="00C15354">
            <w:pPr>
              <w:spacing w:before="20" w:after="20"/>
            </w:pPr>
            <w:r>
              <w:rPr>
                <w:b/>
                <w:bCs/>
                <w:i/>
                <w:iCs/>
              </w:rPr>
              <w:t xml:space="preserve">Elemento de competencia 1: </w:t>
            </w:r>
            <w:r>
              <w:t>Describe la estructura del Sistema Financiero Nacional, la clasificación de los bancos y los requisitos de constitución y funcionamiento de las entidades financieras, de acuerdo con la normativa de la Autoridad de Supervisión del Sistema Financiero, y registra las operaciones de disponibilidades y de la cámara de compensación de una entidad financiera, interpretando el saldo de las cuentas y su exposición.</w:t>
            </w:r>
          </w:p>
        </w:tc>
      </w:tr>
      <w:tr w:rsidR="00EE70B8" w14:paraId="4633FC2F" w14:textId="77777777">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94721" w14:textId="77777777" w:rsidR="00EE70B8" w:rsidRDefault="00C15354">
            <w:pPr>
              <w:spacing w:before="20" w:after="20"/>
              <w:jc w:val="center"/>
            </w:pPr>
            <w:r>
              <w:rPr>
                <w:b/>
                <w:bCs/>
                <w:i/>
                <w:iCs/>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A90C3" w14:textId="77777777" w:rsidR="00EE70B8" w:rsidRDefault="00C15354">
            <w:pPr>
              <w:spacing w:before="20" w:after="20"/>
              <w:jc w:val="center"/>
            </w:pPr>
            <w:r>
              <w:rPr>
                <w:b/>
                <w:bCs/>
                <w:i/>
                <w:i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03F2A" w14:textId="77777777" w:rsidR="00EE70B8" w:rsidRDefault="00C15354">
            <w:pPr>
              <w:spacing w:before="20" w:after="20"/>
              <w:jc w:val="center"/>
            </w:pPr>
            <w:r>
              <w:rPr>
                <w:b/>
                <w:bCs/>
                <w:i/>
                <w:iCs/>
              </w:rPr>
              <w:t>Evidencias de producto</w:t>
            </w:r>
          </w:p>
        </w:tc>
      </w:tr>
      <w:tr w:rsidR="00EE70B8" w14:paraId="23075D5F"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E7BB4" w14:textId="77777777" w:rsidR="00EE70B8" w:rsidRDefault="00C15354">
            <w:pPr>
              <w:spacing w:before="20" w:after="20"/>
              <w:jc w:val="left"/>
            </w:pPr>
            <w:r>
              <w:t>1. Describe la estructura del Sistema Financiero Nacional, la normativa y los manuales de la ASFI aplicables, y los requisitos y la forma de constitución de una entidad financiera, exponiendo los rubros en los estados financieros.</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BC800E" w14:textId="77777777" w:rsidR="00EE70B8" w:rsidRDefault="00C15354">
            <w:pPr>
              <w:spacing w:before="20" w:after="20"/>
              <w:jc w:val="left"/>
            </w:pPr>
            <w:r>
              <w:t>1.1 Elabora en equipo el esquema del sistema financiero y describe, según la normativa aplicable de la ASFI, la forma de constitución, los requisitos, el capital mínimo y la licencia de funcionamiento de una entidad financiera.</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986DB" w14:textId="77777777" w:rsidR="00EE70B8" w:rsidRDefault="00C15354">
            <w:pPr>
              <w:spacing w:before="20" w:after="20"/>
              <w:jc w:val="left"/>
            </w:pPr>
            <w:r>
              <w:rPr>
                <w:b/>
                <w:bCs/>
              </w:rPr>
              <w:t xml:space="preserve">Producto 1: </w:t>
            </w:r>
            <w:r>
              <w:t>Esquema del sistema financiero boliviano y de la constitución de una entidad financiera según la normativa aplicable de la ASFI.</w:t>
            </w:r>
          </w:p>
        </w:tc>
      </w:tr>
      <w:tr w:rsidR="00EE70B8" w14:paraId="7D5EAB44"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C8DF"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47F82A" w14:textId="77777777" w:rsidR="00EE70B8" w:rsidRDefault="00C15354">
            <w:pPr>
              <w:spacing w:before="20" w:after="20"/>
              <w:jc w:val="left"/>
            </w:pPr>
            <w:r>
              <w:t>1.2 Aplica el Manual de Cuentas y las normas de valuación de la ASFI (grupos, cuentas y subcuentas) y expone en los estados financieros los diferentes rubros en un caso práctico.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08457D" w14:textId="77777777" w:rsidR="00EE70B8" w:rsidRDefault="00C15354">
            <w:pPr>
              <w:spacing w:before="20" w:after="20"/>
              <w:jc w:val="left"/>
            </w:pPr>
            <w:r>
              <w:rPr>
                <w:b/>
                <w:bCs/>
              </w:rPr>
              <w:t xml:space="preserve">Producto 2: </w:t>
            </w:r>
            <w:r>
              <w:t>Exposición en los estados financieros de los diferentes rubros expuestos en los manuales de la ASFI.</w:t>
            </w:r>
          </w:p>
        </w:tc>
      </w:tr>
      <w:tr w:rsidR="00EE70B8" w14:paraId="21DC9090"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D4E42" w14:textId="77777777" w:rsidR="00EE70B8" w:rsidRDefault="00C15354">
            <w:pPr>
              <w:spacing w:before="20" w:after="20"/>
              <w:jc w:val="left"/>
            </w:pPr>
            <w:r>
              <w:t>2. Registra las operaciones generales y rutinarias de una entidad financiera (disponibilidades y cámara de compensación), interpretando sus saldos, regularizando faltantes y sobrantes de caja y liquidando cheques y pagos electrónicos, y las expone en los estados financieros.</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100BDF" w14:textId="77777777" w:rsidR="00EE70B8" w:rsidRDefault="00C15354">
            <w:pPr>
              <w:spacing w:before="20" w:after="20"/>
              <w:jc w:val="left"/>
            </w:pPr>
            <w:r>
              <w:t xml:space="preserve">2.1 </w:t>
            </w:r>
            <w:del w:id="9001" w:author="Comisión de revisión 4.5" w:date="2026-10-13T00:00:00Z">
              <w:r>
                <w:delText xml:space="preserve">Desarrolla en equipo aula prácticas</w:delText>
              </w:r>
            </w:del>
            <w:ins w:id="9002" w:author="Comisión de revisión 4.5" w:date="2026-10-13T00:00:00Z">
              <w:r>
                <w:t xml:space="preserve">Desarrolla en equipo, en aula, prácticas</w:t>
              </w:r>
            </w:ins>
            <w:r>
              <w:t xml:space="preserve"> de disponibilidades y expone sus saldos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A4584F" w14:textId="77777777" w:rsidR="00EE70B8" w:rsidRDefault="00C15354">
            <w:pPr>
              <w:spacing w:before="20" w:after="20"/>
              <w:jc w:val="left"/>
            </w:pPr>
            <w:r>
              <w:rPr>
                <w:b/>
                <w:bCs/>
              </w:rPr>
              <w:t xml:space="preserve">Producto 3: </w:t>
            </w:r>
            <w:r>
              <w:t>Práctica de disponibilidades con su respectiva exposición en los estados financieros.</w:t>
            </w:r>
          </w:p>
        </w:tc>
      </w:tr>
      <w:tr w:rsidR="00EE70B8" w14:paraId="0A7C3749"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2B131"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746636" w14:textId="77777777" w:rsidR="00EE70B8" w:rsidRDefault="00C15354">
            <w:pPr>
              <w:spacing w:before="20" w:after="20"/>
              <w:jc w:val="left"/>
            </w:pPr>
            <w:r>
              <w:t>2.2 Elabora en equipo la práctica de registros de la cámara de compensación (primera y segunda cámara), cuadros, y expone sus saldos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82156A" w14:textId="77777777" w:rsidR="00EE70B8" w:rsidRDefault="00C15354">
            <w:pPr>
              <w:spacing w:before="20" w:after="20"/>
              <w:jc w:val="left"/>
            </w:pPr>
            <w:r>
              <w:rPr>
                <w:b/>
                <w:bCs/>
              </w:rPr>
              <w:t xml:space="preserve">Producto 4: </w:t>
            </w:r>
            <w:r>
              <w:t>Práctica de registros de la cámara de compensación con tablas y cuadros, y su exposición en los estados financieros.</w:t>
            </w:r>
          </w:p>
        </w:tc>
      </w:tr>
      <w:tr w:rsidR="00EE70B8" w14:paraId="71116C4B"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61B2B3" w14:textId="77777777" w:rsidR="00EE70B8" w:rsidRDefault="00C15354">
            <w:pPr>
              <w:spacing w:before="20" w:after="20"/>
              <w:jc w:val="center"/>
            </w:pPr>
            <w:r>
              <w:rPr>
                <w:b/>
                <w:bCs/>
                <w:i/>
                <w:iCs/>
              </w:rPr>
              <w:t>Evidencias de conocimiento</w:t>
            </w:r>
          </w:p>
        </w:tc>
      </w:tr>
      <w:tr w:rsidR="00EE70B8" w14:paraId="115727C6"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46F55" w14:textId="77777777" w:rsidR="00EE70B8" w:rsidRDefault="00C15354">
            <w:pPr>
              <w:spacing w:before="20" w:after="20"/>
              <w:jc w:val="center"/>
            </w:pPr>
            <w:r>
              <w:rPr>
                <w:b/>
                <w:bCs/>
                <w:i/>
                <w:iCs/>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FF3E9" w14:textId="77777777" w:rsidR="00EE70B8" w:rsidRDefault="00C15354">
            <w:pPr>
              <w:spacing w:before="20" w:after="20"/>
              <w:jc w:val="center"/>
            </w:pPr>
            <w:r>
              <w:rPr>
                <w:b/>
                <w:bCs/>
                <w:i/>
                <w:iCs/>
              </w:rPr>
              <w:t>Contenidos</w:t>
            </w:r>
          </w:p>
          <w:p w14:paraId="479CF7ED" w14:textId="77777777" w:rsidR="00EE70B8" w:rsidRDefault="00C15354">
            <w:pPr>
              <w:spacing w:before="20" w:after="20"/>
              <w:jc w:val="center"/>
            </w:pPr>
            <w:r>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02778" w14:textId="77777777" w:rsidR="00EE70B8" w:rsidRDefault="00C15354">
            <w:pPr>
              <w:spacing w:before="20" w:after="20"/>
              <w:jc w:val="center"/>
            </w:pPr>
            <w:r>
              <w:rPr>
                <w:b/>
                <w:bCs/>
                <w:i/>
                <w:iCs/>
              </w:rPr>
              <w:t>Conocimientos circunstanciales</w:t>
            </w:r>
          </w:p>
        </w:tc>
      </w:tr>
      <w:tr w:rsidR="00EE70B8" w14:paraId="751CEAB2"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9D9019" w14:textId="77777777" w:rsidR="00EE70B8" w:rsidRDefault="00C15354">
            <w:pPr>
              <w:spacing w:after="80"/>
            </w:pPr>
            <w:r>
              <w:lastRenderedPageBreak/>
              <w:t>Tema 1: El Sistema Financiero</w:t>
            </w:r>
          </w:p>
          <w:p w14:paraId="52ADFFA0" w14:textId="77777777" w:rsidR="00EE70B8" w:rsidRDefault="00C15354">
            <w:pPr>
              <w:spacing w:after="80"/>
            </w:pPr>
            <w:r>
              <w:t>Tema 2: Bancos</w:t>
            </w:r>
          </w:p>
          <w:p w14:paraId="78347038" w14:textId="77777777" w:rsidR="00EE70B8" w:rsidRDefault="00C15354">
            <w:pPr>
              <w:spacing w:after="80"/>
            </w:pPr>
            <w:r>
              <w:t>Tema 3: Normas y Políticas Contables para Bancos y Entidades Financieras</w:t>
            </w:r>
          </w:p>
          <w:p w14:paraId="0EC1FF0C" w14:textId="77777777" w:rsidR="00EE70B8" w:rsidRDefault="00C15354">
            <w:pPr>
              <w:spacing w:after="80"/>
            </w:pPr>
            <w:r>
              <w:t>Tema 4: Constitución de Bancos y Entidades Financieras</w:t>
            </w:r>
          </w:p>
          <w:p w14:paraId="436215A6" w14:textId="77777777" w:rsidR="00EE70B8" w:rsidRDefault="00C15354">
            <w:pPr>
              <w:spacing w:after="80"/>
            </w:pPr>
            <w:r>
              <w:t>Tema 5: Disponibilidades</w:t>
            </w:r>
          </w:p>
          <w:p w14:paraId="24E5542D" w14:textId="77777777" w:rsidR="00EE70B8" w:rsidRDefault="00C15354">
            <w:pPr>
              <w:spacing w:before="20" w:after="20"/>
              <w:jc w:val="left"/>
            </w:pPr>
            <w:r>
              <w:t>Tema 6: Cámara de Compensación</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B1825" w14:textId="77777777" w:rsidR="00EE70B8" w:rsidRDefault="00C15354">
            <w:pPr>
              <w:spacing w:before="60"/>
            </w:pPr>
            <w:r>
              <w:rPr>
                <w:b/>
                <w:bCs/>
              </w:rPr>
              <w:t>Tema 1:</w:t>
            </w:r>
          </w:p>
          <w:p w14:paraId="4C39F618" w14:textId="77777777" w:rsidR="00EE70B8" w:rsidRDefault="00C15354">
            <w:pPr>
              <w:numPr>
                <w:ilvl w:val="0"/>
                <w:numId w:val="2"/>
              </w:numPr>
              <w:pBdr>
                <w:top w:val="nil"/>
                <w:left w:val="nil"/>
                <w:bottom w:val="nil"/>
                <w:right w:val="nil"/>
                <w:between w:val="nil"/>
              </w:pBdr>
              <w:jc w:val="left"/>
            </w:pPr>
            <w:r>
              <w:rPr>
                <w:color w:val="000000"/>
              </w:rPr>
              <w:t xml:space="preserve">Introducción y </w:t>
            </w:r>
            <w:del w:id="9007" w:author="Comisión de revisión 4.5" w:date="2026-10-13T00:00:00Z">
              <w:r>
                <w:rPr>
                  <w:color w:val="000000"/>
                </w:rPr>
                <w:delText xml:space="preserve">concepto del sistema financiero (C)</w:delText>
              </w:r>
            </w:del>
            <w:ins w:id="9008" w:author="Comisión de revisión 4.5" w:date="2026-10-13T00:00:00Z">
              <w:r>
                <w:rPr>
                  <w:color w:val="000000"/>
                </w:rPr>
                <w:t xml:space="preserve">concepto del sistema financiero. (C)</w:t>
              </w:r>
            </w:ins>
          </w:p>
          <w:p w14:paraId="66A2C877" w14:textId="77777777" w:rsidR="00EE70B8" w:rsidRDefault="00C15354">
            <w:pPr>
              <w:numPr>
                <w:ilvl w:val="0"/>
                <w:numId w:val="2"/>
              </w:numPr>
              <w:pBdr>
                <w:top w:val="nil"/>
                <w:left w:val="nil"/>
                <w:bottom w:val="nil"/>
                <w:right w:val="nil"/>
                <w:between w:val="nil"/>
              </w:pBdr>
              <w:jc w:val="left"/>
            </w:pPr>
            <w:r>
              <w:rPr>
                <w:color w:val="000000"/>
              </w:rPr>
              <w:t>Elementos del sistema financiero. (C)</w:t>
            </w:r>
          </w:p>
          <w:p w14:paraId="0DF15D97" w14:textId="77777777" w:rsidR="00EE70B8" w:rsidRDefault="00C15354">
            <w:pPr>
              <w:numPr>
                <w:ilvl w:val="0"/>
                <w:numId w:val="2"/>
              </w:numPr>
              <w:pBdr>
                <w:top w:val="nil"/>
                <w:left w:val="nil"/>
                <w:bottom w:val="nil"/>
                <w:right w:val="nil"/>
                <w:between w:val="nil"/>
              </w:pBdr>
              <w:jc w:val="left"/>
            </w:pPr>
            <w:r>
              <w:rPr>
                <w:color w:val="000000"/>
              </w:rPr>
              <w:t>Sistema de intermediación financiera. (C, A)</w:t>
            </w:r>
          </w:p>
          <w:p w14:paraId="7FA033F5" w14:textId="77777777" w:rsidR="00EE70B8" w:rsidRDefault="00C15354">
            <w:pPr>
              <w:spacing w:before="60"/>
            </w:pPr>
            <w:r>
              <w:rPr>
                <w:b/>
                <w:bCs/>
              </w:rPr>
              <w:t>Tema 2:</w:t>
            </w:r>
          </w:p>
          <w:p w14:paraId="3FF6307F" w14:textId="77777777" w:rsidR="00EE70B8" w:rsidRDefault="00C15354">
            <w:pPr>
              <w:numPr>
                <w:ilvl w:val="0"/>
                <w:numId w:val="2"/>
              </w:numPr>
              <w:pBdr>
                <w:top w:val="nil"/>
                <w:left w:val="nil"/>
                <w:bottom w:val="nil"/>
                <w:right w:val="nil"/>
                <w:between w:val="nil"/>
              </w:pBdr>
              <w:jc w:val="left"/>
            </w:pPr>
            <w:r>
              <w:rPr>
                <w:color w:val="000000"/>
              </w:rPr>
              <w:t>Introducción al concepto de banco y clasificación de la banca. (C)</w:t>
            </w:r>
          </w:p>
          <w:p w14:paraId="62AF4097" w14:textId="77777777" w:rsidR="00EE70B8" w:rsidRDefault="00C15354">
            <w:pPr>
              <w:numPr>
                <w:ilvl w:val="0"/>
                <w:numId w:val="2"/>
              </w:numPr>
              <w:pBdr>
                <w:top w:val="nil"/>
                <w:left w:val="nil"/>
                <w:bottom w:val="nil"/>
                <w:right w:val="nil"/>
                <w:between w:val="nil"/>
              </w:pBdr>
              <w:jc w:val="left"/>
            </w:pPr>
            <w:del w:id="9009" w:author="Comisión de revisión 4.5" w:date="2026-10-13T00:00:00Z">
              <w:r>
                <w:rPr>
                  <w:color w:val="000000"/>
                </w:rPr>
                <w:delText xml:space="preserve">Clasificación de las entidades (C)</w:delText>
              </w:r>
            </w:del>
            <w:ins w:id="9010" w:author="Comisión de revisión 4.5" w:date="2026-10-13T00:00:00Z">
              <w:r>
                <w:rPr>
                  <w:color w:val="000000"/>
                </w:rPr>
                <w:t xml:space="preserve">Clasificación de las entidades. (C)</w:t>
              </w:r>
            </w:ins>
          </w:p>
          <w:p w14:paraId="784DD37E" w14:textId="77777777" w:rsidR="00EE70B8" w:rsidRDefault="00C15354">
            <w:pPr>
              <w:numPr>
                <w:ilvl w:val="0"/>
                <w:numId w:val="2"/>
              </w:numPr>
              <w:pBdr>
                <w:top w:val="nil"/>
                <w:left w:val="nil"/>
                <w:bottom w:val="nil"/>
                <w:right w:val="nil"/>
                <w:between w:val="nil"/>
              </w:pBdr>
              <w:jc w:val="left"/>
            </w:pPr>
            <w:r>
              <w:rPr>
                <w:color w:val="000000"/>
              </w:rPr>
              <w:t>Operaciones de un banco, operaciones financieras y organización de las entidades financieras. (C)</w:t>
            </w:r>
          </w:p>
          <w:p w14:paraId="5CB78587" w14:textId="77777777" w:rsidR="00EE70B8" w:rsidRDefault="00C15354">
            <w:pPr>
              <w:spacing w:before="60"/>
            </w:pPr>
            <w:r>
              <w:rPr>
                <w:b/>
                <w:bCs/>
              </w:rPr>
              <w:t>Tema 3:</w:t>
            </w:r>
          </w:p>
          <w:p w14:paraId="078A7685" w14:textId="77777777" w:rsidR="00EE70B8" w:rsidRDefault="00C15354">
            <w:pPr>
              <w:numPr>
                <w:ilvl w:val="0"/>
                <w:numId w:val="2"/>
              </w:numPr>
              <w:pBdr>
                <w:top w:val="nil"/>
                <w:left w:val="nil"/>
                <w:bottom w:val="nil"/>
                <w:right w:val="nil"/>
                <w:between w:val="nil"/>
              </w:pBdr>
              <w:jc w:val="left"/>
            </w:pPr>
            <w:r>
              <w:rPr>
                <w:color w:val="000000"/>
              </w:rPr>
              <w:t>Definición de la contabilidad de bancos; documentación contable y manual de cuentas. (C, P)</w:t>
            </w:r>
          </w:p>
          <w:p w14:paraId="65F18410" w14:textId="77777777" w:rsidR="00EE70B8" w:rsidRDefault="00C15354">
            <w:pPr>
              <w:numPr>
                <w:ilvl w:val="0"/>
                <w:numId w:val="2"/>
              </w:numPr>
              <w:pBdr>
                <w:top w:val="nil"/>
                <w:left w:val="nil"/>
                <w:bottom w:val="nil"/>
                <w:right w:val="nil"/>
                <w:between w:val="nil"/>
              </w:pBdr>
              <w:jc w:val="left"/>
            </w:pPr>
            <w:r>
              <w:rPr>
                <w:color w:val="000000"/>
              </w:rPr>
              <w:t>Cierre de gestión, presentación de estados financieros, auditoría externa, publicación en prensa y memoria anual. (C)</w:t>
            </w:r>
          </w:p>
          <w:p w14:paraId="7D64390B" w14:textId="77777777" w:rsidR="00EE70B8" w:rsidRDefault="00C15354">
            <w:pPr>
              <w:numPr>
                <w:ilvl w:val="0"/>
                <w:numId w:val="2"/>
              </w:numPr>
              <w:pBdr>
                <w:top w:val="nil"/>
                <w:left w:val="nil"/>
                <w:bottom w:val="nil"/>
                <w:right w:val="nil"/>
                <w:between w:val="nil"/>
              </w:pBdr>
              <w:jc w:val="left"/>
            </w:pPr>
            <w:r>
              <w:rPr>
                <w:color w:val="000000"/>
              </w:rPr>
              <w:t>Transparencia de la información y atención al consumidor financiero en el marco de la función social de los servicios financieros. (C, A)</w:t>
            </w:r>
          </w:p>
          <w:p w14:paraId="08ED5608" w14:textId="77777777" w:rsidR="00EE70B8" w:rsidRDefault="00C15354">
            <w:pPr>
              <w:numPr>
                <w:ilvl w:val="0"/>
                <w:numId w:val="2"/>
              </w:numPr>
              <w:pBdr>
                <w:top w:val="nil"/>
                <w:left w:val="nil"/>
                <w:bottom w:val="nil"/>
                <w:right w:val="nil"/>
                <w:between w:val="nil"/>
              </w:pBdr>
              <w:jc w:val="left"/>
            </w:pPr>
            <w:r>
              <w:rPr>
                <w:color w:val="000000"/>
              </w:rPr>
              <w:t>Normas contables; valuación de activos y pasivos en moneda extranjera y valuación de activos en moneda nacional. (C)</w:t>
            </w:r>
          </w:p>
          <w:p w14:paraId="140A2E47" w14:textId="77777777" w:rsidR="00EE70B8" w:rsidRDefault="00C15354">
            <w:pPr>
              <w:numPr>
                <w:ilvl w:val="0"/>
                <w:numId w:val="2"/>
              </w:numPr>
              <w:pBdr>
                <w:top w:val="nil"/>
                <w:left w:val="nil"/>
                <w:bottom w:val="nil"/>
                <w:right w:val="nil"/>
                <w:between w:val="nil"/>
              </w:pBdr>
              <w:jc w:val="left"/>
            </w:pPr>
            <w:r>
              <w:rPr>
                <w:color w:val="000000"/>
              </w:rPr>
              <w:t>Cálculo y exposición de productos por cobrar y cargos por pagar; asignación de costos. (P)</w:t>
            </w:r>
          </w:p>
          <w:p w14:paraId="659E0433" w14:textId="77777777" w:rsidR="00EE70B8" w:rsidRDefault="00C15354">
            <w:pPr>
              <w:numPr>
                <w:ilvl w:val="0"/>
                <w:numId w:val="2"/>
              </w:numPr>
              <w:pBdr>
                <w:top w:val="nil"/>
                <w:left w:val="nil"/>
                <w:bottom w:val="nil"/>
                <w:right w:val="nil"/>
                <w:between w:val="nil"/>
              </w:pBdr>
              <w:jc w:val="left"/>
            </w:pPr>
            <w:r>
              <w:rPr>
                <w:color w:val="000000"/>
              </w:rPr>
              <w:t>Consolidación de oficina central y sucursales; partidas pendientes de imputación. (C)</w:t>
            </w:r>
          </w:p>
          <w:p w14:paraId="7A141162" w14:textId="77777777" w:rsidR="00EE70B8" w:rsidRDefault="00C15354">
            <w:pPr>
              <w:spacing w:before="60"/>
            </w:pPr>
            <w:r>
              <w:rPr>
                <w:b/>
                <w:bCs/>
              </w:rPr>
              <w:t>Tema 4:</w:t>
            </w:r>
          </w:p>
          <w:p w14:paraId="6EEBDC47" w14:textId="77777777" w:rsidR="00EE70B8" w:rsidRDefault="00C15354">
            <w:pPr>
              <w:numPr>
                <w:ilvl w:val="0"/>
                <w:numId w:val="2"/>
              </w:numPr>
              <w:pBdr>
                <w:top w:val="nil"/>
                <w:left w:val="nil"/>
                <w:bottom w:val="nil"/>
                <w:right w:val="nil"/>
                <w:between w:val="nil"/>
              </w:pBdr>
              <w:jc w:val="left"/>
            </w:pPr>
            <w:r>
              <w:rPr>
                <w:color w:val="000000"/>
              </w:rPr>
              <w:t>Marco legal para la constitución y el funcionamiento de bancos y entidades financieras; requisitos de constitución y licencia de funcionamiento. (C)</w:t>
            </w:r>
          </w:p>
          <w:p w14:paraId="696E7D69" w14:textId="77777777" w:rsidR="00EE70B8" w:rsidRDefault="00C15354">
            <w:pPr>
              <w:numPr>
                <w:ilvl w:val="0"/>
                <w:numId w:val="2"/>
              </w:numPr>
              <w:pBdr>
                <w:top w:val="nil"/>
                <w:left w:val="nil"/>
                <w:bottom w:val="nil"/>
                <w:right w:val="nil"/>
                <w:between w:val="nil"/>
              </w:pBdr>
              <w:jc w:val="left"/>
            </w:pPr>
            <w:r>
              <w:rPr>
                <w:color w:val="000000"/>
              </w:rPr>
              <w:t>Capital mínimo de Bancos y Entidades Financieras; casos prácticos. (C)</w:t>
            </w:r>
          </w:p>
          <w:p w14:paraId="4ECE1B75" w14:textId="77777777" w:rsidR="00EE70B8" w:rsidRDefault="00C15354">
            <w:pPr>
              <w:numPr>
                <w:ilvl w:val="0"/>
                <w:numId w:val="2"/>
              </w:numPr>
              <w:pBdr>
                <w:top w:val="nil"/>
                <w:left w:val="nil"/>
                <w:bottom w:val="nil"/>
                <w:right w:val="nil"/>
                <w:between w:val="nil"/>
              </w:pBdr>
              <w:jc w:val="left"/>
            </w:pPr>
            <w:r>
              <w:rPr>
                <w:color w:val="000000"/>
              </w:rPr>
              <w:t xml:space="preserve">Terminología financiera en inglés: </w:t>
            </w:r>
            <w:proofErr w:type="spellStart"/>
            <w:r>
              <w:rPr>
                <w:color w:val="000000"/>
              </w:rPr>
              <w:t>banking</w:t>
            </w:r>
            <w:proofErr w:type="spellEnd"/>
            <w:r>
              <w:rPr>
                <w:color w:val="000000"/>
              </w:rPr>
              <w:t xml:space="preserve">, </w:t>
            </w:r>
            <w:proofErr w:type="spellStart"/>
            <w:r>
              <w:rPr>
                <w:color w:val="000000"/>
              </w:rPr>
              <w:t>deposits</w:t>
            </w:r>
            <w:proofErr w:type="spellEnd"/>
            <w:r>
              <w:rPr>
                <w:color w:val="000000"/>
              </w:rPr>
              <w:t xml:space="preserve">, loan portfolio, </w:t>
            </w:r>
            <w:proofErr w:type="spellStart"/>
            <w:r>
              <w:rPr>
                <w:color w:val="000000"/>
              </w:rPr>
              <w:t>provisions</w:t>
            </w:r>
            <w:proofErr w:type="spellEnd"/>
            <w:r>
              <w:rPr>
                <w:color w:val="000000"/>
              </w:rPr>
              <w:t xml:space="preserve">, </w:t>
            </w:r>
            <w:proofErr w:type="spellStart"/>
            <w:r>
              <w:rPr>
                <w:color w:val="000000"/>
              </w:rPr>
              <w:t>liquidity</w:t>
            </w:r>
            <w:proofErr w:type="spellEnd"/>
            <w:r>
              <w:rPr>
                <w:color w:val="000000"/>
              </w:rPr>
              <w:t xml:space="preserve"> y capital </w:t>
            </w:r>
            <w:proofErr w:type="spellStart"/>
            <w:r>
              <w:rPr>
                <w:color w:val="000000"/>
              </w:rPr>
              <w:t>adequacy</w:t>
            </w:r>
            <w:proofErr w:type="spellEnd"/>
            <w:r>
              <w:rPr>
                <w:color w:val="000000"/>
              </w:rPr>
              <w:t>. (C)</w:t>
            </w:r>
          </w:p>
          <w:p w14:paraId="54002A13" w14:textId="77777777" w:rsidR="00EE70B8" w:rsidRDefault="00C15354">
            <w:pPr>
              <w:spacing w:before="60"/>
            </w:pPr>
            <w:r>
              <w:rPr>
                <w:b/>
                <w:bCs/>
              </w:rPr>
              <w:t>Tema 5:</w:t>
            </w:r>
          </w:p>
          <w:p w14:paraId="255AFB30" w14:textId="77777777" w:rsidR="00EE70B8" w:rsidRDefault="00C15354">
            <w:pPr>
              <w:numPr>
                <w:ilvl w:val="0"/>
                <w:numId w:val="2"/>
              </w:numPr>
              <w:pBdr>
                <w:top w:val="nil"/>
                <w:left w:val="nil"/>
                <w:bottom w:val="nil"/>
                <w:right w:val="nil"/>
                <w:between w:val="nil"/>
              </w:pBdr>
              <w:jc w:val="left"/>
            </w:pPr>
            <w:r>
              <w:rPr>
                <w:color w:val="000000"/>
              </w:rPr>
              <w:t>Concepto de las disponibilidades; casos de débito y casos de crédito. (C)</w:t>
            </w:r>
          </w:p>
          <w:p w14:paraId="2E632393" w14:textId="77777777" w:rsidR="00EE70B8" w:rsidRDefault="00C15354">
            <w:pPr>
              <w:numPr>
                <w:ilvl w:val="0"/>
                <w:numId w:val="2"/>
              </w:numPr>
              <w:pBdr>
                <w:top w:val="nil"/>
                <w:left w:val="nil"/>
                <w:bottom w:val="nil"/>
                <w:right w:val="nil"/>
                <w:between w:val="nil"/>
              </w:pBdr>
              <w:jc w:val="left"/>
            </w:pPr>
            <w:r>
              <w:rPr>
                <w:color w:val="000000"/>
              </w:rPr>
              <w:t>Interpretación del saldo de las disponibilidades y papeletas contables. (C)</w:t>
            </w:r>
          </w:p>
          <w:p w14:paraId="2C588EA7" w14:textId="77777777" w:rsidR="00EE70B8" w:rsidRDefault="00C15354">
            <w:pPr>
              <w:numPr>
                <w:ilvl w:val="0"/>
                <w:numId w:val="2"/>
              </w:numPr>
              <w:pBdr>
                <w:top w:val="nil"/>
                <w:left w:val="nil"/>
                <w:bottom w:val="nil"/>
                <w:right w:val="nil"/>
                <w:between w:val="nil"/>
              </w:pBdr>
              <w:jc w:val="left"/>
            </w:pPr>
            <w:r>
              <w:rPr>
                <w:color w:val="000000"/>
              </w:rPr>
              <w:t>Faltantes y sobrantes de caja; procedimientos de regularización; casos prácticos. (P)</w:t>
            </w:r>
          </w:p>
          <w:p w14:paraId="5C6564BF" w14:textId="77777777" w:rsidR="00EE70B8" w:rsidRDefault="00C15354">
            <w:pPr>
              <w:numPr>
                <w:ilvl w:val="0"/>
                <w:numId w:val="2"/>
              </w:numPr>
              <w:pBdr>
                <w:top w:val="nil"/>
                <w:left w:val="nil"/>
                <w:bottom w:val="nil"/>
                <w:right w:val="nil"/>
                <w:between w:val="nil"/>
              </w:pBdr>
              <w:jc w:val="left"/>
            </w:pPr>
            <w:r>
              <w:rPr>
                <w:color w:val="000000"/>
              </w:rPr>
              <w:t>Control interno del efectivo: arqueos sorpresivos, segregación de funciones y límites de bóveda. (C)</w:t>
            </w:r>
          </w:p>
          <w:p w14:paraId="38D6E98D" w14:textId="77777777" w:rsidR="00EE70B8" w:rsidRDefault="00C15354">
            <w:pPr>
              <w:spacing w:before="60"/>
            </w:pPr>
            <w:r>
              <w:rPr>
                <w:b/>
                <w:bCs/>
              </w:rPr>
              <w:t>Tema 6:</w:t>
            </w:r>
          </w:p>
          <w:p w14:paraId="27CA8ADC" w14:textId="77777777" w:rsidR="00EE70B8" w:rsidRDefault="00C15354">
            <w:pPr>
              <w:numPr>
                <w:ilvl w:val="0"/>
                <w:numId w:val="2"/>
              </w:numPr>
              <w:pBdr>
                <w:top w:val="nil"/>
                <w:left w:val="nil"/>
                <w:bottom w:val="nil"/>
                <w:right w:val="nil"/>
                <w:between w:val="nil"/>
              </w:pBdr>
              <w:jc w:val="left"/>
            </w:pPr>
            <w:r>
              <w:rPr>
                <w:color w:val="000000"/>
              </w:rPr>
              <w:t>Definición y características de la cámara de compensación; su automatización. (C, T)</w:t>
            </w:r>
          </w:p>
          <w:p w14:paraId="203DDC16" w14:textId="77777777" w:rsidR="00EE70B8" w:rsidRDefault="00C15354">
            <w:pPr>
              <w:numPr>
                <w:ilvl w:val="0"/>
                <w:numId w:val="2"/>
              </w:numPr>
              <w:pBdr>
                <w:top w:val="nil"/>
                <w:left w:val="nil"/>
                <w:bottom w:val="nil"/>
                <w:right w:val="nil"/>
                <w:between w:val="nil"/>
              </w:pBdr>
              <w:jc w:val="left"/>
            </w:pPr>
            <w:r>
              <w:rPr>
                <w:color w:val="000000"/>
              </w:rPr>
              <w:lastRenderedPageBreak/>
              <w:t>Importancia del encaje legal en la cámara de compensación y función de la Asociación de Bancos Privados de Bolivia (ASOBAN). (C)</w:t>
            </w:r>
          </w:p>
          <w:p w14:paraId="0030FA62" w14:textId="77777777" w:rsidR="00EE70B8" w:rsidRDefault="00C15354">
            <w:pPr>
              <w:numPr>
                <w:ilvl w:val="0"/>
                <w:numId w:val="2"/>
              </w:numPr>
              <w:pBdr>
                <w:top w:val="nil"/>
                <w:left w:val="nil"/>
                <w:bottom w:val="nil"/>
                <w:right w:val="nil"/>
                <w:between w:val="nil"/>
              </w:pBdr>
              <w:jc w:val="left"/>
            </w:pPr>
            <w:r>
              <w:rPr>
                <w:color w:val="000000"/>
              </w:rPr>
              <w:t>Especificaciones, requisitos y material para el diseño de cheques; legibilidad de la información. (P)</w:t>
            </w:r>
          </w:p>
          <w:p w14:paraId="72023287" w14:textId="77777777" w:rsidR="00EE70B8" w:rsidRDefault="00C15354">
            <w:pPr>
              <w:numPr>
                <w:ilvl w:val="0"/>
                <w:numId w:val="2"/>
              </w:numPr>
              <w:pBdr>
                <w:top w:val="nil"/>
                <w:left w:val="nil"/>
                <w:bottom w:val="nil"/>
                <w:right w:val="nil"/>
                <w:between w:val="nil"/>
              </w:pBdr>
              <w:jc w:val="left"/>
            </w:pPr>
            <w:r>
              <w:rPr>
                <w:color w:val="000000"/>
              </w:rPr>
              <w:t>Lectura electrónica de cheques y planilla de la cámara de compensación; casos prácticos. (C, T)</w:t>
            </w:r>
          </w:p>
          <w:p w14:paraId="59595656" w14:textId="77777777" w:rsidR="00EE70B8" w:rsidRDefault="00C15354">
            <w:pPr>
              <w:numPr>
                <w:ilvl w:val="0"/>
                <w:numId w:val="2"/>
              </w:numPr>
              <w:pBdr>
                <w:top w:val="nil"/>
                <w:left w:val="nil"/>
                <w:bottom w:val="nil"/>
                <w:right w:val="nil"/>
                <w:between w:val="nil"/>
              </w:pBdr>
              <w:jc w:val="left"/>
            </w:pPr>
            <w:r>
              <w:rPr>
                <w:color w:val="000000"/>
              </w:rPr>
              <w:t>Sistemas de pago de alto y de bajo valor: cámara de compensación, liquidación en el Banco Central de Bolivia y pagos electrónicos inmediatos. (C, T)</w:t>
            </w:r>
          </w:p>
          <w:p w14:paraId="5351FBAE" w14:textId="77777777" w:rsidR="00EE70B8" w:rsidRDefault="00C15354">
            <w:pPr>
              <w:numPr>
                <w:ilvl w:val="0"/>
                <w:numId w:val="2"/>
              </w:numPr>
              <w:pBdr>
                <w:top w:val="nil"/>
                <w:left w:val="nil"/>
                <w:bottom w:val="nil"/>
                <w:right w:val="nil"/>
                <w:between w:val="nil"/>
              </w:pBdr>
              <w:jc w:val="left"/>
            </w:pPr>
            <w:r>
              <w:rPr>
                <w:color w:val="000000"/>
              </w:rPr>
              <w:t>Prevención de la legitimación de ganancias ilícitas en el manejo del efectivo: debida diligencia del cliente, registro de operaciones y reporte de operaciones sospechosas.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12545" w14:textId="77777777" w:rsidR="00EE70B8" w:rsidRDefault="00C15354">
            <w:pPr>
              <w:numPr>
                <w:ilvl w:val="0"/>
                <w:numId w:val="3"/>
              </w:numPr>
              <w:pBdr>
                <w:top w:val="nil"/>
                <w:left w:val="nil"/>
                <w:bottom w:val="nil"/>
                <w:right w:val="nil"/>
                <w:between w:val="nil"/>
              </w:pBdr>
              <w:jc w:val="left"/>
            </w:pPr>
            <w:r>
              <w:rPr>
                <w:color w:val="000000"/>
              </w:rPr>
              <w:lastRenderedPageBreak/>
              <w:t>Nociones de la historia de la banca y del sistema financiero boliviano.</w:t>
            </w:r>
          </w:p>
          <w:p w14:paraId="776F807C" w14:textId="77777777" w:rsidR="00EE70B8" w:rsidRDefault="00C15354">
            <w:pPr>
              <w:numPr>
                <w:ilvl w:val="0"/>
                <w:numId w:val="3"/>
              </w:numPr>
              <w:pBdr>
                <w:top w:val="nil"/>
                <w:left w:val="nil"/>
                <w:bottom w:val="nil"/>
                <w:right w:val="nil"/>
                <w:between w:val="nil"/>
              </w:pBdr>
              <w:jc w:val="left"/>
            </w:pPr>
            <w:r>
              <w:rPr>
                <w:color w:val="000000"/>
              </w:rPr>
              <w:t>Nociones de la organización de una agencia y de una sucursal bancaria.</w:t>
            </w:r>
          </w:p>
          <w:p w14:paraId="0BA10CA3" w14:textId="77777777" w:rsidR="00EE70B8" w:rsidRDefault="00C15354">
            <w:pPr>
              <w:numPr>
                <w:ilvl w:val="0"/>
                <w:numId w:val="3"/>
              </w:numPr>
              <w:pBdr>
                <w:top w:val="nil"/>
                <w:left w:val="nil"/>
                <w:bottom w:val="nil"/>
                <w:right w:val="nil"/>
                <w:between w:val="nil"/>
              </w:pBdr>
              <w:jc w:val="left"/>
            </w:pPr>
            <w:r>
              <w:rPr>
                <w:color w:val="000000"/>
              </w:rPr>
              <w:t>Nociones de identificación de billetes falsificados y de las medidas de seguridad del billete boliviano.</w:t>
            </w:r>
          </w:p>
          <w:p w14:paraId="3C6E78CB" w14:textId="77777777" w:rsidR="00EE70B8" w:rsidRDefault="00C15354">
            <w:pPr>
              <w:numPr>
                <w:ilvl w:val="0"/>
                <w:numId w:val="6"/>
              </w:numPr>
              <w:pBdr>
                <w:top w:val="nil"/>
                <w:left w:val="nil"/>
                <w:bottom w:val="nil"/>
                <w:right w:val="nil"/>
                <w:between w:val="nil"/>
              </w:pBdr>
              <w:spacing w:before="10" w:after="10"/>
              <w:jc w:val="left"/>
            </w:pPr>
            <w:r>
              <w:rPr>
                <w:color w:val="000000"/>
              </w:rPr>
              <w:t>Nociones de seguridad física y custodia del efectivo en bóveda.</w:t>
            </w:r>
          </w:p>
        </w:tc>
      </w:tr>
      <w:tr w:rsidR="00EE70B8" w14:paraId="3C22A897"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49E88" w14:textId="77777777" w:rsidR="00EE70B8" w:rsidRDefault="00C15354">
            <w:pPr>
              <w:spacing w:before="20" w:after="20"/>
            </w:pPr>
            <w:r>
              <w:rPr>
                <w:b/>
                <w:bCs/>
                <w:i/>
                <w:iCs/>
              </w:rPr>
              <w:t xml:space="preserve">Elemento de competencia 2: </w:t>
            </w:r>
            <w:r>
              <w:t xml:space="preserve">Aplica el tratamiento contable de los depósitos en cuentas corrientes, </w:t>
            </w:r>
            <w:del w:id="9013" w:author="Comisión de revisión 4.5" w:date="2026-10-13T00:00:00Z">
              <w:r>
                <w:delText xml:space="preserve">en cajas de ahorro, a plazo fijo y calcula</w:delText>
              </w:r>
            </w:del>
            <w:ins w:id="9014" w:author="Comisión de revisión 4.5" w:date="2026-10-13T00:00:00Z">
              <w:r>
                <w:t xml:space="preserve">en cajas de ahorro y a plazo fijo, y calcula</w:t>
              </w:r>
            </w:ins>
            <w:r>
              <w:t xml:space="preserve"> el encaje legal correspondiente.</w:t>
            </w:r>
          </w:p>
        </w:tc>
      </w:tr>
      <w:tr w:rsidR="00EE70B8" w14:paraId="63B90E7E" w14:textId="77777777">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A72F6" w14:textId="77777777" w:rsidR="00EE70B8" w:rsidRDefault="00C15354">
            <w:pPr>
              <w:spacing w:before="20" w:after="20"/>
              <w:jc w:val="center"/>
            </w:pPr>
            <w:r>
              <w:rPr>
                <w:b/>
                <w:bCs/>
                <w:i/>
                <w:iCs/>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9137E" w14:textId="77777777" w:rsidR="00EE70B8" w:rsidRDefault="00C15354">
            <w:pPr>
              <w:spacing w:before="20" w:after="20"/>
              <w:jc w:val="center"/>
            </w:pPr>
            <w:r>
              <w:rPr>
                <w:b/>
                <w:bCs/>
                <w:i/>
                <w:i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3DB798" w14:textId="77777777" w:rsidR="00EE70B8" w:rsidRDefault="00C15354">
            <w:pPr>
              <w:spacing w:before="20" w:after="20"/>
              <w:jc w:val="center"/>
            </w:pPr>
            <w:r>
              <w:rPr>
                <w:b/>
                <w:bCs/>
                <w:i/>
                <w:iCs/>
              </w:rPr>
              <w:t>Evidencias de producto</w:t>
            </w:r>
          </w:p>
        </w:tc>
      </w:tr>
      <w:tr w:rsidR="00EE70B8" w14:paraId="4665FA28"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DF487" w14:textId="77777777" w:rsidR="00EE70B8" w:rsidRDefault="00C15354">
            <w:pPr>
              <w:spacing w:before="20" w:after="20"/>
              <w:jc w:val="left"/>
            </w:pPr>
            <w:r>
              <w:t xml:space="preserve">1. Registra el movimiento contable de los depósitos </w:t>
            </w:r>
            <w:del w:id="9011" w:author="Comisión de revisión 4.5" w:date="2026-10-13T00:00:00Z">
              <w:r>
                <w:delText xml:space="preserve">en cuentas corrientes, en caja de ahorros, calculando</w:delText>
              </w:r>
            </w:del>
            <w:ins w:id="9012" w:author="Comisión de revisión 4.5" w:date="2026-10-13T00:00:00Z">
              <w:r>
                <w:t xml:space="preserve">en cuentas corrientes y en caja de ahorros, calculando</w:t>
              </w:r>
            </w:ins>
            <w:r>
              <w:t xml:space="preserve"> sus intereses conforme a la normativa vigente.</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AC972" w14:textId="77777777" w:rsidR="00EE70B8" w:rsidRDefault="00C15354">
            <w:pPr>
              <w:spacing w:before="20" w:after="20"/>
              <w:jc w:val="left"/>
            </w:pPr>
            <w:r>
              <w:t>1.1 Registra la apertura, el movimiento, la clausura y el cierre de una cuenta corriente</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ECB31" w14:textId="77777777" w:rsidR="00EE70B8" w:rsidRDefault="00C15354">
            <w:pPr>
              <w:spacing w:before="20" w:after="20"/>
              <w:jc w:val="left"/>
            </w:pPr>
            <w:r>
              <w:rPr>
                <w:b/>
                <w:bCs/>
              </w:rPr>
              <w:t xml:space="preserve">Producto 5: </w:t>
            </w:r>
            <w:r>
              <w:t>Movimiento contable de los depósitos en cuenta corriente en un caso práctico y su exposición en los Estados Financieros.</w:t>
            </w:r>
          </w:p>
        </w:tc>
      </w:tr>
      <w:tr w:rsidR="00EE70B8" w14:paraId="2DAA9874"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AA4D3"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219C1" w14:textId="77777777" w:rsidR="00EE70B8" w:rsidRDefault="00C15354">
            <w:pPr>
              <w:spacing w:before="20" w:after="20"/>
              <w:jc w:val="left"/>
            </w:pPr>
            <w:r>
              <w:t>1.2 Registra la apertura, el movimiento, cálculo de intereses y la clausura de una caja de ahorro.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2D88F" w14:textId="77777777" w:rsidR="00EE70B8" w:rsidRDefault="00C15354">
            <w:pPr>
              <w:spacing w:before="20" w:after="20"/>
              <w:jc w:val="left"/>
            </w:pPr>
            <w:r>
              <w:rPr>
                <w:b/>
                <w:bCs/>
              </w:rPr>
              <w:t xml:space="preserve">Producto 6: </w:t>
            </w:r>
            <w:r>
              <w:t>Movimiento contable de los depósitos en caja de ahorro en un caso práctico y su exposición en los Estados Financieros.</w:t>
            </w:r>
          </w:p>
        </w:tc>
      </w:tr>
      <w:tr w:rsidR="00EE70B8" w14:paraId="524B7BE3"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75DF4" w14:textId="77777777" w:rsidR="00EE70B8" w:rsidRDefault="00C15354">
            <w:pPr>
              <w:spacing w:before="20" w:after="20"/>
              <w:jc w:val="left"/>
            </w:pPr>
            <w:r>
              <w:t xml:space="preserve">2. Registra el movimiento de los depósitos a plazo fijo en moneda nacional y extranjera y determina el encaje legal correspondiente de acuerdo con la normativa </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C1BE1" w14:textId="77777777" w:rsidR="00EE70B8" w:rsidRDefault="00C15354">
            <w:pPr>
              <w:spacing w:before="20" w:after="20"/>
              <w:jc w:val="left"/>
            </w:pPr>
            <w:r>
              <w:t xml:space="preserve">2.1 Registra la apertura, el movimiento, cálculo de intereses y el cierre de un depósito a plazo fijo. </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65017" w14:textId="77777777" w:rsidR="00EE70B8" w:rsidRDefault="00C15354">
            <w:pPr>
              <w:spacing w:before="20" w:after="20"/>
              <w:jc w:val="left"/>
            </w:pPr>
            <w:r>
              <w:rPr>
                <w:b/>
                <w:bCs/>
              </w:rPr>
              <w:t xml:space="preserve">Producto 7: </w:t>
            </w:r>
            <w:r>
              <w:t>Movimiento contable de los depósitos a plazo fijo en un caso práctico y su exposición en los Estados Financieros.</w:t>
            </w:r>
          </w:p>
        </w:tc>
      </w:tr>
      <w:tr w:rsidR="00EE70B8" w14:paraId="64F68E9A"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CA522"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7D1E3" w14:textId="77777777" w:rsidR="00EE70B8" w:rsidRDefault="00C15354">
            <w:pPr>
              <w:spacing w:before="20" w:after="20"/>
              <w:jc w:val="left"/>
            </w:pPr>
            <w:r>
              <w:t>2.2 Calcula el encaje legal en efectivo y en títulos determinando el excedente o deficiencia de encaje y la multa correspondiente de un caso práctico.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B9E59" w14:textId="77777777" w:rsidR="00EE70B8" w:rsidRDefault="00C15354">
            <w:pPr>
              <w:spacing w:before="20" w:after="20"/>
              <w:jc w:val="left"/>
            </w:pPr>
            <w:r>
              <w:rPr>
                <w:b/>
                <w:bCs/>
              </w:rPr>
              <w:t xml:space="preserve">Producto 8: </w:t>
            </w:r>
            <w:r>
              <w:t>Cálculo del encaje legal y del Fondo RAL de un caso práctico.</w:t>
            </w:r>
          </w:p>
        </w:tc>
      </w:tr>
      <w:tr w:rsidR="00EE70B8" w14:paraId="0D5B2A78"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994B7" w14:textId="77777777" w:rsidR="00EE70B8" w:rsidRDefault="00C15354">
            <w:pPr>
              <w:spacing w:before="20" w:after="20"/>
              <w:jc w:val="center"/>
            </w:pPr>
            <w:r>
              <w:rPr>
                <w:b/>
                <w:bCs/>
                <w:i/>
                <w:iCs/>
              </w:rPr>
              <w:t>Evidencias de conocimiento</w:t>
            </w:r>
          </w:p>
        </w:tc>
      </w:tr>
      <w:tr w:rsidR="00EE70B8" w14:paraId="1BDFAD91"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8E5FA" w14:textId="77777777" w:rsidR="00EE70B8" w:rsidRDefault="00C15354">
            <w:pPr>
              <w:spacing w:before="20" w:after="20"/>
              <w:jc w:val="center"/>
            </w:pPr>
            <w:r>
              <w:rPr>
                <w:b/>
                <w:bCs/>
                <w:i/>
                <w:iCs/>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BA45A" w14:textId="77777777" w:rsidR="00EE70B8" w:rsidRDefault="00C15354">
            <w:pPr>
              <w:spacing w:before="20" w:after="20"/>
              <w:jc w:val="center"/>
            </w:pPr>
            <w:r>
              <w:rPr>
                <w:b/>
                <w:bCs/>
                <w:i/>
                <w:iCs/>
              </w:rPr>
              <w:t>Contenidos</w:t>
            </w:r>
          </w:p>
          <w:p w14:paraId="197CE657" w14:textId="77777777" w:rsidR="00EE70B8" w:rsidRDefault="00C15354">
            <w:pPr>
              <w:spacing w:before="20" w:after="20"/>
              <w:jc w:val="center"/>
            </w:pPr>
            <w:r>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D62AE" w14:textId="77777777" w:rsidR="00EE70B8" w:rsidRDefault="00C15354">
            <w:pPr>
              <w:spacing w:before="20" w:after="20"/>
              <w:jc w:val="center"/>
            </w:pPr>
            <w:r>
              <w:rPr>
                <w:b/>
                <w:bCs/>
                <w:i/>
                <w:iCs/>
              </w:rPr>
              <w:t>Conocimientos circunstanciales</w:t>
            </w:r>
          </w:p>
        </w:tc>
      </w:tr>
      <w:tr w:rsidR="00EE70B8" w14:paraId="5E5BFA62"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24CEB" w14:textId="77777777" w:rsidR="00EE70B8" w:rsidRDefault="00C15354">
            <w:pPr>
              <w:spacing w:before="20" w:after="20"/>
              <w:jc w:val="left"/>
            </w:pPr>
            <w:r>
              <w:t>Tema 7: Depósitos en Cuentas Corrientes</w:t>
            </w:r>
          </w:p>
          <w:p w14:paraId="2C1DCAE2" w14:textId="77777777" w:rsidR="00EE70B8" w:rsidRDefault="00C15354">
            <w:pPr>
              <w:spacing w:before="20" w:after="20"/>
              <w:jc w:val="left"/>
            </w:pPr>
            <w:r>
              <w:t>Tema 8: Depósitos en Caja de Ahorros</w:t>
            </w:r>
          </w:p>
          <w:p w14:paraId="0DFD0F27" w14:textId="77777777" w:rsidR="00EE70B8" w:rsidRDefault="00C15354">
            <w:pPr>
              <w:spacing w:before="20" w:after="20"/>
              <w:jc w:val="left"/>
            </w:pPr>
            <w:r>
              <w:t>Tema 9: Depósitos a Plazo Fijo</w:t>
            </w:r>
          </w:p>
          <w:p w14:paraId="403B16D9" w14:textId="77777777" w:rsidR="00EE70B8" w:rsidRDefault="00C15354">
            <w:pPr>
              <w:spacing w:before="20" w:after="20"/>
              <w:jc w:val="left"/>
            </w:pPr>
            <w:r>
              <w:t>Tema 10: Encaje Legal</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847D8" w14:textId="77777777" w:rsidR="00EE70B8" w:rsidRDefault="00C15354">
            <w:pPr>
              <w:pBdr>
                <w:top w:val="nil"/>
                <w:left w:val="nil"/>
                <w:bottom w:val="nil"/>
                <w:right w:val="nil"/>
                <w:between w:val="nil"/>
              </w:pBdr>
              <w:spacing w:before="10" w:after="10"/>
              <w:ind w:left="400"/>
              <w:jc w:val="left"/>
              <w:rPr>
                <w:b/>
                <w:bCs/>
                <w:color w:val="000000"/>
                <w:sz w:val="22"/>
                <w:szCs w:val="22"/>
              </w:rPr>
            </w:pPr>
            <w:r>
              <w:rPr>
                <w:b/>
                <w:bCs/>
                <w:color w:val="000000"/>
                <w:sz w:val="22"/>
                <w:szCs w:val="22"/>
              </w:rPr>
              <w:t>Tema 7:</w:t>
            </w:r>
          </w:p>
          <w:p w14:paraId="2B18E81C" w14:textId="77777777" w:rsidR="00EE70B8" w:rsidRDefault="00C15354">
            <w:pPr>
              <w:numPr>
                <w:ilvl w:val="0"/>
                <w:numId w:val="7"/>
              </w:numPr>
              <w:pBdr>
                <w:top w:val="nil"/>
                <w:left w:val="nil"/>
                <w:bottom w:val="nil"/>
                <w:right w:val="nil"/>
                <w:between w:val="nil"/>
              </w:pBdr>
              <w:spacing w:before="10" w:after="10"/>
              <w:jc w:val="left"/>
            </w:pPr>
            <w:r>
              <w:rPr>
                <w:color w:val="000000"/>
              </w:rPr>
              <w:t>Concepto y clasificación de los depósitos en cuentas corrientes; reglamento de cuentas corrientes. (C)</w:t>
            </w:r>
          </w:p>
          <w:p w14:paraId="758D4E50" w14:textId="77777777" w:rsidR="00EE70B8" w:rsidRDefault="00C15354">
            <w:pPr>
              <w:numPr>
                <w:ilvl w:val="0"/>
                <w:numId w:val="7"/>
              </w:numPr>
              <w:pBdr>
                <w:top w:val="nil"/>
                <w:left w:val="nil"/>
                <w:bottom w:val="nil"/>
                <w:right w:val="nil"/>
                <w:between w:val="nil"/>
              </w:pBdr>
              <w:spacing w:before="10" w:after="10"/>
              <w:jc w:val="left"/>
            </w:pPr>
            <w:r>
              <w:rPr>
                <w:color w:val="000000"/>
              </w:rPr>
              <w:t>Apertura y funcionamiento de las cuentas corrientes. (C)</w:t>
            </w:r>
          </w:p>
          <w:p w14:paraId="49025297" w14:textId="77777777" w:rsidR="00EE70B8" w:rsidRDefault="00C15354">
            <w:pPr>
              <w:numPr>
                <w:ilvl w:val="0"/>
                <w:numId w:val="7"/>
              </w:numPr>
              <w:pBdr>
                <w:top w:val="nil"/>
                <w:left w:val="nil"/>
                <w:bottom w:val="nil"/>
                <w:right w:val="nil"/>
                <w:between w:val="nil"/>
              </w:pBdr>
              <w:spacing w:before="10" w:after="10"/>
              <w:jc w:val="left"/>
            </w:pPr>
            <w:r>
              <w:rPr>
                <w:color w:val="000000"/>
              </w:rPr>
              <w:t>Clausura y rehabilitación de las cuentas corrientes; periodos de suspensión. (C)</w:t>
            </w:r>
          </w:p>
          <w:p w14:paraId="79274AB0" w14:textId="77777777" w:rsidR="00EE70B8" w:rsidRDefault="00C15354">
            <w:pPr>
              <w:numPr>
                <w:ilvl w:val="0"/>
                <w:numId w:val="7"/>
              </w:numPr>
              <w:pBdr>
                <w:top w:val="nil"/>
                <w:left w:val="nil"/>
                <w:bottom w:val="nil"/>
                <w:right w:val="nil"/>
                <w:between w:val="nil"/>
              </w:pBdr>
              <w:spacing w:before="10" w:after="10"/>
              <w:jc w:val="left"/>
            </w:pPr>
            <w:r>
              <w:rPr>
                <w:color w:val="000000"/>
              </w:rPr>
              <w:t>Errores atribuibles a la entidad bancaria en el manejo de las cuentas corrientes; casos prácticos. (C)</w:t>
            </w:r>
          </w:p>
          <w:p w14:paraId="736927FD" w14:textId="77777777" w:rsidR="00EE70B8" w:rsidRDefault="00C15354">
            <w:pPr>
              <w:pBdr>
                <w:top w:val="nil"/>
                <w:left w:val="nil"/>
                <w:bottom w:val="nil"/>
                <w:right w:val="nil"/>
                <w:between w:val="nil"/>
              </w:pBdr>
              <w:spacing w:before="10" w:after="10"/>
              <w:ind w:left="400"/>
              <w:jc w:val="left"/>
              <w:rPr>
                <w:b/>
                <w:bCs/>
                <w:color w:val="000000"/>
                <w:sz w:val="22"/>
                <w:szCs w:val="22"/>
              </w:rPr>
            </w:pPr>
            <w:r>
              <w:rPr>
                <w:b/>
                <w:bCs/>
                <w:color w:val="000000"/>
                <w:sz w:val="22"/>
                <w:szCs w:val="22"/>
              </w:rPr>
              <w:t>Tema 8:</w:t>
            </w:r>
          </w:p>
          <w:p w14:paraId="242FFE09" w14:textId="77777777" w:rsidR="00EE70B8" w:rsidRDefault="00C15354">
            <w:pPr>
              <w:numPr>
                <w:ilvl w:val="0"/>
                <w:numId w:val="7"/>
              </w:numPr>
              <w:pBdr>
                <w:top w:val="nil"/>
                <w:left w:val="nil"/>
                <w:bottom w:val="nil"/>
                <w:right w:val="nil"/>
                <w:between w:val="nil"/>
              </w:pBdr>
              <w:spacing w:before="10" w:after="10"/>
              <w:jc w:val="left"/>
            </w:pPr>
            <w:r>
              <w:rPr>
                <w:color w:val="000000"/>
              </w:rPr>
              <w:t>Concepto, libretas y clasificación de los depósitos en caja de ahorros. (C)</w:t>
            </w:r>
          </w:p>
          <w:p w14:paraId="6031731D" w14:textId="77777777" w:rsidR="00EE70B8" w:rsidRDefault="00C15354">
            <w:pPr>
              <w:numPr>
                <w:ilvl w:val="0"/>
                <w:numId w:val="7"/>
              </w:numPr>
              <w:pBdr>
                <w:top w:val="nil"/>
                <w:left w:val="nil"/>
                <w:bottom w:val="nil"/>
                <w:right w:val="nil"/>
                <w:between w:val="nil"/>
              </w:pBdr>
              <w:spacing w:before="10" w:after="10"/>
              <w:jc w:val="left"/>
            </w:pPr>
            <w:r>
              <w:rPr>
                <w:color w:val="000000"/>
              </w:rPr>
              <w:t>Apertura de depósitos en caja de ahorros; intereses y cálculo de intereses en cajas de ahorro. (P)</w:t>
            </w:r>
          </w:p>
          <w:p w14:paraId="641A0330" w14:textId="77777777" w:rsidR="00EE70B8" w:rsidRDefault="00C15354">
            <w:pPr>
              <w:numPr>
                <w:ilvl w:val="0"/>
                <w:numId w:val="7"/>
              </w:numPr>
              <w:pBdr>
                <w:top w:val="nil"/>
                <w:left w:val="nil"/>
                <w:bottom w:val="nil"/>
                <w:right w:val="nil"/>
                <w:between w:val="nil"/>
              </w:pBdr>
              <w:spacing w:before="10" w:after="10"/>
              <w:jc w:val="left"/>
            </w:pPr>
            <w:r>
              <w:rPr>
                <w:color w:val="000000"/>
              </w:rPr>
              <w:t>Movimiento contable de los depósitos en caja de ahorros; casos prácticos. (C)</w:t>
            </w:r>
          </w:p>
          <w:p w14:paraId="54F9389B" w14:textId="77777777" w:rsidR="00EE70B8" w:rsidRDefault="00C15354">
            <w:pPr>
              <w:pBdr>
                <w:top w:val="nil"/>
                <w:left w:val="nil"/>
                <w:bottom w:val="nil"/>
                <w:right w:val="nil"/>
                <w:between w:val="nil"/>
              </w:pBdr>
              <w:spacing w:before="10" w:after="10"/>
              <w:ind w:left="400"/>
              <w:jc w:val="left"/>
              <w:rPr>
                <w:b/>
                <w:bCs/>
                <w:color w:val="000000"/>
                <w:sz w:val="22"/>
                <w:szCs w:val="22"/>
              </w:rPr>
            </w:pPr>
            <w:r>
              <w:rPr>
                <w:b/>
                <w:bCs/>
                <w:color w:val="000000"/>
                <w:sz w:val="22"/>
                <w:szCs w:val="22"/>
              </w:rPr>
              <w:t>Tema 9:</w:t>
            </w:r>
          </w:p>
          <w:p w14:paraId="77FD68EC" w14:textId="77777777" w:rsidR="00EE70B8" w:rsidRDefault="00C15354">
            <w:pPr>
              <w:numPr>
                <w:ilvl w:val="0"/>
                <w:numId w:val="7"/>
              </w:numPr>
              <w:pBdr>
                <w:top w:val="nil"/>
                <w:left w:val="nil"/>
                <w:bottom w:val="nil"/>
                <w:right w:val="nil"/>
                <w:between w:val="nil"/>
              </w:pBdr>
              <w:spacing w:before="10" w:after="10"/>
              <w:jc w:val="left"/>
            </w:pPr>
            <w:r>
              <w:rPr>
                <w:color w:val="000000"/>
              </w:rPr>
              <w:t>Concepto y constitución de los depósitos a plazo fijo; emisión del certificado de depósito a plazo fijo. (C)</w:t>
            </w:r>
          </w:p>
          <w:p w14:paraId="4FAF2509" w14:textId="77777777" w:rsidR="00EE70B8" w:rsidRDefault="00C15354">
            <w:pPr>
              <w:numPr>
                <w:ilvl w:val="0"/>
                <w:numId w:val="7"/>
              </w:numPr>
              <w:pBdr>
                <w:top w:val="nil"/>
                <w:left w:val="nil"/>
                <w:bottom w:val="nil"/>
                <w:right w:val="nil"/>
                <w:between w:val="nil"/>
              </w:pBdr>
              <w:spacing w:before="10" w:after="10"/>
              <w:jc w:val="left"/>
            </w:pPr>
            <w:r>
              <w:rPr>
                <w:color w:val="000000"/>
              </w:rPr>
              <w:t>Normativa de funcionamiento e intereses en los depósitos a plazo fijo; movimiento contable; casos prácticos. (C)</w:t>
            </w:r>
          </w:p>
          <w:p w14:paraId="0D2CBB7D" w14:textId="77777777" w:rsidR="00EE70B8" w:rsidRDefault="00C15354">
            <w:pPr>
              <w:pBdr>
                <w:top w:val="nil"/>
                <w:left w:val="nil"/>
                <w:bottom w:val="nil"/>
                <w:right w:val="nil"/>
                <w:between w:val="nil"/>
              </w:pBdr>
              <w:spacing w:before="10" w:after="10"/>
              <w:ind w:left="400"/>
              <w:jc w:val="left"/>
              <w:rPr>
                <w:b/>
                <w:bCs/>
                <w:color w:val="000000"/>
                <w:sz w:val="22"/>
                <w:szCs w:val="22"/>
              </w:rPr>
            </w:pPr>
            <w:r>
              <w:rPr>
                <w:b/>
                <w:bCs/>
                <w:color w:val="000000"/>
                <w:sz w:val="22"/>
                <w:szCs w:val="22"/>
              </w:rPr>
              <w:t>Tema 10:</w:t>
            </w:r>
          </w:p>
          <w:p w14:paraId="08216F7F" w14:textId="77777777" w:rsidR="00EE70B8" w:rsidRDefault="00C15354">
            <w:pPr>
              <w:numPr>
                <w:ilvl w:val="0"/>
                <w:numId w:val="7"/>
              </w:numPr>
              <w:pBdr>
                <w:top w:val="nil"/>
                <w:left w:val="nil"/>
                <w:bottom w:val="nil"/>
                <w:right w:val="nil"/>
                <w:between w:val="nil"/>
              </w:pBdr>
              <w:spacing w:before="10" w:after="10"/>
              <w:jc w:val="left"/>
            </w:pPr>
            <w:r>
              <w:rPr>
                <w:color w:val="000000"/>
              </w:rPr>
              <w:t>Concepto, objetivos y definiciones del encaje legal; el encaje legal y el Fondo de Requerimiento de Activos Líquidos (RAL). (C)</w:t>
            </w:r>
          </w:p>
          <w:p w14:paraId="05BF20C0" w14:textId="77777777" w:rsidR="00EE70B8" w:rsidRDefault="00C15354">
            <w:pPr>
              <w:numPr>
                <w:ilvl w:val="0"/>
                <w:numId w:val="7"/>
              </w:numPr>
              <w:pBdr>
                <w:top w:val="nil"/>
                <w:left w:val="nil"/>
                <w:bottom w:val="nil"/>
                <w:right w:val="nil"/>
                <w:between w:val="nil"/>
              </w:pBdr>
              <w:spacing w:before="10" w:after="10"/>
              <w:jc w:val="left"/>
            </w:pPr>
            <w:r>
              <w:rPr>
                <w:color w:val="000000"/>
              </w:rPr>
              <w:t>Tasas de encaje legal; pasivos sujetos y pasivos no sujetos al encaje legal; exenciones. (C)</w:t>
            </w:r>
          </w:p>
          <w:p w14:paraId="10580F6A" w14:textId="77777777" w:rsidR="00EE70B8" w:rsidRDefault="00C15354">
            <w:pPr>
              <w:numPr>
                <w:ilvl w:val="0"/>
                <w:numId w:val="7"/>
              </w:numPr>
              <w:pBdr>
                <w:top w:val="nil"/>
                <w:left w:val="nil"/>
                <w:bottom w:val="nil"/>
                <w:right w:val="nil"/>
                <w:between w:val="nil"/>
              </w:pBdr>
              <w:spacing w:before="10" w:after="10"/>
              <w:jc w:val="left"/>
            </w:pPr>
            <w:r>
              <w:rPr>
                <w:color w:val="000000"/>
              </w:rPr>
              <w:t>Modificaciones de las tasas de encaje legal y su efecto sobre la liquidez del sistema financiero y sobre el crédito. (C)</w:t>
            </w:r>
          </w:p>
          <w:p w14:paraId="1D5408B0" w14:textId="77777777" w:rsidR="00EE70B8" w:rsidRDefault="00C15354">
            <w:pPr>
              <w:numPr>
                <w:ilvl w:val="0"/>
                <w:numId w:val="7"/>
              </w:numPr>
              <w:pBdr>
                <w:top w:val="nil"/>
                <w:left w:val="nil"/>
                <w:bottom w:val="nil"/>
                <w:right w:val="nil"/>
                <w:between w:val="nil"/>
              </w:pBdr>
              <w:spacing w:before="10" w:after="10"/>
              <w:jc w:val="left"/>
            </w:pPr>
            <w:r>
              <w:rPr>
                <w:color w:val="000000"/>
              </w:rPr>
              <w:t>Cómputo del encaje legal constituido en efectivo y del encaje legal en títulos. (C)</w:t>
            </w:r>
          </w:p>
          <w:p w14:paraId="3BDDFDBD" w14:textId="77777777" w:rsidR="00EE70B8" w:rsidRDefault="00C15354">
            <w:pPr>
              <w:numPr>
                <w:ilvl w:val="0"/>
                <w:numId w:val="7"/>
              </w:numPr>
              <w:pBdr>
                <w:top w:val="nil"/>
                <w:left w:val="nil"/>
                <w:bottom w:val="nil"/>
                <w:right w:val="nil"/>
                <w:between w:val="nil"/>
              </w:pBdr>
              <w:spacing w:before="10" w:after="10"/>
              <w:jc w:val="left"/>
            </w:pPr>
            <w:r>
              <w:rPr>
                <w:color w:val="000000"/>
              </w:rPr>
              <w:t>Concepto, constitución y administración del Fondo RAL; crédito de liquidez. (C)</w:t>
            </w:r>
          </w:p>
          <w:p w14:paraId="4E5BFF2C" w14:textId="77777777" w:rsidR="00EE70B8" w:rsidRDefault="00C15354">
            <w:pPr>
              <w:numPr>
                <w:ilvl w:val="0"/>
                <w:numId w:val="7"/>
              </w:numPr>
              <w:pBdr>
                <w:top w:val="nil"/>
                <w:left w:val="nil"/>
                <w:bottom w:val="nil"/>
                <w:right w:val="nil"/>
                <w:between w:val="nil"/>
              </w:pBdr>
              <w:spacing w:before="10" w:after="10"/>
              <w:jc w:val="left"/>
            </w:pPr>
            <w:r>
              <w:rPr>
                <w:color w:val="000000"/>
              </w:rPr>
              <w:t>No participación en el Fondo RAL y disolución del Fondo RAL. (C)</w:t>
            </w:r>
          </w:p>
          <w:p w14:paraId="3A5907B6" w14:textId="77777777" w:rsidR="00EE70B8" w:rsidRDefault="00C15354">
            <w:pPr>
              <w:numPr>
                <w:ilvl w:val="0"/>
                <w:numId w:val="7"/>
              </w:numPr>
              <w:pBdr>
                <w:top w:val="nil"/>
                <w:left w:val="nil"/>
                <w:bottom w:val="nil"/>
                <w:right w:val="nil"/>
                <w:between w:val="nil"/>
              </w:pBdr>
              <w:spacing w:before="10" w:after="10"/>
              <w:jc w:val="left"/>
            </w:pPr>
            <w:r>
              <w:rPr>
                <w:color w:val="000000"/>
              </w:rPr>
              <w:t>Reportes de encaje legal y multas por deficiencias de encaje legal; movimiento contable; casos prácticos. (C)</w:t>
            </w:r>
          </w:p>
          <w:p w14:paraId="0489AAF6" w14:textId="77777777" w:rsidR="00EE70B8" w:rsidRDefault="00C15354">
            <w:pPr>
              <w:numPr>
                <w:ilvl w:val="0"/>
                <w:numId w:val="7"/>
              </w:numPr>
              <w:pBdr>
                <w:top w:val="nil"/>
                <w:left w:val="nil"/>
                <w:bottom w:val="nil"/>
                <w:right w:val="nil"/>
                <w:between w:val="nil"/>
              </w:pBdr>
              <w:spacing w:before="10" w:after="10"/>
              <w:jc w:val="left"/>
            </w:pPr>
            <w:r>
              <w:rPr>
                <w:color w:val="000000"/>
              </w:rPr>
              <w:t>Protección del ahorrista: Fondo de Protección al Ahorrista previsto en la Ley de Servicios Financieros. (C)</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04AAD" w14:textId="77777777" w:rsidR="00EE70B8" w:rsidRDefault="00C15354">
            <w:pPr>
              <w:numPr>
                <w:ilvl w:val="0"/>
                <w:numId w:val="6"/>
              </w:numPr>
              <w:pBdr>
                <w:top w:val="nil"/>
                <w:left w:val="nil"/>
                <w:bottom w:val="nil"/>
                <w:right w:val="nil"/>
                <w:between w:val="nil"/>
              </w:pBdr>
              <w:spacing w:before="10" w:after="10"/>
              <w:jc w:val="left"/>
            </w:pPr>
            <w:r>
              <w:rPr>
                <w:color w:val="000000"/>
              </w:rPr>
              <w:t>Nociones de verificación de firmas y de documentos de identidad en la apertura de cuentas.</w:t>
            </w:r>
          </w:p>
          <w:p w14:paraId="5EEDA83C" w14:textId="77777777" w:rsidR="00EE70B8" w:rsidRDefault="00C15354">
            <w:pPr>
              <w:numPr>
                <w:ilvl w:val="0"/>
                <w:numId w:val="6"/>
              </w:numPr>
              <w:pBdr>
                <w:top w:val="nil"/>
                <w:left w:val="nil"/>
                <w:bottom w:val="nil"/>
                <w:right w:val="nil"/>
                <w:between w:val="nil"/>
              </w:pBdr>
              <w:spacing w:before="10" w:after="10"/>
              <w:jc w:val="left"/>
            </w:pPr>
            <w:r>
              <w:rPr>
                <w:color w:val="000000"/>
              </w:rPr>
              <w:t>Nociones del régimen de capacidad civil y de representación de los titulares de cuentas.</w:t>
            </w:r>
          </w:p>
        </w:tc>
      </w:tr>
      <w:tr w:rsidR="00EE70B8" w14:paraId="11E125D3"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A173B9" w14:textId="77777777" w:rsidR="00EE70B8" w:rsidRDefault="00C15354">
            <w:pPr>
              <w:spacing w:before="20" w:after="20"/>
            </w:pPr>
            <w:r>
              <w:rPr>
                <w:b/>
                <w:bCs/>
                <w:i/>
                <w:iCs/>
              </w:rPr>
              <w:t xml:space="preserve">Elemento de competencia 3: </w:t>
            </w:r>
            <w:r>
              <w:t>Aplica el tratamiento contable de la cartera de créditos de una entidad financiera, desde el desembolso hasta la recuperación, considerando la previsión, el devengamiento de intereses, los créditos con recursos de segundo piso, la cartera en ejecución y los bienes adjudicados por vía legal.</w:t>
            </w:r>
          </w:p>
        </w:tc>
      </w:tr>
      <w:tr w:rsidR="00EE70B8" w14:paraId="401F4661" w14:textId="77777777">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4CA2D" w14:textId="77777777" w:rsidR="00EE70B8" w:rsidRDefault="00C15354">
            <w:pPr>
              <w:spacing w:before="20" w:after="20"/>
              <w:jc w:val="center"/>
            </w:pPr>
            <w:r>
              <w:rPr>
                <w:b/>
                <w:bCs/>
                <w:i/>
                <w:iCs/>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CCE80" w14:textId="77777777" w:rsidR="00EE70B8" w:rsidRDefault="00C15354">
            <w:pPr>
              <w:spacing w:before="20" w:after="20"/>
              <w:jc w:val="center"/>
            </w:pPr>
            <w:r>
              <w:rPr>
                <w:b/>
                <w:bCs/>
                <w:i/>
                <w:i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B0083" w14:textId="77777777" w:rsidR="00EE70B8" w:rsidRDefault="00C15354">
            <w:pPr>
              <w:spacing w:before="20" w:after="20"/>
              <w:jc w:val="center"/>
            </w:pPr>
            <w:r>
              <w:rPr>
                <w:b/>
                <w:bCs/>
                <w:i/>
                <w:iCs/>
              </w:rPr>
              <w:t>Evidencias de producto</w:t>
            </w:r>
          </w:p>
        </w:tc>
      </w:tr>
      <w:tr w:rsidR="00EE70B8" w14:paraId="449DB441" w14:textId="77777777">
        <w:trPr>
          <w:cantSplit/>
        </w:trPr>
        <w:tc>
          <w:tcPr>
            <w:tcW w:w="3320" w:type="dxa"/>
            <w:gridSpan w:val="5"/>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14:paraId="0ADBD833" w14:textId="77777777" w:rsidR="00EE70B8" w:rsidRDefault="00C15354">
            <w:pPr>
              <w:spacing w:before="20" w:after="20"/>
              <w:jc w:val="left"/>
            </w:pPr>
            <w:r>
              <w:t>1. Registra el tratamiento contable individual de los tipos y modalidades de crédito que ofrece una entidad financiera, a lo largo de su ciclo contable: desembolso, previsión, devengamiento de intereses y recuperación.</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01D1A7" w14:textId="77777777" w:rsidR="00EE70B8" w:rsidRDefault="00C15354">
            <w:pPr>
              <w:spacing w:before="20" w:after="20"/>
              <w:jc w:val="left"/>
            </w:pPr>
            <w:r>
              <w:t>1.1 Desarrolla en aula un ejercicio integral de las operaciones de la cartera vigente de una entidad financiera (desembolso, devengamiento de intereses, previsión y recuperación) y lo expone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D4C530" w14:textId="77777777" w:rsidR="00EE70B8" w:rsidRDefault="00C15354">
            <w:pPr>
              <w:spacing w:before="20" w:after="20"/>
              <w:jc w:val="left"/>
            </w:pPr>
            <w:r>
              <w:rPr>
                <w:b/>
                <w:bCs/>
              </w:rPr>
              <w:t xml:space="preserve">Producto 9: </w:t>
            </w:r>
            <w:r>
              <w:t>Ejercicio integral de las operaciones de la cartera vigente de una entidad financiera, con su exposición en los estados financieros.</w:t>
            </w:r>
          </w:p>
        </w:tc>
      </w:tr>
      <w:tr w:rsidR="00EE70B8" w14:paraId="2FA0BBB0" w14:textId="77777777">
        <w:trPr>
          <w:cantSplit/>
        </w:trPr>
        <w:tc>
          <w:tcPr>
            <w:tcW w:w="3320" w:type="dxa"/>
            <w:gridSpan w:val="5"/>
            <w:vMerge/>
            <w:tcBorders>
              <w:top w:val="single" w:sz="4" w:space="0" w:color="000000"/>
              <w:left w:val="single" w:sz="4" w:space="0" w:color="000000"/>
              <w:right w:val="single" w:sz="4" w:space="0" w:color="000000"/>
            </w:tcBorders>
            <w:tcMar>
              <w:top w:w="50" w:type="dxa"/>
              <w:left w:w="90" w:type="dxa"/>
              <w:bottom w:w="50" w:type="dxa"/>
              <w:right w:w="90" w:type="dxa"/>
            </w:tcMar>
            <w:vAlign w:val="center"/>
          </w:tcPr>
          <w:p w14:paraId="7118F827"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F4E880" w14:textId="77777777" w:rsidR="00EE70B8" w:rsidRDefault="00C15354">
            <w:pPr>
              <w:spacing w:before="20" w:after="20"/>
              <w:jc w:val="left"/>
            </w:pPr>
            <w:r>
              <w:t>1.2 Desarrolla en equipo un ejercicio integral de las operaciones de la cartera vencida, calculando los intereses vencidos y los intereses penales, y lo expone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86BE9" w14:textId="77777777" w:rsidR="00EE70B8" w:rsidRDefault="00C15354">
            <w:pPr>
              <w:spacing w:before="20" w:after="20"/>
              <w:jc w:val="left"/>
              <w:rPr>
                <w:b/>
                <w:bCs/>
              </w:rPr>
            </w:pPr>
            <w:r>
              <w:rPr>
                <w:b/>
                <w:bCs/>
              </w:rPr>
              <w:t xml:space="preserve">Producto 10: </w:t>
            </w:r>
            <w:r>
              <w:t>Ejercicio integral de las operaciones de la cartera vencida, con el cálculo de los intereses vencidos y penales y su exposición en los estados financieros.</w:t>
            </w:r>
          </w:p>
        </w:tc>
      </w:tr>
      <w:tr w:rsidR="00EE70B8" w14:paraId="55490786"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D1419" w14:textId="77777777" w:rsidR="00EE70B8" w:rsidRDefault="00C15354">
            <w:pPr>
              <w:spacing w:before="20" w:after="20"/>
              <w:jc w:val="left"/>
            </w:pPr>
            <w:r>
              <w:t>2. Registra el tratamiento contable de los créditos con recursos de entidades financieras, de la cartera en ejecución y de la recuperación del crédito mediante bienes adjudicados por vía legal.</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8CFA8" w14:textId="77777777" w:rsidR="00EE70B8" w:rsidRDefault="00C15354">
            <w:pPr>
              <w:spacing w:before="20" w:after="20"/>
              <w:jc w:val="left"/>
            </w:pPr>
            <w:r>
              <w:t>2.1 Registra en aula las operaciones de crédito con recursos de entidades financieras y las expone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3524C" w14:textId="77777777" w:rsidR="00EE70B8" w:rsidRDefault="00C15354">
            <w:pPr>
              <w:spacing w:before="20" w:after="20"/>
              <w:jc w:val="left"/>
            </w:pPr>
            <w:r>
              <w:rPr>
                <w:b/>
                <w:bCs/>
              </w:rPr>
              <w:t xml:space="preserve">Producto 11: </w:t>
            </w:r>
            <w:r>
              <w:t>Tratamiento contable de los créditos con recursos de entidades financieras, con su exposición en los estados financieros.</w:t>
            </w:r>
          </w:p>
        </w:tc>
      </w:tr>
      <w:tr w:rsidR="00EE70B8" w14:paraId="19793FC6"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27851"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EB70E" w14:textId="77777777" w:rsidR="00EE70B8" w:rsidRDefault="00C15354">
            <w:pPr>
              <w:spacing w:before="20" w:after="20"/>
              <w:jc w:val="left"/>
            </w:pPr>
            <w:r>
              <w:t>2.2 Registra en equipo el tratamiento contable de la cartera en ejecución y de su recuperación mediante la adjudicación de bienes por vía legal, y lo expone en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818934" w14:textId="77777777" w:rsidR="00EE70B8" w:rsidRDefault="00C15354">
            <w:pPr>
              <w:spacing w:before="20" w:after="20"/>
              <w:jc w:val="left"/>
            </w:pPr>
            <w:r>
              <w:rPr>
                <w:b/>
                <w:bCs/>
              </w:rPr>
              <w:t xml:space="preserve">Producto 12: </w:t>
            </w:r>
            <w:r>
              <w:t>Tratamiento contable de la cartera en ejecución y de su recuperación mediante la adjudicación de bienes, con su exposición en los estados financieros.</w:t>
            </w:r>
          </w:p>
        </w:tc>
      </w:tr>
      <w:tr w:rsidR="00EE70B8" w14:paraId="48B4FCED"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04507" w14:textId="77777777" w:rsidR="00EE70B8" w:rsidRDefault="00C15354">
            <w:pPr>
              <w:spacing w:before="20" w:after="20"/>
              <w:jc w:val="center"/>
            </w:pPr>
            <w:r>
              <w:rPr>
                <w:b/>
                <w:bCs/>
                <w:i/>
                <w:iCs/>
              </w:rPr>
              <w:t>Evidencias de conocimiento</w:t>
            </w:r>
          </w:p>
        </w:tc>
      </w:tr>
      <w:tr w:rsidR="00EE70B8" w14:paraId="06BC49D0"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7F2B4" w14:textId="77777777" w:rsidR="00EE70B8" w:rsidRDefault="00C15354">
            <w:pPr>
              <w:spacing w:before="20" w:after="20"/>
              <w:jc w:val="center"/>
            </w:pPr>
            <w:r>
              <w:rPr>
                <w:b/>
                <w:bCs/>
                <w:i/>
                <w:iCs/>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BEBA" w14:textId="77777777" w:rsidR="00EE70B8" w:rsidRDefault="00C15354">
            <w:pPr>
              <w:spacing w:before="20" w:after="20"/>
              <w:jc w:val="center"/>
            </w:pPr>
            <w:r>
              <w:rPr>
                <w:b/>
                <w:bCs/>
                <w:i/>
                <w:iCs/>
              </w:rPr>
              <w:t>Contenidos</w:t>
            </w:r>
          </w:p>
          <w:p w14:paraId="14CFCF86" w14:textId="77777777" w:rsidR="00EE70B8" w:rsidRDefault="00C15354">
            <w:pPr>
              <w:spacing w:before="20" w:after="20"/>
              <w:jc w:val="center"/>
            </w:pPr>
            <w:r>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8F504" w14:textId="77777777" w:rsidR="00EE70B8" w:rsidRDefault="00C15354">
            <w:pPr>
              <w:spacing w:before="20" w:after="20"/>
              <w:jc w:val="center"/>
            </w:pPr>
            <w:r>
              <w:rPr>
                <w:b/>
                <w:bCs/>
                <w:i/>
                <w:iCs/>
              </w:rPr>
              <w:t>Conocimientos circunstanciales</w:t>
            </w:r>
          </w:p>
        </w:tc>
      </w:tr>
      <w:tr w:rsidR="00EE70B8" w14:paraId="7E1F0905"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85C40" w14:textId="77777777" w:rsidR="00EE70B8" w:rsidRDefault="00C15354">
            <w:pPr>
              <w:spacing w:before="20" w:after="20"/>
              <w:jc w:val="left"/>
            </w:pPr>
            <w:r>
              <w:t>Tema 11: Cartera de Créditos</w:t>
            </w:r>
          </w:p>
          <w:p w14:paraId="3EA7B2C1" w14:textId="77777777" w:rsidR="00EE70B8" w:rsidRDefault="00C15354">
            <w:pPr>
              <w:spacing w:before="20" w:after="20"/>
              <w:jc w:val="left"/>
            </w:pPr>
            <w:r>
              <w:t>Tema 12: Régimen de Previsiones de Cartera</w:t>
            </w:r>
          </w:p>
          <w:p w14:paraId="42817619" w14:textId="77777777" w:rsidR="00EE70B8" w:rsidRDefault="00C15354">
            <w:pPr>
              <w:spacing w:before="20" w:after="20"/>
              <w:jc w:val="left"/>
            </w:pPr>
            <w:r>
              <w:t>Tema 13: Adelantos en Cuentas Corrientes</w:t>
            </w:r>
          </w:p>
          <w:p w14:paraId="7B9C7917" w14:textId="77777777" w:rsidR="00EE70B8" w:rsidRDefault="00C15354">
            <w:pPr>
              <w:spacing w:before="20" w:after="20"/>
              <w:jc w:val="left"/>
            </w:pPr>
            <w:r>
              <w:t>Tema 14: Documentos Descontados</w:t>
            </w:r>
          </w:p>
          <w:p w14:paraId="3CDE69A8" w14:textId="77777777" w:rsidR="00EE70B8" w:rsidRDefault="00C15354">
            <w:pPr>
              <w:spacing w:before="20" w:after="20"/>
              <w:jc w:val="left"/>
            </w:pPr>
            <w:r>
              <w:t>Tema 15: Préstamos a Plazo Fijo</w:t>
            </w:r>
          </w:p>
          <w:p w14:paraId="3B882713" w14:textId="77777777" w:rsidR="00EE70B8" w:rsidRDefault="00C15354">
            <w:pPr>
              <w:spacing w:before="20" w:after="20"/>
              <w:jc w:val="left"/>
            </w:pPr>
            <w:r>
              <w:t>Tema 16: Préstamos Amortizables</w:t>
            </w:r>
          </w:p>
          <w:p w14:paraId="714FE3F5" w14:textId="77777777" w:rsidR="00EE70B8" w:rsidRDefault="00C15354">
            <w:pPr>
              <w:spacing w:before="20" w:after="20"/>
              <w:jc w:val="left"/>
            </w:pPr>
            <w:r>
              <w:t>Tema 17: Tarjetas de Crédito</w:t>
            </w:r>
          </w:p>
          <w:p w14:paraId="20E928F7" w14:textId="6FF618F1" w:rsidR="00EE70B8" w:rsidRDefault="00C15354">
            <w:pPr>
              <w:spacing w:before="20" w:after="20"/>
              <w:jc w:val="left"/>
            </w:pPr>
            <w:r>
              <w:t>Tema 18: Préstamos con Recursos de</w:t>
            </w:r>
            <w:r w:rsidR="00906D7D">
              <w:t>l BCB/</w:t>
            </w:r>
            <w:bookmarkStart w:id="0" w:name="_GoBack"/>
            <w:bookmarkEnd w:id="0"/>
            <w:r>
              <w:t xml:space="preserve"> Entidades Financieras de Segundo Piso</w:t>
            </w:r>
          </w:p>
          <w:p w14:paraId="2BD5420E" w14:textId="77777777" w:rsidR="00EE70B8" w:rsidRDefault="00C15354">
            <w:pPr>
              <w:spacing w:before="20" w:after="20"/>
              <w:jc w:val="left"/>
            </w:pPr>
            <w:r>
              <w:t>Tema 19: Cartera en Mora</w:t>
            </w:r>
          </w:p>
          <w:p w14:paraId="2F53E103" w14:textId="77777777" w:rsidR="00EE70B8" w:rsidRDefault="00C15354">
            <w:pPr>
              <w:spacing w:before="20" w:after="20"/>
              <w:jc w:val="left"/>
            </w:pPr>
            <w:r>
              <w:t>Tema 20: Bienes Adjudicados</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C0655" w14:textId="77777777" w:rsidR="00EE70B8" w:rsidRDefault="00C15354">
            <w:pPr>
              <w:keepNext/>
              <w:spacing w:before="60" w:after="40"/>
            </w:pPr>
            <w:r>
              <w:rPr>
                <w:b/>
                <w:bCs/>
              </w:rPr>
              <w:t>Tema 11:</w:t>
            </w:r>
          </w:p>
          <w:p w14:paraId="5CBBC757" w14:textId="77777777" w:rsidR="00EE70B8" w:rsidRDefault="00C15354">
            <w:pPr>
              <w:numPr>
                <w:ilvl w:val="0"/>
                <w:numId w:val="4"/>
              </w:numPr>
              <w:pBdr>
                <w:top w:val="nil"/>
                <w:left w:val="nil"/>
                <w:bottom w:val="nil"/>
                <w:right w:val="nil"/>
                <w:between w:val="nil"/>
              </w:pBdr>
              <w:spacing w:after="40"/>
              <w:jc w:val="left"/>
            </w:pPr>
            <w:r>
              <w:rPr>
                <w:color w:val="000000"/>
              </w:rPr>
              <w:t>Concepto, importancia y función de la cartera de créditos en una entidad financiera. (C)</w:t>
            </w:r>
          </w:p>
          <w:p w14:paraId="2ADB33FE" w14:textId="77777777" w:rsidR="00EE70B8" w:rsidRDefault="00C15354">
            <w:pPr>
              <w:numPr>
                <w:ilvl w:val="0"/>
                <w:numId w:val="4"/>
              </w:numPr>
              <w:pBdr>
                <w:top w:val="nil"/>
                <w:left w:val="nil"/>
                <w:bottom w:val="nil"/>
                <w:right w:val="nil"/>
                <w:between w:val="nil"/>
              </w:pBdr>
              <w:spacing w:after="40"/>
              <w:jc w:val="left"/>
            </w:pPr>
            <w:r>
              <w:rPr>
                <w:color w:val="000000"/>
              </w:rPr>
              <w:t>Clasificación de los créditos según la Ley de Servicios Financieros y la normativa de la ASFI. (C)</w:t>
            </w:r>
          </w:p>
          <w:p w14:paraId="36665384" w14:textId="77777777" w:rsidR="00EE70B8" w:rsidRDefault="00C15354">
            <w:pPr>
              <w:numPr>
                <w:ilvl w:val="0"/>
                <w:numId w:val="4"/>
              </w:numPr>
              <w:pBdr>
                <w:top w:val="nil"/>
                <w:left w:val="nil"/>
                <w:bottom w:val="nil"/>
                <w:right w:val="nil"/>
                <w:between w:val="nil"/>
              </w:pBdr>
              <w:spacing w:after="40"/>
              <w:jc w:val="left"/>
            </w:pPr>
            <w:r>
              <w:rPr>
                <w:color w:val="000000"/>
              </w:rPr>
              <w:t>Estructura de las cuentas de cartera en el Manual de Cuentas de la ASFI. (C)</w:t>
            </w:r>
          </w:p>
          <w:p w14:paraId="0E9ECA4B" w14:textId="77777777" w:rsidR="00EE70B8" w:rsidRDefault="00C15354">
            <w:pPr>
              <w:keepNext/>
              <w:spacing w:before="80" w:after="40"/>
            </w:pPr>
            <w:r>
              <w:rPr>
                <w:b/>
                <w:bCs/>
              </w:rPr>
              <w:t>Tema 12:</w:t>
            </w:r>
          </w:p>
          <w:p w14:paraId="7CC362D4" w14:textId="77777777" w:rsidR="00EE70B8" w:rsidRDefault="00C15354">
            <w:pPr>
              <w:numPr>
                <w:ilvl w:val="0"/>
                <w:numId w:val="4"/>
              </w:numPr>
              <w:pBdr>
                <w:top w:val="nil"/>
                <w:left w:val="nil"/>
                <w:bottom w:val="nil"/>
                <w:right w:val="nil"/>
                <w:between w:val="nil"/>
              </w:pBdr>
              <w:spacing w:after="40"/>
              <w:jc w:val="left"/>
            </w:pPr>
            <w:r>
              <w:rPr>
                <w:color w:val="000000"/>
              </w:rPr>
              <w:t>Créditos empresariales: características, destino y tratamiento contable. (C, P)</w:t>
            </w:r>
          </w:p>
          <w:p w14:paraId="6EB35912" w14:textId="77777777" w:rsidR="00EE70B8" w:rsidRDefault="00C15354">
            <w:pPr>
              <w:numPr>
                <w:ilvl w:val="0"/>
                <w:numId w:val="4"/>
              </w:numPr>
              <w:pBdr>
                <w:top w:val="nil"/>
                <w:left w:val="nil"/>
                <w:bottom w:val="nil"/>
                <w:right w:val="nil"/>
                <w:between w:val="nil"/>
              </w:pBdr>
              <w:spacing w:after="40"/>
              <w:jc w:val="left"/>
            </w:pPr>
            <w:r>
              <w:rPr>
                <w:color w:val="000000"/>
              </w:rPr>
              <w:t>Créditos PYME y microcréditos: características, destino y tratamiento contable. (C, P)</w:t>
            </w:r>
          </w:p>
          <w:p w14:paraId="716D03B1" w14:textId="77777777" w:rsidR="00EE70B8" w:rsidRDefault="00C15354">
            <w:pPr>
              <w:keepNext/>
              <w:spacing w:before="80" w:after="40"/>
            </w:pPr>
            <w:r>
              <w:rPr>
                <w:b/>
                <w:bCs/>
              </w:rPr>
              <w:t>Tema 13:</w:t>
            </w:r>
          </w:p>
          <w:p w14:paraId="7E339CC0" w14:textId="77777777" w:rsidR="00EE70B8" w:rsidRDefault="00C15354">
            <w:pPr>
              <w:numPr>
                <w:ilvl w:val="0"/>
                <w:numId w:val="4"/>
              </w:numPr>
              <w:pBdr>
                <w:top w:val="nil"/>
                <w:left w:val="nil"/>
                <w:bottom w:val="nil"/>
                <w:right w:val="nil"/>
                <w:between w:val="nil"/>
              </w:pBdr>
              <w:spacing w:after="40"/>
              <w:jc w:val="left"/>
            </w:pPr>
            <w:r>
              <w:rPr>
                <w:color w:val="000000"/>
              </w:rPr>
              <w:t>Créditos de vivienda y de vivienda de interés social: características y tratamiento contable. (C, P)</w:t>
            </w:r>
          </w:p>
          <w:p w14:paraId="1D1170E8" w14:textId="77777777" w:rsidR="00EE70B8" w:rsidRDefault="00C15354">
            <w:pPr>
              <w:numPr>
                <w:ilvl w:val="0"/>
                <w:numId w:val="4"/>
              </w:numPr>
              <w:pBdr>
                <w:top w:val="nil"/>
                <w:left w:val="nil"/>
                <w:bottom w:val="nil"/>
                <w:right w:val="nil"/>
                <w:between w:val="nil"/>
              </w:pBdr>
              <w:spacing w:after="40"/>
              <w:jc w:val="left"/>
            </w:pPr>
            <w:r>
              <w:rPr>
                <w:color w:val="000000"/>
              </w:rPr>
              <w:t>Créditos de consumo y de consumo debitado a una cuenta: características y tratamiento contable. (C, P)</w:t>
            </w:r>
          </w:p>
          <w:p w14:paraId="41253133" w14:textId="77777777" w:rsidR="00EE70B8" w:rsidRDefault="00C15354">
            <w:pPr>
              <w:keepNext/>
              <w:spacing w:before="80" w:after="40"/>
            </w:pPr>
            <w:r>
              <w:rPr>
                <w:b/>
                <w:bCs/>
              </w:rPr>
              <w:t>Tema 14:</w:t>
            </w:r>
          </w:p>
          <w:p w14:paraId="4ADD3EDA" w14:textId="77777777" w:rsidR="00EE70B8" w:rsidRDefault="00C15354">
            <w:pPr>
              <w:numPr>
                <w:ilvl w:val="0"/>
                <w:numId w:val="4"/>
              </w:numPr>
              <w:pBdr>
                <w:top w:val="nil"/>
                <w:left w:val="nil"/>
                <w:bottom w:val="nil"/>
                <w:right w:val="nil"/>
                <w:between w:val="nil"/>
              </w:pBdr>
              <w:spacing w:after="40"/>
              <w:jc w:val="left"/>
            </w:pPr>
            <w:r>
              <w:rPr>
                <w:color w:val="000000"/>
              </w:rPr>
              <w:t>Modalidades de crédito: sobregiros, líneas de crédito, descuento de documentos y créditos en cuotas. (C, P)</w:t>
            </w:r>
          </w:p>
          <w:p w14:paraId="24C11C6B" w14:textId="77777777" w:rsidR="00EE70B8" w:rsidRDefault="00C15354">
            <w:pPr>
              <w:numPr>
                <w:ilvl w:val="0"/>
                <w:numId w:val="4"/>
              </w:numPr>
              <w:pBdr>
                <w:top w:val="nil"/>
                <w:left w:val="nil"/>
                <w:bottom w:val="nil"/>
                <w:right w:val="nil"/>
                <w:between w:val="nil"/>
              </w:pBdr>
              <w:spacing w:after="40"/>
              <w:jc w:val="left"/>
            </w:pPr>
            <w:r>
              <w:rPr>
                <w:color w:val="000000"/>
              </w:rPr>
              <w:t>Operaciones contingentes: boletas de garantía y cartas de crédito. (C)</w:t>
            </w:r>
          </w:p>
          <w:p w14:paraId="1F6C0BF1" w14:textId="77777777" w:rsidR="00EE70B8" w:rsidRDefault="00C15354">
            <w:pPr>
              <w:keepNext/>
              <w:spacing w:before="80" w:after="40"/>
            </w:pPr>
            <w:r>
              <w:rPr>
                <w:b/>
                <w:bCs/>
              </w:rPr>
              <w:t>Tema 15:</w:t>
            </w:r>
          </w:p>
          <w:p w14:paraId="0F12D294" w14:textId="77777777" w:rsidR="00EE70B8" w:rsidRDefault="00C15354">
            <w:pPr>
              <w:numPr>
                <w:ilvl w:val="0"/>
                <w:numId w:val="4"/>
              </w:numPr>
              <w:pBdr>
                <w:top w:val="nil"/>
                <w:left w:val="nil"/>
                <w:bottom w:val="nil"/>
                <w:right w:val="nil"/>
                <w:between w:val="nil"/>
              </w:pBdr>
              <w:spacing w:after="40"/>
              <w:jc w:val="left"/>
            </w:pPr>
            <w:r>
              <w:rPr>
                <w:color w:val="000000"/>
              </w:rPr>
              <w:t>Evaluación de la capacidad de pago y responsabilidad en el otorgamiento del crédito. (C, A)</w:t>
            </w:r>
          </w:p>
          <w:p w14:paraId="602529D1" w14:textId="77777777" w:rsidR="00EE70B8" w:rsidRDefault="00C15354">
            <w:pPr>
              <w:numPr>
                <w:ilvl w:val="0"/>
                <w:numId w:val="4"/>
              </w:numPr>
              <w:pBdr>
                <w:top w:val="nil"/>
                <w:left w:val="nil"/>
                <w:bottom w:val="nil"/>
                <w:right w:val="nil"/>
                <w:between w:val="nil"/>
              </w:pBdr>
              <w:spacing w:after="40"/>
              <w:jc w:val="left"/>
            </w:pPr>
            <w:r>
              <w:rPr>
                <w:color w:val="000000"/>
              </w:rPr>
              <w:t>Garantías del crédito y su tratamiento contable. (C)</w:t>
            </w:r>
          </w:p>
          <w:p w14:paraId="0CC21DA8" w14:textId="77777777" w:rsidR="00EE70B8" w:rsidRDefault="00C15354">
            <w:pPr>
              <w:numPr>
                <w:ilvl w:val="0"/>
                <w:numId w:val="4"/>
              </w:numPr>
              <w:pBdr>
                <w:top w:val="nil"/>
                <w:left w:val="nil"/>
                <w:bottom w:val="nil"/>
                <w:right w:val="nil"/>
                <w:between w:val="nil"/>
              </w:pBdr>
              <w:spacing w:after="40"/>
              <w:jc w:val="left"/>
            </w:pPr>
            <w:r>
              <w:rPr>
                <w:color w:val="000000"/>
              </w:rPr>
              <w:t>Calificación de la cartera y categorías de riesgo; régimen de previsiones específica, genérica y cíclica. (C, P)</w:t>
            </w:r>
          </w:p>
          <w:p w14:paraId="0DF86AA2" w14:textId="77777777" w:rsidR="00EE70B8" w:rsidRDefault="00C15354">
            <w:pPr>
              <w:keepNext/>
              <w:spacing w:before="80" w:after="40"/>
            </w:pPr>
            <w:r>
              <w:rPr>
                <w:b/>
                <w:bCs/>
              </w:rPr>
              <w:t>Tema 16:</w:t>
            </w:r>
          </w:p>
          <w:p w14:paraId="0E1F8FF6" w14:textId="77777777" w:rsidR="00EE70B8" w:rsidRDefault="00C15354">
            <w:pPr>
              <w:numPr>
                <w:ilvl w:val="0"/>
                <w:numId w:val="4"/>
              </w:numPr>
              <w:pBdr>
                <w:top w:val="nil"/>
                <w:left w:val="nil"/>
                <w:bottom w:val="nil"/>
                <w:right w:val="nil"/>
                <w:between w:val="nil"/>
              </w:pBdr>
              <w:spacing w:after="40"/>
              <w:jc w:val="left"/>
            </w:pPr>
            <w:r>
              <w:rPr>
                <w:color w:val="000000"/>
              </w:rPr>
              <w:t>Desembolso del crédito: registro contable y comisiones. (P)</w:t>
            </w:r>
          </w:p>
          <w:p w14:paraId="6BE2924D" w14:textId="77777777" w:rsidR="00EE70B8" w:rsidRDefault="00C15354">
            <w:pPr>
              <w:numPr>
                <w:ilvl w:val="0"/>
                <w:numId w:val="4"/>
              </w:numPr>
              <w:pBdr>
                <w:top w:val="nil"/>
                <w:left w:val="nil"/>
                <w:bottom w:val="nil"/>
                <w:right w:val="nil"/>
                <w:between w:val="nil"/>
              </w:pBdr>
              <w:spacing w:after="40"/>
              <w:jc w:val="left"/>
            </w:pPr>
            <w:r>
              <w:rPr>
                <w:color w:val="000000"/>
              </w:rPr>
              <w:t>Devengamiento de intereses y productos devengados por cobrar. (C, P)</w:t>
            </w:r>
          </w:p>
          <w:p w14:paraId="6E138E2E" w14:textId="77777777" w:rsidR="00EE70B8" w:rsidRDefault="00C15354">
            <w:pPr>
              <w:numPr>
                <w:ilvl w:val="0"/>
                <w:numId w:val="4"/>
              </w:numPr>
              <w:pBdr>
                <w:top w:val="nil"/>
                <w:left w:val="nil"/>
                <w:bottom w:val="nil"/>
                <w:right w:val="nil"/>
                <w:between w:val="nil"/>
              </w:pBdr>
              <w:spacing w:after="40"/>
              <w:jc w:val="left"/>
            </w:pPr>
            <w:r>
              <w:rPr>
                <w:color w:val="000000"/>
              </w:rPr>
              <w:t>Cobro de cuotas, amortización y recuperación de la cartera vigente; plan de pagos en hoja de cálculo. (P, T)</w:t>
            </w:r>
          </w:p>
          <w:p w14:paraId="7F425E70" w14:textId="77777777" w:rsidR="00EE70B8" w:rsidRDefault="00C15354">
            <w:pPr>
              <w:numPr>
                <w:ilvl w:val="0"/>
                <w:numId w:val="4"/>
              </w:numPr>
              <w:pBdr>
                <w:top w:val="nil"/>
                <w:left w:val="nil"/>
                <w:bottom w:val="nil"/>
                <w:right w:val="nil"/>
                <w:between w:val="nil"/>
              </w:pBdr>
              <w:spacing w:after="40"/>
              <w:jc w:val="left"/>
            </w:pPr>
            <w:r>
              <w:rPr>
                <w:color w:val="000000"/>
              </w:rPr>
              <w:t>Ejercicio integral de la cartera vigente y su exposición en los estados financieros. (P)</w:t>
            </w:r>
          </w:p>
          <w:p w14:paraId="302DE5E6" w14:textId="77777777" w:rsidR="00EE70B8" w:rsidRDefault="00C15354">
            <w:pPr>
              <w:keepNext/>
              <w:spacing w:before="80" w:after="40"/>
            </w:pPr>
            <w:r>
              <w:rPr>
                <w:b/>
                <w:bCs/>
              </w:rPr>
              <w:t>Tema 17:</w:t>
            </w:r>
          </w:p>
          <w:p w14:paraId="6BD98217" w14:textId="77777777" w:rsidR="00EE70B8" w:rsidRDefault="00C15354">
            <w:pPr>
              <w:numPr>
                <w:ilvl w:val="0"/>
                <w:numId w:val="4"/>
              </w:numPr>
              <w:pBdr>
                <w:top w:val="nil"/>
                <w:left w:val="nil"/>
                <w:bottom w:val="nil"/>
                <w:right w:val="nil"/>
                <w:between w:val="nil"/>
              </w:pBdr>
              <w:spacing w:after="40"/>
              <w:jc w:val="left"/>
            </w:pPr>
            <w:r>
              <w:rPr>
                <w:color w:val="000000"/>
              </w:rPr>
              <w:t>Traspaso de la cartera vigente a cartera vencida; criterios de mora. (C)</w:t>
            </w:r>
          </w:p>
          <w:p w14:paraId="1260AEE2" w14:textId="77777777" w:rsidR="00EE70B8" w:rsidRDefault="00C15354">
            <w:pPr>
              <w:numPr>
                <w:ilvl w:val="0"/>
                <w:numId w:val="4"/>
              </w:numPr>
              <w:pBdr>
                <w:top w:val="nil"/>
                <w:left w:val="nil"/>
                <w:bottom w:val="nil"/>
                <w:right w:val="nil"/>
                <w:between w:val="nil"/>
              </w:pBdr>
              <w:spacing w:after="40"/>
              <w:jc w:val="left"/>
            </w:pPr>
            <w:r>
              <w:rPr>
                <w:color w:val="000000"/>
              </w:rPr>
              <w:t>Cálculo y registro de los intereses vencidos y de los intereses penales; suspensión del devengamiento. (P, T)</w:t>
            </w:r>
          </w:p>
          <w:p w14:paraId="2221D7C4" w14:textId="77777777" w:rsidR="00EE70B8" w:rsidRDefault="00C15354">
            <w:pPr>
              <w:numPr>
                <w:ilvl w:val="0"/>
                <w:numId w:val="4"/>
              </w:numPr>
              <w:pBdr>
                <w:top w:val="nil"/>
                <w:left w:val="nil"/>
                <w:bottom w:val="nil"/>
                <w:right w:val="nil"/>
                <w:between w:val="nil"/>
              </w:pBdr>
              <w:spacing w:after="40"/>
              <w:jc w:val="left"/>
            </w:pPr>
            <w:r>
              <w:rPr>
                <w:color w:val="000000"/>
              </w:rPr>
              <w:t>Previsión, recuperación y reprogramación de la cartera vencida. (C, P)</w:t>
            </w:r>
          </w:p>
          <w:p w14:paraId="075F2E82" w14:textId="77777777" w:rsidR="00EE70B8" w:rsidRDefault="00C15354">
            <w:pPr>
              <w:numPr>
                <w:ilvl w:val="0"/>
                <w:numId w:val="4"/>
              </w:numPr>
              <w:pBdr>
                <w:top w:val="nil"/>
                <w:left w:val="nil"/>
                <w:bottom w:val="nil"/>
                <w:right w:val="nil"/>
                <w:between w:val="nil"/>
              </w:pBdr>
              <w:spacing w:after="40"/>
              <w:jc w:val="left"/>
            </w:pPr>
            <w:r>
              <w:rPr>
                <w:color w:val="000000"/>
              </w:rPr>
              <w:t>Ejercicio integral de la cartera vencida y su exposición en los estados financieros. (P)</w:t>
            </w:r>
          </w:p>
          <w:p w14:paraId="6987DC75" w14:textId="77777777" w:rsidR="00EE70B8" w:rsidRDefault="00C15354">
            <w:pPr>
              <w:keepNext/>
              <w:spacing w:before="80" w:after="40"/>
            </w:pPr>
            <w:r>
              <w:rPr>
                <w:b/>
                <w:bCs/>
              </w:rPr>
              <w:t>Tema 18:</w:t>
            </w:r>
          </w:p>
          <w:p w14:paraId="1C216D4A" w14:textId="77777777" w:rsidR="00EE70B8" w:rsidRDefault="00C15354">
            <w:pPr>
              <w:numPr>
                <w:ilvl w:val="0"/>
                <w:numId w:val="4"/>
              </w:numPr>
              <w:pBdr>
                <w:top w:val="nil"/>
                <w:left w:val="nil"/>
                <w:bottom w:val="nil"/>
                <w:right w:val="nil"/>
                <w:between w:val="nil"/>
              </w:pBdr>
              <w:spacing w:after="40"/>
              <w:jc w:val="left"/>
            </w:pPr>
            <w:r>
              <w:rPr>
                <w:color w:val="000000"/>
              </w:rPr>
              <w:t>Entidades financieras de segundo piso: concepto, función y marco normativo. (C)</w:t>
            </w:r>
          </w:p>
          <w:p w14:paraId="496A823B" w14:textId="6FCD54BA" w:rsidR="00EE70B8" w:rsidRDefault="00C15354">
            <w:pPr>
              <w:numPr>
                <w:ilvl w:val="0"/>
                <w:numId w:val="4"/>
              </w:numPr>
              <w:pBdr>
                <w:top w:val="nil"/>
                <w:left w:val="nil"/>
                <w:bottom w:val="nil"/>
                <w:right w:val="nil"/>
                <w:between w:val="nil"/>
              </w:pBdr>
              <w:spacing w:after="40"/>
              <w:jc w:val="left"/>
            </w:pPr>
            <w:r>
              <w:rPr>
                <w:color w:val="000000"/>
              </w:rPr>
              <w:t xml:space="preserve">Créditos con recursos </w:t>
            </w:r>
            <w:r w:rsidR="00906D7D">
              <w:rPr>
                <w:color w:val="000000"/>
              </w:rPr>
              <w:t>del BCB/</w:t>
            </w:r>
            <w:r>
              <w:rPr>
                <w:color w:val="000000"/>
              </w:rPr>
              <w:t xml:space="preserve"> segundo piso: obligaciones, desembolso, devengamiento y cancelación; tratamiento contable. (C, P)</w:t>
            </w:r>
          </w:p>
          <w:p w14:paraId="1612DCD0" w14:textId="77777777" w:rsidR="00EE70B8" w:rsidRDefault="00C15354">
            <w:pPr>
              <w:numPr>
                <w:ilvl w:val="0"/>
                <w:numId w:val="4"/>
              </w:numPr>
              <w:pBdr>
                <w:top w:val="nil"/>
                <w:left w:val="nil"/>
                <w:bottom w:val="nil"/>
                <w:right w:val="nil"/>
                <w:between w:val="nil"/>
              </w:pBdr>
              <w:spacing w:after="40"/>
              <w:jc w:val="left"/>
            </w:pPr>
            <w:r>
              <w:rPr>
                <w:color w:val="000000"/>
              </w:rPr>
              <w:t>Exposición de las operaciones con recursos de segundo piso en los estados financieros. (P)</w:t>
            </w:r>
          </w:p>
          <w:p w14:paraId="6CADE70F" w14:textId="77777777" w:rsidR="00EE70B8" w:rsidRDefault="00C15354">
            <w:pPr>
              <w:keepNext/>
              <w:spacing w:before="80" w:after="40"/>
            </w:pPr>
            <w:r>
              <w:rPr>
                <w:b/>
                <w:bCs/>
              </w:rPr>
              <w:t>Tema 19:</w:t>
            </w:r>
          </w:p>
          <w:p w14:paraId="66861FEF" w14:textId="77777777" w:rsidR="00EE70B8" w:rsidRDefault="00C15354">
            <w:pPr>
              <w:numPr>
                <w:ilvl w:val="0"/>
                <w:numId w:val="4"/>
              </w:numPr>
              <w:pBdr>
                <w:top w:val="nil"/>
                <w:left w:val="nil"/>
                <w:bottom w:val="nil"/>
                <w:right w:val="nil"/>
                <w:between w:val="nil"/>
              </w:pBdr>
              <w:spacing w:after="40"/>
              <w:jc w:val="left"/>
            </w:pPr>
            <w:r>
              <w:rPr>
                <w:color w:val="000000"/>
              </w:rPr>
              <w:t>Traspaso a cartera en ejecución; inicio de la acción judicial y suspensión de productos. (C)</w:t>
            </w:r>
          </w:p>
          <w:p w14:paraId="42840CD5" w14:textId="77777777" w:rsidR="00EE70B8" w:rsidRDefault="00C15354">
            <w:pPr>
              <w:numPr>
                <w:ilvl w:val="0"/>
                <w:numId w:val="4"/>
              </w:numPr>
              <w:pBdr>
                <w:top w:val="nil"/>
                <w:left w:val="nil"/>
                <w:bottom w:val="nil"/>
                <w:right w:val="nil"/>
                <w:between w:val="nil"/>
              </w:pBdr>
              <w:spacing w:after="40"/>
              <w:jc w:val="left"/>
            </w:pPr>
            <w:r>
              <w:rPr>
                <w:color w:val="000000"/>
              </w:rPr>
              <w:t>Previsión y registro contable de la cartera en ejecución. (C, P)</w:t>
            </w:r>
          </w:p>
          <w:p w14:paraId="5EED2EA1" w14:textId="77777777" w:rsidR="00EE70B8" w:rsidRDefault="00C15354">
            <w:pPr>
              <w:numPr>
                <w:ilvl w:val="0"/>
                <w:numId w:val="4"/>
              </w:numPr>
              <w:pBdr>
                <w:top w:val="nil"/>
                <w:left w:val="nil"/>
                <w:bottom w:val="nil"/>
                <w:right w:val="nil"/>
                <w:between w:val="nil"/>
              </w:pBdr>
              <w:spacing w:after="40"/>
              <w:jc w:val="left"/>
            </w:pPr>
            <w:r>
              <w:rPr>
                <w:color w:val="000000"/>
              </w:rPr>
              <w:t>Recuperación de la cartera en ejecución y castigo de créditos. (C)</w:t>
            </w:r>
          </w:p>
          <w:p w14:paraId="4C22BBDE" w14:textId="77777777" w:rsidR="00EE70B8" w:rsidRDefault="00C15354">
            <w:pPr>
              <w:keepNext/>
              <w:spacing w:before="80" w:after="40"/>
            </w:pPr>
            <w:r>
              <w:rPr>
                <w:b/>
                <w:bCs/>
              </w:rPr>
              <w:t>Tema 20:</w:t>
            </w:r>
          </w:p>
          <w:p w14:paraId="6B8E0445" w14:textId="77777777" w:rsidR="00EE70B8" w:rsidRDefault="00C15354">
            <w:pPr>
              <w:numPr>
                <w:ilvl w:val="0"/>
                <w:numId w:val="4"/>
              </w:numPr>
              <w:pBdr>
                <w:top w:val="nil"/>
                <w:left w:val="nil"/>
                <w:bottom w:val="nil"/>
                <w:right w:val="nil"/>
                <w:between w:val="nil"/>
              </w:pBdr>
              <w:spacing w:after="40"/>
              <w:jc w:val="left"/>
            </w:pPr>
            <w:r>
              <w:rPr>
                <w:color w:val="000000"/>
              </w:rPr>
              <w:t>Adjudicación de bienes por vía legal: procedimiento y requisitos. (C)</w:t>
            </w:r>
          </w:p>
          <w:p w14:paraId="4246B5FD" w14:textId="77777777" w:rsidR="00EE70B8" w:rsidRDefault="00C15354">
            <w:pPr>
              <w:numPr>
                <w:ilvl w:val="0"/>
                <w:numId w:val="4"/>
              </w:numPr>
              <w:pBdr>
                <w:top w:val="nil"/>
                <w:left w:val="nil"/>
                <w:bottom w:val="nil"/>
                <w:right w:val="nil"/>
                <w:between w:val="nil"/>
              </w:pBdr>
              <w:spacing w:after="40"/>
              <w:jc w:val="left"/>
            </w:pPr>
            <w:r>
              <w:rPr>
                <w:color w:val="000000"/>
              </w:rPr>
              <w:t>Registro contable de los bienes adjudicados, previsión por tenencia y enajenación. (C, P)</w:t>
            </w:r>
          </w:p>
          <w:p w14:paraId="2DC08C8B" w14:textId="77777777" w:rsidR="00EE70B8" w:rsidRDefault="00C15354">
            <w:pPr>
              <w:numPr>
                <w:ilvl w:val="0"/>
                <w:numId w:val="8"/>
              </w:numPr>
              <w:pBdr>
                <w:top w:val="nil"/>
                <w:left w:val="nil"/>
                <w:bottom w:val="nil"/>
                <w:right w:val="nil"/>
                <w:between w:val="nil"/>
              </w:pBdr>
              <w:spacing w:before="10" w:after="10"/>
              <w:jc w:val="left"/>
            </w:pPr>
            <w:r>
              <w:rPr>
                <w:color w:val="000000"/>
              </w:rPr>
              <w:t>Exposición de la cartera en ejecución y de los bienes adjudicados en los estados financieros.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C7DF9" w14:textId="77777777" w:rsidR="00EE70B8" w:rsidRDefault="00C15354">
            <w:pPr>
              <w:numPr>
                <w:ilvl w:val="0"/>
                <w:numId w:val="5"/>
              </w:numPr>
              <w:pBdr>
                <w:top w:val="nil"/>
                <w:left w:val="nil"/>
                <w:bottom w:val="nil"/>
                <w:right w:val="nil"/>
                <w:between w:val="nil"/>
              </w:pBdr>
              <w:spacing w:after="80"/>
              <w:jc w:val="left"/>
            </w:pPr>
            <w:r>
              <w:rPr>
                <w:color w:val="000000"/>
              </w:rPr>
              <w:t>Nociones del proceso de solicitud, evaluación y aprobación del crédito.</w:t>
            </w:r>
          </w:p>
          <w:p w14:paraId="7BD98C40" w14:textId="77777777" w:rsidR="00EE70B8" w:rsidRDefault="00C15354">
            <w:pPr>
              <w:numPr>
                <w:ilvl w:val="0"/>
                <w:numId w:val="5"/>
              </w:numPr>
              <w:pBdr>
                <w:top w:val="nil"/>
                <w:left w:val="nil"/>
                <w:bottom w:val="nil"/>
                <w:right w:val="nil"/>
                <w:between w:val="nil"/>
              </w:pBdr>
              <w:spacing w:after="80"/>
              <w:jc w:val="left"/>
            </w:pPr>
            <w:r>
              <w:rPr>
                <w:color w:val="000000"/>
              </w:rPr>
              <w:t>Nociones de la Central de Información Crediticia y del análisis de riesgo del prestatario.</w:t>
            </w:r>
          </w:p>
          <w:p w14:paraId="63E66870" w14:textId="77777777" w:rsidR="00EE70B8" w:rsidRDefault="00C15354">
            <w:pPr>
              <w:numPr>
                <w:ilvl w:val="0"/>
                <w:numId w:val="5"/>
              </w:numPr>
              <w:pBdr>
                <w:top w:val="nil"/>
                <w:left w:val="nil"/>
                <w:bottom w:val="nil"/>
                <w:right w:val="nil"/>
                <w:between w:val="nil"/>
              </w:pBdr>
              <w:spacing w:after="80"/>
              <w:jc w:val="left"/>
            </w:pPr>
            <w:r>
              <w:rPr>
                <w:color w:val="000000"/>
              </w:rPr>
              <w:t>Nociones del proceso judicial de cobro de créditos.</w:t>
            </w:r>
          </w:p>
          <w:p w14:paraId="19416DD3" w14:textId="77777777" w:rsidR="00EE70B8" w:rsidRDefault="00C15354">
            <w:pPr>
              <w:numPr>
                <w:ilvl w:val="0"/>
                <w:numId w:val="6"/>
              </w:numPr>
              <w:pBdr>
                <w:top w:val="nil"/>
                <w:left w:val="nil"/>
                <w:bottom w:val="nil"/>
                <w:right w:val="nil"/>
                <w:between w:val="nil"/>
              </w:pBdr>
              <w:spacing w:before="10" w:after="10"/>
              <w:jc w:val="left"/>
            </w:pPr>
            <w:r>
              <w:rPr>
                <w:color w:val="000000"/>
              </w:rPr>
              <w:t>Nociones de tasación de bienes muebles e inmuebles.</w:t>
            </w:r>
          </w:p>
        </w:tc>
      </w:tr>
      <w:tr w:rsidR="00EE70B8" w14:paraId="2210913C"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A0F10" w14:textId="77777777" w:rsidR="00EE70B8" w:rsidRDefault="00C15354">
            <w:pPr>
              <w:spacing w:before="20" w:after="20"/>
            </w:pPr>
            <w:r>
              <w:rPr>
                <w:b/>
                <w:bCs/>
                <w:i/>
                <w:iCs/>
              </w:rPr>
              <w:t xml:space="preserve">Elemento de competencia 4: </w:t>
            </w:r>
            <w:r>
              <w:t>Describe, a nivel de nociones, los instrumentos financieros y las operaciones de los agentes de bolsa, las sociedades administradoras de fondos de inversión, las entidades de leasing y las entidades auxiliares financieras, de acuerdo con la normativa del sistema financiero boliviano.</w:t>
            </w:r>
          </w:p>
        </w:tc>
      </w:tr>
      <w:tr w:rsidR="00EE70B8" w14:paraId="6C030355" w14:textId="77777777">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07C04" w14:textId="77777777" w:rsidR="00EE70B8" w:rsidRDefault="00C15354">
            <w:pPr>
              <w:spacing w:before="20" w:after="20"/>
              <w:jc w:val="center"/>
            </w:pPr>
            <w:r>
              <w:rPr>
                <w:i/>
                <w:iCs/>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2A1C2" w14:textId="77777777" w:rsidR="00EE70B8" w:rsidRDefault="00C15354">
            <w:pPr>
              <w:spacing w:before="20" w:after="20"/>
              <w:jc w:val="center"/>
            </w:pPr>
            <w:r>
              <w:rPr>
                <w:i/>
                <w:iCs/>
              </w:rPr>
              <w:t>Criterios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47680" w14:textId="77777777" w:rsidR="00EE70B8" w:rsidRDefault="00C15354">
            <w:pPr>
              <w:spacing w:before="20" w:after="20"/>
              <w:jc w:val="center"/>
            </w:pPr>
            <w:r>
              <w:rPr>
                <w:i/>
                <w:iCs/>
              </w:rPr>
              <w:t>Criterios de desempeño</w:t>
            </w:r>
          </w:p>
        </w:tc>
      </w:tr>
      <w:tr w:rsidR="00EE70B8" w14:paraId="0B2B5A6C"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3D73A" w14:textId="77777777" w:rsidR="00EE70B8" w:rsidRDefault="00C15354">
            <w:pPr>
              <w:spacing w:before="20" w:after="20"/>
              <w:jc w:val="left"/>
            </w:pPr>
            <w:r>
              <w:t>1. Describe, a nivel de nociones, los instrumentos financieros y el mercado de valores boliviano, identificando la función de los agentes de bolsa y de las sociedades administradoras de fondos de inversión.</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4B5F3" w14:textId="77777777" w:rsidR="00EE70B8" w:rsidRDefault="00C15354">
            <w:pPr>
              <w:spacing w:before="20" w:after="20"/>
              <w:jc w:val="left"/>
            </w:pPr>
            <w:r>
              <w:t>1. Describe, a nivel de nociones, los instrumentos financieros y el mercado de valores boliviano, identificando la función de los agentes de bolsa y de las sociedades administradoras de fondos de inversión.</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4D1A5" w14:textId="77777777" w:rsidR="00EE70B8" w:rsidRDefault="00C15354">
            <w:pPr>
              <w:spacing w:before="20" w:after="20"/>
              <w:jc w:val="left"/>
            </w:pPr>
            <w:r>
              <w:t>1. Describe, a nivel de nociones, los instrumentos financieros y el mercado de valores boliviano, identificando la función de los agentes de bolsa y de las sociedades administradoras de fondos de inversión.</w:t>
            </w:r>
          </w:p>
        </w:tc>
      </w:tr>
      <w:tr w:rsidR="00EE70B8" w14:paraId="3AFA2D0E"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88C8C"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489E3" w14:textId="77777777" w:rsidR="00EE70B8" w:rsidRDefault="00C15354">
            <w:pPr>
              <w:spacing w:before="20" w:after="20"/>
              <w:jc w:val="left"/>
            </w:pPr>
            <w:r>
              <w:t>1.2 Expone en equipo las operaciones de un agente de bolsa, de una SAFI y de una entidad auxiliar financiera, y registra en aula la operatoria contable de un contrato de leasing comparándolo con el crédito bancario según la NIIF 16.</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A97B0" w14:textId="77777777" w:rsidR="00EE70B8" w:rsidRDefault="00C15354">
            <w:pPr>
              <w:spacing w:before="20" w:after="20"/>
              <w:jc w:val="left"/>
            </w:pPr>
            <w:r>
              <w:rPr>
                <w:b/>
                <w:bCs/>
              </w:rPr>
              <w:t xml:space="preserve">Producto 14: </w:t>
            </w:r>
            <w:r>
              <w:t>Esquema de la operatoria contable de agentes de bolsa, SAFI y entidades auxiliares, y asientos con cuadro comparativo del leasing frente al crédito bancario.</w:t>
            </w:r>
          </w:p>
        </w:tc>
      </w:tr>
      <w:tr w:rsidR="00EE70B8" w14:paraId="701839EB" w14:textId="77777777">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F3E24" w14:textId="77777777" w:rsidR="00EE70B8" w:rsidRDefault="00C15354">
            <w:pPr>
              <w:spacing w:before="20" w:after="20"/>
              <w:jc w:val="left"/>
            </w:pPr>
            <w:r>
              <w:t>2. Describe, a nivel de nociones, las entidades de leasing y las entidades auxiliares financieras, y aplica el concepto de leasing en un caso práctico sencillo.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FAC91" w14:textId="77777777" w:rsidR="00EE70B8" w:rsidRDefault="00C15354">
            <w:pPr>
              <w:spacing w:before="20" w:after="20"/>
              <w:jc w:val="left"/>
            </w:pPr>
            <w:r>
              <w:t>2. Describe, a nivel de nociones, las entidades de leasing y las entidades auxiliares financieras, y aplica el concepto de leasing en un caso práctico sencillo.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C0712" w14:textId="77777777" w:rsidR="00EE70B8" w:rsidRDefault="00C15354">
            <w:pPr>
              <w:spacing w:before="20" w:after="20"/>
              <w:jc w:val="left"/>
            </w:pPr>
            <w:r>
              <w:t>2. Describe, a nivel de nociones, las entidades de leasing y las entidades auxiliares financieras, y aplica el concepto de leasing en un caso práctico sencillo.</w:t>
            </w:r>
          </w:p>
        </w:tc>
      </w:tr>
      <w:tr w:rsidR="00EE70B8" w14:paraId="67F48AC1" w14:textId="77777777">
        <w:trPr>
          <w:cantSplit/>
        </w:trPr>
        <w:tc>
          <w:tcPr>
            <w:tcW w:w="3320" w:type="dxa"/>
            <w:gridSpan w:val="5"/>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2DA4A" w14:textId="77777777" w:rsidR="00EE70B8" w:rsidRDefault="00EE70B8">
            <w:pPr>
              <w:widowControl w:val="0"/>
              <w:pBdr>
                <w:top w:val="nil"/>
                <w:left w:val="nil"/>
                <w:bottom w:val="nil"/>
                <w:right w:val="nil"/>
                <w:between w:val="nil"/>
              </w:pBdr>
              <w:spacing w:line="276" w:lineRule="auto"/>
              <w:jc w:val="left"/>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D34B5" w14:textId="77777777" w:rsidR="00EE70B8" w:rsidRDefault="00C15354">
            <w:pPr>
              <w:spacing w:before="20" w:after="20"/>
              <w:jc w:val="left"/>
            </w:pPr>
            <w:r>
              <w:t>2.2 Calcula los indicadores de desempeño de una entidad financiera a partir de sus estados publicados y sustenta ante el curso el diagnóstico financiero de un banco boliviano.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BC5EB" w14:textId="77777777" w:rsidR="00EE70B8" w:rsidRDefault="00C15354">
            <w:pPr>
              <w:spacing w:before="20" w:after="20"/>
              <w:jc w:val="left"/>
            </w:pPr>
            <w:r>
              <w:rPr>
                <w:b/>
                <w:bCs/>
              </w:rPr>
              <w:t xml:space="preserve">Producto 16: </w:t>
            </w:r>
            <w:r>
              <w:t>Tablero de indicadores de solvencia, liquidez y calidad de cartera e informe de diagnóstico financiero de un banco boliviano.</w:t>
            </w:r>
          </w:p>
        </w:tc>
      </w:tr>
      <w:tr w:rsidR="00EE70B8" w14:paraId="50DC4F7E"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C0BC5" w14:textId="77777777" w:rsidR="00EE70B8" w:rsidRDefault="00C15354">
            <w:pPr>
              <w:spacing w:before="20" w:after="20"/>
              <w:jc w:val="center"/>
            </w:pPr>
            <w:r>
              <w:rPr>
                <w:b/>
                <w:bCs/>
                <w:i/>
                <w:iCs/>
              </w:rPr>
              <w:t>Evidencias de conocimiento</w:t>
            </w:r>
          </w:p>
        </w:tc>
      </w:tr>
      <w:tr w:rsidR="00EE70B8" w14:paraId="59E5B8E7"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28731" w14:textId="77777777" w:rsidR="00EE70B8" w:rsidRDefault="00C15354">
            <w:pPr>
              <w:spacing w:before="20" w:after="20"/>
              <w:jc w:val="center"/>
            </w:pPr>
            <w:r>
              <w:rPr>
                <w:b/>
                <w:bCs/>
                <w:i/>
                <w:iCs/>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9244A" w14:textId="77777777" w:rsidR="00EE70B8" w:rsidRDefault="00C15354">
            <w:pPr>
              <w:spacing w:before="20" w:after="20"/>
              <w:jc w:val="center"/>
            </w:pPr>
            <w:r>
              <w:rPr>
                <w:b/>
                <w:bCs/>
                <w:i/>
                <w:iCs/>
              </w:rPr>
              <w:t>Contenidos</w:t>
            </w:r>
          </w:p>
          <w:p w14:paraId="33A1FB48" w14:textId="77777777" w:rsidR="00EE70B8" w:rsidRDefault="00C15354">
            <w:pPr>
              <w:spacing w:before="20" w:after="20"/>
              <w:jc w:val="center"/>
            </w:pPr>
            <w:r>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31CF2C" w14:textId="77777777" w:rsidR="00EE70B8" w:rsidRDefault="00C15354">
            <w:pPr>
              <w:spacing w:before="20" w:after="20"/>
              <w:jc w:val="center"/>
            </w:pPr>
            <w:r>
              <w:rPr>
                <w:b/>
                <w:bCs/>
                <w:i/>
                <w:iCs/>
              </w:rPr>
              <w:t>Conocimientos circunstanciales</w:t>
            </w:r>
          </w:p>
        </w:tc>
      </w:tr>
      <w:tr w:rsidR="00EE70B8" w14:paraId="6A16F065"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F361AA" w14:textId="77777777" w:rsidR="00EE70B8" w:rsidRDefault="00C15354">
            <w:pPr>
              <w:spacing w:after="80"/>
            </w:pPr>
            <w:r>
              <w:t>Tema 21: Instrumentos Financieros</w:t>
            </w:r>
          </w:p>
          <w:p w14:paraId="7FF6983C" w14:textId="77777777" w:rsidR="00EE70B8" w:rsidRDefault="00C15354">
            <w:pPr>
              <w:spacing w:after="80"/>
            </w:pPr>
            <w:r>
              <w:t>Tema 22: Agentes de Bolsa</w:t>
            </w:r>
          </w:p>
          <w:p w14:paraId="323B4210" w14:textId="77777777" w:rsidR="00EE70B8" w:rsidRDefault="00C15354">
            <w:pPr>
              <w:spacing w:after="80"/>
            </w:pPr>
            <w:r>
              <w:t>Tema 23: Sociedades Administradoras de Fondos de Inversión (</w:t>
            </w:r>
            <w:proofErr w:type="spellStart"/>
            <w:r>
              <w:t>SAFIs</w:t>
            </w:r>
            <w:proofErr w:type="spellEnd"/>
            <w:r>
              <w:t>)</w:t>
            </w:r>
          </w:p>
          <w:p w14:paraId="26623ADA" w14:textId="77777777" w:rsidR="00EE70B8" w:rsidRDefault="00C15354">
            <w:pPr>
              <w:spacing w:after="80"/>
            </w:pPr>
            <w:r>
              <w:t>Tema 24: Entidades de Leasing</w:t>
            </w:r>
          </w:p>
          <w:p w14:paraId="21788B46" w14:textId="77777777" w:rsidR="00EE70B8" w:rsidRDefault="00C15354">
            <w:pPr>
              <w:spacing w:after="80"/>
            </w:pPr>
            <w:r>
              <w:t>Tema 25: Entidades Auxiliares Financieras</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83BA3F" w14:textId="77777777" w:rsidR="00EE70B8" w:rsidRDefault="00C15354">
            <w:pPr>
              <w:pBdr>
                <w:top w:val="nil"/>
                <w:left w:val="nil"/>
                <w:bottom w:val="nil"/>
                <w:right w:val="nil"/>
                <w:between w:val="nil"/>
              </w:pBdr>
              <w:ind w:left="420"/>
              <w:jc w:val="left"/>
              <w:rPr>
                <w:b/>
                <w:bCs/>
              </w:rPr>
            </w:pPr>
            <w:r>
              <w:rPr>
                <w:b/>
                <w:bCs/>
              </w:rPr>
              <w:t>Tema 21:</w:t>
            </w:r>
          </w:p>
          <w:p w14:paraId="608CD71B" w14:textId="77777777" w:rsidR="00EE70B8" w:rsidRDefault="00C15354">
            <w:pPr>
              <w:numPr>
                <w:ilvl w:val="0"/>
                <w:numId w:val="1"/>
              </w:numPr>
              <w:pBdr>
                <w:top w:val="nil"/>
                <w:left w:val="nil"/>
                <w:bottom w:val="nil"/>
                <w:right w:val="nil"/>
                <w:between w:val="nil"/>
              </w:pBdr>
              <w:jc w:val="left"/>
            </w:pPr>
            <w:r>
              <w:rPr>
                <w:color w:val="000000"/>
              </w:rPr>
              <w:t>Concepto y tipos de instrumentos financieros: instrumentos de renta fija e instrumentos de renta variable. (C)</w:t>
            </w:r>
          </w:p>
          <w:p w14:paraId="162506F2" w14:textId="77777777" w:rsidR="00EE70B8" w:rsidRDefault="00C15354">
            <w:pPr>
              <w:numPr>
                <w:ilvl w:val="0"/>
                <w:numId w:val="1"/>
              </w:numPr>
              <w:pBdr>
                <w:top w:val="nil"/>
                <w:left w:val="nil"/>
                <w:bottom w:val="nil"/>
                <w:right w:val="nil"/>
                <w:between w:val="nil"/>
              </w:pBdr>
              <w:jc w:val="left"/>
            </w:pPr>
            <w:r>
              <w:rPr>
                <w:color w:val="000000"/>
              </w:rPr>
              <w:t>Concepto de activo financiero y de pasivo financiero. (C)</w:t>
            </w:r>
          </w:p>
          <w:p w14:paraId="2588271D" w14:textId="77777777" w:rsidR="00EE70B8" w:rsidRDefault="00C15354">
            <w:pPr>
              <w:numPr>
                <w:ilvl w:val="0"/>
                <w:numId w:val="1"/>
              </w:numPr>
              <w:pBdr>
                <w:top w:val="nil"/>
                <w:left w:val="nil"/>
                <w:bottom w:val="nil"/>
                <w:right w:val="nil"/>
                <w:between w:val="nil"/>
              </w:pBdr>
              <w:jc w:val="left"/>
            </w:pPr>
            <w:r>
              <w:rPr>
                <w:color w:val="000000"/>
              </w:rPr>
              <w:t>Clasificación y medición de los activos financieros según el modelo de negocio y las características de los flujos contractuales, y deterioro por pérdidas crediticias esperadas conforme a la NIIF 9. (C, P)</w:t>
            </w:r>
          </w:p>
          <w:p w14:paraId="73515C06" w14:textId="77777777" w:rsidR="00EE70B8" w:rsidRDefault="00C15354">
            <w:pPr>
              <w:numPr>
                <w:ilvl w:val="0"/>
                <w:numId w:val="1"/>
              </w:numPr>
              <w:pBdr>
                <w:top w:val="nil"/>
                <w:left w:val="nil"/>
                <w:bottom w:val="nil"/>
                <w:right w:val="nil"/>
                <w:between w:val="nil"/>
              </w:pBdr>
              <w:jc w:val="left"/>
            </w:pPr>
            <w:r>
              <w:rPr>
                <w:color w:val="000000"/>
              </w:rPr>
              <w:t>Registro y revelación de los instrumentos financieros en concordancia con las Normas Internacionales de Información Financiera. (C, P)</w:t>
            </w:r>
          </w:p>
          <w:p w14:paraId="13443FE1" w14:textId="77777777" w:rsidR="00EE70B8" w:rsidRDefault="00C15354">
            <w:pPr>
              <w:numPr>
                <w:ilvl w:val="0"/>
                <w:numId w:val="1"/>
              </w:numPr>
              <w:pBdr>
                <w:top w:val="nil"/>
                <w:left w:val="nil"/>
                <w:bottom w:val="nil"/>
                <w:right w:val="nil"/>
                <w:between w:val="nil"/>
              </w:pBdr>
              <w:jc w:val="left"/>
            </w:pPr>
            <w:r>
              <w:rPr>
                <w:color w:val="000000"/>
              </w:rPr>
              <w:t>Bonos verdes, bonos sociales y bonos sostenibles del mercado de valores boliviano y su registro como instrumentos de renta fija. (P, A)</w:t>
            </w:r>
          </w:p>
          <w:p w14:paraId="3C534B38" w14:textId="77777777" w:rsidR="00EE70B8" w:rsidRDefault="00C15354">
            <w:pPr>
              <w:pBdr>
                <w:top w:val="nil"/>
                <w:left w:val="nil"/>
                <w:bottom w:val="nil"/>
                <w:right w:val="nil"/>
                <w:between w:val="nil"/>
              </w:pBdr>
              <w:ind w:left="420"/>
              <w:jc w:val="left"/>
              <w:rPr>
                <w:b/>
                <w:bCs/>
              </w:rPr>
            </w:pPr>
            <w:r>
              <w:rPr>
                <w:b/>
                <w:bCs/>
              </w:rPr>
              <w:t>Tema 22:</w:t>
            </w:r>
          </w:p>
          <w:p w14:paraId="62796AD3" w14:textId="77777777" w:rsidR="00EE70B8" w:rsidRDefault="00C15354">
            <w:pPr>
              <w:numPr>
                <w:ilvl w:val="0"/>
                <w:numId w:val="1"/>
              </w:numPr>
              <w:pBdr>
                <w:top w:val="nil"/>
                <w:left w:val="nil"/>
                <w:bottom w:val="nil"/>
                <w:right w:val="nil"/>
                <w:between w:val="nil"/>
              </w:pBdr>
              <w:jc w:val="left"/>
            </w:pPr>
            <w:r>
              <w:rPr>
                <w:color w:val="000000"/>
              </w:rPr>
              <w:t>Concepto de agentes de bolsa; la Bolsa Boliviana de Valores y los agentes de bolsa en Bolivia. (C, A)</w:t>
            </w:r>
          </w:p>
          <w:p w14:paraId="6704056E" w14:textId="77777777" w:rsidR="00EE70B8" w:rsidRDefault="00C15354">
            <w:pPr>
              <w:numPr>
                <w:ilvl w:val="0"/>
                <w:numId w:val="1"/>
              </w:numPr>
              <w:pBdr>
                <w:top w:val="nil"/>
                <w:left w:val="nil"/>
                <w:bottom w:val="nil"/>
                <w:right w:val="nil"/>
                <w:between w:val="nil"/>
              </w:pBdr>
              <w:jc w:val="left"/>
            </w:pPr>
            <w:r>
              <w:rPr>
                <w:color w:val="000000"/>
              </w:rPr>
              <w:t>Mercado de valores, corredor de bolsa, tipos de valores y participantes del mercado de valores; operatoria contable de los agentes de bolsa. (C, A)</w:t>
            </w:r>
          </w:p>
          <w:p w14:paraId="20513291" w14:textId="77777777" w:rsidR="00EE70B8" w:rsidRDefault="00C15354">
            <w:pPr>
              <w:pBdr>
                <w:top w:val="nil"/>
                <w:left w:val="nil"/>
                <w:bottom w:val="nil"/>
                <w:right w:val="nil"/>
                <w:between w:val="nil"/>
              </w:pBdr>
              <w:ind w:left="420"/>
              <w:jc w:val="left"/>
              <w:rPr>
                <w:b/>
                <w:bCs/>
              </w:rPr>
            </w:pPr>
            <w:r>
              <w:rPr>
                <w:b/>
                <w:bCs/>
              </w:rPr>
              <w:t>Tema 23:</w:t>
            </w:r>
          </w:p>
          <w:p w14:paraId="660DA3D7" w14:textId="77777777" w:rsidR="00EE70B8" w:rsidRDefault="00C15354">
            <w:pPr>
              <w:numPr>
                <w:ilvl w:val="0"/>
                <w:numId w:val="1"/>
              </w:numPr>
              <w:pBdr>
                <w:top w:val="nil"/>
                <w:left w:val="nil"/>
                <w:bottom w:val="nil"/>
                <w:right w:val="nil"/>
                <w:between w:val="nil"/>
              </w:pBdr>
              <w:jc w:val="left"/>
            </w:pPr>
            <w:r>
              <w:rPr>
                <w:color w:val="000000"/>
              </w:rPr>
              <w:t>Concepto de las Sociedades Administradoras de Fondos de Inversión (</w:t>
            </w:r>
            <w:proofErr w:type="spellStart"/>
            <w:r>
              <w:rPr>
                <w:color w:val="000000"/>
              </w:rPr>
              <w:t>SAFIs</w:t>
            </w:r>
            <w:proofErr w:type="spellEnd"/>
            <w:r>
              <w:rPr>
                <w:color w:val="000000"/>
              </w:rPr>
              <w:t>) y concepto de fondo de inversión; tipos de fondos de inversión. (C)</w:t>
            </w:r>
          </w:p>
          <w:p w14:paraId="34534DAA" w14:textId="77777777" w:rsidR="00EE70B8" w:rsidRDefault="00C15354">
            <w:pPr>
              <w:numPr>
                <w:ilvl w:val="0"/>
                <w:numId w:val="1"/>
              </w:numPr>
              <w:pBdr>
                <w:top w:val="nil"/>
                <w:left w:val="nil"/>
                <w:bottom w:val="nil"/>
                <w:right w:val="nil"/>
                <w:between w:val="nil"/>
              </w:pBdr>
              <w:jc w:val="left"/>
            </w:pPr>
            <w:r>
              <w:rPr>
                <w:color w:val="000000"/>
              </w:rPr>
              <w:t xml:space="preserve">Mercado de </w:t>
            </w:r>
            <w:proofErr w:type="spellStart"/>
            <w:r>
              <w:rPr>
                <w:color w:val="000000"/>
              </w:rPr>
              <w:t>SAFIs</w:t>
            </w:r>
            <w:proofErr w:type="spellEnd"/>
            <w:r>
              <w:rPr>
                <w:color w:val="000000"/>
              </w:rPr>
              <w:t xml:space="preserve"> en Bolivia y su operatoria contable. (C)</w:t>
            </w:r>
          </w:p>
          <w:p w14:paraId="7AD7556F" w14:textId="77777777" w:rsidR="00EE70B8" w:rsidRDefault="00C15354">
            <w:pPr>
              <w:numPr>
                <w:ilvl w:val="0"/>
                <w:numId w:val="1"/>
              </w:numPr>
              <w:pBdr>
                <w:top w:val="nil"/>
                <w:left w:val="nil"/>
                <w:bottom w:val="nil"/>
                <w:right w:val="nil"/>
                <w:between w:val="nil"/>
              </w:pBdr>
              <w:jc w:val="left"/>
            </w:pPr>
            <w:r>
              <w:rPr>
                <w:color w:val="000000"/>
              </w:rPr>
              <w:t>Fondos de inversión abiertos, cerrados y sostenibles del mercado de valores boliviano. (C, A)</w:t>
            </w:r>
          </w:p>
          <w:p w14:paraId="31F58BFF" w14:textId="77777777" w:rsidR="00EE70B8" w:rsidRDefault="00C15354">
            <w:pPr>
              <w:pBdr>
                <w:top w:val="nil"/>
                <w:left w:val="nil"/>
                <w:bottom w:val="nil"/>
                <w:right w:val="nil"/>
                <w:between w:val="nil"/>
              </w:pBdr>
              <w:ind w:left="420"/>
              <w:jc w:val="left"/>
              <w:rPr>
                <w:b/>
                <w:bCs/>
              </w:rPr>
            </w:pPr>
            <w:r>
              <w:rPr>
                <w:b/>
                <w:bCs/>
              </w:rPr>
              <w:t>Tema 24:</w:t>
            </w:r>
          </w:p>
          <w:p w14:paraId="3408751A" w14:textId="77777777" w:rsidR="00EE70B8" w:rsidRDefault="00C15354">
            <w:pPr>
              <w:numPr>
                <w:ilvl w:val="0"/>
                <w:numId w:val="1"/>
              </w:numPr>
              <w:pBdr>
                <w:top w:val="nil"/>
                <w:left w:val="nil"/>
                <w:bottom w:val="nil"/>
                <w:right w:val="nil"/>
                <w:between w:val="nil"/>
              </w:pBdr>
              <w:jc w:val="left"/>
            </w:pPr>
            <w:r>
              <w:rPr>
                <w:color w:val="000000"/>
              </w:rPr>
              <w:t>Concepto de leasing o arrendamiento y tipos de leasing. (C)</w:t>
            </w:r>
          </w:p>
          <w:p w14:paraId="43813A84" w14:textId="77777777" w:rsidR="00EE70B8" w:rsidRDefault="00C15354">
            <w:pPr>
              <w:numPr>
                <w:ilvl w:val="0"/>
                <w:numId w:val="1"/>
              </w:numPr>
              <w:pBdr>
                <w:top w:val="nil"/>
                <w:left w:val="nil"/>
                <w:bottom w:val="nil"/>
                <w:right w:val="nil"/>
                <w:between w:val="nil"/>
              </w:pBdr>
              <w:jc w:val="left"/>
            </w:pPr>
            <w:r>
              <w:rPr>
                <w:color w:val="000000"/>
              </w:rPr>
              <w:t>Diferencia entre el crédito bancario y el leasing; ventajas y desventajas del leasing. (C)</w:t>
            </w:r>
          </w:p>
          <w:p w14:paraId="4FAEAC26" w14:textId="77777777" w:rsidR="00EE70B8" w:rsidRDefault="00C15354">
            <w:pPr>
              <w:numPr>
                <w:ilvl w:val="0"/>
                <w:numId w:val="1"/>
              </w:numPr>
              <w:pBdr>
                <w:top w:val="nil"/>
                <w:left w:val="nil"/>
                <w:bottom w:val="nil"/>
                <w:right w:val="nil"/>
                <w:between w:val="nil"/>
              </w:pBdr>
              <w:jc w:val="left"/>
            </w:pPr>
            <w:r>
              <w:rPr>
                <w:color w:val="000000"/>
              </w:rPr>
              <w:t>El leasing en el marco de la Ley de Servicios Financieros; operatoria contable del leasing. (C)</w:t>
            </w:r>
          </w:p>
          <w:p w14:paraId="7B0F119B" w14:textId="77777777" w:rsidR="00EE70B8" w:rsidRDefault="00C15354">
            <w:pPr>
              <w:numPr>
                <w:ilvl w:val="0"/>
                <w:numId w:val="1"/>
              </w:numPr>
              <w:pBdr>
                <w:top w:val="nil"/>
                <w:left w:val="nil"/>
                <w:bottom w:val="nil"/>
                <w:right w:val="nil"/>
                <w:between w:val="nil"/>
              </w:pBdr>
              <w:jc w:val="left"/>
            </w:pPr>
            <w:r>
              <w:rPr>
                <w:color w:val="000000"/>
              </w:rPr>
              <w:t>Tratamiento del arrendamiento financiero conforme a la NIIF 16 y su diferencia con el registro regulatorio del Manual de Cuentas. (P)</w:t>
            </w:r>
          </w:p>
          <w:p w14:paraId="0C23656B" w14:textId="77777777" w:rsidR="00EE70B8" w:rsidRDefault="00C15354">
            <w:pPr>
              <w:pBdr>
                <w:top w:val="nil"/>
                <w:left w:val="nil"/>
                <w:bottom w:val="nil"/>
                <w:right w:val="nil"/>
                <w:between w:val="nil"/>
              </w:pBdr>
              <w:ind w:left="420"/>
              <w:jc w:val="left"/>
              <w:rPr>
                <w:b/>
                <w:bCs/>
              </w:rPr>
            </w:pPr>
            <w:r>
              <w:rPr>
                <w:b/>
                <w:bCs/>
              </w:rPr>
              <w:t>Tema 25:</w:t>
            </w:r>
          </w:p>
          <w:p w14:paraId="44F661F5" w14:textId="77777777" w:rsidR="00EE70B8" w:rsidRDefault="00C15354">
            <w:pPr>
              <w:numPr>
                <w:ilvl w:val="0"/>
                <w:numId w:val="1"/>
              </w:numPr>
              <w:pBdr>
                <w:top w:val="nil"/>
                <w:left w:val="nil"/>
                <w:bottom w:val="nil"/>
                <w:right w:val="nil"/>
                <w:between w:val="nil"/>
              </w:pBdr>
              <w:jc w:val="left"/>
            </w:pPr>
            <w:r>
              <w:rPr>
                <w:color w:val="000000"/>
              </w:rPr>
              <w:t>Concepto de las entidades auxiliares financieras: empresas de factoraje, almacenes generales de depósito, burós de información y empresas de transporte de material monetario y de valores. (C, A)</w:t>
            </w:r>
          </w:p>
          <w:p w14:paraId="3B18D4A9" w14:textId="77777777" w:rsidR="00EE70B8" w:rsidRDefault="00C15354">
            <w:pPr>
              <w:numPr>
                <w:ilvl w:val="0"/>
                <w:numId w:val="1"/>
              </w:numPr>
              <w:pBdr>
                <w:top w:val="nil"/>
                <w:left w:val="nil"/>
                <w:bottom w:val="nil"/>
                <w:right w:val="nil"/>
                <w:between w:val="nil"/>
              </w:pBdr>
              <w:jc w:val="left"/>
            </w:pPr>
            <w:r>
              <w:rPr>
                <w:color w:val="000000"/>
              </w:rPr>
              <w:t>Principales operaciones y constitución de las entidades auxiliares financieras; esquemas contables. (C)</w:t>
            </w:r>
          </w:p>
          <w:p w14:paraId="42A33D5F" w14:textId="77777777" w:rsidR="00EE70B8" w:rsidRDefault="00C15354">
            <w:pPr>
              <w:numPr>
                <w:ilvl w:val="0"/>
                <w:numId w:val="1"/>
              </w:numPr>
              <w:pBdr>
                <w:top w:val="nil"/>
                <w:left w:val="nil"/>
                <w:bottom w:val="nil"/>
                <w:right w:val="nil"/>
                <w:between w:val="nil"/>
              </w:pBdr>
              <w:jc w:val="left"/>
            </w:pPr>
            <w:r>
              <w:rPr>
                <w:color w:val="000000"/>
              </w:rPr>
              <w:t>Empresas de tecnología financiera y servicios de pago: pasarelas de pago, agregadores y facilitadores. (C)</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64785" w14:textId="77777777" w:rsidR="00EE70B8" w:rsidRDefault="00C15354">
            <w:pPr>
              <w:numPr>
                <w:ilvl w:val="0"/>
                <w:numId w:val="1"/>
              </w:numPr>
              <w:pBdr>
                <w:top w:val="nil"/>
                <w:left w:val="nil"/>
                <w:bottom w:val="nil"/>
                <w:right w:val="nil"/>
                <w:between w:val="nil"/>
              </w:pBdr>
              <w:spacing w:after="80"/>
              <w:jc w:val="left"/>
            </w:pPr>
            <w:r>
              <w:rPr>
                <w:color w:val="000000"/>
              </w:rPr>
              <w:t>Nociones de lectura de los boletines de precios y rendimientos de la Bolsa Boliviana de Valores.</w:t>
            </w:r>
          </w:p>
          <w:p w14:paraId="53A28345" w14:textId="77777777" w:rsidR="00EE70B8" w:rsidRDefault="00C15354">
            <w:pPr>
              <w:numPr>
                <w:ilvl w:val="0"/>
                <w:numId w:val="1"/>
              </w:numPr>
              <w:pBdr>
                <w:top w:val="nil"/>
                <w:left w:val="nil"/>
                <w:bottom w:val="nil"/>
                <w:right w:val="nil"/>
                <w:between w:val="nil"/>
              </w:pBdr>
              <w:spacing w:after="80"/>
              <w:jc w:val="left"/>
            </w:pPr>
            <w:r>
              <w:rPr>
                <w:color w:val="000000"/>
              </w:rPr>
              <w:t>Nociones del contrato de arrendamiento financiero (leasing).</w:t>
            </w:r>
          </w:p>
          <w:p w14:paraId="1C92D29F" w14:textId="77777777" w:rsidR="00EE70B8" w:rsidRDefault="00C15354">
            <w:pPr>
              <w:numPr>
                <w:ilvl w:val="0"/>
                <w:numId w:val="1"/>
              </w:numPr>
              <w:pBdr>
                <w:top w:val="nil"/>
                <w:left w:val="nil"/>
                <w:bottom w:val="nil"/>
                <w:right w:val="nil"/>
                <w:between w:val="nil"/>
              </w:pBdr>
              <w:spacing w:after="80"/>
              <w:jc w:val="left"/>
            </w:pPr>
            <w:r>
              <w:rPr>
                <w:color w:val="000000"/>
              </w:rPr>
              <w:t>Nociones del contrato de factoraje y de la cesión de créditos.</w:t>
            </w:r>
          </w:p>
          <w:p w14:paraId="47A6EE76" w14:textId="77777777" w:rsidR="00EE70B8" w:rsidRDefault="00C15354">
            <w:pPr>
              <w:numPr>
                <w:ilvl w:val="0"/>
                <w:numId w:val="1"/>
              </w:numPr>
              <w:pBdr>
                <w:top w:val="nil"/>
                <w:left w:val="nil"/>
                <w:bottom w:val="nil"/>
                <w:right w:val="nil"/>
                <w:between w:val="nil"/>
              </w:pBdr>
              <w:spacing w:before="10" w:after="10"/>
              <w:jc w:val="left"/>
            </w:pPr>
            <w:r>
              <w:rPr>
                <w:color w:val="000000"/>
              </w:rPr>
              <w:t>Nociones del funcionamiento de los almacenes generales de depósito y de sus títulos representativos de mercaderías.</w:t>
            </w:r>
          </w:p>
        </w:tc>
      </w:tr>
      <w:tr w:rsidR="00EE70B8" w14:paraId="677028DE"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13021" w14:textId="77777777" w:rsidR="00EE70B8" w:rsidRDefault="00C15354">
            <w:pPr>
              <w:spacing w:before="20" w:after="20"/>
              <w:jc w:val="center"/>
            </w:pPr>
            <w:r>
              <w:rPr>
                <w:b/>
                <w:bCs/>
                <w:i/>
                <w:iCs/>
              </w:rPr>
              <w:t>Actividades</w:t>
            </w:r>
          </w:p>
        </w:tc>
      </w:tr>
      <w:tr w:rsidR="00EE70B8" w14:paraId="580738F2" w14:textId="77777777">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CC668" w14:textId="77777777" w:rsidR="00EE70B8" w:rsidRDefault="00C15354">
            <w:pPr>
              <w:spacing w:before="20" w:after="20"/>
              <w:jc w:val="center"/>
            </w:pPr>
            <w:r>
              <w:rPr>
                <w:b/>
                <w:bCs/>
                <w:i/>
                <w:iCs/>
              </w:rPr>
              <w:t>En clase</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463FD" w14:textId="77777777" w:rsidR="00EE70B8" w:rsidRDefault="00C15354">
            <w:pPr>
              <w:spacing w:before="20" w:after="20"/>
              <w:jc w:val="center"/>
            </w:pPr>
            <w:r>
              <w:rPr>
                <w:b/>
                <w:bCs/>
                <w:i/>
                <w:iCs/>
              </w:rPr>
              <w:t>Autónomas</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CC372" w14:textId="77777777" w:rsidR="00EE70B8" w:rsidRDefault="00C15354">
            <w:pPr>
              <w:spacing w:before="20" w:after="20"/>
              <w:jc w:val="center"/>
            </w:pPr>
            <w:r>
              <w:rPr>
                <w:b/>
                <w:bCs/>
                <w:i/>
                <w:iCs/>
              </w:rPr>
              <w:t>B-</w:t>
            </w:r>
            <w:proofErr w:type="spellStart"/>
            <w:r>
              <w:rPr>
                <w:b/>
                <w:bCs/>
                <w:i/>
                <w:iCs/>
              </w:rPr>
              <w:t>Learning</w:t>
            </w:r>
            <w:proofErr w:type="spellEnd"/>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29A6B" w14:textId="77777777" w:rsidR="00EE70B8" w:rsidRDefault="00C15354">
            <w:pPr>
              <w:spacing w:before="20" w:after="20"/>
              <w:jc w:val="center"/>
            </w:pPr>
            <w:r>
              <w:rPr>
                <w:b/>
                <w:bCs/>
                <w:i/>
                <w:iCs/>
              </w:rPr>
              <w:t>Taller</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AE8F0" w14:textId="77777777" w:rsidR="00EE70B8" w:rsidRDefault="00C15354">
            <w:pPr>
              <w:spacing w:before="20" w:after="20"/>
              <w:jc w:val="center"/>
            </w:pPr>
            <w:r>
              <w:rPr>
                <w:b/>
                <w:bCs/>
                <w:i/>
                <w:iCs/>
              </w:rPr>
              <w:t>Investigación/Práctica</w:t>
            </w:r>
          </w:p>
        </w:tc>
      </w:tr>
      <w:tr w:rsidR="00EE70B8" w14:paraId="0CCD4E9C" w14:textId="77777777">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207C33" w14:textId="77777777" w:rsidR="00EE70B8" w:rsidRDefault="00C15354">
            <w:pPr>
              <w:spacing w:before="20" w:after="20"/>
              <w:jc w:val="center"/>
            </w:pPr>
            <w:r>
              <w:t>Exposición dialogada de la estructura del Sistema Financiero Nacional y de la normativa de la ASFI.</w:t>
            </w:r>
          </w:p>
          <w:p w14:paraId="014973AB" w14:textId="77777777" w:rsidR="00EE70B8" w:rsidRDefault="00C15354">
            <w:pPr>
              <w:spacing w:before="20" w:after="20"/>
              <w:jc w:val="center"/>
            </w:pPr>
            <w:r>
              <w:t>Resolución guiada de papeletas contables de disponibilidades, depósitos y cartera.</w:t>
            </w:r>
          </w:p>
          <w:p w14:paraId="79E71101" w14:textId="77777777" w:rsidR="00EE70B8" w:rsidRDefault="00C15354">
            <w:pPr>
              <w:spacing w:before="20" w:after="20"/>
              <w:jc w:val="center"/>
            </w:pPr>
            <w:r>
              <w:t>Demostración del cálculo del encaje legal y de las previsiones de cartera en hoja de cálculo.</w:t>
            </w:r>
          </w:p>
          <w:p w14:paraId="308441CF" w14:textId="77777777" w:rsidR="00EE70B8" w:rsidRDefault="00C15354">
            <w:pPr>
              <w:spacing w:before="20" w:after="20"/>
              <w:jc w:val="center"/>
            </w:pPr>
            <w:r>
              <w:t>Análisis de casos de calificación de cartera y de bienes adjudicados de entidades bolivianas.</w:t>
            </w:r>
          </w:p>
          <w:p w14:paraId="5CDD7D89" w14:textId="77777777" w:rsidR="00EE70B8" w:rsidRDefault="00C15354">
            <w:pPr>
              <w:spacing w:before="20" w:after="20"/>
              <w:jc w:val="center"/>
            </w:pPr>
            <w:r>
              <w:t>Preguntas de comprensión sobre la dinámica de las cuentas del Manual de Cuentas.</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5DAB8" w14:textId="77777777" w:rsidR="00EE70B8" w:rsidRDefault="00C15354">
            <w:pPr>
              <w:spacing w:before="20" w:after="20"/>
              <w:jc w:val="center"/>
            </w:pPr>
            <w:r>
              <w:t>Resolución de ejercicios de registro contable al cierre de cada tema.</w:t>
            </w:r>
          </w:p>
          <w:p w14:paraId="1F44988A" w14:textId="77777777" w:rsidR="00EE70B8" w:rsidRDefault="00C15354">
            <w:pPr>
              <w:spacing w:before="20" w:after="20"/>
              <w:jc w:val="center"/>
            </w:pPr>
            <w:r>
              <w:t>Lectura del Manual de Cuentas para Entidades Financieras y de la normativa de la ASFI relacionada con cada tema.</w:t>
            </w:r>
          </w:p>
          <w:p w14:paraId="259CBBDA" w14:textId="77777777" w:rsidR="00EE70B8" w:rsidRDefault="00C15354">
            <w:pPr>
              <w:spacing w:before="20" w:after="20"/>
              <w:jc w:val="center"/>
            </w:pPr>
            <w:r>
              <w:t>Desarrollo progresivo de un caso práctico integral de una entidad financiera.</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F6C3F" w14:textId="77777777" w:rsidR="00EE70B8" w:rsidRDefault="00C15354">
            <w:pPr>
              <w:spacing w:before="20" w:after="20"/>
              <w:jc w:val="center"/>
            </w:pPr>
            <w:r>
              <w:t>Cuestionarios de comprensión de cada operación financiera en la plataforma Moodle UMSA.</w:t>
            </w:r>
          </w:p>
          <w:p w14:paraId="7E485C63" w14:textId="77777777" w:rsidR="00EE70B8" w:rsidRDefault="00C15354">
            <w:pPr>
              <w:spacing w:before="20" w:after="20"/>
              <w:jc w:val="center"/>
            </w:pPr>
            <w:r>
              <w:t>Foros de consulta sobre el tratamiento contable de la cartera de créditos y de las obligaciones con el público.</w:t>
            </w:r>
          </w:p>
          <w:p w14:paraId="390D4850" w14:textId="77777777" w:rsidR="00EE70B8" w:rsidRDefault="00C15354">
            <w:pPr>
              <w:spacing w:before="20" w:after="20"/>
              <w:jc w:val="center"/>
            </w:pPr>
            <w:r>
              <w:t>Videotutoriales del cálculo del encaje legal y del Fondo RAL.</w:t>
            </w:r>
          </w:p>
          <w:p w14:paraId="4D9BF2C3" w14:textId="77777777" w:rsidR="00EE70B8" w:rsidRDefault="00C15354">
            <w:pPr>
              <w:spacing w:before="20" w:after="20"/>
              <w:jc w:val="center"/>
            </w:pPr>
            <w:r>
              <w:t>Cuestionarios sobre la normativa de la Recopilación de Normas para Servicios Financieros en la plataforma Moodle UMSA.</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D0A8A" w14:textId="77777777" w:rsidR="00EE70B8" w:rsidRDefault="00C15354">
            <w:pPr>
              <w:spacing w:before="20" w:after="20"/>
              <w:jc w:val="center"/>
            </w:pPr>
            <w:r>
              <w:t>Resolución colaborativa de casos de apertura y movimiento de cuentas corrientes, cajas de ahorro y depósitos a plazo fijo.</w:t>
            </w:r>
          </w:p>
          <w:p w14:paraId="594A38F5" w14:textId="77777777" w:rsidR="00EE70B8" w:rsidRDefault="00C15354">
            <w:pPr>
              <w:spacing w:before="20" w:after="20"/>
              <w:jc w:val="center"/>
            </w:pPr>
            <w:r>
              <w:t>Elaboración guiada de la calificación de cartera y de las previsiones de una entidad financiera.</w:t>
            </w:r>
          </w:p>
          <w:p w14:paraId="0F77ED58" w14:textId="77777777" w:rsidR="00EE70B8" w:rsidRDefault="00C15354">
            <w:pPr>
              <w:spacing w:before="20" w:after="20"/>
              <w:jc w:val="center"/>
            </w:pPr>
            <w:r>
              <w:t>Revisión cruzada de los estados financieros de una entidad financiera entre equipos.</w:t>
            </w:r>
          </w:p>
          <w:p w14:paraId="06D8F063" w14:textId="77777777" w:rsidR="00EE70B8" w:rsidRDefault="00C15354">
            <w:pPr>
              <w:spacing w:before="20" w:after="20"/>
              <w:jc w:val="center"/>
            </w:pPr>
            <w:r>
              <w:t>Resolución de un caso de debida diligencia del cliente y detección de una operación sospechosa.</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AA7E8" w14:textId="77777777" w:rsidR="00EE70B8" w:rsidRDefault="00C15354">
            <w:pPr>
              <w:spacing w:before="20" w:after="20"/>
              <w:jc w:val="center"/>
            </w:pPr>
            <w:r>
              <w:t>Análisis de los estados financieros publicados por bancos bolivianos conforme al modelo de la ASFI.</w:t>
            </w:r>
          </w:p>
          <w:p w14:paraId="215853FD" w14:textId="77777777" w:rsidR="00EE70B8" w:rsidRDefault="00C15354">
            <w:pPr>
              <w:spacing w:before="20" w:after="20"/>
              <w:jc w:val="center"/>
            </w:pPr>
            <w:r>
              <w:t>Revisión de circulares y normativa de la ASFI sobre cartera de créditos y encaje legal.</w:t>
            </w:r>
          </w:p>
          <w:p w14:paraId="549AC92E" w14:textId="77777777" w:rsidR="00EE70B8" w:rsidRDefault="00C15354">
            <w:pPr>
              <w:spacing w:before="20" w:after="20"/>
              <w:jc w:val="center"/>
            </w:pPr>
            <w:r>
              <w:t>Comparación de la operatoria contable de un banco, una SAFI y una entidad de leasing.</w:t>
            </w:r>
          </w:p>
          <w:p w14:paraId="5124D35C" w14:textId="77777777" w:rsidR="00EE70B8" w:rsidRDefault="00C15354">
            <w:pPr>
              <w:spacing w:before="20" w:after="20"/>
              <w:jc w:val="center"/>
            </w:pPr>
            <w:r>
              <w:t>Revisión de los boletines y reportes de la Autoridad de Supervisión del Sistema Financiero sobre la evolución de la cartera y los depósitos.</w:t>
            </w:r>
          </w:p>
        </w:tc>
      </w:tr>
      <w:tr w:rsidR="00EE70B8" w14:paraId="4060B2F7"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4D7683" w14:textId="77777777" w:rsidR="00EE70B8" w:rsidRDefault="00C15354">
            <w:pPr>
              <w:spacing w:before="20" w:after="20"/>
              <w:jc w:val="center"/>
            </w:pPr>
            <w:r>
              <w:rPr>
                <w:b/>
                <w:bCs/>
                <w:i/>
                <w:iCs/>
              </w:rPr>
              <w:t>Estrategias de aprendizaje y enseñanza</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85024" w14:textId="77777777" w:rsidR="00EE70B8" w:rsidRDefault="00C15354">
            <w:pPr>
              <w:numPr>
                <w:ilvl w:val="0"/>
                <w:numId w:val="6"/>
              </w:numPr>
              <w:pBdr>
                <w:top w:val="nil"/>
                <w:left w:val="nil"/>
                <w:bottom w:val="nil"/>
                <w:right w:val="nil"/>
                <w:between w:val="nil"/>
              </w:pBdr>
              <w:spacing w:before="10" w:after="10"/>
              <w:jc w:val="left"/>
            </w:pPr>
            <w:r>
              <w:rPr>
                <w:color w:val="000000"/>
              </w:rPr>
              <w:t>Aprendizaje basado en problemas con operaciones de bancos y entidades financieras bolivianas.</w:t>
            </w:r>
          </w:p>
          <w:p w14:paraId="10B732AC" w14:textId="77777777" w:rsidR="00EE70B8" w:rsidRDefault="00C15354">
            <w:pPr>
              <w:numPr>
                <w:ilvl w:val="0"/>
                <w:numId w:val="6"/>
              </w:numPr>
              <w:pBdr>
                <w:top w:val="nil"/>
                <w:left w:val="nil"/>
                <w:bottom w:val="nil"/>
                <w:right w:val="nil"/>
                <w:between w:val="nil"/>
              </w:pBdr>
              <w:spacing w:before="10" w:after="10"/>
              <w:jc w:val="left"/>
            </w:pPr>
            <w:r>
              <w:rPr>
                <w:color w:val="000000"/>
              </w:rPr>
              <w:t>Resolución guiada de casos prácticos en orden de dificultad creciente por producto financiero.</w:t>
            </w:r>
          </w:p>
          <w:p w14:paraId="5F1FAFCC" w14:textId="77777777" w:rsidR="00EE70B8" w:rsidRDefault="00C15354">
            <w:pPr>
              <w:numPr>
                <w:ilvl w:val="0"/>
                <w:numId w:val="6"/>
              </w:numPr>
              <w:pBdr>
                <w:top w:val="nil"/>
                <w:left w:val="nil"/>
                <w:bottom w:val="nil"/>
                <w:right w:val="nil"/>
                <w:between w:val="nil"/>
              </w:pBdr>
              <w:spacing w:before="10" w:after="10"/>
              <w:jc w:val="left"/>
            </w:pPr>
            <w:r>
              <w:rPr>
                <w:color w:val="000000"/>
              </w:rPr>
              <w:t>Caso práctico integral que recorre las operaciones de una entidad financiera hasta sus estados financieros.</w:t>
            </w:r>
          </w:p>
          <w:p w14:paraId="5DA8119B" w14:textId="77777777" w:rsidR="00EE70B8" w:rsidRDefault="00C15354">
            <w:pPr>
              <w:numPr>
                <w:ilvl w:val="0"/>
                <w:numId w:val="6"/>
              </w:numPr>
              <w:pBdr>
                <w:top w:val="nil"/>
                <w:left w:val="nil"/>
                <w:bottom w:val="nil"/>
                <w:right w:val="nil"/>
                <w:between w:val="nil"/>
              </w:pBdr>
              <w:spacing w:before="10" w:after="10"/>
              <w:jc w:val="left"/>
            </w:pPr>
            <w:r>
              <w:rPr>
                <w:color w:val="000000"/>
              </w:rPr>
              <w:t>Estudio de casos de entidades financieras reales del sistema boliviano.</w:t>
            </w:r>
          </w:p>
          <w:p w14:paraId="13B841C0" w14:textId="77777777" w:rsidR="00EE70B8" w:rsidRDefault="00C15354">
            <w:pPr>
              <w:numPr>
                <w:ilvl w:val="0"/>
                <w:numId w:val="6"/>
              </w:numPr>
              <w:pBdr>
                <w:top w:val="nil"/>
                <w:left w:val="nil"/>
                <w:bottom w:val="nil"/>
                <w:right w:val="nil"/>
                <w:between w:val="nil"/>
              </w:pBdr>
              <w:spacing w:before="10" w:after="10"/>
              <w:jc w:val="left"/>
            </w:pPr>
            <w:r>
              <w:rPr>
                <w:color w:val="000000"/>
              </w:rPr>
              <w:t>Trabajo colaborativo en equipos de análisis y resolución de casos normativos.</w:t>
            </w:r>
          </w:p>
          <w:p w14:paraId="1EBF1F72" w14:textId="77777777" w:rsidR="00EE70B8" w:rsidRDefault="00C15354">
            <w:pPr>
              <w:numPr>
                <w:ilvl w:val="0"/>
                <w:numId w:val="6"/>
              </w:numPr>
              <w:pBdr>
                <w:top w:val="nil"/>
                <w:left w:val="nil"/>
                <w:bottom w:val="nil"/>
                <w:right w:val="nil"/>
                <w:between w:val="nil"/>
              </w:pBdr>
              <w:spacing w:before="10" w:after="10"/>
              <w:jc w:val="left"/>
            </w:pPr>
            <w:r>
              <w:rPr>
                <w:color w:val="000000"/>
              </w:rPr>
              <w:t>Clase invertida para los contenidos introductorios y normativos de cada capítulo.</w:t>
            </w:r>
          </w:p>
          <w:p w14:paraId="252610D6" w14:textId="77777777" w:rsidR="00EE70B8" w:rsidRDefault="00C15354">
            <w:pPr>
              <w:numPr>
                <w:ilvl w:val="0"/>
                <w:numId w:val="6"/>
              </w:numPr>
              <w:pBdr>
                <w:top w:val="nil"/>
                <w:left w:val="nil"/>
                <w:bottom w:val="nil"/>
                <w:right w:val="nil"/>
                <w:between w:val="nil"/>
              </w:pBdr>
              <w:spacing w:before="10" w:after="10"/>
              <w:jc w:val="left"/>
            </w:pPr>
            <w:r>
              <w:rPr>
                <w:color w:val="000000"/>
              </w:rPr>
              <w:t>Análisis crítico de los indicadores de una entidad financiera antes de emitir una conclusión sobre su situación.</w:t>
            </w:r>
          </w:p>
        </w:tc>
      </w:tr>
      <w:tr w:rsidR="00EE70B8" w14:paraId="5D2769B4"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E83AC" w14:textId="77777777" w:rsidR="00EE70B8" w:rsidRDefault="00C15354">
            <w:pPr>
              <w:spacing w:before="20" w:after="20"/>
              <w:jc w:val="center"/>
            </w:pPr>
            <w:r>
              <w:rPr>
                <w:b/>
                <w:bCs/>
                <w:i/>
                <w:iCs/>
              </w:rPr>
              <w:t>Recursos para el aprendizaje</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E4470" w14:textId="77777777" w:rsidR="00EE70B8" w:rsidRDefault="00C15354">
            <w:pPr>
              <w:numPr>
                <w:ilvl w:val="0"/>
                <w:numId w:val="6"/>
              </w:numPr>
              <w:pBdr>
                <w:top w:val="nil"/>
                <w:left w:val="nil"/>
                <w:bottom w:val="nil"/>
                <w:right w:val="nil"/>
                <w:between w:val="nil"/>
              </w:pBdr>
              <w:spacing w:before="10" w:after="10"/>
              <w:jc w:val="left"/>
            </w:pPr>
            <w:r>
              <w:rPr>
                <w:color w:val="000000"/>
              </w:rPr>
              <w:t>Plataforma Moodle UMSA.</w:t>
            </w:r>
          </w:p>
          <w:p w14:paraId="47244631" w14:textId="77777777" w:rsidR="00EE70B8" w:rsidRDefault="00C15354">
            <w:pPr>
              <w:numPr>
                <w:ilvl w:val="0"/>
                <w:numId w:val="6"/>
              </w:numPr>
              <w:pBdr>
                <w:top w:val="nil"/>
                <w:left w:val="nil"/>
                <w:bottom w:val="nil"/>
                <w:right w:val="nil"/>
                <w:between w:val="nil"/>
              </w:pBdr>
              <w:spacing w:before="10" w:after="10"/>
              <w:jc w:val="left"/>
            </w:pPr>
            <w:r>
              <w:rPr>
                <w:color w:val="000000"/>
              </w:rPr>
              <w:t>Manual de Cuentas para Entidades Financieras y Recopilación de Normas para Servicios Financieros de la ASFI.</w:t>
            </w:r>
          </w:p>
          <w:p w14:paraId="55A5A6E8" w14:textId="77777777" w:rsidR="00EE70B8" w:rsidRDefault="00C15354">
            <w:pPr>
              <w:numPr>
                <w:ilvl w:val="0"/>
                <w:numId w:val="6"/>
              </w:numPr>
              <w:pBdr>
                <w:top w:val="nil"/>
                <w:left w:val="nil"/>
                <w:bottom w:val="nil"/>
                <w:right w:val="nil"/>
                <w:between w:val="nil"/>
              </w:pBdr>
              <w:spacing w:before="10" w:after="10"/>
              <w:jc w:val="left"/>
            </w:pPr>
            <w:r>
              <w:rPr>
                <w:color w:val="000000"/>
              </w:rPr>
              <w:t>Compendio de Normas de Contabilidad y Auditoría del CAUB.</w:t>
            </w:r>
          </w:p>
          <w:p w14:paraId="4F00FBB4" w14:textId="77777777" w:rsidR="00EE70B8" w:rsidRDefault="00C15354">
            <w:pPr>
              <w:numPr>
                <w:ilvl w:val="0"/>
                <w:numId w:val="6"/>
              </w:numPr>
              <w:pBdr>
                <w:top w:val="nil"/>
                <w:left w:val="nil"/>
                <w:bottom w:val="nil"/>
                <w:right w:val="nil"/>
                <w:between w:val="nil"/>
              </w:pBdr>
              <w:spacing w:before="10" w:after="10"/>
              <w:jc w:val="left"/>
            </w:pPr>
            <w:r>
              <w:rPr>
                <w:color w:val="000000"/>
              </w:rPr>
              <w:t>Hoja de cálculo para la resolución de casos prácticos de cartera, encaje legal e intereses.</w:t>
            </w:r>
          </w:p>
          <w:p w14:paraId="73C51808" w14:textId="77777777" w:rsidR="00EE70B8" w:rsidRDefault="00C15354">
            <w:pPr>
              <w:numPr>
                <w:ilvl w:val="0"/>
                <w:numId w:val="6"/>
              </w:numPr>
              <w:pBdr>
                <w:top w:val="nil"/>
                <w:left w:val="nil"/>
                <w:bottom w:val="nil"/>
                <w:right w:val="nil"/>
                <w:between w:val="nil"/>
              </w:pBdr>
              <w:spacing w:before="10" w:after="10"/>
              <w:jc w:val="left"/>
            </w:pPr>
            <w:r>
              <w:rPr>
                <w:color w:val="000000"/>
              </w:rPr>
              <w:t>Guías de ejercicios y casos elaborados por la cátedra.</w:t>
            </w:r>
          </w:p>
          <w:p w14:paraId="6B37DD78" w14:textId="77777777" w:rsidR="00EE70B8" w:rsidRDefault="00C15354">
            <w:pPr>
              <w:numPr>
                <w:ilvl w:val="0"/>
                <w:numId w:val="6"/>
              </w:numPr>
              <w:pBdr>
                <w:top w:val="nil"/>
                <w:left w:val="nil"/>
                <w:bottom w:val="nil"/>
                <w:right w:val="nil"/>
                <w:between w:val="nil"/>
              </w:pBdr>
              <w:spacing w:before="10" w:after="10"/>
              <w:jc w:val="left"/>
            </w:pPr>
            <w:r>
              <w:rPr>
                <w:color w:val="000000"/>
              </w:rPr>
              <w:t>Recopilación de Normas para Servicios Financieros y Manual de Cuentas para Entidades Financieras de la ASFI.</w:t>
            </w:r>
          </w:p>
          <w:p w14:paraId="59383A74" w14:textId="77777777" w:rsidR="00EE70B8" w:rsidRDefault="00C15354">
            <w:pPr>
              <w:numPr>
                <w:ilvl w:val="0"/>
                <w:numId w:val="6"/>
              </w:numPr>
              <w:pBdr>
                <w:top w:val="nil"/>
                <w:left w:val="nil"/>
                <w:bottom w:val="nil"/>
                <w:right w:val="nil"/>
                <w:between w:val="nil"/>
              </w:pBdr>
              <w:spacing w:before="10" w:after="10"/>
              <w:jc w:val="left"/>
            </w:pPr>
            <w:r>
              <w:rPr>
                <w:color w:val="000000"/>
              </w:rPr>
              <w:t>Hoja de cálculo para el cálculo de intereses, encaje legal y previsiones de cartera.</w:t>
            </w:r>
          </w:p>
        </w:tc>
      </w:tr>
      <w:tr w:rsidR="00EE70B8" w14:paraId="576FED80"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EF801" w14:textId="77777777" w:rsidR="00EE70B8" w:rsidRDefault="00C15354">
            <w:pPr>
              <w:spacing w:before="20" w:after="20"/>
              <w:jc w:val="center"/>
            </w:pPr>
            <w:r>
              <w:rPr>
                <w:b/>
                <w:bCs/>
                <w:i/>
                <w:iCs/>
              </w:rPr>
              <w:t>Estrategias de evaluación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D217E" w14:textId="77777777" w:rsidR="00EE70B8" w:rsidRDefault="00C15354">
            <w:pPr>
              <w:numPr>
                <w:ilvl w:val="0"/>
                <w:numId w:val="6"/>
              </w:numPr>
              <w:pBdr>
                <w:top w:val="nil"/>
                <w:left w:val="nil"/>
                <w:bottom w:val="nil"/>
                <w:right w:val="nil"/>
                <w:between w:val="nil"/>
              </w:pBdr>
              <w:spacing w:before="10" w:after="10"/>
              <w:jc w:val="left"/>
            </w:pPr>
            <w:r>
              <w:rPr>
                <w:color w:val="000000"/>
              </w:rPr>
              <w:t>Evaluación diagnóstica: prueba inicial sobre los conocimientos previos de contabilidad intermedia, contabilidad de sociedades y contabilidad de tributos.</w:t>
            </w:r>
          </w:p>
          <w:p w14:paraId="2B0AC487" w14:textId="77777777" w:rsidR="00EE70B8" w:rsidRDefault="00C15354">
            <w:pPr>
              <w:numPr>
                <w:ilvl w:val="0"/>
                <w:numId w:val="6"/>
              </w:numPr>
              <w:pBdr>
                <w:top w:val="nil"/>
                <w:left w:val="nil"/>
                <w:bottom w:val="nil"/>
                <w:right w:val="nil"/>
                <w:between w:val="nil"/>
              </w:pBdr>
              <w:spacing w:before="10" w:after="10"/>
              <w:jc w:val="left"/>
            </w:pPr>
            <w:r>
              <w:rPr>
                <w:color w:val="000000"/>
              </w:rPr>
              <w:t>Evaluación formativa: preguntas de comprensión y desarrollo de ejercicios prácticos en el aula, con retroalimentación continua, autoevaluación y coevaluación.</w:t>
            </w:r>
          </w:p>
          <w:p w14:paraId="57223C4B" w14:textId="77777777" w:rsidR="00EE70B8" w:rsidRDefault="00C15354">
            <w:pPr>
              <w:numPr>
                <w:ilvl w:val="0"/>
                <w:numId w:val="6"/>
              </w:numPr>
              <w:pBdr>
                <w:top w:val="nil"/>
                <w:left w:val="nil"/>
                <w:bottom w:val="nil"/>
                <w:right w:val="nil"/>
                <w:between w:val="nil"/>
              </w:pBdr>
              <w:spacing w:before="10" w:after="10"/>
              <w:jc w:val="left"/>
            </w:pPr>
            <w:r>
              <w:rPr>
                <w:color w:val="000000"/>
              </w:rPr>
              <w:t>Evaluación sumativa: controles de lectura y asistencia, evaluación de casos prácticos, trabajos de investigación y desarrollo, exámenes parciales y examen final.</w:t>
            </w:r>
          </w:p>
        </w:tc>
      </w:tr>
      <w:tr w:rsidR="00EE70B8" w14:paraId="4CA3DB1C" w14:textId="77777777">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722AF" w14:textId="77777777" w:rsidR="00EE70B8" w:rsidRDefault="00C15354">
            <w:pPr>
              <w:spacing w:before="20" w:after="20"/>
              <w:jc w:val="center"/>
            </w:pPr>
            <w:r>
              <w:rPr>
                <w:b/>
                <w:bCs/>
                <w:i/>
                <w:iCs/>
              </w:rPr>
              <w:t>Criterios de calificación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A95F3" w14:textId="77777777" w:rsidR="00EE70B8" w:rsidRDefault="00C15354">
            <w:pPr>
              <w:numPr>
                <w:ilvl w:val="0"/>
                <w:numId w:val="6"/>
              </w:numPr>
              <w:pBdr>
                <w:top w:val="nil"/>
                <w:left w:val="nil"/>
                <w:bottom w:val="nil"/>
                <w:right w:val="nil"/>
                <w:between w:val="nil"/>
              </w:pBdr>
              <w:spacing w:before="10" w:after="10"/>
              <w:jc w:val="left"/>
            </w:pPr>
            <w:r>
              <w:rPr>
                <w:color w:val="000000"/>
              </w:rPr>
              <w:t>Nota mínima de aprobación: 51/100.</w:t>
            </w:r>
          </w:p>
          <w:p w14:paraId="72576736" w14:textId="77777777" w:rsidR="00EE70B8" w:rsidRDefault="00C15354">
            <w:pPr>
              <w:numPr>
                <w:ilvl w:val="0"/>
                <w:numId w:val="6"/>
              </w:numPr>
              <w:pBdr>
                <w:top w:val="nil"/>
                <w:left w:val="nil"/>
                <w:bottom w:val="nil"/>
                <w:right w:val="nil"/>
                <w:between w:val="nil"/>
              </w:pBdr>
              <w:spacing w:before="10" w:after="10"/>
              <w:jc w:val="left"/>
            </w:pPr>
            <w:r>
              <w:rPr>
                <w:color w:val="000000"/>
              </w:rPr>
              <w:t>Evaluación periódica al finalizar cada tema, basada en evidencias de conocimiento, desempeño y producto.</w:t>
            </w:r>
          </w:p>
          <w:p w14:paraId="1E1F7DF4" w14:textId="77777777" w:rsidR="00EE70B8" w:rsidRDefault="00C15354">
            <w:pPr>
              <w:numPr>
                <w:ilvl w:val="0"/>
                <w:numId w:val="6"/>
              </w:numPr>
              <w:pBdr>
                <w:top w:val="nil"/>
                <w:left w:val="nil"/>
                <w:bottom w:val="nil"/>
                <w:right w:val="nil"/>
                <w:between w:val="nil"/>
              </w:pBdr>
              <w:spacing w:before="10" w:after="10"/>
              <w:jc w:val="left"/>
            </w:pPr>
            <w:r>
              <w:rPr>
                <w:color w:val="000000"/>
              </w:rPr>
              <w:t>Cada evidencia de producto se evalúa con su propia rúbrica de tres niveles: Insuficiente, Suficiente y Destacado.</w:t>
            </w:r>
          </w:p>
          <w:p w14:paraId="392FAC85" w14:textId="77777777" w:rsidR="00EE70B8" w:rsidRDefault="00C15354">
            <w:pPr>
              <w:numPr>
                <w:ilvl w:val="0"/>
                <w:numId w:val="6"/>
              </w:numPr>
              <w:pBdr>
                <w:top w:val="nil"/>
                <w:left w:val="nil"/>
                <w:bottom w:val="nil"/>
                <w:right w:val="nil"/>
                <w:between w:val="nil"/>
              </w:pBdr>
              <w:spacing w:before="10" w:after="10"/>
              <w:jc w:val="left"/>
            </w:pPr>
            <w:r>
              <w:rPr>
                <w:color w:val="000000"/>
              </w:rPr>
              <w:t>La calificación de cada elemento de competencia suma las calificaciones de sus evidencias de producto.</w:t>
            </w:r>
          </w:p>
          <w:p w14:paraId="74FA2A9A" w14:textId="77777777" w:rsidR="00EE70B8" w:rsidRDefault="00C15354">
            <w:pPr>
              <w:numPr>
                <w:ilvl w:val="0"/>
                <w:numId w:val="6"/>
              </w:numPr>
              <w:pBdr>
                <w:top w:val="nil"/>
                <w:left w:val="nil"/>
                <w:bottom w:val="nil"/>
                <w:right w:val="nil"/>
                <w:between w:val="nil"/>
              </w:pBdr>
              <w:spacing w:before="10" w:after="10"/>
              <w:jc w:val="left"/>
            </w:pPr>
            <w:r>
              <w:rPr>
                <w:color w:val="000000"/>
              </w:rPr>
              <w:t>Distribución de la calificación por elemento de competencia: Elemento 1, 20 %; Elemento 2, 35 %; Elemento 3, 35 %; Elemento 4, 10 %.</w:t>
            </w:r>
          </w:p>
          <w:p w14:paraId="3C41504E" w14:textId="77777777" w:rsidR="00EE70B8" w:rsidRDefault="00C15354">
            <w:pPr>
              <w:numPr>
                <w:ilvl w:val="0"/>
                <w:numId w:val="6"/>
              </w:numPr>
              <w:pBdr>
                <w:top w:val="nil"/>
                <w:left w:val="nil"/>
                <w:bottom w:val="nil"/>
                <w:right w:val="nil"/>
                <w:between w:val="nil"/>
              </w:pBdr>
              <w:spacing w:before="10" w:after="10"/>
              <w:jc w:val="left"/>
            </w:pPr>
            <w:r>
              <w:rPr>
                <w:color w:val="000000"/>
              </w:rPr>
              <w:t>Dentro de cada elemento, los productos prácticos tienen mayor peso que los teóricos.</w:t>
            </w:r>
          </w:p>
          <w:p w14:paraId="30B28BA4" w14:textId="77777777" w:rsidR="00EE70B8" w:rsidRDefault="00C15354">
            <w:pPr>
              <w:numPr>
                <w:ilvl w:val="0"/>
                <w:numId w:val="6"/>
              </w:numPr>
              <w:pBdr>
                <w:top w:val="nil"/>
                <w:left w:val="nil"/>
                <w:bottom w:val="nil"/>
                <w:right w:val="nil"/>
                <w:between w:val="nil"/>
              </w:pBdr>
              <w:spacing w:before="10" w:after="10"/>
              <w:jc w:val="left"/>
            </w:pPr>
            <w:r>
              <w:rPr>
                <w:color w:val="000000"/>
              </w:rPr>
              <w:t>La nota de cada producto (1–100) se multiplica por su peso porcentual; la suma de los 16 productos da la nota final sobre 100.</w:t>
            </w:r>
          </w:p>
        </w:tc>
      </w:tr>
      <w:tr w:rsidR="00EE70B8" w14:paraId="760508D0" w14:textId="77777777">
        <w:trPr>
          <w:cantSplit/>
        </w:trPr>
        <w:tc>
          <w:tcPr>
            <w:tcW w:w="1660" w:type="dxa"/>
            <w:gridSpan w:val="2"/>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9946B" w14:textId="77777777" w:rsidR="00EE70B8" w:rsidRDefault="00C15354">
            <w:pPr>
              <w:spacing w:before="20" w:after="20"/>
              <w:jc w:val="center"/>
            </w:pPr>
            <w:r>
              <w:rPr>
                <w:b/>
                <w:bCs/>
                <w:i/>
                <w:iCs/>
              </w:rPr>
              <w:t>Niveles de logro y distribución de la calificación</w:t>
            </w: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F9F26" w14:textId="77777777" w:rsidR="00EE70B8" w:rsidRPr="00C15354" w:rsidRDefault="00C15354">
            <w:pPr>
              <w:spacing w:before="20" w:after="20"/>
              <w:jc w:val="center"/>
            </w:pPr>
            <w:r w:rsidRPr="00C15354">
              <w:rPr>
                <w:b/>
                <w:bCs/>
                <w:i/>
                <w:iCs/>
              </w:rPr>
              <w:t xml:space="preserve">Producto 1: </w:t>
            </w:r>
            <w:r w:rsidRPr="00C15354">
              <w:t>Esquema del sistema financiero boliviano y de la constitución de una entidad financiera según la normativa aplicable de la ASFI</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912DA" w14:textId="77777777" w:rsidR="00EE70B8" w:rsidRPr="00C15354" w:rsidRDefault="00C15354">
            <w:pPr>
              <w:spacing w:before="20" w:after="20"/>
              <w:jc w:val="center"/>
            </w:pPr>
            <w:r w:rsidRPr="00C15354">
              <w:rPr>
                <w:b/>
                <w:bCs/>
              </w:rPr>
              <w:t>Peso: 3%</w:t>
            </w:r>
          </w:p>
        </w:tc>
      </w:tr>
      <w:tr w:rsidR="00EE70B8" w14:paraId="27997FFE"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01424"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1773A" w14:textId="77777777" w:rsidR="00EE70B8" w:rsidRDefault="00C15354">
            <w:pPr>
              <w:spacing w:before="20" w:after="20"/>
              <w:jc w:val="center"/>
            </w:pPr>
            <w:r>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7D738"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984F72"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C828F" w14:textId="77777777" w:rsidR="00EE70B8" w:rsidRPr="00C15354" w:rsidRDefault="00C15354">
            <w:pPr>
              <w:spacing w:before="20" w:after="20"/>
              <w:jc w:val="center"/>
            </w:pPr>
            <w:r w:rsidRPr="00C15354">
              <w:rPr>
                <w:b/>
                <w:bCs/>
                <w:i/>
                <w:iCs/>
              </w:rPr>
              <w:t>Destacado (81–100)</w:t>
            </w:r>
          </w:p>
        </w:tc>
      </w:tr>
      <w:tr w:rsidR="00EE70B8" w14:paraId="1F44D144"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FF729"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9A91A" w14:textId="77777777" w:rsidR="00EE70B8" w:rsidRPr="00C15354" w:rsidRDefault="00C15354">
            <w:pPr>
              <w:spacing w:before="20" w:after="20"/>
              <w:jc w:val="left"/>
            </w:pPr>
            <w:r w:rsidRPr="00C15354">
              <w:t>Estructura del sistema financiero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90FAE" w14:textId="77777777" w:rsidR="00EE70B8" w:rsidRPr="00C15354" w:rsidRDefault="00C15354">
            <w:pPr>
              <w:spacing w:before="20" w:after="20"/>
              <w:jc w:val="left"/>
            </w:pPr>
            <w:r w:rsidRPr="00C15354">
              <w:t>Describe las instituciones y los elementos del sistema financiero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B59C2" w14:textId="77777777" w:rsidR="00EE70B8" w:rsidRPr="00C15354" w:rsidRDefault="00C15354">
            <w:pPr>
              <w:spacing w:before="20" w:after="20"/>
              <w:jc w:val="left"/>
            </w:pPr>
            <w:r w:rsidRPr="00C15354">
              <w:t>Describe las instituciones y los elementos del sistema financiero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F2F41" w14:textId="77777777" w:rsidR="00EE70B8" w:rsidRPr="00C15354" w:rsidRDefault="00C15354">
            <w:pPr>
              <w:spacing w:before="20" w:after="20"/>
              <w:jc w:val="left"/>
            </w:pPr>
            <w:r w:rsidRPr="00C15354">
              <w:t>Describe las instituciones y los elementos del sistema financiero de forma completa, precisa y con sustento normativo.</w:t>
            </w:r>
          </w:p>
        </w:tc>
      </w:tr>
      <w:tr w:rsidR="00EE70B8" w14:paraId="56AD007D"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CF2E6"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F2930" w14:textId="77777777" w:rsidR="00EE70B8" w:rsidRPr="00C15354" w:rsidRDefault="00C15354">
            <w:pPr>
              <w:spacing w:before="20" w:after="20"/>
              <w:jc w:val="left"/>
            </w:pPr>
            <w:r w:rsidRPr="00C15354">
              <w:t>Constitución según la normativa de la ASFI</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BE2CB" w14:textId="77777777" w:rsidR="00EE70B8" w:rsidRPr="00C15354" w:rsidRDefault="00C15354">
            <w:pPr>
              <w:spacing w:before="20" w:after="20"/>
              <w:jc w:val="left"/>
            </w:pPr>
            <w:r w:rsidRPr="00C15354">
              <w:t>Describe los requisitos, el capital mínimo y la licencia de funcionamiento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383CBF" w14:textId="77777777" w:rsidR="00EE70B8" w:rsidRPr="00C15354" w:rsidRDefault="00C15354">
            <w:pPr>
              <w:spacing w:before="20" w:after="20"/>
              <w:jc w:val="left"/>
            </w:pPr>
            <w:r w:rsidRPr="00C15354">
              <w:t>Describe los requisitos, el capital mínimo y la licencia de funcionamiento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F2B4E" w14:textId="77777777" w:rsidR="00EE70B8" w:rsidRPr="00C15354" w:rsidRDefault="00C15354">
            <w:pPr>
              <w:spacing w:before="20" w:after="20"/>
              <w:jc w:val="left"/>
            </w:pPr>
            <w:r w:rsidRPr="00C15354">
              <w:t>Describe los requisitos, el capital mínimo y la licencia de funcionamiento de forma completa, precisa y con sustento normativo.</w:t>
            </w:r>
          </w:p>
        </w:tc>
      </w:tr>
      <w:tr w:rsidR="00EE70B8" w14:paraId="71D473A8"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89B3E"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87F93" w14:textId="77777777" w:rsidR="00EE70B8" w:rsidRPr="00C15354" w:rsidRDefault="00C15354">
            <w:pPr>
              <w:spacing w:before="20" w:after="20"/>
              <w:jc w:val="left"/>
            </w:pPr>
            <w:r w:rsidRPr="00C15354">
              <w:t>Claridad y 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31360" w14:textId="77777777" w:rsidR="00EE70B8" w:rsidRPr="00C15354" w:rsidRDefault="00C15354">
            <w:pPr>
              <w:spacing w:before="20" w:after="20"/>
              <w:jc w:val="left"/>
            </w:pPr>
            <w:r w:rsidRPr="00C15354">
              <w:t>Presentación desordenada o con errores ortográficos frecuentes.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B3625" w14:textId="77777777" w:rsidR="00EE70B8" w:rsidRPr="00C15354" w:rsidRDefault="00C15354">
            <w:pPr>
              <w:spacing w:before="20" w:after="20"/>
              <w:jc w:val="left"/>
            </w:pPr>
            <w:r w:rsidRPr="00C15354">
              <w:t>Presentación ordenada y comprensible, con omisiones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91557" w14:textId="77777777" w:rsidR="00EE70B8" w:rsidRPr="00C15354" w:rsidRDefault="00C15354">
            <w:pPr>
              <w:spacing w:before="20" w:after="20"/>
              <w:jc w:val="left"/>
            </w:pPr>
            <w:r w:rsidRPr="00C15354">
              <w:t>Presentación clara, jerárquica y sin errores ortográficos.</w:t>
            </w:r>
          </w:p>
        </w:tc>
      </w:tr>
      <w:tr w:rsidR="00EE70B8" w14:paraId="17318EC5"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5F80D"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A0D06" w14:textId="77777777" w:rsidR="00EE70B8" w:rsidRPr="00C15354" w:rsidRDefault="00C15354">
            <w:pPr>
              <w:spacing w:before="20" w:after="20"/>
              <w:jc w:val="center"/>
            </w:pPr>
            <w:r w:rsidRPr="00C15354">
              <w:rPr>
                <w:b/>
                <w:bCs/>
                <w:i/>
                <w:iCs/>
              </w:rPr>
              <w:t xml:space="preserve">Producto 2: </w:t>
            </w:r>
            <w:r w:rsidRPr="00C15354">
              <w:t>Exposición en los estados financieros de los diferentes rubros expuestos en los manuales de la ASFI</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27439" w14:textId="77777777" w:rsidR="00EE70B8" w:rsidRPr="00C15354" w:rsidRDefault="00C15354">
            <w:pPr>
              <w:spacing w:before="20" w:after="20"/>
              <w:jc w:val="center"/>
            </w:pPr>
            <w:r w:rsidRPr="00C15354">
              <w:rPr>
                <w:b/>
                <w:bCs/>
              </w:rPr>
              <w:t>Peso: 5%</w:t>
            </w:r>
          </w:p>
        </w:tc>
      </w:tr>
      <w:tr w:rsidR="00EE70B8" w14:paraId="0557D4A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EC9CC"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073B8"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4472A"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AF0B3"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0BFB9" w14:textId="77777777" w:rsidR="00EE70B8" w:rsidRPr="00C15354" w:rsidRDefault="00C15354">
            <w:pPr>
              <w:spacing w:before="20" w:after="20"/>
              <w:jc w:val="center"/>
            </w:pPr>
            <w:r w:rsidRPr="00C15354">
              <w:rPr>
                <w:b/>
                <w:bCs/>
                <w:i/>
                <w:iCs/>
              </w:rPr>
              <w:t>Destacado (81–100)</w:t>
            </w:r>
          </w:p>
        </w:tc>
      </w:tr>
      <w:tr w:rsidR="00EE70B8" w14:paraId="1F690A88"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4F5B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31D10" w14:textId="77777777" w:rsidR="00EE70B8" w:rsidRPr="00C15354" w:rsidRDefault="00C15354">
            <w:pPr>
              <w:spacing w:before="20" w:after="20"/>
              <w:jc w:val="left"/>
            </w:pPr>
            <w:r w:rsidRPr="00C15354">
              <w:t>Aplicación del Manual de Cuentas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EAF67" w14:textId="77777777" w:rsidR="00EE70B8" w:rsidRPr="00C15354" w:rsidRDefault="00C15354">
            <w:pPr>
              <w:spacing w:before="20" w:after="20"/>
              <w:jc w:val="left"/>
            </w:pPr>
            <w:r w:rsidRPr="00C15354">
              <w:t>Clasifica incorrectamente varias cuentas en sus grupos y subcuentas.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BCBEC" w14:textId="77777777" w:rsidR="00EE70B8" w:rsidRPr="00C15354" w:rsidRDefault="00C15354">
            <w:pPr>
              <w:spacing w:before="20" w:after="20"/>
              <w:jc w:val="left"/>
            </w:pPr>
            <w:r w:rsidRPr="00C15354">
              <w:t>Clasifica las cuentas en sus grupos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7AFDD8" w14:textId="77777777" w:rsidR="00EE70B8" w:rsidRPr="00C15354" w:rsidRDefault="00C15354">
            <w:pPr>
              <w:spacing w:before="20" w:after="20"/>
              <w:jc w:val="left"/>
            </w:pPr>
            <w:r w:rsidRPr="00C15354">
              <w:t>Clasifica todas las cuentas correctamente según el Manual de Cuentas de la ASFI.</w:t>
            </w:r>
          </w:p>
        </w:tc>
      </w:tr>
      <w:tr w:rsidR="00EE70B8" w14:paraId="418E4A28"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5CCB0"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A4825" w14:textId="77777777" w:rsidR="00EE70B8" w:rsidRPr="00C15354" w:rsidRDefault="00C15354">
            <w:pPr>
              <w:spacing w:before="20" w:after="20"/>
              <w:jc w:val="left"/>
            </w:pPr>
            <w:r w:rsidRPr="00C15354">
              <w:t>Valuación de activos y pasivos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E5C80" w14:textId="77777777" w:rsidR="00EE70B8" w:rsidRPr="00C15354" w:rsidRDefault="00C15354">
            <w:pPr>
              <w:spacing w:before="20" w:after="20"/>
              <w:jc w:val="left"/>
            </w:pPr>
            <w:r w:rsidRPr="00C15354">
              <w:t>El cálculo de la valuación de activos y pasivos en moneda nacional y extranjera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F8904" w14:textId="77777777" w:rsidR="00EE70B8" w:rsidRPr="00C15354" w:rsidRDefault="00C15354">
            <w:pPr>
              <w:spacing w:before="20" w:after="20"/>
              <w:jc w:val="left"/>
            </w:pPr>
            <w:r w:rsidRPr="00C15354">
              <w:t>Calcula la valuación de activos y pasivos en moneda nacional y extranjera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85B95" w14:textId="77777777" w:rsidR="00EE70B8" w:rsidRPr="00C15354" w:rsidRDefault="00C15354">
            <w:pPr>
              <w:spacing w:before="20" w:after="20"/>
              <w:jc w:val="left"/>
            </w:pPr>
            <w:r w:rsidRPr="00C15354">
              <w:t>Calcula la valuación de activos y pasivos en moneda nacional y extranjera con exactitud y explica el procedimiento.</w:t>
            </w:r>
          </w:p>
        </w:tc>
      </w:tr>
      <w:tr w:rsidR="00EE70B8" w14:paraId="0F5C97A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FB10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65059"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55021"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FEE1C"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E8622" w14:textId="77777777" w:rsidR="00EE70B8" w:rsidRPr="00C15354" w:rsidRDefault="00C15354">
            <w:pPr>
              <w:spacing w:before="20" w:after="20"/>
              <w:jc w:val="left"/>
            </w:pPr>
            <w:r w:rsidRPr="00C15354">
              <w:t>Expone todas las operaciones correctamente, con saldos que cuadran.</w:t>
            </w:r>
          </w:p>
        </w:tc>
      </w:tr>
      <w:tr w:rsidR="00EE70B8" w14:paraId="3269C58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29837"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658D0" w14:textId="77777777" w:rsidR="00EE70B8" w:rsidRPr="00C15354" w:rsidRDefault="00C15354">
            <w:pPr>
              <w:spacing w:before="20" w:after="20"/>
              <w:jc w:val="center"/>
            </w:pPr>
            <w:r w:rsidRPr="00C15354">
              <w:rPr>
                <w:b/>
                <w:bCs/>
                <w:i/>
                <w:iCs/>
              </w:rPr>
              <w:t xml:space="preserve">Producto 3: </w:t>
            </w:r>
            <w:r w:rsidRPr="00C15354">
              <w:t>Práctica de disponibilidades con su respectiva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9ED84" w14:textId="77777777" w:rsidR="00EE70B8" w:rsidRPr="00C15354" w:rsidRDefault="00C15354">
            <w:pPr>
              <w:spacing w:before="20" w:after="20"/>
              <w:jc w:val="center"/>
            </w:pPr>
            <w:r w:rsidRPr="00C15354">
              <w:rPr>
                <w:b/>
                <w:bCs/>
              </w:rPr>
              <w:t>Peso: 6%</w:t>
            </w:r>
          </w:p>
        </w:tc>
      </w:tr>
      <w:tr w:rsidR="00EE70B8" w14:paraId="0FF98C29"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ADCED"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A3BA0"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E4690"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5C932"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45690" w14:textId="77777777" w:rsidR="00EE70B8" w:rsidRPr="00C15354" w:rsidRDefault="00C15354">
            <w:pPr>
              <w:spacing w:before="20" w:after="20"/>
              <w:jc w:val="center"/>
            </w:pPr>
            <w:r w:rsidRPr="00C15354">
              <w:rPr>
                <w:b/>
                <w:bCs/>
                <w:i/>
                <w:iCs/>
              </w:rPr>
              <w:t>Destacado (81–100)</w:t>
            </w:r>
          </w:p>
        </w:tc>
      </w:tr>
      <w:tr w:rsidR="00EE70B8" w14:paraId="449CF045"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2BD0F"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BE32E" w14:textId="77777777" w:rsidR="00EE70B8" w:rsidRPr="00C15354" w:rsidRDefault="00C15354">
            <w:pPr>
              <w:spacing w:before="20" w:after="20"/>
              <w:jc w:val="left"/>
            </w:pPr>
            <w:r w:rsidRPr="00C15354">
              <w:t>Registro de papeletas contables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749EE" w14:textId="77777777" w:rsidR="00EE70B8" w:rsidRPr="00C15354" w:rsidRDefault="00C15354">
            <w:pPr>
              <w:spacing w:before="20" w:after="20"/>
              <w:jc w:val="left"/>
            </w:pPr>
            <w:r w:rsidRPr="00C15354">
              <w:t>Omite operaciones o registra incorrectamente las operaciones de disponibilidades.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C10CB" w14:textId="77777777" w:rsidR="00EE70B8" w:rsidRPr="00C15354" w:rsidRDefault="00C15354">
            <w:pPr>
              <w:spacing w:before="20" w:after="20"/>
              <w:jc w:val="left"/>
            </w:pPr>
            <w:r w:rsidRPr="00C15354">
              <w:t>Registra las operaciones de disponibilidades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D13CA" w14:textId="77777777" w:rsidR="00EE70B8" w:rsidRPr="00C15354" w:rsidRDefault="00C15354">
            <w:pPr>
              <w:spacing w:before="20" w:after="20"/>
              <w:jc w:val="left"/>
            </w:pPr>
            <w:r w:rsidRPr="00C15354">
              <w:t>Registra las operaciones de disponibilidades correctamente, con asientos y respaldos completos.</w:t>
            </w:r>
          </w:p>
        </w:tc>
      </w:tr>
      <w:tr w:rsidR="00EE70B8" w14:paraId="3D1406A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A504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652AA" w14:textId="77777777" w:rsidR="00EE70B8" w:rsidRPr="00C15354" w:rsidRDefault="00C15354">
            <w:pPr>
              <w:spacing w:before="20" w:after="20"/>
              <w:jc w:val="left"/>
            </w:pPr>
            <w:r w:rsidRPr="00C15354">
              <w:t>Faltantes, sobrantes y saldos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E174D" w14:textId="77777777" w:rsidR="00EE70B8" w:rsidRPr="00C15354" w:rsidRDefault="00C15354">
            <w:pPr>
              <w:spacing w:before="20" w:after="20"/>
              <w:jc w:val="left"/>
            </w:pPr>
            <w:r w:rsidRPr="00C15354">
              <w:t>No regulariza los faltantes y sobrantes o interpreta mal los saldos.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0D31D" w14:textId="77777777" w:rsidR="00EE70B8" w:rsidRPr="00C15354" w:rsidRDefault="00C15354">
            <w:pPr>
              <w:spacing w:before="20" w:after="20"/>
              <w:jc w:val="left"/>
            </w:pPr>
            <w:r w:rsidRPr="00C15354">
              <w:t>Regulariza los faltantes y sobrantes e interpreta los saldos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00031" w14:textId="77777777" w:rsidR="00EE70B8" w:rsidRPr="00C15354" w:rsidRDefault="00C15354">
            <w:pPr>
              <w:spacing w:before="20" w:after="20"/>
              <w:jc w:val="left"/>
            </w:pPr>
            <w:r w:rsidRPr="00C15354">
              <w:t>Regulariza correctamente y explica el saldo de cada cuenta de disponibilidades.</w:t>
            </w:r>
          </w:p>
        </w:tc>
      </w:tr>
      <w:tr w:rsidR="00EE70B8" w14:paraId="0CCE489B"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F3C7C"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02D66"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A7F6B"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6EBC9"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05589" w14:textId="77777777" w:rsidR="00EE70B8" w:rsidRPr="00C15354" w:rsidRDefault="00C15354">
            <w:pPr>
              <w:spacing w:before="20" w:after="20"/>
              <w:jc w:val="left"/>
            </w:pPr>
            <w:r w:rsidRPr="00C15354">
              <w:t>Expone todas las operaciones correctamente, con saldos que cuadran.</w:t>
            </w:r>
          </w:p>
        </w:tc>
      </w:tr>
      <w:tr w:rsidR="00EE70B8" w14:paraId="6548C19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421FF"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91C9C" w14:textId="77777777" w:rsidR="00EE70B8" w:rsidRPr="00C15354" w:rsidRDefault="00C15354">
            <w:pPr>
              <w:spacing w:before="20" w:after="20"/>
              <w:jc w:val="center"/>
            </w:pPr>
            <w:r w:rsidRPr="00C15354">
              <w:rPr>
                <w:b/>
                <w:bCs/>
                <w:i/>
                <w:iCs/>
              </w:rPr>
              <w:t xml:space="preserve">Producto 4: </w:t>
            </w:r>
            <w:r w:rsidRPr="00C15354">
              <w:t>Práctica de registros de la cámara de compensación con tablas y cuadros, y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B78DD" w14:textId="77777777" w:rsidR="00EE70B8" w:rsidRPr="00C15354" w:rsidRDefault="00C15354">
            <w:pPr>
              <w:spacing w:before="20" w:after="20"/>
              <w:jc w:val="center"/>
            </w:pPr>
            <w:r w:rsidRPr="00C15354">
              <w:rPr>
                <w:b/>
                <w:bCs/>
              </w:rPr>
              <w:t>Peso: 6%</w:t>
            </w:r>
          </w:p>
        </w:tc>
      </w:tr>
      <w:tr w:rsidR="00EE70B8" w14:paraId="7F88C43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7180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135B5"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63BF1"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66890"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63840" w14:textId="77777777" w:rsidR="00EE70B8" w:rsidRPr="00C15354" w:rsidRDefault="00C15354">
            <w:pPr>
              <w:spacing w:before="20" w:after="20"/>
              <w:jc w:val="center"/>
            </w:pPr>
            <w:r w:rsidRPr="00C15354">
              <w:rPr>
                <w:b/>
                <w:bCs/>
                <w:i/>
                <w:iCs/>
              </w:rPr>
              <w:t>Destacado (81–100)</w:t>
            </w:r>
          </w:p>
        </w:tc>
      </w:tr>
      <w:tr w:rsidR="00EE70B8" w14:paraId="56E068D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C716F"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8881D" w14:textId="77777777" w:rsidR="00EE70B8" w:rsidRPr="00C15354" w:rsidRDefault="00C15354">
            <w:pPr>
              <w:spacing w:before="20" w:after="20"/>
              <w:jc w:val="left"/>
            </w:pPr>
            <w:r w:rsidRPr="00C15354">
              <w:t>Registros de la primera y segunda cámara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AA3BE" w14:textId="77777777" w:rsidR="00EE70B8" w:rsidRPr="00C15354" w:rsidRDefault="00C15354">
            <w:pPr>
              <w:spacing w:before="20" w:after="20"/>
              <w:jc w:val="left"/>
            </w:pPr>
            <w:r w:rsidRPr="00C15354">
              <w:t>Omite operaciones o registra incorrectamente los cheques de la primera y de la segunda cámara de compensación.</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87661" w14:textId="77777777" w:rsidR="00EE70B8" w:rsidRPr="00C15354" w:rsidRDefault="00C15354">
            <w:pPr>
              <w:spacing w:before="20" w:after="20"/>
              <w:jc w:val="left"/>
            </w:pPr>
            <w:r w:rsidRPr="00C15354">
              <w:t>Registra los cheques de la primera y de la segunda cámara de compensación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25696" w14:textId="77777777" w:rsidR="00EE70B8" w:rsidRPr="00C15354" w:rsidRDefault="00C15354">
            <w:pPr>
              <w:spacing w:before="20" w:after="20"/>
              <w:jc w:val="left"/>
            </w:pPr>
            <w:r w:rsidRPr="00C15354">
              <w:t>Registra los cheques de la primera y de la segunda cámara de compensación correctamente, con asientos y respaldos completos.</w:t>
            </w:r>
          </w:p>
        </w:tc>
      </w:tr>
      <w:tr w:rsidR="00EE70B8" w14:paraId="09399D0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2203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0B30" w14:textId="77777777" w:rsidR="00EE70B8" w:rsidRPr="00C15354" w:rsidRDefault="00C15354">
            <w:pPr>
              <w:spacing w:before="20" w:after="20"/>
              <w:jc w:val="left"/>
            </w:pPr>
            <w:r w:rsidRPr="00C15354">
              <w:t>Tablas y cuadros de la cámara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BEF00" w14:textId="77777777" w:rsidR="00EE70B8" w:rsidRPr="00C15354" w:rsidRDefault="00C15354">
            <w:pPr>
              <w:spacing w:before="20" w:after="20"/>
              <w:jc w:val="left"/>
            </w:pPr>
            <w:r w:rsidRPr="00C15354">
              <w:t>Tablas incompletas o con saldos que no cuadran.</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CC689" w14:textId="77777777" w:rsidR="00EE70B8" w:rsidRPr="00C15354" w:rsidRDefault="00C15354">
            <w:pPr>
              <w:spacing w:before="20" w:after="20"/>
              <w:jc w:val="left"/>
            </w:pPr>
            <w:r w:rsidRPr="00C15354">
              <w:t>Tablas completas,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97993" w14:textId="77777777" w:rsidR="00EE70B8" w:rsidRPr="00C15354" w:rsidRDefault="00C15354">
            <w:pPr>
              <w:spacing w:before="20" w:after="20"/>
              <w:jc w:val="left"/>
            </w:pPr>
            <w:r w:rsidRPr="00C15354">
              <w:t>Tablas y cuadros completos, que cuadran y se explican.</w:t>
            </w:r>
          </w:p>
        </w:tc>
      </w:tr>
      <w:tr w:rsidR="00EE70B8" w14:paraId="531BD35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8BD0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79C15"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B9C36"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4B19E"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EA063" w14:textId="77777777" w:rsidR="00EE70B8" w:rsidRPr="00C15354" w:rsidRDefault="00C15354">
            <w:pPr>
              <w:spacing w:before="20" w:after="20"/>
              <w:jc w:val="left"/>
            </w:pPr>
            <w:r w:rsidRPr="00C15354">
              <w:t>Expone todas las operaciones correctamente, con saldos que cuadran.</w:t>
            </w:r>
          </w:p>
        </w:tc>
      </w:tr>
      <w:tr w:rsidR="00EE70B8" w14:paraId="12EC624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6FD6D"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53C7A" w14:textId="77777777" w:rsidR="00EE70B8" w:rsidRPr="00C15354" w:rsidRDefault="00C15354">
            <w:pPr>
              <w:spacing w:before="20" w:after="20"/>
              <w:jc w:val="center"/>
            </w:pPr>
            <w:r w:rsidRPr="00C15354">
              <w:rPr>
                <w:b/>
                <w:bCs/>
                <w:i/>
                <w:iCs/>
              </w:rPr>
              <w:t xml:space="preserve">Producto 5: </w:t>
            </w:r>
            <w:r w:rsidRPr="00C15354">
              <w:t>Movimiento contable de los depósitos en cuenta corriente en un caso práctico y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DF428" w14:textId="77777777" w:rsidR="00EE70B8" w:rsidRPr="00C15354" w:rsidRDefault="00C15354">
            <w:pPr>
              <w:spacing w:before="20" w:after="20"/>
              <w:jc w:val="center"/>
            </w:pPr>
            <w:r w:rsidRPr="00C15354">
              <w:rPr>
                <w:b/>
                <w:bCs/>
              </w:rPr>
              <w:t>Peso: 9%</w:t>
            </w:r>
          </w:p>
        </w:tc>
      </w:tr>
      <w:tr w:rsidR="00EE70B8" w14:paraId="2B2107A5"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3C731"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D6484"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5DAE4"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B4CD8"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FE996" w14:textId="77777777" w:rsidR="00EE70B8" w:rsidRPr="00C15354" w:rsidRDefault="00C15354">
            <w:pPr>
              <w:spacing w:before="20" w:after="20"/>
              <w:jc w:val="center"/>
            </w:pPr>
            <w:r w:rsidRPr="00C15354">
              <w:rPr>
                <w:b/>
                <w:bCs/>
                <w:i/>
                <w:iCs/>
              </w:rPr>
              <w:t>Destacado (81–100)</w:t>
            </w:r>
          </w:p>
        </w:tc>
      </w:tr>
      <w:tr w:rsidR="00EE70B8" w14:paraId="47FC9B4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F0ADA"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012BC" w14:textId="77777777" w:rsidR="00EE70B8" w:rsidRPr="00C15354" w:rsidRDefault="00C15354">
            <w:pPr>
              <w:spacing w:before="20" w:after="20"/>
              <w:jc w:val="left"/>
            </w:pPr>
            <w:r w:rsidRPr="00C15354">
              <w:t>Apertura, movimiento y clausura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B58FD" w14:textId="77777777" w:rsidR="00EE70B8" w:rsidRPr="00C15354" w:rsidRDefault="00C15354">
            <w:pPr>
              <w:spacing w:before="20" w:after="20"/>
              <w:jc w:val="left"/>
            </w:pPr>
            <w:r w:rsidRPr="00C15354">
              <w:t>Omite operaciones o registra incorrectamente la apertura, el movimiento y la clausura de la cuenta corriente.</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B1BF92" w14:textId="77777777" w:rsidR="00EE70B8" w:rsidRPr="00C15354" w:rsidRDefault="00C15354">
            <w:pPr>
              <w:spacing w:before="20" w:after="20"/>
              <w:jc w:val="left"/>
            </w:pPr>
            <w:r w:rsidRPr="00C15354">
              <w:t>Registra la apertura, el movimiento y la clausura de la cuenta corriente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F2B4B" w14:textId="77777777" w:rsidR="00EE70B8" w:rsidRPr="00C15354" w:rsidRDefault="00C15354">
            <w:pPr>
              <w:spacing w:before="20" w:after="20"/>
              <w:jc w:val="left"/>
            </w:pPr>
            <w:r w:rsidRPr="00C15354">
              <w:t>Registra la apertura, el movimiento y la clausura de la cuenta corriente correctamente, con asientos y respaldos completos.</w:t>
            </w:r>
          </w:p>
        </w:tc>
      </w:tr>
      <w:tr w:rsidR="00EE70B8" w14:paraId="6668CCE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D29F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9FAD49" w14:textId="77777777" w:rsidR="00EE70B8" w:rsidRPr="00C15354" w:rsidRDefault="00C15354">
            <w:pPr>
              <w:spacing w:before="20" w:after="20"/>
              <w:jc w:val="left"/>
            </w:pPr>
            <w:r w:rsidRPr="00C15354">
              <w:t>Cálculo de saldos y cierre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7D171" w14:textId="77777777" w:rsidR="00EE70B8" w:rsidRPr="00C15354" w:rsidRDefault="00C15354">
            <w:pPr>
              <w:spacing w:before="20" w:after="20"/>
              <w:jc w:val="left"/>
            </w:pPr>
            <w:r w:rsidRPr="00C15354">
              <w:t>El cálculo de los saldos y el cierre de la cuenta corriente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AA2B6" w14:textId="77777777" w:rsidR="00EE70B8" w:rsidRPr="00C15354" w:rsidRDefault="00C15354">
            <w:pPr>
              <w:spacing w:before="20" w:after="20"/>
              <w:jc w:val="left"/>
            </w:pPr>
            <w:r w:rsidRPr="00C15354">
              <w:t>Calcula los saldos y el cierre de la cuenta corriente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0DE9C" w14:textId="77777777" w:rsidR="00EE70B8" w:rsidRPr="00C15354" w:rsidRDefault="00C15354">
            <w:pPr>
              <w:spacing w:before="20" w:after="20"/>
              <w:jc w:val="left"/>
            </w:pPr>
            <w:r w:rsidRPr="00C15354">
              <w:t>Calcula los saldos y el cierre de la cuenta corriente con exactitud y explica el procedimiento.</w:t>
            </w:r>
          </w:p>
        </w:tc>
      </w:tr>
      <w:tr w:rsidR="00EE70B8" w14:paraId="734DBC9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88B52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A2B60"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7EE109"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BE3F8"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588CB" w14:textId="77777777" w:rsidR="00EE70B8" w:rsidRPr="00C15354" w:rsidRDefault="00C15354">
            <w:pPr>
              <w:spacing w:before="20" w:after="20"/>
              <w:jc w:val="left"/>
            </w:pPr>
            <w:r w:rsidRPr="00C15354">
              <w:t>Expone todas las operaciones correctamente, con saldos que cuadran.</w:t>
            </w:r>
          </w:p>
        </w:tc>
      </w:tr>
      <w:tr w:rsidR="00EE70B8" w14:paraId="30915C0D"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80B61"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92FBA" w14:textId="77777777" w:rsidR="00EE70B8" w:rsidRPr="00C15354" w:rsidRDefault="00C15354">
            <w:pPr>
              <w:spacing w:before="20" w:after="20"/>
              <w:jc w:val="center"/>
            </w:pPr>
            <w:r w:rsidRPr="00C15354">
              <w:rPr>
                <w:b/>
                <w:bCs/>
                <w:i/>
                <w:iCs/>
              </w:rPr>
              <w:t xml:space="preserve">Producto 6: </w:t>
            </w:r>
            <w:r w:rsidRPr="00C15354">
              <w:t>Movimiento contable de los depósitos en caja de ahorro en un caso práctico y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8C1D8" w14:textId="77777777" w:rsidR="00EE70B8" w:rsidRPr="00C15354" w:rsidRDefault="00C15354">
            <w:pPr>
              <w:spacing w:before="20" w:after="20"/>
              <w:jc w:val="center"/>
            </w:pPr>
            <w:r w:rsidRPr="00C15354">
              <w:rPr>
                <w:b/>
                <w:bCs/>
              </w:rPr>
              <w:t>Peso: 8%</w:t>
            </w:r>
          </w:p>
        </w:tc>
      </w:tr>
      <w:tr w:rsidR="00EE70B8" w14:paraId="0AAB2654"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53DBB"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9E1510"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AD065"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97467"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378BA" w14:textId="77777777" w:rsidR="00EE70B8" w:rsidRPr="00C15354" w:rsidRDefault="00C15354">
            <w:pPr>
              <w:spacing w:before="20" w:after="20"/>
              <w:jc w:val="center"/>
            </w:pPr>
            <w:r w:rsidRPr="00C15354">
              <w:rPr>
                <w:b/>
                <w:bCs/>
                <w:i/>
                <w:iCs/>
              </w:rPr>
              <w:t>Destacado (81–100)</w:t>
            </w:r>
          </w:p>
        </w:tc>
      </w:tr>
      <w:tr w:rsidR="00EE70B8" w14:paraId="6CA4C10D"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A252D"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1262F" w14:textId="77777777" w:rsidR="00EE70B8" w:rsidRPr="00C15354" w:rsidRDefault="00C15354">
            <w:pPr>
              <w:spacing w:before="20" w:after="20"/>
              <w:jc w:val="left"/>
            </w:pPr>
            <w:r w:rsidRPr="00C15354">
              <w:t>Apertura, movimiento y clausura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2B610" w14:textId="77777777" w:rsidR="00EE70B8" w:rsidRPr="00C15354" w:rsidRDefault="00C15354">
            <w:pPr>
              <w:spacing w:before="20" w:after="20"/>
              <w:jc w:val="left"/>
            </w:pPr>
            <w:r w:rsidRPr="00C15354">
              <w:t>Omite operaciones o registra incorrectamente la apertura, el movimiento y la clausura de la caja de ahorro.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F4740" w14:textId="77777777" w:rsidR="00EE70B8" w:rsidRPr="00C15354" w:rsidRDefault="00C15354">
            <w:pPr>
              <w:spacing w:before="20" w:after="20"/>
              <w:jc w:val="left"/>
            </w:pPr>
            <w:r w:rsidRPr="00C15354">
              <w:t>Registra la apertura, el movimiento y la clausura de la caja de ahorro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D2802" w14:textId="77777777" w:rsidR="00EE70B8" w:rsidRPr="00C15354" w:rsidRDefault="00C15354">
            <w:pPr>
              <w:spacing w:before="20" w:after="20"/>
              <w:jc w:val="left"/>
            </w:pPr>
            <w:r w:rsidRPr="00C15354">
              <w:t>Registra la apertura, el movimiento y la clausura de la caja de ahorro correctamente, con asientos y respaldos completos.</w:t>
            </w:r>
          </w:p>
        </w:tc>
      </w:tr>
      <w:tr w:rsidR="00EE70B8" w14:paraId="1673C586"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F0A89"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3D229" w14:textId="77777777" w:rsidR="00EE70B8" w:rsidRPr="00C15354" w:rsidRDefault="00C15354">
            <w:pPr>
              <w:spacing w:before="20" w:after="20"/>
              <w:jc w:val="left"/>
            </w:pPr>
            <w:r w:rsidRPr="00C15354">
              <w:t>Cálculo de intereses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21EB2" w14:textId="77777777" w:rsidR="00EE70B8" w:rsidRPr="00C15354" w:rsidRDefault="00C15354">
            <w:pPr>
              <w:spacing w:before="20" w:after="20"/>
              <w:jc w:val="left"/>
            </w:pPr>
            <w:r w:rsidRPr="00C15354">
              <w:t>El cálculo de los intereses de la caja de ahorro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08E84" w14:textId="77777777" w:rsidR="00EE70B8" w:rsidRPr="00C15354" w:rsidRDefault="00C15354">
            <w:pPr>
              <w:spacing w:before="20" w:after="20"/>
              <w:jc w:val="left"/>
            </w:pPr>
            <w:r w:rsidRPr="00C15354">
              <w:t>Calcula los intereses de la caja de ahorro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867D3" w14:textId="77777777" w:rsidR="00EE70B8" w:rsidRPr="00C15354" w:rsidRDefault="00C15354">
            <w:pPr>
              <w:spacing w:before="20" w:after="20"/>
              <w:jc w:val="left"/>
            </w:pPr>
            <w:r w:rsidRPr="00C15354">
              <w:t>Calcula los intereses de la caja de ahorro con exactitud y explica el procedimiento.</w:t>
            </w:r>
          </w:p>
        </w:tc>
      </w:tr>
      <w:tr w:rsidR="00EE70B8" w14:paraId="5150B1F8"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D5E2C"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2BC89"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7CC08"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EB16D7"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7F7F8" w14:textId="77777777" w:rsidR="00EE70B8" w:rsidRPr="00C15354" w:rsidRDefault="00C15354">
            <w:pPr>
              <w:spacing w:before="20" w:after="20"/>
              <w:jc w:val="left"/>
            </w:pPr>
            <w:r w:rsidRPr="00C15354">
              <w:t>Expone todas las operaciones correctamente, con saldos que cuadran.</w:t>
            </w:r>
          </w:p>
        </w:tc>
      </w:tr>
      <w:tr w:rsidR="00EE70B8" w14:paraId="42C0CDF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5EDF"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C5A71" w14:textId="77777777" w:rsidR="00EE70B8" w:rsidRPr="00C15354" w:rsidRDefault="00C15354">
            <w:pPr>
              <w:spacing w:before="20" w:after="20"/>
              <w:jc w:val="center"/>
            </w:pPr>
            <w:r w:rsidRPr="00C15354">
              <w:rPr>
                <w:b/>
                <w:bCs/>
                <w:i/>
                <w:iCs/>
              </w:rPr>
              <w:t xml:space="preserve">Producto 7: </w:t>
            </w:r>
            <w:r w:rsidRPr="00C15354">
              <w:t>Movimiento contable de los depósitos a plazo fijo en un caso práctico y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7B30" w14:textId="77777777" w:rsidR="00EE70B8" w:rsidRPr="00C15354" w:rsidRDefault="00C15354">
            <w:pPr>
              <w:spacing w:before="20" w:after="20"/>
              <w:jc w:val="center"/>
            </w:pPr>
            <w:r w:rsidRPr="00C15354">
              <w:rPr>
                <w:b/>
                <w:bCs/>
              </w:rPr>
              <w:t>Peso: 9%</w:t>
            </w:r>
          </w:p>
        </w:tc>
      </w:tr>
      <w:tr w:rsidR="00EE70B8" w14:paraId="1539118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B0573"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D02DE"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3BC50"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C35B6"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E54948" w14:textId="77777777" w:rsidR="00EE70B8" w:rsidRPr="00C15354" w:rsidRDefault="00C15354">
            <w:pPr>
              <w:spacing w:before="20" w:after="20"/>
              <w:jc w:val="center"/>
            </w:pPr>
            <w:r w:rsidRPr="00C15354">
              <w:rPr>
                <w:b/>
                <w:bCs/>
                <w:i/>
                <w:iCs/>
              </w:rPr>
              <w:t>Destacado (81–100)</w:t>
            </w:r>
          </w:p>
        </w:tc>
      </w:tr>
      <w:tr w:rsidR="00EE70B8" w14:paraId="2219B2B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2D8CA"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3884F" w14:textId="77777777" w:rsidR="00EE70B8" w:rsidRPr="00C15354" w:rsidRDefault="00C15354">
            <w:pPr>
              <w:spacing w:before="20" w:after="20"/>
              <w:jc w:val="left"/>
            </w:pPr>
            <w:r w:rsidRPr="00C15354">
              <w:t>Apertura, movimiento y cierre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1311E" w14:textId="77777777" w:rsidR="00EE70B8" w:rsidRPr="00C15354" w:rsidRDefault="00C15354">
            <w:pPr>
              <w:spacing w:before="20" w:after="20"/>
              <w:jc w:val="left"/>
            </w:pPr>
            <w:r w:rsidRPr="00C15354">
              <w:t>Omite operaciones o registra incorrectamente la apertura, el movimiento y el cierre del depósito a plazo fijo en moneda nacional y extranjera.</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60D76" w14:textId="77777777" w:rsidR="00EE70B8" w:rsidRPr="00C15354" w:rsidRDefault="00C15354">
            <w:pPr>
              <w:spacing w:before="20" w:after="20"/>
              <w:jc w:val="left"/>
            </w:pPr>
            <w:r w:rsidRPr="00C15354">
              <w:t>Registra la apertura, el movimiento y el cierre del depósito a plazo fijo en moneda nacional y extranjera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F3F3D" w14:textId="77777777" w:rsidR="00EE70B8" w:rsidRPr="00C15354" w:rsidRDefault="00C15354">
            <w:pPr>
              <w:spacing w:before="20" w:after="20"/>
              <w:jc w:val="left"/>
            </w:pPr>
            <w:r w:rsidRPr="00C15354">
              <w:t>Registra la apertura, el movimiento y el cierre del depósito a plazo fijo en moneda nacional y extranjera correctamente, con asientos y respaldos completos.</w:t>
            </w:r>
          </w:p>
        </w:tc>
      </w:tr>
      <w:tr w:rsidR="00EE70B8" w14:paraId="4C1221CB"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91E98"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79571" w14:textId="77777777" w:rsidR="00EE70B8" w:rsidRPr="00C15354" w:rsidRDefault="00C15354">
            <w:pPr>
              <w:spacing w:before="20" w:after="20"/>
              <w:jc w:val="left"/>
            </w:pPr>
            <w:r w:rsidRPr="00C15354">
              <w:t>Cálculo de intereses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D034B" w14:textId="77777777" w:rsidR="00EE70B8" w:rsidRPr="00C15354" w:rsidRDefault="00C15354">
            <w:pPr>
              <w:spacing w:before="20" w:after="20"/>
              <w:jc w:val="left"/>
            </w:pPr>
            <w:r w:rsidRPr="00C15354">
              <w:t>El cálculo de los intereses del depósito a plazo fijo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415AA" w14:textId="77777777" w:rsidR="00EE70B8" w:rsidRPr="00C15354" w:rsidRDefault="00C15354">
            <w:pPr>
              <w:spacing w:before="20" w:after="20"/>
              <w:jc w:val="left"/>
            </w:pPr>
            <w:r w:rsidRPr="00C15354">
              <w:t>Calcula los intereses del depósito a plazo fijo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FBDD4" w14:textId="77777777" w:rsidR="00EE70B8" w:rsidRPr="00C15354" w:rsidRDefault="00C15354">
            <w:pPr>
              <w:spacing w:before="20" w:after="20"/>
              <w:jc w:val="left"/>
            </w:pPr>
            <w:r w:rsidRPr="00C15354">
              <w:t>Calcula los intereses del depósito a plazo fijo con exactitud y explica el procedimiento.</w:t>
            </w:r>
          </w:p>
        </w:tc>
      </w:tr>
      <w:tr w:rsidR="00EE70B8" w14:paraId="7598609F"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73B6D"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9FC27B"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4A228"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D9838"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C58552" w14:textId="77777777" w:rsidR="00EE70B8" w:rsidRPr="00C15354" w:rsidRDefault="00C15354">
            <w:pPr>
              <w:spacing w:before="20" w:after="20"/>
              <w:jc w:val="left"/>
            </w:pPr>
            <w:r w:rsidRPr="00C15354">
              <w:t>Expone todas las operaciones correctamente, con saldos que cuadran.</w:t>
            </w:r>
          </w:p>
        </w:tc>
      </w:tr>
      <w:tr w:rsidR="00EE70B8" w14:paraId="79E0F76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F98B0"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18B8D" w14:textId="77777777" w:rsidR="00EE70B8" w:rsidRPr="00C15354" w:rsidRDefault="00C15354">
            <w:pPr>
              <w:spacing w:before="20" w:after="20"/>
              <w:jc w:val="center"/>
            </w:pPr>
            <w:r w:rsidRPr="00C15354">
              <w:rPr>
                <w:b/>
                <w:bCs/>
                <w:i/>
                <w:iCs/>
              </w:rPr>
              <w:t xml:space="preserve">Producto 8: </w:t>
            </w:r>
            <w:r w:rsidRPr="00C15354">
              <w:t>Cálculo del encaje legal y del Fondo RAL de un caso práctico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63848C" w14:textId="77777777" w:rsidR="00EE70B8" w:rsidRPr="00C15354" w:rsidRDefault="00C15354">
            <w:pPr>
              <w:spacing w:before="20" w:after="20"/>
              <w:jc w:val="center"/>
            </w:pPr>
            <w:r w:rsidRPr="00C15354">
              <w:rPr>
                <w:b/>
                <w:bCs/>
              </w:rPr>
              <w:t>Peso: 9%</w:t>
            </w:r>
          </w:p>
        </w:tc>
      </w:tr>
      <w:tr w:rsidR="00EE70B8" w14:paraId="3DC40F2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7F1C4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CBA1E"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CE113"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35703"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E085F" w14:textId="77777777" w:rsidR="00EE70B8" w:rsidRPr="00C15354" w:rsidRDefault="00C15354">
            <w:pPr>
              <w:spacing w:before="20" w:after="20"/>
              <w:jc w:val="center"/>
            </w:pPr>
            <w:r w:rsidRPr="00C15354">
              <w:rPr>
                <w:b/>
                <w:bCs/>
                <w:i/>
                <w:iCs/>
              </w:rPr>
              <w:t>Destacado (81–100)</w:t>
            </w:r>
          </w:p>
        </w:tc>
      </w:tr>
      <w:tr w:rsidR="00EE70B8" w14:paraId="018A21A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57766"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425B0D" w14:textId="77777777" w:rsidR="00EE70B8" w:rsidRPr="00C15354" w:rsidRDefault="00C15354">
            <w:pPr>
              <w:spacing w:before="20" w:after="20"/>
              <w:jc w:val="left"/>
            </w:pPr>
            <w:r w:rsidRPr="00C15354">
              <w:t>Encaje legal en efectivo y en títulos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BB0C7" w14:textId="77777777" w:rsidR="00EE70B8" w:rsidRPr="00C15354" w:rsidRDefault="00C15354">
            <w:pPr>
              <w:spacing w:before="20" w:after="20"/>
              <w:jc w:val="left"/>
            </w:pPr>
            <w:del w:id="9003" w:author="Comisión de revisión 4.5" w:date="2026-10-13T00:00:00Z">
              <w:r>
                <w:delText xml:space="preserve">El cálculo </w:delText>
              </w:r>
              <w:r>
                <w:delText xml:space="preserve">de el</w:delText>
              </w:r>
              <w:r>
                <w:delText xml:space="preserve"> encaje legal</w:delText>
              </w:r>
            </w:del>
            <w:ins w:id="9004" w:author="Comisión de revisión 4.5" w:date="2026-10-13T00:00:00Z">
              <w:r>
                <w:t xml:space="preserve">El cálculo del encaje legal</w:t>
              </w:r>
            </w:ins>
            <w:r>
              <w:t xml:space="preserve"> requerido y constituido en efectivo y en títulos es incorrecto o está incompleto.</w:t>
            </w:r>
            <w:proofErr w:type="spellStart"/>
            <w:proofErr w:type="spellEnd"/>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99ED5" w14:textId="77777777" w:rsidR="00EE70B8" w:rsidRPr="00C15354" w:rsidRDefault="00C15354">
            <w:pPr>
              <w:spacing w:before="20" w:after="20"/>
              <w:jc w:val="left"/>
            </w:pPr>
            <w:r w:rsidRPr="00C15354">
              <w:t>Calcula el encaje legal requerido y constituido en efectivo y en títulos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F115F" w14:textId="77777777" w:rsidR="00EE70B8" w:rsidRPr="00C15354" w:rsidRDefault="00C15354">
            <w:pPr>
              <w:spacing w:before="20" w:after="20"/>
              <w:jc w:val="left"/>
            </w:pPr>
            <w:r w:rsidRPr="00C15354">
              <w:t>Calcula el encaje legal requerido y constituido en efectivo y en títulos con exactitud y explica el procedimiento.</w:t>
            </w:r>
          </w:p>
        </w:tc>
      </w:tr>
      <w:tr w:rsidR="00EE70B8" w14:paraId="0773D8B6"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91F91"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CBDBE" w14:textId="77777777" w:rsidR="00EE70B8" w:rsidRPr="00C15354" w:rsidRDefault="00C15354">
            <w:pPr>
              <w:spacing w:before="20" w:after="20"/>
              <w:jc w:val="left"/>
            </w:pPr>
            <w:r w:rsidRPr="00C15354">
              <w:t>Excedente, deficiencia y multa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7EC9D" w14:textId="77777777" w:rsidR="00EE70B8" w:rsidRPr="00C15354" w:rsidRDefault="00C15354">
            <w:pPr>
              <w:spacing w:before="20" w:after="20"/>
              <w:jc w:val="left"/>
            </w:pPr>
            <w:del w:id="9005" w:author="Comisión de revisión 4.5" w:date="2026-10-13T00:00:00Z">
              <w:r>
                <w:delText xml:space="preserve">El cálculo </w:delText>
              </w:r>
              <w:r>
                <w:delText xml:space="preserve">de el</w:delText>
              </w:r>
              <w:r>
                <w:delText xml:space="preserve"> excedente</w:delText>
              </w:r>
            </w:del>
            <w:ins w:id="9006" w:author="Comisión de revisión 4.5" w:date="2026-10-13T00:00:00Z">
              <w:r>
                <w:t xml:space="preserve">El cálculo del excedente</w:t>
              </w:r>
            </w:ins>
            <w:r>
              <w:t xml:space="preserve"> o la deficiencia de encaje y la multa correspondiente es incorrecto o está incompleto.</w:t>
            </w:r>
            <w:proofErr w:type="spellStart"/>
            <w:proofErr w:type="spellEnd"/>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D293C" w14:textId="77777777" w:rsidR="00EE70B8" w:rsidRPr="00C15354" w:rsidRDefault="00C15354">
            <w:pPr>
              <w:spacing w:before="20" w:after="20"/>
              <w:jc w:val="left"/>
            </w:pPr>
            <w:r w:rsidRPr="00C15354">
              <w:t>Calcula el excedente o la deficiencia de encaje y la multa correspondiente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3D9B5" w14:textId="77777777" w:rsidR="00EE70B8" w:rsidRPr="00C15354" w:rsidRDefault="00C15354">
            <w:pPr>
              <w:spacing w:before="20" w:after="20"/>
              <w:jc w:val="left"/>
            </w:pPr>
            <w:r w:rsidRPr="00C15354">
              <w:t>Calcula el excedente o la deficiencia de encaje y la multa correspondiente con exactitud y explica el procedimiento.</w:t>
            </w:r>
          </w:p>
        </w:tc>
      </w:tr>
      <w:tr w:rsidR="00EE70B8" w14:paraId="1958066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D7D70"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1D174" w14:textId="77777777" w:rsidR="00EE70B8" w:rsidRPr="00C15354" w:rsidRDefault="00C15354">
            <w:pPr>
              <w:spacing w:before="20" w:after="20"/>
              <w:jc w:val="left"/>
            </w:pPr>
            <w:r w:rsidRPr="00C15354">
              <w:t>Fondo RAL y 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D4FF3" w14:textId="77777777" w:rsidR="00EE70B8" w:rsidRPr="00C15354" w:rsidRDefault="00C15354">
            <w:pPr>
              <w:spacing w:before="20" w:after="20"/>
              <w:jc w:val="left"/>
            </w:pPr>
            <w:r w:rsidRPr="00C15354">
              <w:t>No calcula el Fondo RAL o presenta el cálculo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0CA9C" w14:textId="77777777" w:rsidR="00EE70B8" w:rsidRPr="00C15354" w:rsidRDefault="00C15354">
            <w:pPr>
              <w:spacing w:before="20" w:after="20"/>
              <w:jc w:val="left"/>
            </w:pPr>
            <w:r w:rsidRPr="00C15354">
              <w:t>Calcula el Fondo RAL con errores menores y presenta el caso de forma ordenada.</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99865" w14:textId="77777777" w:rsidR="00EE70B8" w:rsidRPr="00C15354" w:rsidRDefault="00C15354">
            <w:pPr>
              <w:spacing w:before="20" w:after="20"/>
              <w:jc w:val="left"/>
            </w:pPr>
            <w:r w:rsidRPr="00C15354">
              <w:t>Calcula el Fondo RAL correctamente y presenta el caso de forma clara y completa.</w:t>
            </w:r>
          </w:p>
        </w:tc>
      </w:tr>
      <w:tr w:rsidR="00EE70B8" w14:paraId="7073AE6D"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966BE"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76701" w14:textId="77777777" w:rsidR="00EE70B8" w:rsidRPr="00C15354" w:rsidRDefault="00C15354">
            <w:pPr>
              <w:spacing w:before="20" w:after="20"/>
              <w:jc w:val="center"/>
            </w:pPr>
            <w:r w:rsidRPr="00C15354">
              <w:rPr>
                <w:b/>
                <w:bCs/>
                <w:i/>
                <w:iCs/>
              </w:rPr>
              <w:t xml:space="preserve">Producto 9: </w:t>
            </w:r>
            <w:r w:rsidRPr="00C15354">
              <w:t>Ejercicio integral de las operaciones de la cartera vigente de una entidad financiera, con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78559" w14:textId="77777777" w:rsidR="00EE70B8" w:rsidRPr="00C15354" w:rsidRDefault="00C15354">
            <w:pPr>
              <w:spacing w:before="20" w:after="20"/>
              <w:jc w:val="center"/>
            </w:pPr>
            <w:r w:rsidRPr="00C15354">
              <w:rPr>
                <w:b/>
                <w:bCs/>
              </w:rPr>
              <w:t>Peso: 10%</w:t>
            </w:r>
          </w:p>
        </w:tc>
      </w:tr>
      <w:tr w:rsidR="00EE70B8" w14:paraId="5FE6F41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7789F"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B2A53"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3A5B2"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85496"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1DDCE" w14:textId="77777777" w:rsidR="00EE70B8" w:rsidRPr="00C15354" w:rsidRDefault="00C15354">
            <w:pPr>
              <w:spacing w:before="20" w:after="20"/>
              <w:jc w:val="center"/>
            </w:pPr>
            <w:r w:rsidRPr="00C15354">
              <w:rPr>
                <w:b/>
                <w:bCs/>
                <w:i/>
                <w:iCs/>
              </w:rPr>
              <w:t>Destacado (81–100)</w:t>
            </w:r>
          </w:p>
        </w:tc>
      </w:tr>
      <w:tr w:rsidR="00EE70B8" w14:paraId="6FF3E64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FD2EE"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BB87F" w14:textId="77777777" w:rsidR="00EE70B8" w:rsidRPr="00C15354" w:rsidRDefault="00C15354">
            <w:pPr>
              <w:spacing w:before="20" w:after="20"/>
              <w:jc w:val="left"/>
            </w:pPr>
            <w:r w:rsidRPr="00C15354">
              <w:t>Desembolso y recuperación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1B747" w14:textId="77777777" w:rsidR="00EE70B8" w:rsidRPr="00C15354" w:rsidRDefault="00C15354">
            <w:pPr>
              <w:spacing w:before="20" w:after="20"/>
              <w:jc w:val="left"/>
            </w:pPr>
            <w:r w:rsidRPr="00C15354">
              <w:t>Omite operaciones o registra incorrectamente el desembolso, el cobro de cuotas y la recuperación de los créditos vigentes.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10225" w14:textId="77777777" w:rsidR="00EE70B8" w:rsidRPr="00C15354" w:rsidRDefault="00C15354">
            <w:pPr>
              <w:spacing w:before="20" w:after="20"/>
              <w:jc w:val="left"/>
            </w:pPr>
            <w:r w:rsidRPr="00C15354">
              <w:t>Registra el desembolso, el cobro de cuotas y la recuperación de los créditos vigentes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C401A" w14:textId="77777777" w:rsidR="00EE70B8" w:rsidRPr="00C15354" w:rsidRDefault="00C15354">
            <w:pPr>
              <w:spacing w:before="20" w:after="20"/>
              <w:jc w:val="left"/>
            </w:pPr>
            <w:r w:rsidRPr="00C15354">
              <w:t>Registra el desembolso, el cobro de cuotas y la recuperación de los créditos vigentes correctamente, con asientos y respaldos completos.</w:t>
            </w:r>
          </w:p>
        </w:tc>
      </w:tr>
      <w:tr w:rsidR="00EE70B8" w14:paraId="1538E31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5506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9BAB5" w14:textId="77777777" w:rsidR="00EE70B8" w:rsidRPr="00C15354" w:rsidRDefault="00C15354">
            <w:pPr>
              <w:spacing w:before="20" w:after="20"/>
              <w:jc w:val="left"/>
            </w:pPr>
            <w:r w:rsidRPr="00C15354">
              <w:t>Devengamiento de intereses y previsión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C9C61" w14:textId="77777777" w:rsidR="00EE70B8" w:rsidRPr="00C15354" w:rsidRDefault="00C15354">
            <w:pPr>
              <w:spacing w:before="20" w:after="20"/>
              <w:jc w:val="left"/>
            </w:pPr>
            <w:r w:rsidRPr="00C15354">
              <w:t>El cálculo de los intereses devengados y la previsión de la cartera vigente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7FAEB" w14:textId="77777777" w:rsidR="00EE70B8" w:rsidRPr="00C15354" w:rsidRDefault="00C15354">
            <w:pPr>
              <w:spacing w:before="20" w:after="20"/>
              <w:jc w:val="left"/>
            </w:pPr>
            <w:r w:rsidRPr="00C15354">
              <w:t>Calcula los intereses devengados y la previsión de la cartera vigente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206BA" w14:textId="77777777" w:rsidR="00EE70B8" w:rsidRPr="00C15354" w:rsidRDefault="00C15354">
            <w:pPr>
              <w:spacing w:before="20" w:after="20"/>
              <w:jc w:val="left"/>
            </w:pPr>
            <w:r w:rsidRPr="00C15354">
              <w:t>Calcula los intereses devengados y la previsión de la cartera vigente con exactitud y explica el procedimiento.</w:t>
            </w:r>
          </w:p>
        </w:tc>
      </w:tr>
      <w:tr w:rsidR="00EE70B8" w14:paraId="7D40688A"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6BC051"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DC5A8"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549CE5"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3AF05"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E24A3" w14:textId="77777777" w:rsidR="00EE70B8" w:rsidRPr="00C15354" w:rsidRDefault="00C15354">
            <w:pPr>
              <w:spacing w:before="20" w:after="20"/>
              <w:jc w:val="left"/>
            </w:pPr>
            <w:r w:rsidRPr="00C15354">
              <w:t>Expone todas las operaciones correctamente, con saldos que cuadran.</w:t>
            </w:r>
          </w:p>
        </w:tc>
      </w:tr>
      <w:tr w:rsidR="00EE70B8" w14:paraId="04E5897B"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7627B"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9D555" w14:textId="77777777" w:rsidR="00EE70B8" w:rsidRPr="00C15354" w:rsidRDefault="00C15354">
            <w:pPr>
              <w:spacing w:before="20" w:after="20"/>
              <w:jc w:val="center"/>
            </w:pPr>
            <w:r w:rsidRPr="00C15354">
              <w:rPr>
                <w:b/>
                <w:bCs/>
                <w:i/>
                <w:iCs/>
              </w:rPr>
              <w:t xml:space="preserve">Producto 10: </w:t>
            </w:r>
            <w:r w:rsidRPr="00C15354">
              <w:t>Ejercicio integral de las operaciones de la cartera vencida, con el cálculo de los intereses vencidos y penales y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171E" w14:textId="77777777" w:rsidR="00EE70B8" w:rsidRPr="00C15354" w:rsidRDefault="00C15354">
            <w:pPr>
              <w:spacing w:before="20" w:after="20"/>
              <w:jc w:val="center"/>
            </w:pPr>
            <w:r w:rsidRPr="00C15354">
              <w:rPr>
                <w:b/>
                <w:bCs/>
              </w:rPr>
              <w:t>Peso: 10%</w:t>
            </w:r>
          </w:p>
        </w:tc>
      </w:tr>
      <w:tr w:rsidR="00EE70B8" w14:paraId="1F111EDE"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7F44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2EAF0"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BB402"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57AC1"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329A3" w14:textId="77777777" w:rsidR="00EE70B8" w:rsidRPr="00C15354" w:rsidRDefault="00C15354">
            <w:pPr>
              <w:spacing w:before="20" w:after="20"/>
              <w:jc w:val="center"/>
            </w:pPr>
            <w:r w:rsidRPr="00C15354">
              <w:rPr>
                <w:b/>
                <w:bCs/>
                <w:i/>
                <w:iCs/>
              </w:rPr>
              <w:t>Destacado (81–100)</w:t>
            </w:r>
          </w:p>
        </w:tc>
      </w:tr>
      <w:tr w:rsidR="00EE70B8" w14:paraId="1899EAA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9FD84"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FAD1C" w14:textId="77777777" w:rsidR="00EE70B8" w:rsidRPr="00C15354" w:rsidRDefault="00C15354">
            <w:pPr>
              <w:spacing w:before="20" w:after="20"/>
              <w:jc w:val="left"/>
            </w:pPr>
            <w:r w:rsidRPr="00C15354">
              <w:t>Traspaso y registro de la cartera vencida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0E444" w14:textId="77777777" w:rsidR="00EE70B8" w:rsidRPr="00C15354" w:rsidRDefault="00C15354">
            <w:pPr>
              <w:spacing w:before="20" w:after="20"/>
              <w:jc w:val="left"/>
            </w:pPr>
            <w:r w:rsidRPr="00C15354">
              <w:t>Omite operaciones o registra incorrectamente el traspaso y las operaciones de la cartera vencida.</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1B70E" w14:textId="77777777" w:rsidR="00EE70B8" w:rsidRPr="00C15354" w:rsidRDefault="00C15354">
            <w:pPr>
              <w:spacing w:before="20" w:after="20"/>
              <w:jc w:val="left"/>
            </w:pPr>
            <w:r w:rsidRPr="00C15354">
              <w:t>Registra el traspaso y las operaciones de la cartera vencida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87052" w14:textId="77777777" w:rsidR="00EE70B8" w:rsidRPr="00C15354" w:rsidRDefault="00C15354">
            <w:pPr>
              <w:spacing w:before="20" w:after="20"/>
              <w:jc w:val="left"/>
            </w:pPr>
            <w:r w:rsidRPr="00C15354">
              <w:t>Registra el traspaso y las operaciones de la cartera vencida correctamente, con asientos y respaldos completos.</w:t>
            </w:r>
          </w:p>
        </w:tc>
      </w:tr>
      <w:tr w:rsidR="00EE70B8" w14:paraId="697AD98E"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B117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98FB9" w14:textId="77777777" w:rsidR="00EE70B8" w:rsidRPr="00C15354" w:rsidRDefault="00C15354">
            <w:pPr>
              <w:spacing w:before="20" w:after="20"/>
              <w:jc w:val="left"/>
            </w:pPr>
            <w:r w:rsidRPr="00C15354">
              <w:t>Intereses vencidos y penales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B53FE" w14:textId="77777777" w:rsidR="00EE70B8" w:rsidRPr="00C15354" w:rsidRDefault="00C15354">
            <w:pPr>
              <w:spacing w:before="20" w:after="20"/>
              <w:jc w:val="left"/>
            </w:pPr>
            <w:r w:rsidRPr="00C15354">
              <w:t>El cálculo de los intereses vencidos y los intereses penales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2226C" w14:textId="77777777" w:rsidR="00EE70B8" w:rsidRPr="00C15354" w:rsidRDefault="00C15354">
            <w:pPr>
              <w:spacing w:before="20" w:after="20"/>
              <w:jc w:val="left"/>
            </w:pPr>
            <w:r w:rsidRPr="00C15354">
              <w:t>Calcula los intereses vencidos y los intereses penales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F67B9" w14:textId="77777777" w:rsidR="00EE70B8" w:rsidRPr="00C15354" w:rsidRDefault="00C15354">
            <w:pPr>
              <w:spacing w:before="20" w:after="20"/>
              <w:jc w:val="left"/>
            </w:pPr>
            <w:r w:rsidRPr="00C15354">
              <w:t>Calcula los intereses vencidos y los intereses penales con exactitud y explica el procedimiento.</w:t>
            </w:r>
          </w:p>
        </w:tc>
      </w:tr>
      <w:tr w:rsidR="00EE70B8" w14:paraId="3D48761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90304"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56F8A"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4FF17"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AD5DF"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B8E8C" w14:textId="77777777" w:rsidR="00EE70B8" w:rsidRPr="00C15354" w:rsidRDefault="00C15354">
            <w:pPr>
              <w:spacing w:before="20" w:after="20"/>
              <w:jc w:val="left"/>
            </w:pPr>
            <w:r w:rsidRPr="00C15354">
              <w:t>Expone todas las operaciones correctamente, con saldos que cuadran.</w:t>
            </w:r>
          </w:p>
        </w:tc>
      </w:tr>
      <w:tr w:rsidR="00EE70B8" w14:paraId="32C14FE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7130B"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259CB" w14:textId="77777777" w:rsidR="00EE70B8" w:rsidRPr="00C15354" w:rsidRDefault="00C15354">
            <w:pPr>
              <w:spacing w:before="20" w:after="20"/>
              <w:jc w:val="center"/>
            </w:pPr>
            <w:r w:rsidRPr="00C15354">
              <w:rPr>
                <w:b/>
                <w:bCs/>
                <w:i/>
                <w:iCs/>
              </w:rPr>
              <w:t xml:space="preserve">Producto 11: </w:t>
            </w:r>
            <w:r w:rsidRPr="00C15354">
              <w:t>Tratamiento contable de los créditos con recursos de entidades financieras, con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BC7EA" w14:textId="77777777" w:rsidR="00EE70B8" w:rsidRPr="00C15354" w:rsidRDefault="00C15354">
            <w:pPr>
              <w:spacing w:before="20" w:after="20"/>
              <w:jc w:val="center"/>
            </w:pPr>
            <w:r w:rsidRPr="00C15354">
              <w:rPr>
                <w:b/>
                <w:bCs/>
              </w:rPr>
              <w:t>Peso: 7%</w:t>
            </w:r>
          </w:p>
        </w:tc>
      </w:tr>
      <w:tr w:rsidR="00EE70B8" w14:paraId="5263D03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3EA80"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7FB35"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CD767"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05845"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71E57" w14:textId="77777777" w:rsidR="00EE70B8" w:rsidRPr="00C15354" w:rsidRDefault="00C15354">
            <w:pPr>
              <w:spacing w:before="20" w:after="20"/>
              <w:jc w:val="center"/>
            </w:pPr>
            <w:r w:rsidRPr="00C15354">
              <w:rPr>
                <w:b/>
                <w:bCs/>
                <w:i/>
                <w:iCs/>
              </w:rPr>
              <w:t>Destacado (81–100)</w:t>
            </w:r>
          </w:p>
        </w:tc>
      </w:tr>
      <w:tr w:rsidR="00EE70B8" w14:paraId="6D53960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6A07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61B8A" w14:textId="77777777" w:rsidR="00EE70B8" w:rsidRPr="00C15354" w:rsidRDefault="00C15354">
            <w:pPr>
              <w:spacing w:before="20" w:after="20"/>
              <w:jc w:val="left"/>
            </w:pPr>
            <w:r w:rsidRPr="00C15354">
              <w:t>Obligación y desembolso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B6D13" w14:textId="77777777" w:rsidR="00EE70B8" w:rsidRPr="00C15354" w:rsidRDefault="00C15354">
            <w:pPr>
              <w:spacing w:before="20" w:after="20"/>
              <w:jc w:val="left"/>
            </w:pPr>
            <w:r w:rsidRPr="00C15354">
              <w:t>Omite operaciones o registra incorrectamente la obligación y el desembolso del crédito con recursos de segundo piso.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A45A20" w14:textId="77777777" w:rsidR="00EE70B8" w:rsidRPr="00C15354" w:rsidRDefault="00C15354">
            <w:pPr>
              <w:spacing w:before="20" w:after="20"/>
              <w:jc w:val="left"/>
            </w:pPr>
            <w:r w:rsidRPr="00C15354">
              <w:t>Registra la obligación y el desembolso del crédito con recursos de segundo piso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270F1" w14:textId="77777777" w:rsidR="00EE70B8" w:rsidRPr="00C15354" w:rsidRDefault="00C15354">
            <w:pPr>
              <w:spacing w:before="20" w:after="20"/>
              <w:jc w:val="left"/>
            </w:pPr>
            <w:r w:rsidRPr="00C15354">
              <w:t>Registra la obligación y el desembolso del crédito con recursos de segundo piso correctamente, con asientos y respaldos completos.</w:t>
            </w:r>
          </w:p>
        </w:tc>
      </w:tr>
      <w:tr w:rsidR="00EE70B8" w14:paraId="7A6A0BC8"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E9701"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E3D7E8" w14:textId="77777777" w:rsidR="00EE70B8" w:rsidRPr="00C15354" w:rsidRDefault="00C15354">
            <w:pPr>
              <w:spacing w:before="20" w:after="20"/>
              <w:jc w:val="left"/>
            </w:pPr>
            <w:r w:rsidRPr="00C15354">
              <w:t>Devengamiento y cancelación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EB140" w14:textId="77777777" w:rsidR="00EE70B8" w:rsidRPr="00C15354" w:rsidRDefault="00C15354">
            <w:pPr>
              <w:spacing w:before="20" w:after="20"/>
              <w:jc w:val="left"/>
            </w:pPr>
            <w:r w:rsidRPr="00C15354">
              <w:t>El cálculo de los intereses devengados y la cancelación de la obligación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2D983" w14:textId="77777777" w:rsidR="00EE70B8" w:rsidRPr="00C15354" w:rsidRDefault="00C15354">
            <w:pPr>
              <w:spacing w:before="20" w:after="20"/>
              <w:jc w:val="left"/>
            </w:pPr>
            <w:r w:rsidRPr="00C15354">
              <w:t>Calcula los intereses devengados y la cancelación de la obligación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F5AC6" w14:textId="77777777" w:rsidR="00EE70B8" w:rsidRPr="00C15354" w:rsidRDefault="00C15354">
            <w:pPr>
              <w:spacing w:before="20" w:after="20"/>
              <w:jc w:val="left"/>
            </w:pPr>
            <w:r w:rsidRPr="00C15354">
              <w:t>Calcula los intereses devengados y la cancelación de la obligación con exactitud y explica el procedimiento.</w:t>
            </w:r>
          </w:p>
        </w:tc>
      </w:tr>
      <w:tr w:rsidR="00EE70B8" w14:paraId="0D749AF9"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2FE2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CF9CD"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8334B"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4ADF8"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2E840" w14:textId="77777777" w:rsidR="00EE70B8" w:rsidRPr="00C15354" w:rsidRDefault="00C15354">
            <w:pPr>
              <w:spacing w:before="20" w:after="20"/>
              <w:jc w:val="left"/>
            </w:pPr>
            <w:r w:rsidRPr="00C15354">
              <w:t>Expone todas las operaciones correctamente, con saldos que cuadran.</w:t>
            </w:r>
          </w:p>
        </w:tc>
      </w:tr>
      <w:tr w:rsidR="00EE70B8" w14:paraId="00E5794B"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9ED04"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692E2" w14:textId="77777777" w:rsidR="00EE70B8" w:rsidRPr="00C15354" w:rsidRDefault="00C15354">
            <w:pPr>
              <w:spacing w:before="20" w:after="20"/>
              <w:jc w:val="center"/>
            </w:pPr>
            <w:r w:rsidRPr="00C15354">
              <w:rPr>
                <w:b/>
                <w:bCs/>
                <w:i/>
                <w:iCs/>
              </w:rPr>
              <w:t xml:space="preserve">Producto 12: </w:t>
            </w:r>
            <w:r w:rsidRPr="00C15354">
              <w:t>Tratamiento contable de la cartera en ejecución y de su recuperación mediante la adjudicación de bienes, con su exposición en los estados financieros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DDF8A" w14:textId="77777777" w:rsidR="00EE70B8" w:rsidRPr="00C15354" w:rsidRDefault="00C15354">
            <w:pPr>
              <w:spacing w:before="20" w:after="20"/>
              <w:jc w:val="center"/>
            </w:pPr>
            <w:r w:rsidRPr="00C15354">
              <w:rPr>
                <w:b/>
                <w:bCs/>
              </w:rPr>
              <w:t>Peso: 8%</w:t>
            </w:r>
          </w:p>
        </w:tc>
      </w:tr>
      <w:tr w:rsidR="00EE70B8" w14:paraId="6A985589"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AE2A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5E12E"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C9639"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BF3DB"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6E8A7" w14:textId="77777777" w:rsidR="00EE70B8" w:rsidRPr="00C15354" w:rsidRDefault="00C15354">
            <w:pPr>
              <w:spacing w:before="20" w:after="20"/>
              <w:jc w:val="center"/>
            </w:pPr>
            <w:r w:rsidRPr="00C15354">
              <w:rPr>
                <w:b/>
                <w:bCs/>
                <w:i/>
                <w:iCs/>
              </w:rPr>
              <w:t>Destacado (81–100)</w:t>
            </w:r>
          </w:p>
        </w:tc>
      </w:tr>
      <w:tr w:rsidR="00EE70B8" w14:paraId="53725A4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6672C"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0ED3D" w14:textId="77777777" w:rsidR="00EE70B8" w:rsidRPr="00C15354" w:rsidRDefault="00C15354">
            <w:pPr>
              <w:spacing w:before="20" w:after="20"/>
              <w:jc w:val="left"/>
            </w:pPr>
            <w:r w:rsidRPr="00C15354">
              <w:t>Cartera en ejecución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9E028" w14:textId="77777777" w:rsidR="00EE70B8" w:rsidRPr="00C15354" w:rsidRDefault="00C15354">
            <w:pPr>
              <w:spacing w:before="20" w:after="20"/>
              <w:jc w:val="left"/>
            </w:pPr>
            <w:r w:rsidRPr="00C15354">
              <w:t>Omite operaciones o registra incorrectamente el traspaso, la previsión y la recuperación de la cartera en ejecución.</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90B56" w14:textId="77777777" w:rsidR="00EE70B8" w:rsidRPr="00C15354" w:rsidRDefault="00C15354">
            <w:pPr>
              <w:spacing w:before="20" w:after="20"/>
              <w:jc w:val="left"/>
            </w:pPr>
            <w:r w:rsidRPr="00C15354">
              <w:t>Registra el traspaso, la previsión y la recuperación de la cartera en ejecución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4D3E9" w14:textId="77777777" w:rsidR="00EE70B8" w:rsidRPr="00C15354" w:rsidRDefault="00C15354">
            <w:pPr>
              <w:spacing w:before="20" w:after="20"/>
              <w:jc w:val="left"/>
            </w:pPr>
            <w:r w:rsidRPr="00C15354">
              <w:t>Registra el traspaso, la previsión y la recuperación de la cartera en ejecución correctamente, con asientos y respaldos completos.</w:t>
            </w:r>
          </w:p>
        </w:tc>
      </w:tr>
      <w:tr w:rsidR="00EE70B8" w14:paraId="5C1BA3D4"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D2376"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65A61" w14:textId="77777777" w:rsidR="00EE70B8" w:rsidRPr="00C15354" w:rsidRDefault="00C15354">
            <w:pPr>
              <w:spacing w:before="20" w:after="20"/>
              <w:jc w:val="left"/>
            </w:pPr>
            <w:r w:rsidRPr="00C15354">
              <w:t>Adjudicación de bienes por vía legal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62663" w14:textId="77777777" w:rsidR="00EE70B8" w:rsidRPr="00C15354" w:rsidRDefault="00C15354">
            <w:pPr>
              <w:spacing w:before="20" w:after="20"/>
              <w:jc w:val="left"/>
            </w:pPr>
            <w:r w:rsidRPr="00C15354">
              <w:t>Omite operaciones o registra incorrectamente la adjudicación de bienes, su previsión y su enajenación.</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B7411" w14:textId="77777777" w:rsidR="00EE70B8" w:rsidRPr="00C15354" w:rsidRDefault="00C15354">
            <w:pPr>
              <w:spacing w:before="20" w:after="20"/>
              <w:jc w:val="left"/>
            </w:pPr>
            <w:r w:rsidRPr="00C15354">
              <w:t>Registra la adjudicación de bienes, su previsión y su enajenación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06A52" w14:textId="77777777" w:rsidR="00EE70B8" w:rsidRPr="00C15354" w:rsidRDefault="00C15354">
            <w:pPr>
              <w:spacing w:before="20" w:after="20"/>
              <w:jc w:val="left"/>
            </w:pPr>
            <w:r w:rsidRPr="00C15354">
              <w:t>Registra la adjudicación de bienes, su previsión y su enajenación correctamente, con asientos y respaldos completos.</w:t>
            </w:r>
          </w:p>
        </w:tc>
      </w:tr>
      <w:tr w:rsidR="00EE70B8" w14:paraId="6FCEE134"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8E644"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687E8" w14:textId="77777777" w:rsidR="00EE70B8" w:rsidRPr="00C15354" w:rsidRDefault="00C15354">
            <w:pPr>
              <w:spacing w:before="20" w:after="20"/>
              <w:jc w:val="left"/>
            </w:pPr>
            <w:r w:rsidRPr="00C15354">
              <w:t>Exposición en los estados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8BAE0" w14:textId="77777777" w:rsidR="00EE70B8" w:rsidRPr="00C15354" w:rsidRDefault="00C15354">
            <w:pPr>
              <w:spacing w:before="20" w:after="20"/>
              <w:jc w:val="left"/>
            </w:pPr>
            <w:r w:rsidRPr="00C15354">
              <w:t>No expone las operaciones o las expone con errores graves.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161D48" w14:textId="77777777" w:rsidR="00EE70B8" w:rsidRPr="00C15354" w:rsidRDefault="00C15354">
            <w:pPr>
              <w:spacing w:before="20" w:after="20"/>
              <w:jc w:val="left"/>
            </w:pPr>
            <w:r w:rsidRPr="00C15354">
              <w:t>Expone las operaciones en los estados financieros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E4161" w14:textId="77777777" w:rsidR="00EE70B8" w:rsidRPr="00C15354" w:rsidRDefault="00C15354">
            <w:pPr>
              <w:spacing w:before="20" w:after="20"/>
              <w:jc w:val="left"/>
            </w:pPr>
            <w:r w:rsidRPr="00C15354">
              <w:t>Expone todas las operaciones correctamente, con saldos que cuadran.</w:t>
            </w:r>
          </w:p>
        </w:tc>
      </w:tr>
      <w:tr w:rsidR="00EE70B8" w14:paraId="4F9082BA"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28638"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3F5C5" w14:textId="77777777" w:rsidR="00EE70B8" w:rsidRPr="00C15354" w:rsidRDefault="00C15354">
            <w:pPr>
              <w:spacing w:before="20" w:after="20"/>
              <w:jc w:val="center"/>
            </w:pPr>
            <w:r w:rsidRPr="00C15354">
              <w:rPr>
                <w:b/>
                <w:bCs/>
                <w:i/>
                <w:iCs/>
              </w:rPr>
              <w:t xml:space="preserve">Producto 13: </w:t>
            </w:r>
            <w:r w:rsidRPr="00C15354">
              <w:t>Cuadro de clasificación de los instrumentos financieros de renta fija y de renta variable</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88844" w14:textId="77777777" w:rsidR="00EE70B8" w:rsidRPr="00C15354" w:rsidRDefault="00C15354">
            <w:pPr>
              <w:spacing w:before="20" w:after="20"/>
              <w:jc w:val="center"/>
            </w:pPr>
            <w:r w:rsidRPr="00C15354">
              <w:rPr>
                <w:b/>
                <w:bCs/>
              </w:rPr>
              <w:t>Peso: 2%</w:t>
            </w:r>
          </w:p>
        </w:tc>
      </w:tr>
      <w:tr w:rsidR="00EE70B8" w14:paraId="3CB72C9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3F44E"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05344"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72627"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F86D3"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432A1" w14:textId="77777777" w:rsidR="00EE70B8" w:rsidRPr="00C15354" w:rsidRDefault="00C15354">
            <w:pPr>
              <w:spacing w:before="20" w:after="20"/>
              <w:jc w:val="center"/>
            </w:pPr>
            <w:r w:rsidRPr="00C15354">
              <w:rPr>
                <w:b/>
                <w:bCs/>
                <w:i/>
                <w:iCs/>
              </w:rPr>
              <w:t>Destacado (81–100)</w:t>
            </w:r>
          </w:p>
        </w:tc>
      </w:tr>
      <w:tr w:rsidR="00EE70B8" w14:paraId="19C8657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5ADF6"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F96CC" w14:textId="77777777" w:rsidR="00EE70B8" w:rsidRPr="00C15354" w:rsidRDefault="00C15354">
            <w:pPr>
              <w:spacing w:before="20" w:after="20"/>
              <w:jc w:val="left"/>
            </w:pPr>
            <w:r w:rsidRPr="00C15354">
              <w:t>Clasificación de los instrumentos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9078B" w14:textId="77777777" w:rsidR="00EE70B8" w:rsidRPr="00C15354" w:rsidRDefault="00C15354">
            <w:pPr>
              <w:spacing w:before="20" w:after="20"/>
              <w:jc w:val="left"/>
            </w:pPr>
            <w:r w:rsidRPr="00C15354">
              <w:t>Describe los instrumentos de renta fija y de renta variable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34DDD" w14:textId="77777777" w:rsidR="00EE70B8" w:rsidRPr="00C15354" w:rsidRDefault="00C15354">
            <w:pPr>
              <w:spacing w:before="20" w:after="20"/>
              <w:jc w:val="left"/>
            </w:pPr>
            <w:r w:rsidRPr="00C15354">
              <w:t>Describe los instrumentos de renta fija y de renta variable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F067B" w14:textId="77777777" w:rsidR="00EE70B8" w:rsidRPr="00C15354" w:rsidRDefault="00C15354">
            <w:pPr>
              <w:spacing w:before="20" w:after="20"/>
              <w:jc w:val="left"/>
            </w:pPr>
            <w:r w:rsidRPr="00C15354">
              <w:t>Describe los instrumentos de renta fija y de renta variable de forma completa, precisa y con sustento normativo.</w:t>
            </w:r>
          </w:p>
        </w:tc>
      </w:tr>
      <w:tr w:rsidR="00EE70B8" w14:paraId="4DD937F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861D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E3B03" w14:textId="77777777" w:rsidR="00EE70B8" w:rsidRPr="00C15354" w:rsidRDefault="00C15354">
            <w:pPr>
              <w:spacing w:before="20" w:after="20"/>
              <w:jc w:val="left"/>
            </w:pPr>
            <w:r w:rsidRPr="00C15354">
              <w:t>Activos y pasivos financieros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ACDFC" w14:textId="77777777" w:rsidR="00EE70B8" w:rsidRPr="00C15354" w:rsidRDefault="00C15354">
            <w:pPr>
              <w:spacing w:before="20" w:after="20"/>
              <w:jc w:val="left"/>
            </w:pPr>
            <w:r w:rsidRPr="00C15354">
              <w:t>Describe los conceptos de activo financiero y de pasivo financiero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D2BF8" w14:textId="77777777" w:rsidR="00EE70B8" w:rsidRPr="00C15354" w:rsidRDefault="00C15354">
            <w:pPr>
              <w:spacing w:before="20" w:after="20"/>
              <w:jc w:val="left"/>
            </w:pPr>
            <w:r w:rsidRPr="00C15354">
              <w:t>Describe los conceptos de activo financiero y de pasivo financiero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C8078" w14:textId="77777777" w:rsidR="00EE70B8" w:rsidRPr="00C15354" w:rsidRDefault="00C15354">
            <w:pPr>
              <w:spacing w:before="20" w:after="20"/>
              <w:jc w:val="left"/>
            </w:pPr>
            <w:r w:rsidRPr="00C15354">
              <w:t>Describe los conceptos de activo financiero y de pasivo financiero de forma completa, precisa y con sustento normativo.</w:t>
            </w:r>
          </w:p>
        </w:tc>
      </w:tr>
      <w:tr w:rsidR="00EE70B8" w14:paraId="3F469362"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5A7D3"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40500" w14:textId="77777777" w:rsidR="00EE70B8" w:rsidRPr="00C15354" w:rsidRDefault="00C15354">
            <w:pPr>
              <w:spacing w:before="20" w:after="20"/>
              <w:jc w:val="left"/>
            </w:pPr>
            <w:r w:rsidRPr="00C15354">
              <w:t>Claridad y 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07F15" w14:textId="77777777" w:rsidR="00EE70B8" w:rsidRPr="00C15354" w:rsidRDefault="00C15354">
            <w:pPr>
              <w:spacing w:before="20" w:after="20"/>
              <w:jc w:val="left"/>
            </w:pPr>
            <w:r w:rsidRPr="00C15354">
              <w:t>Presentación desordenada o con errores ortográficos frecuentes.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8174E" w14:textId="77777777" w:rsidR="00EE70B8" w:rsidRPr="00C15354" w:rsidRDefault="00C15354">
            <w:pPr>
              <w:spacing w:before="20" w:after="20"/>
              <w:jc w:val="left"/>
            </w:pPr>
            <w:r w:rsidRPr="00C15354">
              <w:t>Presentación ordenada y comprensible, con omisiones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2DA89" w14:textId="77777777" w:rsidR="00EE70B8" w:rsidRPr="00C15354" w:rsidRDefault="00C15354">
            <w:pPr>
              <w:spacing w:before="20" w:after="20"/>
              <w:jc w:val="left"/>
            </w:pPr>
            <w:r w:rsidRPr="00C15354">
              <w:t>Presentación clara, jerárquica y sin errores ortográficos.</w:t>
            </w:r>
          </w:p>
        </w:tc>
      </w:tr>
      <w:tr w:rsidR="00EE70B8" w14:paraId="7BF40EF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0F9BC"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960B1" w14:textId="77777777" w:rsidR="00EE70B8" w:rsidRPr="00C15354" w:rsidRDefault="00C15354">
            <w:pPr>
              <w:spacing w:before="20" w:after="20"/>
              <w:jc w:val="center"/>
            </w:pPr>
            <w:r w:rsidRPr="00C15354">
              <w:rPr>
                <w:b/>
                <w:bCs/>
                <w:i/>
                <w:iCs/>
              </w:rPr>
              <w:t xml:space="preserve">Producto 14: </w:t>
            </w:r>
            <w:r w:rsidRPr="00C15354">
              <w:t>Esquema del mercado de valores boliviano con los agentes de bolsa, las SAFI y los tipos de fondos de inversión</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F0D0A" w14:textId="77777777" w:rsidR="00EE70B8" w:rsidRPr="00C15354" w:rsidRDefault="00C15354">
            <w:pPr>
              <w:spacing w:before="20" w:after="20"/>
              <w:jc w:val="center"/>
            </w:pPr>
            <w:r w:rsidRPr="00C15354">
              <w:rPr>
                <w:b/>
                <w:bCs/>
              </w:rPr>
              <w:t>Peso: 2%</w:t>
            </w:r>
          </w:p>
        </w:tc>
      </w:tr>
      <w:tr w:rsidR="00EE70B8" w14:paraId="619FA9B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E7AB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66A77"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F229B"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F8A2D"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892F" w14:textId="77777777" w:rsidR="00EE70B8" w:rsidRPr="00C15354" w:rsidRDefault="00C15354">
            <w:pPr>
              <w:spacing w:before="20" w:after="20"/>
              <w:jc w:val="center"/>
            </w:pPr>
            <w:r w:rsidRPr="00C15354">
              <w:rPr>
                <w:b/>
                <w:bCs/>
                <w:i/>
                <w:iCs/>
              </w:rPr>
              <w:t>Destacado (81–100)</w:t>
            </w:r>
          </w:p>
        </w:tc>
      </w:tr>
      <w:tr w:rsidR="00EE70B8" w14:paraId="0E6EBBEA"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DBF1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7F239" w14:textId="77777777" w:rsidR="00EE70B8" w:rsidRPr="00C15354" w:rsidRDefault="00C15354">
            <w:pPr>
              <w:spacing w:before="20" w:after="20"/>
              <w:jc w:val="left"/>
            </w:pPr>
            <w:r w:rsidRPr="00C15354">
              <w:t>Organización del mercado de valores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468FF" w14:textId="77777777" w:rsidR="00EE70B8" w:rsidRPr="00C15354" w:rsidRDefault="00C15354">
            <w:pPr>
              <w:spacing w:before="20" w:after="20"/>
              <w:jc w:val="left"/>
            </w:pPr>
            <w:r w:rsidRPr="00C15354">
              <w:t>Describe los participantes del mercado de valores boliviano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CD4E2" w14:textId="77777777" w:rsidR="00EE70B8" w:rsidRPr="00C15354" w:rsidRDefault="00C15354">
            <w:pPr>
              <w:spacing w:before="20" w:after="20"/>
              <w:jc w:val="left"/>
            </w:pPr>
            <w:r w:rsidRPr="00C15354">
              <w:t>Describe los participantes del mercado de valores boliviano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F9832" w14:textId="77777777" w:rsidR="00EE70B8" w:rsidRPr="00C15354" w:rsidRDefault="00C15354">
            <w:pPr>
              <w:spacing w:before="20" w:after="20"/>
              <w:jc w:val="left"/>
            </w:pPr>
            <w:r w:rsidRPr="00C15354">
              <w:t>Describe los participantes del mercado de valores boliviano de forma completa, precisa y con sustento normativo.</w:t>
            </w:r>
          </w:p>
        </w:tc>
      </w:tr>
      <w:tr w:rsidR="00EE70B8" w14:paraId="0C0B05C4"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2BBC53"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49E76" w14:textId="77777777" w:rsidR="00EE70B8" w:rsidRPr="00C15354" w:rsidRDefault="00C15354">
            <w:pPr>
              <w:spacing w:before="20" w:after="20"/>
              <w:jc w:val="left"/>
            </w:pPr>
            <w:r w:rsidRPr="00C15354">
              <w:t>Agentes de bolsa y SAFI</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FD455" w14:textId="77777777" w:rsidR="00EE70B8" w:rsidRPr="00C15354" w:rsidRDefault="00C15354">
            <w:pPr>
              <w:spacing w:before="20" w:after="20"/>
              <w:jc w:val="left"/>
            </w:pPr>
            <w:r w:rsidRPr="00C15354">
              <w:t>Describe la función de los agentes de bolsa, de las SAFI y de los tipos de fondos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194F3" w14:textId="77777777" w:rsidR="00EE70B8" w:rsidRPr="00C15354" w:rsidRDefault="00C15354">
            <w:pPr>
              <w:spacing w:before="20" w:after="20"/>
              <w:jc w:val="left"/>
            </w:pPr>
            <w:r w:rsidRPr="00C15354">
              <w:t>Describe la función de los agentes de bolsa, de las SAFI y de los tipos de fondos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C0079" w14:textId="77777777" w:rsidR="00EE70B8" w:rsidRPr="00C15354" w:rsidRDefault="00C15354">
            <w:pPr>
              <w:spacing w:before="20" w:after="20"/>
              <w:jc w:val="left"/>
            </w:pPr>
            <w:r w:rsidRPr="00C15354">
              <w:t>Describe la función de los agentes de bolsa, de las SAFI y de los tipos de fondos de forma completa, precisa y con sustento normativo.</w:t>
            </w:r>
          </w:p>
        </w:tc>
      </w:tr>
      <w:tr w:rsidR="00EE70B8" w14:paraId="183F33B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8E19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2DF82" w14:textId="77777777" w:rsidR="00EE70B8" w:rsidRPr="00C15354" w:rsidRDefault="00C15354">
            <w:pPr>
              <w:spacing w:before="20" w:after="20"/>
              <w:jc w:val="left"/>
            </w:pPr>
            <w:r w:rsidRPr="00C15354">
              <w:t>Claridad y 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5318D" w14:textId="77777777" w:rsidR="00EE70B8" w:rsidRPr="00C15354" w:rsidRDefault="00C15354">
            <w:pPr>
              <w:spacing w:before="20" w:after="20"/>
              <w:jc w:val="left"/>
            </w:pPr>
            <w:r w:rsidRPr="00C15354">
              <w:t>Presentación desordenada o con errores ortográficos frecuentes.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AD852" w14:textId="77777777" w:rsidR="00EE70B8" w:rsidRPr="00C15354" w:rsidRDefault="00C15354">
            <w:pPr>
              <w:spacing w:before="20" w:after="20"/>
              <w:jc w:val="left"/>
            </w:pPr>
            <w:r w:rsidRPr="00C15354">
              <w:t>Presentación ordenada y comprensible, con omisiones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9A36C" w14:textId="77777777" w:rsidR="00EE70B8" w:rsidRPr="00C15354" w:rsidRDefault="00C15354">
            <w:pPr>
              <w:spacing w:before="20" w:after="20"/>
              <w:jc w:val="left"/>
            </w:pPr>
            <w:r w:rsidRPr="00C15354">
              <w:t>Presentación clara, jerárquica y sin errores ortográficos.</w:t>
            </w:r>
          </w:p>
        </w:tc>
      </w:tr>
      <w:tr w:rsidR="00EE70B8" w14:paraId="6CF47353"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F9FEA"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6A2D5" w14:textId="77777777" w:rsidR="00EE70B8" w:rsidRPr="00C15354" w:rsidRDefault="00C15354">
            <w:pPr>
              <w:spacing w:before="20" w:after="20"/>
              <w:jc w:val="center"/>
            </w:pPr>
            <w:r w:rsidRPr="00C15354">
              <w:rPr>
                <w:b/>
                <w:bCs/>
                <w:i/>
                <w:iCs/>
              </w:rPr>
              <w:t xml:space="preserve">Producto 15: </w:t>
            </w:r>
            <w:r w:rsidRPr="00C15354">
              <w:t>Esquema de las entidades auxiliares financieras y de las empresas de tecnología financiera, con sus principales operaciones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1A284" w14:textId="77777777" w:rsidR="00EE70B8" w:rsidRPr="00C15354" w:rsidRDefault="00C15354">
            <w:pPr>
              <w:spacing w:before="20" w:after="20"/>
              <w:jc w:val="center"/>
            </w:pPr>
            <w:r w:rsidRPr="00C15354">
              <w:rPr>
                <w:b/>
                <w:bCs/>
              </w:rPr>
              <w:t>Peso: 2%</w:t>
            </w:r>
          </w:p>
        </w:tc>
      </w:tr>
      <w:tr w:rsidR="00EE70B8" w14:paraId="3E83653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91B07"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EE0B2"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4EB79A"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6457E"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4D59A" w14:textId="77777777" w:rsidR="00EE70B8" w:rsidRPr="00C15354" w:rsidRDefault="00C15354">
            <w:pPr>
              <w:spacing w:before="20" w:after="20"/>
              <w:jc w:val="center"/>
            </w:pPr>
            <w:r w:rsidRPr="00C15354">
              <w:rPr>
                <w:b/>
                <w:bCs/>
                <w:i/>
                <w:iCs/>
              </w:rPr>
              <w:t>Destacado (81–100)</w:t>
            </w:r>
          </w:p>
        </w:tc>
      </w:tr>
      <w:tr w:rsidR="00EE70B8" w14:paraId="631EFDDE"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DC02C"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23ABD" w14:textId="77777777" w:rsidR="00EE70B8" w:rsidRPr="00C15354" w:rsidRDefault="00C15354">
            <w:pPr>
              <w:spacing w:before="20" w:after="20"/>
              <w:jc w:val="left"/>
            </w:pPr>
            <w:r w:rsidRPr="00C15354">
              <w:t>Tipos de entidades auxiliares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44DEF" w14:textId="77777777" w:rsidR="00EE70B8" w:rsidRPr="00C15354" w:rsidRDefault="00C15354">
            <w:pPr>
              <w:spacing w:before="20" w:after="20"/>
              <w:jc w:val="left"/>
            </w:pPr>
            <w:r w:rsidRPr="00C15354">
              <w:t>Describe las entidades auxiliares financieras y las empresas de tecnología financiera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EAB88" w14:textId="77777777" w:rsidR="00EE70B8" w:rsidRPr="00C15354" w:rsidRDefault="00C15354">
            <w:pPr>
              <w:spacing w:before="20" w:after="20"/>
              <w:jc w:val="left"/>
            </w:pPr>
            <w:r w:rsidRPr="00C15354">
              <w:t>Describe las entidades auxiliares financieras y las empresas de tecnología financiera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754D9" w14:textId="77777777" w:rsidR="00EE70B8" w:rsidRPr="00C15354" w:rsidRDefault="00C15354">
            <w:pPr>
              <w:spacing w:before="20" w:after="20"/>
              <w:jc w:val="left"/>
            </w:pPr>
            <w:r w:rsidRPr="00C15354">
              <w:t>Describe las entidades auxiliares financieras y las empresas de tecnología financiera de forma completa, precisa y con sustento normativo.</w:t>
            </w:r>
          </w:p>
        </w:tc>
      </w:tr>
      <w:tr w:rsidR="00EE70B8" w14:paraId="4BD122DA"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E2336"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9A83B" w14:textId="77777777" w:rsidR="00EE70B8" w:rsidRPr="00C15354" w:rsidRDefault="00C15354">
            <w:pPr>
              <w:spacing w:before="20" w:after="20"/>
              <w:jc w:val="left"/>
            </w:pPr>
            <w:r w:rsidRPr="00C15354">
              <w:t>Operaciones y constitución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7C290" w14:textId="77777777" w:rsidR="00EE70B8" w:rsidRPr="00C15354" w:rsidRDefault="00C15354">
            <w:pPr>
              <w:spacing w:before="20" w:after="20"/>
              <w:jc w:val="left"/>
            </w:pPr>
            <w:r w:rsidRPr="00C15354">
              <w:t>Describe las principales operaciones y la constitución de estas entidades de forma incompleta o con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FF411" w14:textId="77777777" w:rsidR="00EE70B8" w:rsidRPr="00C15354" w:rsidRDefault="00C15354">
            <w:pPr>
              <w:spacing w:before="20" w:after="20"/>
              <w:jc w:val="left"/>
            </w:pPr>
            <w:r w:rsidRPr="00C15354">
              <w:t>Describe las principales operaciones y la constitución de estas entidades con las ideas principales y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2FD6E" w14:textId="77777777" w:rsidR="00EE70B8" w:rsidRPr="00C15354" w:rsidRDefault="00C15354">
            <w:pPr>
              <w:spacing w:before="20" w:after="20"/>
              <w:jc w:val="left"/>
            </w:pPr>
            <w:r w:rsidRPr="00C15354">
              <w:t>Describe las principales operaciones y la constitución de estas entidades de forma completa, precisa y con sustento normativo.</w:t>
            </w:r>
          </w:p>
        </w:tc>
      </w:tr>
      <w:tr w:rsidR="00EE70B8" w14:paraId="3D8DC0A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2E062"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6EB9E" w14:textId="77777777" w:rsidR="00EE70B8" w:rsidRPr="00C15354" w:rsidRDefault="00C15354">
            <w:pPr>
              <w:spacing w:before="20" w:after="20"/>
              <w:jc w:val="left"/>
            </w:pPr>
            <w:r w:rsidRPr="00C15354">
              <w:t>Claridad y 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19C1F9" w14:textId="77777777" w:rsidR="00EE70B8" w:rsidRPr="00C15354" w:rsidRDefault="00C15354">
            <w:pPr>
              <w:spacing w:before="20" w:after="20"/>
              <w:jc w:val="left"/>
            </w:pPr>
            <w:r w:rsidRPr="00C15354">
              <w:t>Presentación desordenada o con errores ortográficos frecuentes.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3426E" w14:textId="77777777" w:rsidR="00EE70B8" w:rsidRPr="00C15354" w:rsidRDefault="00C15354">
            <w:pPr>
              <w:spacing w:before="20" w:after="20"/>
              <w:jc w:val="left"/>
            </w:pPr>
            <w:r w:rsidRPr="00C15354">
              <w:t>Presentación ordenada y comprensible, con omisiones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828AF" w14:textId="77777777" w:rsidR="00EE70B8" w:rsidRPr="00C15354" w:rsidRDefault="00C15354">
            <w:pPr>
              <w:spacing w:before="20" w:after="20"/>
              <w:jc w:val="left"/>
            </w:pPr>
            <w:r w:rsidRPr="00C15354">
              <w:t>Presentación clara, jerárquica y sin errores ortográficos.</w:t>
            </w:r>
          </w:p>
        </w:tc>
      </w:tr>
      <w:tr w:rsidR="00EE70B8" w14:paraId="4AFA0BA1"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4A2E9"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A68C2" w14:textId="77777777" w:rsidR="00EE70B8" w:rsidRPr="00C15354" w:rsidRDefault="00C15354">
            <w:pPr>
              <w:spacing w:before="20" w:after="20"/>
              <w:jc w:val="center"/>
            </w:pPr>
            <w:r w:rsidRPr="00C15354">
              <w:rPr>
                <w:b/>
                <w:bCs/>
                <w:i/>
                <w:iCs/>
              </w:rPr>
              <w:t xml:space="preserve">Producto 16: </w:t>
            </w:r>
            <w:r w:rsidRPr="00C15354">
              <w:t>Caso práctico de leasing con su registro contable básico y cuadro comparativo frente al crédito bancario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1C973" w14:textId="77777777" w:rsidR="00EE70B8" w:rsidRPr="00C15354" w:rsidRDefault="00C15354">
            <w:pPr>
              <w:spacing w:before="20" w:after="20"/>
              <w:jc w:val="center"/>
            </w:pPr>
            <w:r w:rsidRPr="00C15354">
              <w:rPr>
                <w:b/>
                <w:bCs/>
              </w:rPr>
              <w:t>Peso: 4%</w:t>
            </w:r>
          </w:p>
        </w:tc>
      </w:tr>
      <w:tr w:rsidR="00EE70B8" w14:paraId="4B0C32FC"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D0AEF"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95ECC" w14:textId="77777777" w:rsidR="00EE70B8" w:rsidRPr="00C15354" w:rsidRDefault="00C15354">
            <w:pPr>
              <w:spacing w:before="20" w:after="20"/>
              <w:jc w:val="center"/>
            </w:pPr>
            <w:r w:rsidRPr="00C15354">
              <w:rPr>
                <w:b/>
                <w:bCs/>
                <w:i/>
                <w:iCs/>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68834" w14:textId="77777777" w:rsidR="00EE70B8" w:rsidRPr="00C15354" w:rsidRDefault="00C15354">
            <w:pPr>
              <w:spacing w:before="20" w:after="20"/>
              <w:jc w:val="center"/>
            </w:pPr>
            <w:r w:rsidRPr="00C15354">
              <w:rPr>
                <w:b/>
                <w:bCs/>
                <w:i/>
                <w:iCs/>
              </w:rPr>
              <w:t>Insuficiente (1–50)</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439C3" w14:textId="77777777" w:rsidR="00EE70B8" w:rsidRPr="00C15354" w:rsidRDefault="00C15354">
            <w:pPr>
              <w:spacing w:before="20" w:after="20"/>
              <w:jc w:val="center"/>
            </w:pPr>
            <w:r w:rsidRPr="00C15354">
              <w:rPr>
                <w:b/>
                <w:bCs/>
                <w:i/>
                <w:iCs/>
              </w:rPr>
              <w:t>Suficiente (51–80)</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8C5E2" w14:textId="77777777" w:rsidR="00EE70B8" w:rsidRPr="00C15354" w:rsidRDefault="00C15354">
            <w:pPr>
              <w:spacing w:before="20" w:after="20"/>
              <w:jc w:val="center"/>
            </w:pPr>
            <w:r w:rsidRPr="00C15354">
              <w:rPr>
                <w:b/>
                <w:bCs/>
                <w:i/>
                <w:iCs/>
              </w:rPr>
              <w:t>Destacado (81–100)</w:t>
            </w:r>
          </w:p>
        </w:tc>
      </w:tr>
      <w:tr w:rsidR="00EE70B8" w14:paraId="0DBF0A9A"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CDD1E"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B8D22" w14:textId="77777777" w:rsidR="00EE70B8" w:rsidRPr="00C15354" w:rsidRDefault="00C15354">
            <w:pPr>
              <w:spacing w:before="20" w:after="20"/>
              <w:jc w:val="left"/>
            </w:pPr>
            <w:r w:rsidRPr="00C15354">
              <w:t>Cálculo de la cuota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224E6" w14:textId="77777777" w:rsidR="00EE70B8" w:rsidRPr="00C15354" w:rsidRDefault="00C15354">
            <w:pPr>
              <w:spacing w:before="20" w:after="20"/>
              <w:jc w:val="left"/>
            </w:pPr>
            <w:r w:rsidRPr="00C15354">
              <w:t>El cálculo de la cuota del contrato de leasing es incorrecto o está incompleto.</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E5355" w14:textId="77777777" w:rsidR="00EE70B8" w:rsidRPr="00C15354" w:rsidRDefault="00C15354">
            <w:pPr>
              <w:spacing w:before="20" w:after="20"/>
              <w:jc w:val="left"/>
            </w:pPr>
            <w:r w:rsidRPr="00C15354">
              <w:t>Calcula la cuota del contrato de leasing con diferencias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0FE488" w14:textId="77777777" w:rsidR="00EE70B8" w:rsidRPr="00C15354" w:rsidRDefault="00C15354">
            <w:pPr>
              <w:spacing w:before="20" w:after="20"/>
              <w:jc w:val="left"/>
            </w:pPr>
            <w:r w:rsidRPr="00C15354">
              <w:t>Calcula la cuota del contrato de leasing con exactitud y explica el procedimiento.</w:t>
            </w:r>
          </w:p>
        </w:tc>
      </w:tr>
      <w:tr w:rsidR="00EE70B8" w14:paraId="13DF7C07"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067D93"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C631F" w14:textId="77777777" w:rsidR="00EE70B8" w:rsidRPr="00C15354" w:rsidRDefault="00C15354">
            <w:pPr>
              <w:spacing w:before="20" w:after="20"/>
              <w:jc w:val="left"/>
            </w:pPr>
            <w:r w:rsidRPr="00C15354">
              <w:t>Registro contable básico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35356" w14:textId="77777777" w:rsidR="00EE70B8" w:rsidRPr="00C15354" w:rsidRDefault="00C15354">
            <w:pPr>
              <w:spacing w:before="20" w:after="20"/>
              <w:jc w:val="left"/>
            </w:pPr>
            <w:r w:rsidRPr="00C15354">
              <w:t>Omite operaciones o registra incorrectamente las operaciones del contrato de leasing.</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0D121" w14:textId="77777777" w:rsidR="00EE70B8" w:rsidRPr="00C15354" w:rsidRDefault="00C15354">
            <w:pPr>
              <w:spacing w:before="20" w:after="20"/>
              <w:jc w:val="left"/>
            </w:pPr>
            <w:r w:rsidRPr="00C15354">
              <w:t>Registra las operaciones del contrato de leasing con errores menores.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38C06" w14:textId="77777777" w:rsidR="00EE70B8" w:rsidRPr="00C15354" w:rsidRDefault="00C15354">
            <w:pPr>
              <w:spacing w:before="20" w:after="20"/>
              <w:jc w:val="left"/>
            </w:pPr>
            <w:r w:rsidRPr="00C15354">
              <w:t>Registra las operaciones del contrato de leasing correctamente, con asientos y respaldos completos.</w:t>
            </w:r>
          </w:p>
        </w:tc>
      </w:tr>
      <w:tr w:rsidR="00EE70B8" w14:paraId="11027330" w14:textId="77777777">
        <w:trPr>
          <w:cantSplit/>
        </w:trPr>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5D4B5" w14:textId="77777777" w:rsidR="00EE70B8" w:rsidRDefault="00EE70B8">
            <w:pPr>
              <w:widowControl w:val="0"/>
              <w:pBdr>
                <w:top w:val="nil"/>
                <w:left w:val="nil"/>
                <w:bottom w:val="nil"/>
                <w:right w:val="nil"/>
                <w:between w:val="nil"/>
              </w:pBdr>
              <w:spacing w:line="276" w:lineRule="auto"/>
              <w:jc w:val="left"/>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E1E7D" w14:textId="77777777" w:rsidR="00EE70B8" w:rsidRPr="00C15354" w:rsidRDefault="00C15354">
            <w:pPr>
              <w:spacing w:before="20" w:after="20"/>
              <w:jc w:val="left"/>
            </w:pPr>
            <w:r w:rsidRPr="00C15354">
              <w:t>Comparación con el crédito bancario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46944" w14:textId="77777777" w:rsidR="00EE70B8" w:rsidRPr="00C15354" w:rsidRDefault="00C15354">
            <w:pPr>
              <w:spacing w:before="20" w:after="20"/>
              <w:jc w:val="left"/>
            </w:pPr>
            <w:r w:rsidRPr="00C15354">
              <w:t>La comparación es incompleta o contiene errores conceptuales.</w:t>
            </w:r>
          </w:p>
        </w:tc>
        <w:tc>
          <w:tcPr>
            <w:tcW w:w="2082"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736F6" w14:textId="77777777" w:rsidR="00EE70B8" w:rsidRPr="00C15354" w:rsidRDefault="00C15354">
            <w:pPr>
              <w:spacing w:before="20" w:after="20"/>
              <w:jc w:val="left"/>
            </w:pPr>
            <w:r w:rsidRPr="00C15354">
              <w:t>Compara el leasing con el crédito bancario con diferencias y ventajas principales.</w:t>
            </w:r>
          </w:p>
        </w:tc>
        <w:tc>
          <w:tcPr>
            <w:tcW w:w="206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44C5D" w14:textId="77777777" w:rsidR="00EE70B8" w:rsidRPr="00C15354" w:rsidRDefault="00C15354">
            <w:pPr>
              <w:spacing w:before="20" w:after="20"/>
              <w:jc w:val="left"/>
            </w:pPr>
            <w:r w:rsidRPr="00C15354">
              <w:t>Compara con precisión, incluye ventajas y desventajas y concluye con fundamento.</w:t>
            </w:r>
          </w:p>
        </w:tc>
      </w:tr>
      <w:tr w:rsidR="00EE70B8" w14:paraId="2DE4EC1D" w14:textId="77777777">
        <w:tc>
          <w:tcPr>
            <w:tcW w:w="1660" w:type="dxa"/>
            <w:gridSpan w:val="2"/>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9C564" w14:textId="77777777" w:rsidR="00EE70B8" w:rsidRDefault="00EE70B8">
            <w:pPr>
              <w:widowControl w:val="0"/>
              <w:pBdr>
                <w:top w:val="nil"/>
                <w:left w:val="nil"/>
                <w:bottom w:val="nil"/>
                <w:right w:val="nil"/>
                <w:between w:val="nil"/>
              </w:pBdr>
              <w:spacing w:line="276" w:lineRule="auto"/>
              <w:jc w:val="left"/>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655B5" w14:textId="77777777" w:rsidR="00EE70B8" w:rsidRPr="00C15354" w:rsidRDefault="00C15354">
            <w:pPr>
              <w:spacing w:before="20" w:after="20"/>
              <w:jc w:val="center"/>
            </w:pPr>
            <w:r w:rsidRPr="00C15354">
              <w:rPr>
                <w:b/>
                <w:bCs/>
                <w:i/>
                <w:iCs/>
              </w:rPr>
              <w:t>TOTAL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2EC6E" w14:textId="77777777" w:rsidR="00EE70B8" w:rsidRPr="00C15354" w:rsidRDefault="00C15354">
            <w:pPr>
              <w:spacing w:before="20" w:after="20"/>
              <w:jc w:val="center"/>
            </w:pPr>
            <w:r w:rsidRPr="00C15354">
              <w:rPr>
                <w:b/>
                <w:bCs/>
                <w:i/>
                <w:iCs/>
              </w:rPr>
              <w:t>100%</w:t>
            </w:r>
          </w:p>
        </w:tc>
      </w:tr>
      <w:tr w:rsidR="00EE70B8" w14:paraId="7FEDE561"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2D832" w14:textId="77777777" w:rsidR="00EE70B8" w:rsidRPr="00C15354" w:rsidRDefault="00C15354">
            <w:pPr>
              <w:spacing w:before="20" w:after="20"/>
              <w:jc w:val="left"/>
            </w:pPr>
            <w:r w:rsidRPr="00C15354">
              <w:rPr>
                <w:b/>
                <w:bCs/>
                <w:i/>
                <w:iCs/>
              </w:rPr>
              <w:t>Bibliografía básica:</w:t>
            </w:r>
          </w:p>
          <w:p w14:paraId="196CD0D4" w14:textId="77777777" w:rsidR="00EE70B8" w:rsidRPr="00C15354" w:rsidRDefault="00C15354">
            <w:pPr>
              <w:spacing w:before="10" w:after="10"/>
              <w:ind w:left="360" w:hanging="360"/>
            </w:pPr>
            <w:r w:rsidRPr="00C15354">
              <w:t xml:space="preserve">Autoridad de Supervisión del Sistema Financiero, ASFI (s.f.). </w:t>
            </w:r>
            <w:r w:rsidRPr="00C15354">
              <w:rPr>
                <w:i/>
                <w:iCs/>
              </w:rPr>
              <w:t>Manual de Cuentas para Entidades Financieras</w:t>
            </w:r>
            <w:r w:rsidRPr="00C15354">
              <w:t>. La Paz – Bolivia.</w:t>
            </w:r>
          </w:p>
          <w:p w14:paraId="7E94269C" w14:textId="77777777" w:rsidR="00EE70B8" w:rsidRPr="00C15354" w:rsidRDefault="00C15354">
            <w:pPr>
              <w:spacing w:before="10" w:after="10"/>
              <w:ind w:left="360" w:hanging="360"/>
            </w:pPr>
            <w:r w:rsidRPr="00C15354">
              <w:t xml:space="preserve">Autoridad de Supervisión del Sistema Financiero, ASFI (s.f.). </w:t>
            </w:r>
            <w:r w:rsidRPr="00C15354">
              <w:rPr>
                <w:i/>
                <w:iCs/>
              </w:rPr>
              <w:t>Recopilación de Normas para Servicios Financieros</w:t>
            </w:r>
            <w:r w:rsidRPr="00C15354">
              <w:t>. La Paz – Bolivia.</w:t>
            </w:r>
          </w:p>
          <w:p w14:paraId="149A2776" w14:textId="77777777" w:rsidR="00EE70B8" w:rsidRPr="00C15354" w:rsidRDefault="00C15354">
            <w:pPr>
              <w:spacing w:before="10" w:after="10"/>
              <w:ind w:left="360" w:hanging="360"/>
            </w:pPr>
            <w:r w:rsidRPr="00C15354">
              <w:t xml:space="preserve">Autoridad de Supervisión del Sistema Financiero, ASFI (s.f.). </w:t>
            </w:r>
            <w:r w:rsidRPr="00C15354">
              <w:rPr>
                <w:i/>
                <w:iCs/>
              </w:rPr>
              <w:t>Circulares de Servicios Financieros</w:t>
            </w:r>
            <w:r w:rsidRPr="00C15354">
              <w:t>. La Paz – Bolivia.</w:t>
            </w:r>
          </w:p>
          <w:p w14:paraId="78E885D9" w14:textId="77777777" w:rsidR="00EE70B8" w:rsidRPr="00C15354" w:rsidRDefault="00C15354">
            <w:pPr>
              <w:spacing w:before="10" w:after="10"/>
              <w:ind w:left="360" w:hanging="360"/>
            </w:pPr>
            <w:r w:rsidRPr="00C15354">
              <w:t xml:space="preserve">Autoridad de Supervisión del Sistema Financiero. Circular ASFI </w:t>
            </w:r>
            <w:proofErr w:type="spellStart"/>
            <w:r w:rsidRPr="00C15354">
              <w:t>N°</w:t>
            </w:r>
            <w:proofErr w:type="spellEnd"/>
            <w:r w:rsidRPr="00C15354">
              <w:t xml:space="preserve"> 749/2022, sobre los lineamientos para la emisión de bonos verdes, sociales y sostenibles.</w:t>
            </w:r>
          </w:p>
          <w:p w14:paraId="0B63C794" w14:textId="77777777" w:rsidR="00EE70B8" w:rsidRPr="00C15354" w:rsidRDefault="00C15354">
            <w:pPr>
              <w:spacing w:before="10" w:after="10"/>
              <w:ind w:left="360" w:hanging="360"/>
            </w:pPr>
            <w:r w:rsidRPr="00C15354">
              <w:t>Autoridad de Supervisión del Sistema Financiero. Resolución ASFI/540/2025, de 3 de julio de 2025, Reglamento para Empresas de Tecnología Financiera.</w:t>
            </w:r>
          </w:p>
          <w:p w14:paraId="0DEC220E" w14:textId="77777777" w:rsidR="00EE70B8" w:rsidRPr="00C15354" w:rsidRDefault="00C15354">
            <w:pPr>
              <w:spacing w:before="10" w:after="10"/>
              <w:ind w:left="360" w:hanging="360"/>
            </w:pPr>
            <w:r w:rsidRPr="00C15354">
              <w:t xml:space="preserve">Banco Central de Bolivia. Resolución de Directorio </w:t>
            </w:r>
            <w:proofErr w:type="spellStart"/>
            <w:r w:rsidRPr="00C15354">
              <w:t>N°</w:t>
            </w:r>
            <w:proofErr w:type="spellEnd"/>
            <w:r w:rsidRPr="00C15354">
              <w:t xml:space="preserve"> 079/2022, de 6 de septiembre de 2022, Reglamento de Servicios de Pago, Instrumentos Electrónicos de Pago, Compensación y Liquidación.</w:t>
            </w:r>
          </w:p>
          <w:p w14:paraId="36E329C9" w14:textId="77777777" w:rsidR="00EE70B8" w:rsidRPr="00C15354" w:rsidRDefault="00C15354">
            <w:pPr>
              <w:spacing w:before="10" w:after="10"/>
              <w:ind w:left="360" w:hanging="360"/>
            </w:pPr>
            <w:r w:rsidRPr="00C15354">
              <w:t xml:space="preserve">Banco Central de Bolivia. Resolución de Directorio </w:t>
            </w:r>
            <w:proofErr w:type="spellStart"/>
            <w:r w:rsidRPr="00C15354">
              <w:t>N°</w:t>
            </w:r>
            <w:proofErr w:type="spellEnd"/>
            <w:r w:rsidRPr="00C15354">
              <w:t xml:space="preserve"> 118/2026, de 31 de julio de 2026, que modifica el Reglamento de Encaje Legal.</w:t>
            </w:r>
          </w:p>
          <w:p w14:paraId="43C6CE6C" w14:textId="77777777" w:rsidR="00EE70B8" w:rsidRPr="00C15354" w:rsidRDefault="00C15354">
            <w:pPr>
              <w:spacing w:before="10" w:after="10"/>
              <w:ind w:left="360" w:hanging="360"/>
            </w:pPr>
            <w:r w:rsidRPr="00C15354">
              <w:t xml:space="preserve">Código de Comercio, Decreto Ley </w:t>
            </w:r>
            <w:proofErr w:type="spellStart"/>
            <w:r w:rsidRPr="00C15354">
              <w:t>N°</w:t>
            </w:r>
            <w:proofErr w:type="spellEnd"/>
            <w:r w:rsidRPr="00C15354">
              <w:t xml:space="preserve"> 14379, de 25 de febrero de 1977.</w:t>
            </w:r>
          </w:p>
          <w:p w14:paraId="3CE9ED3C" w14:textId="77777777" w:rsidR="00EE70B8" w:rsidRPr="00C15354" w:rsidRDefault="00C15354">
            <w:pPr>
              <w:spacing w:before="10" w:after="10"/>
              <w:ind w:left="360" w:hanging="360"/>
            </w:pPr>
            <w:r w:rsidRPr="00C15354">
              <w:t xml:space="preserve">Código Tributario Boliviano, Ley </w:t>
            </w:r>
            <w:proofErr w:type="spellStart"/>
            <w:r w:rsidRPr="00C15354">
              <w:t>N°</w:t>
            </w:r>
            <w:proofErr w:type="spellEnd"/>
            <w:r w:rsidRPr="00C15354">
              <w:t xml:space="preserve"> 2492, de 2 de agosto de 2003.</w:t>
            </w:r>
          </w:p>
          <w:p w14:paraId="753EF521" w14:textId="77777777" w:rsidR="00EE70B8" w:rsidRPr="00C15354" w:rsidRDefault="00C15354">
            <w:pPr>
              <w:spacing w:before="10" w:after="10"/>
              <w:ind w:left="360" w:hanging="360"/>
            </w:pPr>
            <w:r w:rsidRPr="00C15354">
              <w:t xml:space="preserve">Colegio de Auditores o Contadores Públicos de Bolivia, CAUB – Consejo Técnico Nacional de Auditoría y Contabilidad, CTNAC (2023). </w:t>
            </w:r>
            <w:r w:rsidRPr="00C15354">
              <w:rPr>
                <w:i/>
                <w:iCs/>
              </w:rPr>
              <w:t>Compendio de Normas de Contabilidad y Auditoría</w:t>
            </w:r>
            <w:r w:rsidRPr="00C15354">
              <w:t>. Santa Cruz – Bolivia.</w:t>
            </w:r>
          </w:p>
          <w:p w14:paraId="0B4EE721" w14:textId="77777777" w:rsidR="00EE70B8" w:rsidRPr="00C15354" w:rsidRDefault="00C15354">
            <w:pPr>
              <w:spacing w:before="10" w:after="10"/>
              <w:ind w:left="360" w:hanging="360"/>
            </w:pPr>
            <w:r w:rsidRPr="00C15354">
              <w:t xml:space="preserve">Decreto Supremo </w:t>
            </w:r>
            <w:proofErr w:type="spellStart"/>
            <w:r w:rsidRPr="00C15354">
              <w:t>N°</w:t>
            </w:r>
            <w:proofErr w:type="spellEnd"/>
            <w:r w:rsidRPr="00C15354">
              <w:t xml:space="preserve"> 0530, Aplicación del Interés Penal.</w:t>
            </w:r>
          </w:p>
          <w:p w14:paraId="6D05A571" w14:textId="77777777" w:rsidR="00EE70B8" w:rsidRPr="00C15354" w:rsidRDefault="00C15354">
            <w:pPr>
              <w:spacing w:before="10" w:after="10"/>
              <w:ind w:left="360" w:hanging="360"/>
            </w:pPr>
            <w:r w:rsidRPr="00C15354">
              <w:t xml:space="preserve">Decreto Supremo </w:t>
            </w:r>
            <w:proofErr w:type="spellStart"/>
            <w:r w:rsidRPr="00C15354">
              <w:t>N°</w:t>
            </w:r>
            <w:proofErr w:type="spellEnd"/>
            <w:r w:rsidRPr="00C15354">
              <w:t xml:space="preserve"> 1842, Tasas de Interés y Niveles de Cartera.</w:t>
            </w:r>
          </w:p>
          <w:p w14:paraId="0CA8D2B2" w14:textId="77777777" w:rsidR="00EE70B8" w:rsidRPr="00C15354" w:rsidRDefault="00C15354">
            <w:pPr>
              <w:spacing w:before="10" w:after="10"/>
              <w:ind w:left="360" w:hanging="360"/>
            </w:pPr>
            <w:r w:rsidRPr="00C15354">
              <w:t xml:space="preserve">Decreto Supremo </w:t>
            </w:r>
            <w:proofErr w:type="spellStart"/>
            <w:r w:rsidRPr="00C15354">
              <w:t>N°</w:t>
            </w:r>
            <w:proofErr w:type="spellEnd"/>
            <w:r w:rsidRPr="00C15354">
              <w:t xml:space="preserve"> 2055, Aplicación de Tasas de Interés Mínimas para Depósitos del Público.</w:t>
            </w:r>
          </w:p>
          <w:p w14:paraId="43A7A6D8" w14:textId="77777777" w:rsidR="00EE70B8" w:rsidRPr="00C15354" w:rsidRDefault="00C15354">
            <w:pPr>
              <w:spacing w:before="10" w:after="10"/>
              <w:ind w:left="360" w:hanging="360"/>
            </w:pPr>
            <w:r w:rsidRPr="00C15354">
              <w:t xml:space="preserve">Decreto Supremo </w:t>
            </w:r>
            <w:proofErr w:type="spellStart"/>
            <w:r w:rsidRPr="00C15354">
              <w:t>N°</w:t>
            </w:r>
            <w:proofErr w:type="spellEnd"/>
            <w:r w:rsidRPr="00C15354">
              <w:t xml:space="preserve"> 4904, de 5 de abril de 2023, Reglamento de la Unidad de Investigaciones Financieras.</w:t>
            </w:r>
          </w:p>
          <w:p w14:paraId="11B87E72" w14:textId="77777777" w:rsidR="00EE70B8" w:rsidRPr="00C15354" w:rsidRDefault="00C15354">
            <w:pPr>
              <w:spacing w:before="10" w:after="10"/>
              <w:ind w:left="360" w:hanging="360"/>
            </w:pPr>
            <w:r w:rsidRPr="00C15354">
              <w:t xml:space="preserve">Ley </w:t>
            </w:r>
            <w:proofErr w:type="spellStart"/>
            <w:r w:rsidRPr="00C15354">
              <w:t>N°</w:t>
            </w:r>
            <w:proofErr w:type="spellEnd"/>
            <w:r w:rsidRPr="00C15354">
              <w:t xml:space="preserve"> 1670 del Banco Central de Bolivia, de 31 de octubre de 1995.</w:t>
            </w:r>
          </w:p>
          <w:p w14:paraId="6DD783F3" w14:textId="77777777" w:rsidR="00EE70B8" w:rsidRPr="00C15354" w:rsidRDefault="00C15354">
            <w:pPr>
              <w:spacing w:before="10" w:after="10"/>
              <w:ind w:left="360" w:hanging="360"/>
            </w:pPr>
            <w:r w:rsidRPr="00C15354">
              <w:t xml:space="preserve">Ley </w:t>
            </w:r>
            <w:proofErr w:type="spellStart"/>
            <w:r w:rsidRPr="00C15354">
              <w:t>N°</w:t>
            </w:r>
            <w:proofErr w:type="spellEnd"/>
            <w:r w:rsidRPr="00C15354">
              <w:t xml:space="preserve"> 393 de Servicios Financieros, de 21 de agosto de 2013.</w:t>
            </w:r>
          </w:p>
        </w:tc>
      </w:tr>
      <w:tr w:rsidR="00EE70B8" w14:paraId="1FB495FF"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85ADDA" w14:textId="77777777" w:rsidR="00EE70B8" w:rsidRPr="00C15354" w:rsidRDefault="00C15354">
            <w:pPr>
              <w:spacing w:before="20" w:after="20"/>
              <w:jc w:val="left"/>
            </w:pPr>
            <w:r w:rsidRPr="00C15354">
              <w:rPr>
                <w:b/>
                <w:bCs/>
                <w:i/>
                <w:iCs/>
              </w:rPr>
              <w:t>Bibliografía complementaria:</w:t>
            </w:r>
          </w:p>
          <w:p w14:paraId="776B6885" w14:textId="77777777" w:rsidR="00EE70B8" w:rsidRPr="00C15354" w:rsidRDefault="00C15354">
            <w:pPr>
              <w:spacing w:before="10" w:after="10"/>
              <w:ind w:left="360" w:hanging="360"/>
            </w:pPr>
            <w:r w:rsidRPr="00C15354">
              <w:t xml:space="preserve">Alvarado </w:t>
            </w:r>
            <w:proofErr w:type="spellStart"/>
            <w:r w:rsidRPr="00C15354">
              <w:t>Ralde</w:t>
            </w:r>
            <w:proofErr w:type="spellEnd"/>
            <w:r w:rsidRPr="00C15354">
              <w:t xml:space="preserve">, H. (2023). </w:t>
            </w:r>
            <w:r w:rsidRPr="00C15354">
              <w:rPr>
                <w:i/>
                <w:iCs/>
              </w:rPr>
              <w:t>Contabilidad para Entidades Financieras con Excel</w:t>
            </w:r>
            <w:r w:rsidRPr="00C15354">
              <w:t>. La Paz – Bolivia.</w:t>
            </w:r>
          </w:p>
          <w:p w14:paraId="6E95BED5" w14:textId="77777777" w:rsidR="00EE70B8" w:rsidRPr="00C15354" w:rsidRDefault="00C15354">
            <w:pPr>
              <w:spacing w:before="10" w:after="10"/>
              <w:ind w:left="360" w:hanging="360"/>
            </w:pPr>
            <w:r w:rsidRPr="00C15354">
              <w:t>Autoridad de Supervisión del Sistema Financiero. Boletín informativo trimestral y reportes del sistema financiero.</w:t>
            </w:r>
          </w:p>
          <w:p w14:paraId="01C6EFC9" w14:textId="77777777" w:rsidR="00EE70B8" w:rsidRPr="00C15354" w:rsidRDefault="00C15354">
            <w:pPr>
              <w:spacing w:before="10" w:after="10"/>
              <w:ind w:left="360" w:hanging="360"/>
            </w:pPr>
            <w:r w:rsidRPr="00C15354">
              <w:t xml:space="preserve">Comité de Supervisión Bancaria de Basilea (2011). </w:t>
            </w:r>
            <w:r w:rsidRPr="00C15354">
              <w:rPr>
                <w:i/>
                <w:iCs/>
              </w:rPr>
              <w:t>Basilea III: marco regulador global para reforzar los bancos y sistemas bancarios</w:t>
            </w:r>
            <w:r w:rsidRPr="00C15354">
              <w:t>. Basilea: Banco de Pagos Internacionales.</w:t>
            </w:r>
          </w:p>
          <w:p w14:paraId="47E9B5FB" w14:textId="77777777" w:rsidR="00EE70B8" w:rsidRPr="00C15354" w:rsidRDefault="00C15354">
            <w:pPr>
              <w:spacing w:before="10" w:after="10"/>
              <w:ind w:left="360" w:hanging="360"/>
            </w:pPr>
            <w:r w:rsidRPr="00C15354">
              <w:t>Consejo de Normas Internacionales de Contabilidad (IASB). NIIF 9 Instrumentos Financieros y NIIF 16 Arrendamientos.</w:t>
            </w:r>
          </w:p>
          <w:p w14:paraId="6BF72E5B" w14:textId="77777777" w:rsidR="00EE70B8" w:rsidRPr="00C15354" w:rsidRDefault="00C15354">
            <w:pPr>
              <w:spacing w:before="10" w:after="10"/>
              <w:ind w:left="360" w:hanging="360"/>
            </w:pPr>
            <w:r w:rsidRPr="00C15354">
              <w:t xml:space="preserve">Mejía Flores, N. R. (2021). </w:t>
            </w:r>
            <w:r w:rsidRPr="00C15354">
              <w:rPr>
                <w:i/>
                <w:iCs/>
              </w:rPr>
              <w:t>El ABC de la Contabilidad de Bancos y Entidades Financieras</w:t>
            </w:r>
            <w:r w:rsidRPr="00C15354">
              <w:t>. La Paz – Bolivia.</w:t>
            </w:r>
          </w:p>
          <w:p w14:paraId="04BA578B" w14:textId="77777777" w:rsidR="00EE70B8" w:rsidRPr="00C15354" w:rsidRDefault="00C15354">
            <w:pPr>
              <w:spacing w:before="10" w:after="10"/>
              <w:ind w:left="360" w:hanging="360"/>
            </w:pPr>
            <w:r w:rsidRPr="00C15354">
              <w:t xml:space="preserve">Mendoza </w:t>
            </w:r>
            <w:proofErr w:type="spellStart"/>
            <w:r w:rsidRPr="00C15354">
              <w:t>Mendoza</w:t>
            </w:r>
            <w:proofErr w:type="spellEnd"/>
            <w:r w:rsidRPr="00C15354">
              <w:t xml:space="preserve">, L. A. (2023). </w:t>
            </w:r>
            <w:r w:rsidRPr="00C15354">
              <w:rPr>
                <w:i/>
                <w:iCs/>
              </w:rPr>
              <w:t>Contabilidad de Bancos y Entidades Financieras</w:t>
            </w:r>
            <w:r w:rsidRPr="00C15354">
              <w:t>. La Paz – Bolivia: Ediciones Punto e Imagen.</w:t>
            </w:r>
          </w:p>
          <w:p w14:paraId="7BBD13FC" w14:textId="77777777" w:rsidR="00EE70B8" w:rsidRPr="00C15354" w:rsidRDefault="00C15354">
            <w:pPr>
              <w:spacing w:before="10" w:after="10"/>
              <w:ind w:left="360" w:hanging="360"/>
            </w:pPr>
            <w:bookmarkStart w:id="1" w:name="_fn2y8dqxjwh7" w:colFirst="0" w:colLast="0"/>
            <w:bookmarkEnd w:id="1"/>
            <w:r w:rsidRPr="00C15354">
              <w:t>Sitios web oficiales: www.asfi.gob.bo, www.bcb.gob.bo, www.bbv.com.bo y www.uif.gob.bo.</w:t>
            </w:r>
          </w:p>
        </w:tc>
      </w:tr>
    </w:tbl>
    <w:p w14:paraId="6DEB1D64" w14:textId="77777777" w:rsidR="00EE70B8" w:rsidRDefault="00EE70B8"/>
    <w:sectPr w:rsidR="00EE70B8">
      <w:footerReference w:type="default" r:id="rId7"/>
      <w:pgSz w:w="12240" w:h="15840"/>
      <w:pgMar w:top="1134" w:right="1140" w:bottom="1134" w:left="11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BCEDB" w14:textId="77777777" w:rsidR="007862E6" w:rsidRDefault="00C15354">
      <w:r>
        <w:separator/>
      </w:r>
    </w:p>
  </w:endnote>
  <w:endnote w:type="continuationSeparator" w:id="0">
    <w:p w14:paraId="2CD51A0F" w14:textId="77777777" w:rsidR="007862E6" w:rsidRDefault="00C1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9E6248-C696-4174-AA94-87194648BB3D}"/>
  </w:font>
  <w:font w:name="Calibri">
    <w:panose1 w:val="020F0502020204030204"/>
    <w:charset w:val="00"/>
    <w:family w:val="swiss"/>
    <w:pitch w:val="variable"/>
    <w:sig w:usb0="E0002AFF" w:usb1="4000ACFF" w:usb2="00000001" w:usb3="00000000" w:csb0="000001FF" w:csb1="00000000"/>
    <w:embedRegular r:id="rId2" w:fontKey="{9315F837-84A0-4E71-82E9-2276702C589B}"/>
  </w:font>
  <w:font w:name="Cambria">
    <w:panose1 w:val="02040503050406030204"/>
    <w:charset w:val="00"/>
    <w:family w:val="roman"/>
    <w:pitch w:val="variable"/>
    <w:sig w:usb0="E00006FF" w:usb1="420024FF" w:usb2="02000000" w:usb3="00000000" w:csb0="0000019F" w:csb1="00000000"/>
    <w:embedRegular r:id="rId3" w:fontKey="{657AB022-3082-4149-9FE6-0584348E7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6EB1F" w14:textId="77777777" w:rsidR="00EE70B8" w:rsidRDefault="00C15354">
    <w:pPr>
      <w:jc w:val="right"/>
    </w:pPr>
    <w:r>
      <w:rPr>
        <w:b/>
        <w:bCs/>
        <w:i/>
        <w:iCs/>
        <w:sz w:val="20"/>
        <w:szCs w:val="20"/>
      </w:rPr>
      <w:fldChar w:fldCharType="begin"/>
    </w:r>
    <w:r>
      <w:rPr>
        <w:b/>
        <w:bCs/>
        <w:i/>
        <w:iCs/>
        <w:sz w:val="20"/>
        <w:szCs w:val="20"/>
      </w:rPr>
      <w:instrText>PAGE</w:instrText>
    </w:r>
    <w:r>
      <w:rPr>
        <w:b/>
        <w:bCs/>
        <w:i/>
        <w:iCs/>
        <w:sz w:val="20"/>
        <w:szCs w:val="20"/>
      </w:rPr>
      <w:fldChar w:fldCharType="separate"/>
    </w:r>
    <w:r>
      <w:rPr>
        <w:b/>
        <w:bCs/>
        <w:i/>
        <w:iCs/>
        <w:noProof/>
        <w:sz w:val="20"/>
        <w:szCs w:val="20"/>
      </w:rPr>
      <w:t>1</w:t>
    </w:r>
    <w:r>
      <w:rPr>
        <w:b/>
        <w:bCs/>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1BED5F" w14:textId="77777777" w:rsidR="007862E6" w:rsidRDefault="00C15354">
      <w:r>
        <w:separator/>
      </w:r>
    </w:p>
  </w:footnote>
  <w:footnote w:type="continuationSeparator" w:id="0">
    <w:p w14:paraId="2793C4FE" w14:textId="77777777" w:rsidR="007862E6" w:rsidRDefault="00C153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227D"/>
    <w:multiLevelType w:val="multilevel"/>
    <w:tmpl w:val="888E16C0"/>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A57E6B"/>
    <w:multiLevelType w:val="multilevel"/>
    <w:tmpl w:val="3BEA0262"/>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EBD0FB3"/>
    <w:multiLevelType w:val="multilevel"/>
    <w:tmpl w:val="DBC6D734"/>
    <w:lvl w:ilvl="0">
      <w:start w:val="1"/>
      <w:numFmt w:val="decimal"/>
      <w:lvlText w:val="%1."/>
      <w:lvlJc w:val="left"/>
      <w:pPr>
        <w:ind w:left="400" w:hanging="3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6583CED"/>
    <w:multiLevelType w:val="multilevel"/>
    <w:tmpl w:val="2E106820"/>
    <w:lvl w:ilvl="0">
      <w:start w:val="1"/>
      <w:numFmt w:val="decimal"/>
      <w:lvlText w:val="%1."/>
      <w:lvlJc w:val="left"/>
      <w:pPr>
        <w:ind w:left="500" w:hanging="4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B150E53"/>
    <w:multiLevelType w:val="multilevel"/>
    <w:tmpl w:val="861A317C"/>
    <w:lvl w:ilvl="0">
      <w:start w:val="1"/>
      <w:numFmt w:val="decimal"/>
      <w:lvlText w:val="%1."/>
      <w:lvlJc w:val="left"/>
      <w:pPr>
        <w:ind w:left="42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1597770"/>
    <w:multiLevelType w:val="multilevel"/>
    <w:tmpl w:val="8E5CE662"/>
    <w:lvl w:ilvl="0">
      <w:start w:val="1"/>
      <w:numFmt w:val="bullet"/>
      <w:lvlText w:val="•"/>
      <w:lvlJc w:val="left"/>
      <w:pPr>
        <w:ind w:left="260" w:hanging="2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73665E00"/>
    <w:multiLevelType w:val="multilevel"/>
    <w:tmpl w:val="CD245212"/>
    <w:lvl w:ilvl="0">
      <w:start w:val="1"/>
      <w:numFmt w:val="decimal"/>
      <w:lvlText w:val="%1."/>
      <w:lvlJc w:val="left"/>
      <w:pPr>
        <w:ind w:left="42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F744D72"/>
    <w:multiLevelType w:val="multilevel"/>
    <w:tmpl w:val="AC781C68"/>
    <w:lvl w:ilvl="0">
      <w:start w:val="1"/>
      <w:numFmt w:val="decimal"/>
      <w:lvlText w:val="%1."/>
      <w:lvlJc w:val="left"/>
      <w:pPr>
        <w:ind w:left="400" w:hanging="3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4"/>
  </w:num>
  <w:num w:numId="2">
    <w:abstractNumId w:val="6"/>
  </w:num>
  <w:num w:numId="3">
    <w:abstractNumId w:val="0"/>
  </w:num>
  <w:num w:numId="4">
    <w:abstractNumId w:val="3"/>
  </w:num>
  <w:num w:numId="5">
    <w:abstractNumId w:val="1"/>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0B8"/>
    <w:rsid w:val="007862E6"/>
    <w:rsid w:val="00906D7D"/>
    <w:rsid w:val="00C15354"/>
    <w:rsid w:val="00C80536"/>
    <w:rsid w:val="00EE70B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613E"/>
  <w15:docId w15:val="{8166C845-3E7B-48D5-9674-5F0692C2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1"/>
        <w:szCs w:val="21"/>
        <w:lang w:val="es-BO" w:eastAsia="es-BO"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jc w:val="left"/>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6999</Words>
  <Characters>38500</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mariachipana385@gmail.com</cp:lastModifiedBy>
  <cp:revision>3</cp:revision>
  <dcterms:created xsi:type="dcterms:W3CDTF">2026-10-09T19:51:00Z</dcterms:created>
  <dcterms:modified xsi:type="dcterms:W3CDTF">2026-10-09T20:36:00Z</dcterms:modified>
</cp:coreProperties>
</file>